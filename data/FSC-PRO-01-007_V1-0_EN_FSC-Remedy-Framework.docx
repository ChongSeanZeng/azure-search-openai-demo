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35441" w14:textId="5945C861" w:rsidR="00CD326F" w:rsidRDefault="00CD326F" w:rsidP="00517CE9"/>
    <w:sdt>
      <w:sdtPr>
        <w:id w:val="-275102645"/>
        <w:docPartObj>
          <w:docPartGallery w:val="Cover Pages"/>
          <w:docPartUnique/>
        </w:docPartObj>
      </w:sdtPr>
      <w:sdtEndPr/>
      <w:sdtContent>
        <w:p w14:paraId="76A79BA5" w14:textId="2E52CF73" w:rsidR="00A35687" w:rsidRDefault="00A35687" w:rsidP="00517CE9">
          <w:r w:rsidRPr="00517CE9">
            <w:rPr>
              <w:noProof/>
            </w:rPr>
            <w:drawing>
              <wp:anchor distT="0" distB="0" distL="114300" distR="114300" simplePos="0" relativeHeight="251658240" behindDoc="1" locked="0" layoutInCell="1" allowOverlap="1" wp14:anchorId="68EA590D" wp14:editId="0753AA10">
                <wp:simplePos x="0" y="0"/>
                <wp:positionH relativeFrom="page">
                  <wp:posOffset>-144992</wp:posOffset>
                </wp:positionH>
                <wp:positionV relativeFrom="page">
                  <wp:posOffset>769408</wp:posOffset>
                </wp:positionV>
                <wp:extent cx="4739860" cy="5828665"/>
                <wp:effectExtent l="0" t="0" r="3810" b="635"/>
                <wp:wrapNone/>
                <wp:docPr id="33" name="Picture 33" descr="A forest of trees&#10;&#10;Description automatically generated with low confidence">
                  <a:extLst xmlns:a="http://schemas.openxmlformats.org/drawingml/2006/main">
                    <a:ext uri="{FF2B5EF4-FFF2-40B4-BE49-F238E27FC236}">
                      <a16:creationId xmlns:a16="http://schemas.microsoft.com/office/drawing/2014/main" id="{80146F66-C0A1-4459-8A46-7B24D410FF5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2" name="Picture Placeholder 4" descr="A forest of trees&#10;&#10;Description automatically generated with low confidence">
                          <a:extLst>
                            <a:ext uri="{FF2B5EF4-FFF2-40B4-BE49-F238E27FC236}">
                              <a16:creationId xmlns:a16="http://schemas.microsoft.com/office/drawing/2014/main" id="{80146F66-C0A1-4459-8A46-7B24D410FF55}"/>
                            </a:ext>
                          </a:extLst>
                        </pic:cNvPr>
                        <pic:cNvPicPr>
                          <a:picLocks noGrp="1" noChangeAspect="1"/>
                        </pic:cNvPicPr>
                      </pic:nvPicPr>
                      <pic:blipFill>
                        <a:blip r:embed="rId12" cstate="print">
                          <a:extLst>
                            <a:ext uri="{28A0092B-C50C-407E-A947-70E740481C1C}">
                              <a14:useLocalDpi xmlns:a14="http://schemas.microsoft.com/office/drawing/2010/main" val="0"/>
                            </a:ext>
                          </a:extLst>
                        </a:blip>
                        <a:srcRect l="22970" r="22970"/>
                        <a:stretch>
                          <a:fillRect/>
                        </a:stretch>
                      </pic:blipFill>
                      <pic:spPr>
                        <a:xfrm flipH="1">
                          <a:off x="0" y="0"/>
                          <a:ext cx="4739860" cy="5828665"/>
                        </a:xfrm>
                        <a:prstGeom prst="rect">
                          <a:avLst/>
                        </a:prstGeom>
                        <a:solidFill>
                          <a:schemeClr val="bg1">
                            <a:lumMod val="85000"/>
                          </a:schemeClr>
                        </a:solidFill>
                      </pic:spPr>
                    </pic:pic>
                  </a:graphicData>
                </a:graphic>
                <wp14:sizeRelH relativeFrom="margin">
                  <wp14:pctWidth>0</wp14:pctWidth>
                </wp14:sizeRelH>
                <wp14:sizeRelV relativeFrom="margin">
                  <wp14:pctHeight>0</wp14:pctHeight>
                </wp14:sizeRelV>
              </wp:anchor>
            </w:drawing>
          </w:r>
          <w:r w:rsidRPr="00334FD7">
            <w:rPr>
              <w:noProof/>
            </w:rPr>
            <mc:AlternateContent>
              <mc:Choice Requires="wps">
                <w:drawing>
                  <wp:anchor distT="0" distB="0" distL="114300" distR="114300" simplePos="0" relativeHeight="251658241" behindDoc="1" locked="1" layoutInCell="1" allowOverlap="1" wp14:anchorId="6CEC9E11" wp14:editId="2FAFE04F">
                    <wp:simplePos x="3784600" y="990600"/>
                    <wp:positionH relativeFrom="page">
                      <wp:align>left</wp:align>
                    </wp:positionH>
                    <wp:positionV relativeFrom="page">
                      <wp:align>top</wp:align>
                    </wp:positionV>
                    <wp:extent cx="7740000" cy="10800000"/>
                    <wp:effectExtent l="0" t="0" r="13970" b="20955"/>
                    <wp:wrapNone/>
                    <wp:docPr id="29" name="Freeform: Shape 29"/>
                    <wp:cNvGraphicFramePr/>
                    <a:graphic xmlns:a="http://schemas.openxmlformats.org/drawingml/2006/main">
                      <a:graphicData uri="http://schemas.microsoft.com/office/word/2010/wordprocessingShape">
                        <wps:wsp>
                          <wps:cNvSpPr/>
                          <wps:spPr>
                            <a:xfrm>
                              <a:off x="0" y="0"/>
                              <a:ext cx="7740000" cy="10800000"/>
                            </a:xfrm>
                            <a:custGeom>
                              <a:avLst/>
                              <a:gdLst>
                                <a:gd name="connsiteX0" fmla="*/ 0 w 7739380"/>
                                <a:gd name="connsiteY0" fmla="*/ 0 h 10799445"/>
                                <a:gd name="connsiteX1" fmla="*/ 7739380 w 7739380"/>
                                <a:gd name="connsiteY1" fmla="*/ 0 h 10799445"/>
                                <a:gd name="connsiteX2" fmla="*/ 7739380 w 7739380"/>
                                <a:gd name="connsiteY2" fmla="*/ 10799445 h 10799445"/>
                                <a:gd name="connsiteX3" fmla="*/ 0 w 7739380"/>
                                <a:gd name="connsiteY3" fmla="*/ 10799445 h 10799445"/>
                                <a:gd name="connsiteX4" fmla="*/ 0 w 7739380"/>
                                <a:gd name="connsiteY4" fmla="*/ 0 h 10799445"/>
                                <a:gd name="connsiteX5" fmla="*/ 642529 w 7739380"/>
                                <a:gd name="connsiteY5" fmla="*/ 1007110 h 10799445"/>
                                <a:gd name="connsiteX6" fmla="*/ 540385 w 7739380"/>
                                <a:gd name="connsiteY6" fmla="*/ 1109254 h 10799445"/>
                                <a:gd name="connsiteX7" fmla="*/ 540385 w 7739380"/>
                                <a:gd name="connsiteY7" fmla="*/ 3784691 h 10799445"/>
                                <a:gd name="connsiteX8" fmla="*/ 642529 w 7739380"/>
                                <a:gd name="connsiteY8" fmla="*/ 3886835 h 10799445"/>
                                <a:gd name="connsiteX9" fmla="*/ 3317966 w 7739380"/>
                                <a:gd name="connsiteY9" fmla="*/ 3886835 h 10799445"/>
                                <a:gd name="connsiteX10" fmla="*/ 3420110 w 7739380"/>
                                <a:gd name="connsiteY10" fmla="*/ 3784691 h 10799445"/>
                                <a:gd name="connsiteX11" fmla="*/ 3420110 w 7739380"/>
                                <a:gd name="connsiteY11" fmla="*/ 1109254 h 10799445"/>
                                <a:gd name="connsiteX12" fmla="*/ 3317966 w 7739380"/>
                                <a:gd name="connsiteY12" fmla="*/ 1007110 h 10799445"/>
                                <a:gd name="connsiteX13" fmla="*/ 642529 w 7739380"/>
                                <a:gd name="connsiteY13" fmla="*/ 1007110 h 107994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7739380" h="10799445">
                                  <a:moveTo>
                                    <a:pt x="0" y="0"/>
                                  </a:moveTo>
                                  <a:lnTo>
                                    <a:pt x="7739380" y="0"/>
                                  </a:lnTo>
                                  <a:lnTo>
                                    <a:pt x="7739380" y="10799445"/>
                                  </a:lnTo>
                                  <a:lnTo>
                                    <a:pt x="0" y="10799445"/>
                                  </a:lnTo>
                                  <a:lnTo>
                                    <a:pt x="0" y="0"/>
                                  </a:lnTo>
                                  <a:close/>
                                  <a:moveTo>
                                    <a:pt x="642529" y="1007110"/>
                                  </a:moveTo>
                                  <a:cubicBezTo>
                                    <a:pt x="586116" y="1007110"/>
                                    <a:pt x="540385" y="1052841"/>
                                    <a:pt x="540385" y="1109254"/>
                                  </a:cubicBezTo>
                                  <a:lnTo>
                                    <a:pt x="540385" y="3784691"/>
                                  </a:lnTo>
                                  <a:cubicBezTo>
                                    <a:pt x="540385" y="3841104"/>
                                    <a:pt x="586116" y="3886835"/>
                                    <a:pt x="642529" y="3886835"/>
                                  </a:cubicBezTo>
                                  <a:lnTo>
                                    <a:pt x="3317966" y="3886835"/>
                                  </a:lnTo>
                                  <a:cubicBezTo>
                                    <a:pt x="3374379" y="3886835"/>
                                    <a:pt x="3420110" y="3841104"/>
                                    <a:pt x="3420110" y="3784691"/>
                                  </a:cubicBezTo>
                                  <a:lnTo>
                                    <a:pt x="3420110" y="1109254"/>
                                  </a:lnTo>
                                  <a:cubicBezTo>
                                    <a:pt x="3420110" y="1052841"/>
                                    <a:pt x="3374379" y="1007110"/>
                                    <a:pt x="3317966" y="1007110"/>
                                  </a:cubicBezTo>
                                  <a:lnTo>
                                    <a:pt x="642529" y="1007110"/>
                                  </a:lnTo>
                                  <a:close/>
                                </a:path>
                              </a:pathLst>
                            </a:custGeom>
                            <a:solidFill>
                              <a:schemeClr val="tx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EEFF3" id="Freeform: Shape 29" o:spid="_x0000_s1026" style="position:absolute;margin-left:0;margin-top:0;width:609.45pt;height:850.4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coordsize="7739380,10799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" path="m,l7739380,r,10799445l,10799445,,xm642529,1007110v-56413,,-102144,45731,-102144,102144l540385,3784691v,56413,45731,102144,102144,102144l3317966,3886835v56413,,102144,-45731,102144,-102144l3420110,1109254v,-56413,-45731,-102144,-102144,-102144l642529,1007110xe" fillcolor="#285c4d [3215]" strokecolor="#3b5e10 [1604]" strokeweight="1pt">
                    <v:stroke joinstyle="miter"/>
                    <v:path arrowok="t" o:connecttype="custom" o:connectlocs="0,0;7740000,0;7740000,10800000;0,10800000;0,0;642580,1007162;540428,1109311;540428,3784886;642580,3887035;3318232,3887035;3420384,3784886;3420384,1109311;3318232,1007162;642580,1007162" o:connectangles="0,0,0,0,0,0,0,0,0,0,0,0,0,0"/>
                    <w10:wrap anchorx="page" anchory="page"/>
                    <w10:anchorlock/>
                  </v:shape>
                </w:pict>
              </mc:Fallback>
            </mc:AlternateContent>
          </w:r>
        </w:p>
        <w:p w14:paraId="170B0BD8" w14:textId="77777777" w:rsidR="00A35687" w:rsidRDefault="00A35687" w:rsidP="00517CE9">
          <w:pPr>
            <w:pStyle w:val="Coverbannertop"/>
            <w:framePr w:wrap="around"/>
          </w:pPr>
          <w:r>
            <mc:AlternateContent>
              <mc:Choice Requires="wps">
                <w:drawing>
                  <wp:inline distT="0" distB="0" distL="0" distR="0" wp14:anchorId="566D56BB" wp14:editId="17229105">
                    <wp:extent cx="7563600" cy="540000"/>
                    <wp:effectExtent l="0" t="0" r="0" b="0"/>
                    <wp:docPr id="3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63600" cy="540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B33A805" id="Rectangle 30" o:spid="_x0000_s1026" style="width:595.5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" fillcolor="#f1f8e8 [3214]" stroked="f" strokeweight="1pt">
                    <o:lock v:ext="edit" aspectratio="t"/>
                    <w10:anchorlock/>
                  </v:rect>
                </w:pict>
              </mc:Fallback>
            </mc:AlternateContent>
          </w:r>
        </w:p>
        <w:p w14:paraId="1DD21D89" w14:textId="77777777" w:rsidR="00A35687" w:rsidRDefault="00A35687" w:rsidP="00517CE9">
          <w:pPr>
            <w:pStyle w:val="Coverbannerbottom"/>
            <w:framePr w:wrap="around"/>
          </w:pPr>
          <w:r>
            <mc:AlternateContent>
              <mc:Choice Requires="wps">
                <w:drawing>
                  <wp:inline distT="0" distB="0" distL="0" distR="0" wp14:anchorId="4A2BD2D0" wp14:editId="24222996">
                    <wp:extent cx="7920000" cy="612000"/>
                    <wp:effectExtent l="0" t="0" r="5080" b="0"/>
                    <wp:docPr id="31" name="Rectangle 31"/>
                    <wp:cNvGraphicFramePr/>
                    <a:graphic xmlns:a="http://schemas.openxmlformats.org/drawingml/2006/main">
                      <a:graphicData uri="http://schemas.microsoft.com/office/word/2010/wordprocessingShape">
                        <wps:wsp>
                          <wps:cNvSpPr/>
                          <wps:spPr>
                            <a:xfrm>
                              <a:off x="0" y="0"/>
                              <a:ext cx="7920000" cy="612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91CDA48" id="Rectangle 31" o:spid="_x0000_s1026" style="width:623.6pt;height:48.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" fillcolor="#f1f8e8 [3214]" stroked="f" strokeweight="1pt">
                    <w10:anchorlock/>
                  </v:rect>
                </w:pict>
              </mc:Fallback>
            </mc:AlternateContent>
          </w:r>
        </w:p>
        <w:p w14:paraId="20C3CFDD" w14:textId="77777777" w:rsidR="00A35687" w:rsidRDefault="00A35687" w:rsidP="00517CE9">
          <w:pPr>
            <w:pStyle w:val="Coverbannerbottom"/>
            <w:framePr w:wrap="around"/>
          </w:pPr>
        </w:p>
        <w:p w14:paraId="130A0284" w14:textId="77777777" w:rsidR="00A35687" w:rsidRDefault="00A35687" w:rsidP="00646456"/>
        <w:sdt>
          <w:sdtPr>
            <w:alias w:val="Click to add Category"/>
            <w:tag w:val="Click to add Category"/>
            <w:id w:val="-84144929"/>
            <w:placeholder>
              <w:docPart w:val="1D88CAB00F304E80A577BA95BD126892"/>
            </w:placeholder>
            <w:docPartList>
              <w:docPartGallery w:val="Custom 1"/>
              <w:docPartCategory w:val="Categories"/>
            </w:docPartList>
          </w:sdtPr>
          <w:sdtEndPr/>
          <w:sdtContent>
            <w:p w14:paraId="020F4265" w14:textId="1D987F15" w:rsidR="00A35687" w:rsidRDefault="00CF29A2" w:rsidP="00416616">
              <w:pPr>
                <w:pStyle w:val="Subtitle"/>
                <w:framePr w:wrap="around"/>
              </w:pPr>
              <w:r>
                <w:rPr>
                  <w:noProof/>
                </w:rPr>
                <mc:AlternateContent>
                  <mc:Choice Requires="wps">
                    <w:drawing>
                      <wp:inline distT="0" distB="0" distL="0" distR="0" wp14:anchorId="7E500B63" wp14:editId="4DA21EE2">
                        <wp:extent cx="936000" cy="288000"/>
                        <wp:effectExtent l="0" t="0" r="0" b="0"/>
                        <wp:docPr id="18" name="Text Box 18"/>
                        <wp:cNvGraphicFramePr/>
                        <a:graphic xmlns:a="http://schemas.openxmlformats.org/drawingml/2006/main">
                          <a:graphicData uri="http://schemas.microsoft.com/office/word/2010/wordprocessingShape">
                            <wps:wsp>
                              <wps:cNvSpPr txBox="1"/>
                              <wps:spPr>
                                <a:xfrm>
                                  <a:off x="0" y="0"/>
                                  <a:ext cx="936000" cy="288000"/>
                                </a:xfrm>
                                <a:prstGeom prst="roundRect">
                                  <a:avLst/>
                                </a:prstGeom>
                                <a:solidFill>
                                  <a:schemeClr val="tx1"/>
                                </a:solidFill>
                                <a:ln w="6350">
                                  <a:noFill/>
                                </a:ln>
                              </wps:spPr>
                              <wps:txbx>
                                <w:txbxContent>
                                  <w:p w14:paraId="7D2F6090" w14:textId="08E0E138" w:rsidR="00CF29A2" w:rsidRPr="00111B2B" w:rsidRDefault="00CF29A2" w:rsidP="00193120">
                                    <w:pPr>
                                      <w:pStyle w:val="Categorytext"/>
                                    </w:pPr>
                                    <w:r w:rsidRPr="00193120">
                                      <w:t>Procedure</w:t>
                                    </w:r>
                                  </w:p>
                                </w:txbxContent>
                              </wps:txbx>
                              <wps:bodyPr rot="0" spcFirstLastPara="0" vertOverflow="overflow" horzOverflow="overflow" vert="horz" wrap="square" lIns="108000" tIns="36000" rIns="91440" bIns="36000" numCol="1" spcCol="0" rtlCol="0" fromWordArt="0" anchor="ctr" anchorCtr="0" forceAA="0" compatLnSpc="1">
                                <a:prstTxWarp prst="textNoShape">
                                  <a:avLst/>
                                </a:prstTxWarp>
                                <a:noAutofit/>
                              </wps:bodyPr>
                            </wps:wsp>
                          </a:graphicData>
                        </a:graphic>
                      </wp:inline>
                    </w:drawing>
                  </mc:Choice>
                  <mc:Fallback>
                    <w:pict>
                      <v:roundrect w14:anchorId="7E500B63" id="Text Box 18" o:spid="_x0000_s1026" style="width:73.7pt;height:2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" fillcolor="black [3213]" stroked="f" strokeweight=".5pt">
                        <v:textbox inset="3mm,1mm,,1mm">
                          <w:txbxContent>
                            <w:p w14:paraId="7D2F6090" w14:textId="08E0E138" w:rsidR="00CF29A2" w:rsidRPr="00111B2B" w:rsidRDefault="00CF29A2" w:rsidP="00193120">
                              <w:pPr>
                                <w:pStyle w:val="Categorytext"/>
                              </w:pPr>
                              <w:r w:rsidRPr="00193120">
                                <w:t>Procedure</w:t>
                              </w:r>
                            </w:p>
                          </w:txbxContent>
                        </v:textbox>
                        <w10:anchorlock/>
                      </v:roundrect>
                    </w:pict>
                  </mc:Fallback>
                </mc:AlternateContent>
              </w:r>
            </w:p>
          </w:sdtContent>
        </w:sdt>
        <w:p w14:paraId="1E72D843" w14:textId="62C6544D" w:rsidR="00A35687" w:rsidRPr="000904E3" w:rsidRDefault="00CD3E3B" w:rsidP="0056090A">
          <w:pPr>
            <w:pStyle w:val="Titlegreen"/>
            <w:framePr w:wrap="around"/>
            <w:rPr>
              <w:rFonts w:hint="eastAsia"/>
              <w:b/>
              <w:bCs/>
            </w:rPr>
          </w:pPr>
          <w:sdt>
            <w:sdtPr>
              <w:rPr>
                <w:b/>
                <w:bCs/>
              </w:rPr>
              <w:alias w:val="Title"/>
              <w:tag w:val=""/>
              <w:id w:val="65550042"/>
              <w:placeholder>
                <w:docPart w:val="DF2ECD84BAD5490F8EDE61FDDC43AB37"/>
              </w:placeholder>
              <w:dataBinding w:prefixMappings="xmlns:ns0='http://purl.org/dc/elements/1.1/' xmlns:ns1='http://schemas.openxmlformats.org/package/2006/metadata/core-properties' " w:xpath="/ns1:coreProperties[1]/ns0:title[1]" w:storeItemID="{6C3C8BC8-F283-45AE-878A-BAB7291924A1}"/>
              <w:text w:multiLine="1"/>
            </w:sdtPr>
            <w:sdtEndPr/>
            <w:sdtContent>
              <w:r w:rsidR="00CF29A2" w:rsidRPr="000904E3">
                <w:rPr>
                  <w:b/>
                  <w:bCs/>
                </w:rPr>
                <w:t>FSC Remedy Framework</w:t>
              </w:r>
            </w:sdtContent>
          </w:sdt>
        </w:p>
        <w:sdt>
          <w:sdtPr>
            <w:rPr>
              <w:rFonts w:ascii="Arial" w:eastAsiaTheme="minorEastAsia" w:hAnsi="Arial" w:cs="Arial"/>
              <w:spacing w:val="0"/>
              <w:kern w:val="0"/>
              <w:szCs w:val="32"/>
              <w:vertAlign w:val="superscript"/>
              <w:lang w:val="en-US"/>
            </w:rPr>
            <w:alias w:val="Subject"/>
            <w:tag w:val=""/>
            <w:id w:val="-1653203320"/>
            <w:placeholder>
              <w:docPart w:val="C742A40694184A56A450AFCC3755DB73"/>
            </w:placeholder>
            <w:dataBinding w:prefixMappings="xmlns:ns0='http://purl.org/dc/elements/1.1/' xmlns:ns1='http://schemas.openxmlformats.org/package/2006/metadata/core-properties' " w:xpath="/ns1:coreProperties[1]/ns0:subject[1]" w:storeItemID="{6C3C8BC8-F283-45AE-878A-BAB7291924A1}"/>
            <w:text w:multiLine="1"/>
          </w:sdtPr>
          <w:sdtEndPr/>
          <w:sdtContent>
            <w:p w14:paraId="66B20080" w14:textId="172EFFA3" w:rsidR="0021013C" w:rsidRPr="003A69EF" w:rsidRDefault="003A69EF" w:rsidP="00CB3685">
              <w:pPr>
                <w:pStyle w:val="Subtitle"/>
                <w:framePr w:wrap="around"/>
                <w:rPr>
                  <w:rFonts w:ascii="Arial" w:eastAsiaTheme="minorEastAsia" w:hAnsi="Arial" w:cs="Arial"/>
                  <w:szCs w:val="32"/>
                  <w:vertAlign w:val="superscript"/>
                  <w:lang w:val="en-US"/>
                </w:rPr>
              </w:pPr>
              <w:r w:rsidRPr="003A69EF">
                <w:rPr>
                  <w:rFonts w:ascii="Arial" w:eastAsiaTheme="minorEastAsia" w:hAnsi="Arial" w:cs="Arial"/>
                  <w:spacing w:val="0"/>
                  <w:kern w:val="0"/>
                  <w:szCs w:val="32"/>
                  <w:vertAlign w:val="superscript"/>
                  <w:lang w:val="en-US"/>
                </w:rPr>
                <w:t>FSC-PRO-01-007 V1-</w:t>
              </w:r>
              <w:r w:rsidR="00063859" w:rsidRPr="003A69EF">
                <w:rPr>
                  <w:rFonts w:ascii="Arial" w:eastAsiaTheme="minorEastAsia" w:hAnsi="Arial" w:cs="Arial"/>
                  <w:spacing w:val="0"/>
                  <w:kern w:val="0"/>
                  <w:szCs w:val="32"/>
                  <w:vertAlign w:val="superscript"/>
                  <w:lang w:val="en-US"/>
                </w:rPr>
                <w:t>0 EN</w:t>
              </w:r>
              <w:r w:rsidRPr="003A69EF">
                <w:rPr>
                  <w:rFonts w:ascii="Arial" w:eastAsiaTheme="minorEastAsia" w:hAnsi="Arial" w:cs="Arial"/>
                  <w:spacing w:val="0"/>
                  <w:kern w:val="0"/>
                  <w:szCs w:val="32"/>
                  <w:vertAlign w:val="superscript"/>
                  <w:lang w:val="en-US"/>
                </w:rPr>
                <w:br/>
                <w:t>Enabling certification and association</w:t>
              </w:r>
              <w:r w:rsidRPr="003A69EF">
                <w:rPr>
                  <w:rFonts w:ascii="Arial" w:eastAsiaTheme="minorEastAsia" w:hAnsi="Arial" w:cs="Arial"/>
                  <w:spacing w:val="0"/>
                  <w:kern w:val="0"/>
                  <w:szCs w:val="32"/>
                  <w:vertAlign w:val="superscript"/>
                  <w:lang w:val="en-US"/>
                </w:rPr>
                <w:br/>
                <w:t>Governed by the Policy to Address Conversion V1-0 and the Policy for the Association of Organizations with FSC V2-0</w:t>
              </w:r>
            </w:p>
          </w:sdtContent>
        </w:sdt>
        <w:p w14:paraId="5B9C5E28" w14:textId="39BCD17C" w:rsidR="00336FB0" w:rsidRPr="00DB3054" w:rsidRDefault="00336FB0" w:rsidP="00615F1C">
          <w:pPr>
            <w:pStyle w:val="Subtitle"/>
            <w:framePr w:wrap="around"/>
            <w:rPr>
              <w:rFonts w:ascii="Arial" w:eastAsiaTheme="minorEastAsia" w:hAnsi="Arial" w:cs="Arial"/>
              <w:color w:val="000000" w:themeColor="text1"/>
              <w:sz w:val="28"/>
              <w:szCs w:val="28"/>
              <w:vertAlign w:val="superscript"/>
              <w:lang w:val="en-US"/>
            </w:rPr>
          </w:pPr>
        </w:p>
        <w:p w14:paraId="36DF4554" w14:textId="3CBAE521" w:rsidR="00A35687" w:rsidRDefault="00336FB0" w:rsidP="00615F1C">
          <w:pPr>
            <w:pStyle w:val="Subtitle"/>
            <w:framePr w:wrap="around"/>
          </w:pPr>
          <w:r w:rsidDel="001A7844">
            <w:rPr>
              <w:rFonts w:ascii="Arial" w:eastAsiaTheme="minorEastAsia" w:hAnsi="Arial" w:cs="Arial"/>
              <w:color w:val="000000" w:themeColor="text1"/>
              <w:sz w:val="28"/>
              <w:szCs w:val="28"/>
              <w:vertAlign w:val="superscript"/>
              <w:lang w:val="en-US"/>
            </w:rPr>
            <w:br/>
          </w:r>
          <w:r w:rsidDel="001A7844">
            <w:rPr>
              <w:rFonts w:ascii="Arial" w:eastAsiaTheme="minorEastAsia" w:hAnsi="Arial" w:cs="Arial"/>
              <w:color w:val="000000" w:themeColor="text1"/>
              <w:sz w:val="28"/>
              <w:szCs w:val="28"/>
              <w:vertAlign w:val="superscript"/>
              <w:lang w:val="en-US"/>
            </w:rPr>
            <w:br/>
          </w:r>
          <w:r w:rsidDel="001A7844">
            <w:rPr>
              <w:rFonts w:ascii="Arial" w:eastAsiaTheme="minorEastAsia" w:hAnsi="Arial" w:cs="Arial"/>
              <w:color w:val="000000" w:themeColor="text1"/>
              <w:sz w:val="28"/>
              <w:szCs w:val="28"/>
              <w:vertAlign w:val="superscript"/>
              <w:lang w:val="en-US"/>
            </w:rPr>
            <w:br/>
          </w:r>
        </w:p>
        <w:p w14:paraId="2E7380D5" w14:textId="77777777" w:rsidR="00A35687" w:rsidRPr="00646456" w:rsidRDefault="00A35687" w:rsidP="00646456"/>
        <w:p w14:paraId="5AFD6716" w14:textId="77777777" w:rsidR="00A35687" w:rsidRDefault="00A35687" w:rsidP="00730A5D"/>
        <w:p w14:paraId="4668A8F5" w14:textId="77777777" w:rsidR="00A35687" w:rsidRDefault="00A35687" w:rsidP="00615F1C">
          <w:pPr>
            <w:pStyle w:val="Coverlogo"/>
            <w:framePr w:wrap="around"/>
          </w:pPr>
          <w:r w:rsidRPr="00110B67">
            <w:rPr>
              <w:noProof/>
            </w:rPr>
            <w:drawing>
              <wp:inline distT="0" distB="0" distL="0" distR="0" wp14:anchorId="1EC7E9FF" wp14:editId="5F879134">
                <wp:extent cx="2016559" cy="899326"/>
                <wp:effectExtent l="0" t="0" r="3175" b="0"/>
                <wp:docPr id="34" name="Graphic 34">
                  <a:extLst xmlns:a="http://schemas.openxmlformats.org/drawingml/2006/main">
                    <a:ext uri="{FF2B5EF4-FFF2-40B4-BE49-F238E27FC236}">
                      <a16:creationId xmlns:a16="http://schemas.microsoft.com/office/drawing/2014/main" id="{99E31010-2D9D-4F4E-9267-AD318E40DB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phic 8">
                          <a:extLst>
                            <a:ext uri="{FF2B5EF4-FFF2-40B4-BE49-F238E27FC236}">
                              <a16:creationId xmlns:a16="http://schemas.microsoft.com/office/drawing/2014/main" id="{99E31010-2D9D-4F4E-9267-AD318E40DB5B}"/>
                            </a:ext>
                          </a:extLst>
                        </pic:cNvPr>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016559" cy="899326"/>
                        </a:xfrm>
                        <a:prstGeom prst="rect">
                          <a:avLst/>
                        </a:prstGeom>
                      </pic:spPr>
                    </pic:pic>
                  </a:graphicData>
                </a:graphic>
              </wp:inline>
            </w:drawing>
          </w:r>
        </w:p>
        <w:p w14:paraId="3826A369" w14:textId="77777777" w:rsidR="00A35687" w:rsidRDefault="00A35687" w:rsidP="00730A5D"/>
        <w:p w14:paraId="3D57B5E8" w14:textId="77777777" w:rsidR="00A35687" w:rsidRDefault="00A35687" w:rsidP="00334FD7"/>
        <w:p w14:paraId="0762D3D2" w14:textId="529C2395" w:rsidR="00A35687" w:rsidRDefault="00A35687">
          <w:pPr>
            <w:spacing w:before="0" w:after="160" w:line="259" w:lineRule="auto"/>
          </w:pPr>
          <w:r>
            <w:br w:type="page"/>
          </w:r>
        </w:p>
      </w:sdtContent>
    </w:sdt>
    <w:p w14:paraId="31C30ECD" w14:textId="77777777" w:rsidR="00A35687" w:rsidRDefault="00A35687"/>
    <w:tbl>
      <w:tblPr>
        <w:tblStyle w:val="FSCTable"/>
        <w:tblW w:w="7938" w:type="dxa"/>
        <w:tblLayout w:type="fixed"/>
        <w:tblLook w:val="0480" w:firstRow="0" w:lastRow="0" w:firstColumn="1" w:lastColumn="0" w:noHBand="0" w:noVBand="1"/>
      </w:tblPr>
      <w:tblGrid>
        <w:gridCol w:w="1800"/>
        <w:gridCol w:w="6138"/>
      </w:tblGrid>
      <w:tr w:rsidR="00CF275E" w14:paraId="0FB2C175" w14:textId="77777777" w:rsidTr="007771EE">
        <w:tc>
          <w:tcPr>
            <w:cnfStyle w:val="001000000000" w:firstRow="0" w:lastRow="0" w:firstColumn="1" w:lastColumn="0" w:oddVBand="0" w:evenVBand="0" w:oddHBand="0" w:evenHBand="0" w:firstRowFirstColumn="0" w:firstRowLastColumn="0" w:lastRowFirstColumn="0" w:lastRowLastColumn="0"/>
            <w:tcW w:w="1800" w:type="dxa"/>
          </w:tcPr>
          <w:p w14:paraId="055BD446" w14:textId="1550A430" w:rsidR="00CF275E" w:rsidRDefault="00CF275E" w:rsidP="007771EE">
            <w:pPr>
              <w:pStyle w:val="ContentControl"/>
            </w:pPr>
            <w:r>
              <w:t>Title</w:t>
            </w:r>
            <w:r w:rsidR="005D5937">
              <w:t>:</w:t>
            </w:r>
          </w:p>
        </w:tc>
        <w:sdt>
          <w:sdtPr>
            <w:alias w:val="Title"/>
            <w:tag w:val=""/>
            <w:id w:val="1844350017"/>
            <w:placeholder>
              <w:docPart w:val="431D409D87E34C9C9A8FC561EFD6A3F4"/>
            </w:placeholder>
            <w:dataBinding w:prefixMappings="xmlns:ns0='http://purl.org/dc/elements/1.1/' xmlns:ns1='http://schemas.openxmlformats.org/package/2006/metadata/core-properties' " w:xpath="/ns1:coreProperties[1]/ns0:title[1]" w:storeItemID="{6C3C8BC8-F283-45AE-878A-BAB7291924A1}"/>
            <w:text/>
          </w:sdtPr>
          <w:sdtEndPr/>
          <w:sdtContent>
            <w:tc>
              <w:tcPr>
                <w:tcW w:w="6138" w:type="dxa"/>
              </w:tcPr>
              <w:p w14:paraId="2EEB3090" w14:textId="2479C80B" w:rsidR="00CF275E" w:rsidRDefault="00CF29A2" w:rsidP="007771EE">
                <w:pPr>
                  <w:pStyle w:val="ContentControl"/>
                  <w:cnfStyle w:val="000000000000" w:firstRow="0" w:lastRow="0" w:firstColumn="0" w:lastColumn="0" w:oddVBand="0" w:evenVBand="0" w:oddHBand="0" w:evenHBand="0" w:firstRowFirstColumn="0" w:firstRowLastColumn="0" w:lastRowFirstColumn="0" w:lastRowLastColumn="0"/>
                </w:pPr>
                <w:r>
                  <w:t>FSC Remedy Framework</w:t>
                </w:r>
              </w:p>
            </w:tc>
          </w:sdtContent>
        </w:sdt>
      </w:tr>
      <w:tr w:rsidR="00CF494A" w14:paraId="5BBE63C5" w14:textId="77777777" w:rsidTr="007771EE">
        <w:tc>
          <w:tcPr>
            <w:cnfStyle w:val="001000000000" w:firstRow="0" w:lastRow="0" w:firstColumn="1" w:lastColumn="0" w:oddVBand="0" w:evenVBand="0" w:oddHBand="0" w:evenHBand="0" w:firstRowFirstColumn="0" w:firstRowLastColumn="0" w:lastRowFirstColumn="0" w:lastRowLastColumn="0"/>
            <w:tcW w:w="1800" w:type="dxa"/>
          </w:tcPr>
          <w:p w14:paraId="5529BE46" w14:textId="36F377AC" w:rsidR="00CF494A" w:rsidRDefault="00CF494A" w:rsidP="007771EE">
            <w:pPr>
              <w:pStyle w:val="ContentControl"/>
            </w:pPr>
            <w:r>
              <w:t>Subtitle:</w:t>
            </w:r>
          </w:p>
        </w:tc>
        <w:tc>
          <w:tcPr>
            <w:tcW w:w="6138" w:type="dxa"/>
          </w:tcPr>
          <w:p w14:paraId="27DA1D46" w14:textId="77777777" w:rsidR="00CF494A" w:rsidRDefault="00CF494A" w:rsidP="007771EE">
            <w:pPr>
              <w:pStyle w:val="ContentControl"/>
              <w:cnfStyle w:val="000000000000" w:firstRow="0" w:lastRow="0" w:firstColumn="0" w:lastColumn="0" w:oddVBand="0" w:evenVBand="0" w:oddHBand="0" w:evenHBand="0" w:firstRowFirstColumn="0" w:firstRowLastColumn="0" w:lastRowFirstColumn="0" w:lastRowLastColumn="0"/>
            </w:pPr>
            <w:r>
              <w:t>Enabling certification and association</w:t>
            </w:r>
          </w:p>
          <w:p w14:paraId="3D75655D" w14:textId="70C128E9" w:rsidR="00CF494A" w:rsidRPr="003A04FE" w:rsidRDefault="003A04FE" w:rsidP="007771EE">
            <w:pPr>
              <w:pStyle w:val="ContentControl"/>
              <w:cnfStyle w:val="000000000000" w:firstRow="0" w:lastRow="0" w:firstColumn="0" w:lastColumn="0" w:oddVBand="0" w:evenVBand="0" w:oddHBand="0" w:evenHBand="0" w:firstRowFirstColumn="0" w:firstRowLastColumn="0" w:lastRowFirstColumn="0" w:lastRowLastColumn="0"/>
              <w:rPr>
                <w:lang w:val="en-US"/>
              </w:rPr>
            </w:pPr>
            <w:r w:rsidRPr="003A04FE">
              <w:rPr>
                <w:lang w:val="en-US"/>
              </w:rPr>
              <w:t>Governed by the Policy to Address Conversion V1-0 and the Policy for the Association of Organizations with FSC V2-0</w:t>
            </w:r>
          </w:p>
        </w:tc>
      </w:tr>
      <w:tr w:rsidR="00BB38D0" w14:paraId="02ED51AE" w14:textId="77777777" w:rsidTr="00842473">
        <w:tc>
          <w:tcPr>
            <w:cnfStyle w:val="001000000000" w:firstRow="0" w:lastRow="0" w:firstColumn="1" w:lastColumn="0" w:oddVBand="0" w:evenVBand="0" w:oddHBand="0" w:evenHBand="0" w:firstRowFirstColumn="0" w:firstRowLastColumn="0" w:lastRowFirstColumn="0" w:lastRowLastColumn="0"/>
            <w:tcW w:w="1800" w:type="dxa"/>
          </w:tcPr>
          <w:p w14:paraId="49731F11" w14:textId="77BFA974" w:rsidR="00BB38D0" w:rsidRDefault="00BB38D0" w:rsidP="007771EE">
            <w:pPr>
              <w:pStyle w:val="ContentControl"/>
            </w:pPr>
            <w:r>
              <w:t>Dates:</w:t>
            </w:r>
          </w:p>
        </w:tc>
        <w:tc>
          <w:tcPr>
            <w:tcW w:w="6138" w:type="dxa"/>
          </w:tcPr>
          <w:p w14:paraId="607BA81D" w14:textId="3AE0E9CA" w:rsidR="00BB38D0" w:rsidRDefault="00BB38D0" w:rsidP="007771EE">
            <w:pPr>
              <w:pStyle w:val="ContentControl"/>
              <w:cnfStyle w:val="000000000000" w:firstRow="0" w:lastRow="0" w:firstColumn="0" w:lastColumn="0" w:oddVBand="0" w:evenVBand="0" w:oddHBand="0" w:evenHBand="0" w:firstRowFirstColumn="0" w:firstRowLastColumn="0" w:lastRowFirstColumn="0" w:lastRowLastColumn="0"/>
            </w:pPr>
            <w:r w:rsidRPr="0076132A">
              <w:rPr>
                <w:b/>
                <w:bCs/>
              </w:rPr>
              <w:t>Approval date:</w:t>
            </w:r>
            <w:r>
              <w:tab/>
            </w:r>
            <w:sdt>
              <w:sdtPr>
                <w:id w:val="-36821617"/>
                <w:placeholder>
                  <w:docPart w:val="00D99DD3FC8C43C9A6CF1A8815361327"/>
                </w:placeholder>
                <w:date w:fullDate="2022-12-14T00:00:00Z">
                  <w:dateFormat w:val="d MMMM yyyy"/>
                  <w:lid w:val="en-AU"/>
                  <w:storeMappedDataAs w:val="dateTime"/>
                  <w:calendar w:val="gregorian"/>
                </w:date>
              </w:sdtPr>
              <w:sdtEndPr/>
              <w:sdtContent>
                <w:r w:rsidR="003B2A3D">
                  <w:t>14 December 2022</w:t>
                </w:r>
              </w:sdtContent>
            </w:sdt>
          </w:p>
        </w:tc>
      </w:tr>
      <w:tr w:rsidR="00CF275E" w14:paraId="61330CB3" w14:textId="77777777" w:rsidTr="007771EE">
        <w:tc>
          <w:tcPr>
            <w:cnfStyle w:val="001000000000" w:firstRow="0" w:lastRow="0" w:firstColumn="1" w:lastColumn="0" w:oddVBand="0" w:evenVBand="0" w:oddHBand="0" w:evenHBand="0" w:firstRowFirstColumn="0" w:firstRowLastColumn="0" w:lastRowFirstColumn="0" w:lastRowLastColumn="0"/>
            <w:tcW w:w="1800" w:type="dxa"/>
          </w:tcPr>
          <w:p w14:paraId="57B4615F" w14:textId="26288118" w:rsidR="00CF275E" w:rsidRDefault="00CF275E" w:rsidP="007771EE">
            <w:pPr>
              <w:pStyle w:val="ContentControl"/>
            </w:pPr>
            <w:r>
              <w:t>Contact for comments:</w:t>
            </w:r>
          </w:p>
        </w:tc>
        <w:tc>
          <w:tcPr>
            <w:tcW w:w="6138" w:type="dxa"/>
          </w:tcPr>
          <w:p w14:paraId="00226654" w14:textId="2673BA0D" w:rsidR="00CF275E" w:rsidRP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FSC International</w:t>
            </w:r>
            <w:r w:rsidR="001A6DFE">
              <w:t xml:space="preserve"> – </w:t>
            </w:r>
            <w:r w:rsidRPr="00CF275E">
              <w:t>Performance and Standards Unit</w:t>
            </w:r>
          </w:p>
          <w:p w14:paraId="42BC4DCD" w14:textId="77777777" w:rsidR="00CF275E" w:rsidRP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Adenauerallee 134</w:t>
            </w:r>
          </w:p>
          <w:p w14:paraId="4D018E89" w14:textId="77777777" w:rsidR="00CF275E" w:rsidRP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53113 Bonn</w:t>
            </w:r>
          </w:p>
          <w:p w14:paraId="4FC5F68F" w14:textId="40B5496F" w:rsid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Germany</w:t>
            </w:r>
          </w:p>
          <w:p w14:paraId="05CEF075" w14:textId="77777777" w:rsidR="001A6DFE" w:rsidRP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p>
          <w:p w14:paraId="7890AF27" w14:textId="6CCB6D50" w:rsidR="00CF275E" w:rsidRP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r w:rsidRPr="007771EE">
              <w:rPr>
                <w:b/>
                <w:bCs/>
              </w:rPr>
              <w:t>Phone</w:t>
            </w:r>
            <w:r w:rsidR="0076132A">
              <w:rPr>
                <w:b/>
                <w:bCs/>
              </w:rPr>
              <w:t>:</w:t>
            </w:r>
            <w:r>
              <w:tab/>
            </w:r>
            <w:r w:rsidR="00CF275E" w:rsidRPr="00CF275E">
              <w:t>+49 -(0)228 -36766 -0</w:t>
            </w:r>
          </w:p>
          <w:p w14:paraId="619C57E3" w14:textId="693259CD" w:rsidR="00CF275E" w:rsidRP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r w:rsidRPr="007771EE">
              <w:rPr>
                <w:b/>
                <w:bCs/>
              </w:rPr>
              <w:t>Fax</w:t>
            </w:r>
            <w:r w:rsidR="0076132A">
              <w:rPr>
                <w:b/>
                <w:bCs/>
              </w:rPr>
              <w:t>:</w:t>
            </w:r>
            <w:r>
              <w:tab/>
            </w:r>
            <w:r w:rsidR="00CF275E" w:rsidRPr="00CF275E">
              <w:t>+49 -(0)228 -36766 -</w:t>
            </w:r>
            <w:r w:rsidR="006D263F">
              <w:t>65</w:t>
            </w:r>
          </w:p>
          <w:p w14:paraId="3E08585F" w14:textId="318AFF0C" w:rsid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r w:rsidRPr="007771EE">
              <w:rPr>
                <w:b/>
                <w:bCs/>
              </w:rPr>
              <w:t>Email</w:t>
            </w:r>
            <w:r w:rsidR="0076132A">
              <w:t>:</w:t>
            </w:r>
            <w:r>
              <w:tab/>
            </w:r>
            <w:r w:rsidR="00CF275E" w:rsidRPr="00CF275E">
              <w:t>psu@fsc.org</w:t>
            </w:r>
          </w:p>
        </w:tc>
      </w:tr>
    </w:tbl>
    <w:p w14:paraId="72ACE771" w14:textId="0A34CF60" w:rsidR="004C29FE" w:rsidRDefault="004C29FE">
      <w:pPr>
        <w:spacing w:before="0" w:after="160" w:line="259" w:lineRule="auto"/>
      </w:pPr>
    </w:p>
    <w:p w14:paraId="4118D7B5" w14:textId="5E594D55" w:rsidR="00BD5A4D" w:rsidRDefault="00BD5A4D" w:rsidP="008F588B">
      <w:pPr>
        <w:pStyle w:val="Heading5"/>
        <w:rPr>
          <w:rFonts w:asciiTheme="minorHAnsi" w:hAnsiTheme="minorHAnsi" w:cstheme="minorHAnsi"/>
          <w:color w:val="285C4D" w:themeColor="text2"/>
          <w:sz w:val="20"/>
          <w:szCs w:val="24"/>
        </w:rPr>
      </w:pPr>
    </w:p>
    <w:p w14:paraId="0472F0E3" w14:textId="547C086E" w:rsidR="007B5BD6" w:rsidRPr="007B5BD6" w:rsidRDefault="007B5BD6" w:rsidP="007B5BD6">
      <w:pPr>
        <w:rPr>
          <w:b/>
          <w:bCs/>
          <w:color w:val="285C4D" w:themeColor="text2"/>
        </w:rPr>
      </w:pPr>
      <w:r w:rsidRPr="007B5BD6">
        <w:rPr>
          <w:b/>
          <w:bCs/>
          <w:color w:val="285C4D" w:themeColor="text2"/>
        </w:rPr>
        <w:t xml:space="preserve">Version Control </w:t>
      </w:r>
    </w:p>
    <w:tbl>
      <w:tblPr>
        <w:tblStyle w:val="FSCTable"/>
        <w:tblW w:w="7938" w:type="dxa"/>
        <w:tblLook w:val="0480" w:firstRow="0" w:lastRow="0" w:firstColumn="1" w:lastColumn="0" w:noHBand="0" w:noVBand="1"/>
      </w:tblPr>
      <w:tblGrid>
        <w:gridCol w:w="1800"/>
        <w:gridCol w:w="4500"/>
        <w:gridCol w:w="1638"/>
      </w:tblGrid>
      <w:tr w:rsidR="00A11CEB" w14:paraId="22D76101" w14:textId="77777777" w:rsidTr="001304C6">
        <w:tc>
          <w:tcPr>
            <w:cnfStyle w:val="001000000000" w:firstRow="0" w:lastRow="0" w:firstColumn="1" w:lastColumn="0" w:oddVBand="0" w:evenVBand="0" w:oddHBand="0" w:evenHBand="0" w:firstRowFirstColumn="0" w:firstRowLastColumn="0" w:lastRowFirstColumn="0" w:lastRowLastColumn="0"/>
            <w:tcW w:w="1800" w:type="dxa"/>
          </w:tcPr>
          <w:p w14:paraId="09D61A06" w14:textId="579BB7B3" w:rsidR="00A11CEB" w:rsidRDefault="00A11CEB" w:rsidP="00A11CEB">
            <w:pPr>
              <w:pStyle w:val="ContentControl"/>
            </w:pPr>
            <w:r w:rsidRPr="00A11CEB">
              <w:rPr>
                <w:bCs/>
              </w:rPr>
              <w:t>Publication date:</w:t>
            </w:r>
          </w:p>
        </w:tc>
        <w:tc>
          <w:tcPr>
            <w:tcW w:w="4500" w:type="dxa"/>
          </w:tcPr>
          <w:p w14:paraId="75B1104C" w14:textId="19E8B791" w:rsidR="00A11CEB" w:rsidRDefault="00CD3E3B" w:rsidP="00A11CEB">
            <w:pPr>
              <w:pStyle w:val="ContentControl"/>
              <w:cnfStyle w:val="000000000000" w:firstRow="0" w:lastRow="0" w:firstColumn="0" w:lastColumn="0" w:oddVBand="0" w:evenVBand="0" w:oddHBand="0" w:evenHBand="0" w:firstRowFirstColumn="0" w:firstRowLastColumn="0" w:lastRowFirstColumn="0" w:lastRowLastColumn="0"/>
            </w:pPr>
            <w:sdt>
              <w:sdtPr>
                <w:alias w:val="Publish Date"/>
                <w:tag w:val=""/>
                <w:id w:val="-1004741763"/>
                <w:placeholder>
                  <w:docPart w:val="DD4C8176C67F4C5DB6FE5491A7F45380"/>
                </w:placeholder>
                <w:dataBinding w:prefixMappings="xmlns:ns0='http://schemas.microsoft.com/office/2006/coverPageProps' " w:xpath="/ns0:CoverPageProperties[1]/ns0:PublishDate[1]" w:storeItemID="{55AF091B-3C7A-41E3-B477-F2FDAA23CFDA}"/>
                <w:date w:fullDate="2023-03-15T00:00:00Z">
                  <w:dateFormat w:val="d MMMM yyyy"/>
                  <w:lid w:val="en-AU"/>
                  <w:storeMappedDataAs w:val="dateTime"/>
                  <w:calendar w:val="gregorian"/>
                </w:date>
              </w:sdtPr>
              <w:sdtEndPr/>
              <w:sdtContent>
                <w:r w:rsidR="001253DD">
                  <w:t>15 March 2023</w:t>
                </w:r>
              </w:sdtContent>
            </w:sdt>
          </w:p>
        </w:tc>
        <w:tc>
          <w:tcPr>
            <w:tcW w:w="1638" w:type="dxa"/>
          </w:tcPr>
          <w:p w14:paraId="24CB35B0" w14:textId="77777777" w:rsidR="00A11CEB" w:rsidRDefault="00A11CEB" w:rsidP="00A11CEB">
            <w:pPr>
              <w:pStyle w:val="ContentControl"/>
              <w:cnfStyle w:val="000000000000" w:firstRow="0" w:lastRow="0" w:firstColumn="0" w:lastColumn="0" w:oddVBand="0" w:evenVBand="0" w:oddHBand="0" w:evenHBand="0" w:firstRowFirstColumn="0" w:firstRowLastColumn="0" w:lastRowFirstColumn="0" w:lastRowLastColumn="0"/>
            </w:pPr>
          </w:p>
        </w:tc>
      </w:tr>
      <w:tr w:rsidR="00A11CEB" w14:paraId="0EBC68E8" w14:textId="77777777" w:rsidTr="001304C6">
        <w:tc>
          <w:tcPr>
            <w:cnfStyle w:val="001000000000" w:firstRow="0" w:lastRow="0" w:firstColumn="1" w:lastColumn="0" w:oddVBand="0" w:evenVBand="0" w:oddHBand="0" w:evenHBand="0" w:firstRowFirstColumn="0" w:firstRowLastColumn="0" w:lastRowFirstColumn="0" w:lastRowLastColumn="0"/>
            <w:tcW w:w="1800" w:type="dxa"/>
          </w:tcPr>
          <w:p w14:paraId="59DCF44E" w14:textId="435F5CFA" w:rsidR="00A11CEB" w:rsidRDefault="00A11CEB" w:rsidP="00A11CEB">
            <w:pPr>
              <w:pStyle w:val="ContentControl"/>
            </w:pPr>
            <w:r w:rsidRPr="00C41864">
              <w:rPr>
                <w:bCs/>
              </w:rPr>
              <w:t>Effective date:</w:t>
            </w:r>
          </w:p>
        </w:tc>
        <w:tc>
          <w:tcPr>
            <w:tcW w:w="4500" w:type="dxa"/>
          </w:tcPr>
          <w:p w14:paraId="0C953D77" w14:textId="574AF986" w:rsidR="00A11CEB" w:rsidRDefault="00CD3E3B" w:rsidP="00A11CEB">
            <w:pPr>
              <w:pStyle w:val="ContentControl"/>
              <w:cnfStyle w:val="000000000000" w:firstRow="0" w:lastRow="0" w:firstColumn="0" w:lastColumn="0" w:oddVBand="0" w:evenVBand="0" w:oddHBand="0" w:evenHBand="0" w:firstRowFirstColumn="0" w:firstRowLastColumn="0" w:lastRowFirstColumn="0" w:lastRowLastColumn="0"/>
            </w:pPr>
            <w:sdt>
              <w:sdtPr>
                <w:id w:val="-1641491191"/>
                <w:placeholder>
                  <w:docPart w:val="49B4A9A2191E4F5E964031C23ED9726D"/>
                </w:placeholder>
                <w:date w:fullDate="2023-07-01T00:00:00Z">
                  <w:dateFormat w:val="d MMMM yyyy"/>
                  <w:lid w:val="en-AU"/>
                  <w:storeMappedDataAs w:val="dateTime"/>
                  <w:calendar w:val="gregorian"/>
                </w:date>
              </w:sdtPr>
              <w:sdtEndPr/>
              <w:sdtContent>
                <w:r w:rsidR="00D33679">
                  <w:t>1 J</w:t>
                </w:r>
                <w:r w:rsidR="009136C4">
                  <w:t>uly</w:t>
                </w:r>
                <w:r w:rsidR="00D33679">
                  <w:t xml:space="preserve"> 2023</w:t>
                </w:r>
              </w:sdtContent>
            </w:sdt>
          </w:p>
        </w:tc>
        <w:tc>
          <w:tcPr>
            <w:tcW w:w="1638" w:type="dxa"/>
          </w:tcPr>
          <w:p w14:paraId="5463ABA3" w14:textId="77777777" w:rsidR="00A11CEB" w:rsidRDefault="00A11CEB" w:rsidP="00A11CEB">
            <w:pPr>
              <w:pStyle w:val="ContentControl"/>
              <w:cnfStyle w:val="000000000000" w:firstRow="0" w:lastRow="0" w:firstColumn="0" w:lastColumn="0" w:oddVBand="0" w:evenVBand="0" w:oddHBand="0" w:evenHBand="0" w:firstRowFirstColumn="0" w:firstRowLastColumn="0" w:lastRowFirstColumn="0" w:lastRowLastColumn="0"/>
            </w:pPr>
          </w:p>
        </w:tc>
      </w:tr>
      <w:tr w:rsidR="00B43F30" w14:paraId="151B86CD" w14:textId="7998139C" w:rsidTr="001304C6">
        <w:tc>
          <w:tcPr>
            <w:cnfStyle w:val="001000000000" w:firstRow="0" w:lastRow="0" w:firstColumn="1" w:lastColumn="0" w:oddVBand="0" w:evenVBand="0" w:oddHBand="0" w:evenHBand="0" w:firstRowFirstColumn="0" w:firstRowLastColumn="0" w:lastRowFirstColumn="0" w:lastRowLastColumn="0"/>
            <w:tcW w:w="1800" w:type="dxa"/>
            <w:shd w:val="clear" w:color="auto" w:fill="F1F8E8" w:themeFill="background2"/>
          </w:tcPr>
          <w:p w14:paraId="3068613A" w14:textId="1E513F4F" w:rsidR="00B43F30" w:rsidRPr="00321954" w:rsidRDefault="00B43F30" w:rsidP="00321954">
            <w:pPr>
              <w:pStyle w:val="ContentControl"/>
              <w:rPr>
                <w:color w:val="auto"/>
              </w:rPr>
            </w:pPr>
            <w:r w:rsidRPr="00321954">
              <w:rPr>
                <w:color w:val="auto"/>
              </w:rPr>
              <w:t>Version</w:t>
            </w:r>
          </w:p>
        </w:tc>
        <w:tc>
          <w:tcPr>
            <w:tcW w:w="4500" w:type="dxa"/>
            <w:shd w:val="clear" w:color="auto" w:fill="F1F8E8" w:themeFill="background2"/>
          </w:tcPr>
          <w:p w14:paraId="2F66C836" w14:textId="337F0EED" w:rsidR="00B43F30" w:rsidRPr="00321954" w:rsidRDefault="00B43F30" w:rsidP="00321954">
            <w:pPr>
              <w:pStyle w:val="ContentControl"/>
              <w:cnfStyle w:val="000000000000" w:firstRow="0" w:lastRow="0" w:firstColumn="0" w:lastColumn="0" w:oddVBand="0" w:evenVBand="0" w:oddHBand="0" w:evenHBand="0" w:firstRowFirstColumn="0" w:firstRowLastColumn="0" w:lastRowFirstColumn="0" w:lastRowLastColumn="0"/>
              <w:rPr>
                <w:b/>
              </w:rPr>
            </w:pPr>
            <w:r w:rsidRPr="00321954">
              <w:rPr>
                <w:b/>
              </w:rPr>
              <w:t>Description</w:t>
            </w:r>
          </w:p>
        </w:tc>
        <w:tc>
          <w:tcPr>
            <w:tcW w:w="1638" w:type="dxa"/>
            <w:shd w:val="clear" w:color="auto" w:fill="F1F8E8" w:themeFill="background2"/>
          </w:tcPr>
          <w:p w14:paraId="5A354540" w14:textId="7D4924C7" w:rsidR="00B43F30" w:rsidRPr="00321954" w:rsidRDefault="00B43F30" w:rsidP="00321954">
            <w:pPr>
              <w:pStyle w:val="ContentControl"/>
              <w:cnfStyle w:val="000000000000" w:firstRow="0" w:lastRow="0" w:firstColumn="0" w:lastColumn="0" w:oddVBand="0" w:evenVBand="0" w:oddHBand="0" w:evenHBand="0" w:firstRowFirstColumn="0" w:firstRowLastColumn="0" w:lastRowFirstColumn="0" w:lastRowLastColumn="0"/>
              <w:rPr>
                <w:b/>
              </w:rPr>
            </w:pPr>
            <w:r w:rsidRPr="00321954">
              <w:rPr>
                <w:b/>
              </w:rPr>
              <w:t>Date</w:t>
            </w:r>
          </w:p>
        </w:tc>
      </w:tr>
      <w:tr w:rsidR="00B43F30" w14:paraId="11CFA066" w14:textId="48AE9293" w:rsidTr="001304C6">
        <w:tc>
          <w:tcPr>
            <w:cnfStyle w:val="001000000000" w:firstRow="0" w:lastRow="0" w:firstColumn="1" w:lastColumn="0" w:oddVBand="0" w:evenVBand="0" w:oddHBand="0" w:evenHBand="0" w:firstRowFirstColumn="0" w:firstRowLastColumn="0" w:lastRowFirstColumn="0" w:lastRowLastColumn="0"/>
            <w:tcW w:w="1800" w:type="dxa"/>
          </w:tcPr>
          <w:p w14:paraId="5C0F2F60" w14:textId="20D15F09" w:rsidR="00B43F30" w:rsidRDefault="00B43F30" w:rsidP="00BD5A4D">
            <w:pPr>
              <w:pStyle w:val="ContentControl"/>
            </w:pPr>
            <w:r>
              <w:t>V1</w:t>
            </w:r>
            <w:r w:rsidR="000A46A8">
              <w:t>-</w:t>
            </w:r>
            <w:r>
              <w:t>0</w:t>
            </w:r>
          </w:p>
        </w:tc>
        <w:tc>
          <w:tcPr>
            <w:tcW w:w="4500" w:type="dxa"/>
          </w:tcPr>
          <w:p w14:paraId="4D996BF6" w14:textId="368943A8" w:rsidR="00B43F30" w:rsidRDefault="001D455E" w:rsidP="00BD5A4D">
            <w:pPr>
              <w:pStyle w:val="ContentControl"/>
              <w:cnfStyle w:val="000000000000" w:firstRow="0" w:lastRow="0" w:firstColumn="0" w:lastColumn="0" w:oddVBand="0" w:evenVBand="0" w:oddHBand="0" w:evenHBand="0" w:firstRowFirstColumn="0" w:firstRowLastColumn="0" w:lastRowFirstColumn="0" w:lastRowLastColumn="0"/>
            </w:pPr>
            <w:r>
              <w:t xml:space="preserve">Initial version </w:t>
            </w:r>
          </w:p>
        </w:tc>
        <w:tc>
          <w:tcPr>
            <w:tcW w:w="1638" w:type="dxa"/>
          </w:tcPr>
          <w:p w14:paraId="6C39E193" w14:textId="6A8F7A66" w:rsidR="00B43F30" w:rsidRDefault="00DA4150" w:rsidP="00BD5A4D">
            <w:pPr>
              <w:pStyle w:val="ContentControl"/>
              <w:cnfStyle w:val="000000000000" w:firstRow="0" w:lastRow="0" w:firstColumn="0" w:lastColumn="0" w:oddVBand="0" w:evenVBand="0" w:oddHBand="0" w:evenHBand="0" w:firstRowFirstColumn="0" w:firstRowLastColumn="0" w:lastRowFirstColumn="0" w:lastRowLastColumn="0"/>
            </w:pPr>
            <w:r>
              <w:t>14</w:t>
            </w:r>
            <w:r w:rsidR="00041B66">
              <w:t>/12/2022</w:t>
            </w:r>
          </w:p>
        </w:tc>
      </w:tr>
    </w:tbl>
    <w:p w14:paraId="6A59C121" w14:textId="1052FAAA" w:rsidR="00BD5A4D" w:rsidRDefault="00BD5A4D" w:rsidP="00486078"/>
    <w:p w14:paraId="6B106D79" w14:textId="34352B11" w:rsidR="006D2A70" w:rsidRDefault="00757048" w:rsidP="00757048">
      <w:pPr>
        <w:pStyle w:val="Disclaimerbold"/>
        <w:framePr w:wrap="around"/>
      </w:pPr>
      <w:r>
        <w:t>® 202</w:t>
      </w:r>
      <w:r w:rsidR="007750D9">
        <w:t>3</w:t>
      </w:r>
      <w:r>
        <w:t xml:space="preserve"> Forest Stewardship Council, A.C. All Rights Reserved</w:t>
      </w:r>
    </w:p>
    <w:p w14:paraId="1E475FAC" w14:textId="7044B756" w:rsidR="00757048" w:rsidRDefault="00757048" w:rsidP="00757048">
      <w:pPr>
        <w:pStyle w:val="Disclaimerbold"/>
        <w:framePr w:wrap="around"/>
      </w:pPr>
      <w:r>
        <w:t>FSC® F000100</w:t>
      </w:r>
    </w:p>
    <w:p w14:paraId="08482448" w14:textId="77777777" w:rsidR="00757048" w:rsidRDefault="00757048" w:rsidP="00757048">
      <w:pPr>
        <w:pStyle w:val="Disclaimer"/>
        <w:framePr w:wrap="around"/>
      </w:pPr>
      <w:r>
        <w:t>You may not distribute, modify, transmit, reuse, reproduce, re-post or use the copyrighted materials from this document for public or commercial purposes, without the express written consent of the publisher. You are hereby authorized to view, download, print and distribute individual pages from this document subject for informational purposes only.</w:t>
      </w:r>
    </w:p>
    <w:p w14:paraId="728F10F5" w14:textId="77777777" w:rsidR="006C0874" w:rsidRDefault="006C0874" w:rsidP="00352E91">
      <w:pPr>
        <w:pStyle w:val="Disclaimer"/>
        <w:framePr w:wrap="around"/>
      </w:pPr>
    </w:p>
    <w:p w14:paraId="62323C3F" w14:textId="77777777" w:rsidR="005F7DAD" w:rsidRDefault="005F7DAD">
      <w:pPr>
        <w:spacing w:before="0" w:after="160" w:line="259" w:lineRule="auto"/>
        <w:rPr>
          <w:rFonts w:ascii="Arial" w:hAnsi="Arial"/>
          <w:color w:val="000000" w:themeColor="text1"/>
          <w:kern w:val="24"/>
        </w:rPr>
      </w:pPr>
      <w:r>
        <w:rPr>
          <w:rFonts w:ascii="Arial" w:hAnsi="Arial"/>
          <w:caps/>
          <w:color w:val="000000" w:themeColor="text1"/>
          <w:kern w:val="24"/>
        </w:rPr>
        <w:br w:type="page"/>
      </w:r>
    </w:p>
    <w:bookmarkStart w:id="0" w:name="_Toc30502210" w:displacedByCustomXml="next"/>
    <w:sdt>
      <w:sdtPr>
        <w:rPr>
          <w:rFonts w:asciiTheme="minorHAnsi" w:eastAsiaTheme="minorHAnsi" w:hAnsiTheme="minorHAnsi" w:cstheme="minorBidi"/>
          <w:b/>
          <w:caps w:val="0"/>
          <w:color w:val="auto"/>
          <w:sz w:val="22"/>
          <w:szCs w:val="22"/>
          <w:lang w:val="en-AU"/>
        </w:rPr>
        <w:id w:val="1876730543"/>
        <w:docPartObj>
          <w:docPartGallery w:val="Table of Contents"/>
          <w:docPartUnique/>
        </w:docPartObj>
      </w:sdtPr>
      <w:sdtEndPr>
        <w:rPr>
          <w:b w:val="0"/>
          <w:bCs/>
          <w:noProof/>
        </w:rPr>
      </w:sdtEndPr>
      <w:sdtContent>
        <w:p w14:paraId="48A2AB8A" w14:textId="77777777" w:rsidR="00030B5D" w:rsidRPr="0085128B" w:rsidRDefault="00030B5D" w:rsidP="00030B5D">
          <w:pPr>
            <w:pStyle w:val="TOCHeading"/>
            <w:rPr>
              <w:rFonts w:asciiTheme="minorHAnsi" w:hAnsiTheme="minorHAnsi" w:cstheme="minorHAnsi"/>
              <w:b/>
              <w:bCs/>
            </w:rPr>
          </w:pPr>
          <w:r w:rsidRPr="0085128B">
            <w:rPr>
              <w:rFonts w:asciiTheme="minorHAnsi" w:hAnsiTheme="minorHAnsi" w:cstheme="minorHAnsi"/>
              <w:b/>
              <w:bCs/>
            </w:rPr>
            <w:t>Contents</w:t>
          </w:r>
        </w:p>
        <w:p w14:paraId="24B7303A" w14:textId="67BFE617" w:rsidR="00A405AF" w:rsidRDefault="007771EE">
          <w:pPr>
            <w:pStyle w:val="TOC1"/>
            <w:rPr>
              <w:rFonts w:eastAsiaTheme="minorEastAsia"/>
              <w:b w:val="0"/>
              <w:noProof/>
              <w:lang w:val="en-GB" w:eastAsia="en-GB"/>
            </w:rPr>
          </w:pPr>
          <w:r>
            <w:fldChar w:fldCharType="begin"/>
          </w:r>
          <w:r>
            <w:instrText xml:space="preserve"> TOC \o "1-2" \h \z \u </w:instrText>
          </w:r>
          <w:r>
            <w:fldChar w:fldCharType="separate"/>
          </w:r>
          <w:hyperlink w:anchor="_Toc130303118" w:history="1">
            <w:r w:rsidR="00A405AF" w:rsidRPr="00841A3A">
              <w:rPr>
                <w:rStyle w:val="Hyperlink"/>
                <w:rFonts w:cstheme="minorHAnsi"/>
                <w:bCs/>
                <w:noProof/>
              </w:rPr>
              <w:t>Introduction</w:t>
            </w:r>
            <w:r w:rsidR="00A405AF">
              <w:rPr>
                <w:noProof/>
                <w:webHidden/>
              </w:rPr>
              <w:tab/>
            </w:r>
            <w:r w:rsidR="00A405AF">
              <w:rPr>
                <w:noProof/>
                <w:webHidden/>
              </w:rPr>
              <w:fldChar w:fldCharType="begin"/>
            </w:r>
            <w:r w:rsidR="00A405AF">
              <w:rPr>
                <w:noProof/>
                <w:webHidden/>
              </w:rPr>
              <w:instrText xml:space="preserve"> PAGEREF _Toc130303118 \h </w:instrText>
            </w:r>
            <w:r w:rsidR="00A405AF">
              <w:rPr>
                <w:noProof/>
                <w:webHidden/>
              </w:rPr>
            </w:r>
            <w:r w:rsidR="00A405AF">
              <w:rPr>
                <w:noProof/>
                <w:webHidden/>
              </w:rPr>
              <w:fldChar w:fldCharType="separate"/>
            </w:r>
            <w:r w:rsidR="00A405AF">
              <w:rPr>
                <w:noProof/>
                <w:webHidden/>
              </w:rPr>
              <w:t>4</w:t>
            </w:r>
            <w:r w:rsidR="00A405AF">
              <w:rPr>
                <w:noProof/>
                <w:webHidden/>
              </w:rPr>
              <w:fldChar w:fldCharType="end"/>
            </w:r>
          </w:hyperlink>
        </w:p>
        <w:p w14:paraId="22C1F990" w14:textId="525CD245" w:rsidR="00A405AF" w:rsidRDefault="00CD3E3B">
          <w:pPr>
            <w:pStyle w:val="TOC1"/>
            <w:rPr>
              <w:rFonts w:eastAsiaTheme="minorEastAsia"/>
              <w:b w:val="0"/>
              <w:noProof/>
              <w:lang w:val="en-GB" w:eastAsia="en-GB"/>
            </w:rPr>
          </w:pPr>
          <w:hyperlink w:anchor="_Toc130303119" w:history="1">
            <w:r w:rsidR="00A405AF" w:rsidRPr="00841A3A">
              <w:rPr>
                <w:rStyle w:val="Hyperlink"/>
                <w:rFonts w:cstheme="minorHAnsi"/>
                <w:bCs/>
                <w:noProof/>
              </w:rPr>
              <w:t>Objective</w:t>
            </w:r>
            <w:r w:rsidR="00A405AF">
              <w:rPr>
                <w:noProof/>
                <w:webHidden/>
              </w:rPr>
              <w:tab/>
            </w:r>
            <w:r w:rsidR="00A405AF">
              <w:rPr>
                <w:noProof/>
                <w:webHidden/>
              </w:rPr>
              <w:fldChar w:fldCharType="begin"/>
            </w:r>
            <w:r w:rsidR="00A405AF">
              <w:rPr>
                <w:noProof/>
                <w:webHidden/>
              </w:rPr>
              <w:instrText xml:space="preserve"> PAGEREF _Toc130303119 \h </w:instrText>
            </w:r>
            <w:r w:rsidR="00A405AF">
              <w:rPr>
                <w:noProof/>
                <w:webHidden/>
              </w:rPr>
            </w:r>
            <w:r w:rsidR="00A405AF">
              <w:rPr>
                <w:noProof/>
                <w:webHidden/>
              </w:rPr>
              <w:fldChar w:fldCharType="separate"/>
            </w:r>
            <w:r w:rsidR="00A405AF">
              <w:rPr>
                <w:noProof/>
                <w:webHidden/>
              </w:rPr>
              <w:t>5</w:t>
            </w:r>
            <w:r w:rsidR="00A405AF">
              <w:rPr>
                <w:noProof/>
                <w:webHidden/>
              </w:rPr>
              <w:fldChar w:fldCharType="end"/>
            </w:r>
          </w:hyperlink>
        </w:p>
        <w:p w14:paraId="068FD0A6" w14:textId="6B30B024" w:rsidR="00A405AF" w:rsidRDefault="00CD3E3B">
          <w:pPr>
            <w:pStyle w:val="TOC1"/>
            <w:rPr>
              <w:rFonts w:eastAsiaTheme="minorEastAsia"/>
              <w:b w:val="0"/>
              <w:noProof/>
              <w:lang w:val="en-GB" w:eastAsia="en-GB"/>
            </w:rPr>
          </w:pPr>
          <w:hyperlink w:anchor="_Toc130303120" w:history="1">
            <w:r w:rsidR="00A405AF" w:rsidRPr="00841A3A">
              <w:rPr>
                <w:rStyle w:val="Hyperlink"/>
                <w:rFonts w:cstheme="minorHAnsi"/>
                <w:bCs/>
                <w:noProof/>
              </w:rPr>
              <w:t>Scope</w:t>
            </w:r>
            <w:r w:rsidR="00A405AF">
              <w:rPr>
                <w:noProof/>
                <w:webHidden/>
              </w:rPr>
              <w:tab/>
            </w:r>
            <w:r w:rsidR="00A405AF">
              <w:rPr>
                <w:noProof/>
                <w:webHidden/>
              </w:rPr>
              <w:fldChar w:fldCharType="begin"/>
            </w:r>
            <w:r w:rsidR="00A405AF">
              <w:rPr>
                <w:noProof/>
                <w:webHidden/>
              </w:rPr>
              <w:instrText xml:space="preserve"> PAGEREF _Toc130303120 \h </w:instrText>
            </w:r>
            <w:r w:rsidR="00A405AF">
              <w:rPr>
                <w:noProof/>
                <w:webHidden/>
              </w:rPr>
            </w:r>
            <w:r w:rsidR="00A405AF">
              <w:rPr>
                <w:noProof/>
                <w:webHidden/>
              </w:rPr>
              <w:fldChar w:fldCharType="separate"/>
            </w:r>
            <w:r w:rsidR="00A405AF">
              <w:rPr>
                <w:noProof/>
                <w:webHidden/>
              </w:rPr>
              <w:t>5</w:t>
            </w:r>
            <w:r w:rsidR="00A405AF">
              <w:rPr>
                <w:noProof/>
                <w:webHidden/>
              </w:rPr>
              <w:fldChar w:fldCharType="end"/>
            </w:r>
          </w:hyperlink>
        </w:p>
        <w:p w14:paraId="564420C8" w14:textId="58DC1CFB" w:rsidR="00A405AF" w:rsidRDefault="00CD3E3B">
          <w:pPr>
            <w:pStyle w:val="TOC1"/>
            <w:rPr>
              <w:rFonts w:eastAsiaTheme="minorEastAsia"/>
              <w:b w:val="0"/>
              <w:noProof/>
              <w:lang w:val="en-GB" w:eastAsia="en-GB"/>
            </w:rPr>
          </w:pPr>
          <w:hyperlink w:anchor="_Toc130303121" w:history="1">
            <w:r w:rsidR="00A405AF" w:rsidRPr="00841A3A">
              <w:rPr>
                <w:rStyle w:val="Hyperlink"/>
                <w:rFonts w:cstheme="minorHAnsi"/>
                <w:bCs/>
                <w:noProof/>
              </w:rPr>
              <w:t>Eligibility</w:t>
            </w:r>
            <w:r w:rsidR="00A405AF">
              <w:rPr>
                <w:noProof/>
                <w:webHidden/>
              </w:rPr>
              <w:tab/>
            </w:r>
            <w:r w:rsidR="00A405AF">
              <w:rPr>
                <w:noProof/>
                <w:webHidden/>
              </w:rPr>
              <w:fldChar w:fldCharType="begin"/>
            </w:r>
            <w:r w:rsidR="00A405AF">
              <w:rPr>
                <w:noProof/>
                <w:webHidden/>
              </w:rPr>
              <w:instrText xml:space="preserve"> PAGEREF _Toc130303121 \h </w:instrText>
            </w:r>
            <w:r w:rsidR="00A405AF">
              <w:rPr>
                <w:noProof/>
                <w:webHidden/>
              </w:rPr>
            </w:r>
            <w:r w:rsidR="00A405AF">
              <w:rPr>
                <w:noProof/>
                <w:webHidden/>
              </w:rPr>
              <w:fldChar w:fldCharType="separate"/>
            </w:r>
            <w:r w:rsidR="00A405AF">
              <w:rPr>
                <w:noProof/>
                <w:webHidden/>
              </w:rPr>
              <w:t>6</w:t>
            </w:r>
            <w:r w:rsidR="00A405AF">
              <w:rPr>
                <w:noProof/>
                <w:webHidden/>
              </w:rPr>
              <w:fldChar w:fldCharType="end"/>
            </w:r>
          </w:hyperlink>
        </w:p>
        <w:p w14:paraId="0EAA8681" w14:textId="6EAE1B26" w:rsidR="00A405AF" w:rsidRDefault="00CD3E3B">
          <w:pPr>
            <w:pStyle w:val="TOC1"/>
            <w:rPr>
              <w:rFonts w:eastAsiaTheme="minorEastAsia"/>
              <w:b w:val="0"/>
              <w:noProof/>
              <w:lang w:val="en-GB" w:eastAsia="en-GB"/>
            </w:rPr>
          </w:pPr>
          <w:hyperlink w:anchor="_Toc130303122" w:history="1">
            <w:r w:rsidR="00A405AF" w:rsidRPr="00841A3A">
              <w:rPr>
                <w:rStyle w:val="Hyperlink"/>
                <w:rFonts w:cstheme="minorHAnsi"/>
                <w:bCs/>
                <w:noProof/>
              </w:rPr>
              <w:t>References</w:t>
            </w:r>
            <w:r w:rsidR="00A405AF">
              <w:rPr>
                <w:noProof/>
                <w:webHidden/>
              </w:rPr>
              <w:tab/>
            </w:r>
            <w:r w:rsidR="00A405AF">
              <w:rPr>
                <w:noProof/>
                <w:webHidden/>
              </w:rPr>
              <w:fldChar w:fldCharType="begin"/>
            </w:r>
            <w:r w:rsidR="00A405AF">
              <w:rPr>
                <w:noProof/>
                <w:webHidden/>
              </w:rPr>
              <w:instrText xml:space="preserve"> PAGEREF _Toc130303122 \h </w:instrText>
            </w:r>
            <w:r w:rsidR="00A405AF">
              <w:rPr>
                <w:noProof/>
                <w:webHidden/>
              </w:rPr>
            </w:r>
            <w:r w:rsidR="00A405AF">
              <w:rPr>
                <w:noProof/>
                <w:webHidden/>
              </w:rPr>
              <w:fldChar w:fldCharType="separate"/>
            </w:r>
            <w:r w:rsidR="00A405AF">
              <w:rPr>
                <w:noProof/>
                <w:webHidden/>
              </w:rPr>
              <w:t>6</w:t>
            </w:r>
            <w:r w:rsidR="00A405AF">
              <w:rPr>
                <w:noProof/>
                <w:webHidden/>
              </w:rPr>
              <w:fldChar w:fldCharType="end"/>
            </w:r>
          </w:hyperlink>
        </w:p>
        <w:p w14:paraId="3EF6C147" w14:textId="51F90F32" w:rsidR="00A405AF" w:rsidRDefault="00CD3E3B">
          <w:pPr>
            <w:pStyle w:val="TOC1"/>
            <w:rPr>
              <w:rFonts w:eastAsiaTheme="minorEastAsia"/>
              <w:b w:val="0"/>
              <w:noProof/>
              <w:lang w:val="en-GB" w:eastAsia="en-GB"/>
            </w:rPr>
          </w:pPr>
          <w:hyperlink w:anchor="_Toc130303123" w:history="1">
            <w:r w:rsidR="00A405AF" w:rsidRPr="00841A3A">
              <w:rPr>
                <w:rStyle w:val="Hyperlink"/>
                <w:rFonts w:cstheme="minorHAnsi"/>
                <w:bCs/>
                <w:noProof/>
              </w:rPr>
              <w:t>Diagrams and Keys</w:t>
            </w:r>
            <w:r w:rsidR="00A405AF">
              <w:rPr>
                <w:noProof/>
                <w:webHidden/>
              </w:rPr>
              <w:tab/>
            </w:r>
            <w:r w:rsidR="00A405AF">
              <w:rPr>
                <w:noProof/>
                <w:webHidden/>
              </w:rPr>
              <w:fldChar w:fldCharType="begin"/>
            </w:r>
            <w:r w:rsidR="00A405AF">
              <w:rPr>
                <w:noProof/>
                <w:webHidden/>
              </w:rPr>
              <w:instrText xml:space="preserve"> PAGEREF _Toc130303123 \h </w:instrText>
            </w:r>
            <w:r w:rsidR="00A405AF">
              <w:rPr>
                <w:noProof/>
                <w:webHidden/>
              </w:rPr>
            </w:r>
            <w:r w:rsidR="00A405AF">
              <w:rPr>
                <w:noProof/>
                <w:webHidden/>
              </w:rPr>
              <w:fldChar w:fldCharType="separate"/>
            </w:r>
            <w:r w:rsidR="00A405AF">
              <w:rPr>
                <w:noProof/>
                <w:webHidden/>
              </w:rPr>
              <w:t>8</w:t>
            </w:r>
            <w:r w:rsidR="00A405AF">
              <w:rPr>
                <w:noProof/>
                <w:webHidden/>
              </w:rPr>
              <w:fldChar w:fldCharType="end"/>
            </w:r>
          </w:hyperlink>
        </w:p>
        <w:p w14:paraId="1B61A666" w14:textId="79116572" w:rsidR="00A405AF" w:rsidRDefault="00CD3E3B">
          <w:pPr>
            <w:pStyle w:val="TOC2"/>
            <w:rPr>
              <w:rFonts w:eastAsiaTheme="minorEastAsia"/>
              <w:b w:val="0"/>
              <w:bCs w:val="0"/>
              <w:lang w:val="en-GB" w:eastAsia="en-GB"/>
            </w:rPr>
          </w:pPr>
          <w:hyperlink w:anchor="_Toc130303124" w:history="1">
            <w:r w:rsidR="00A405AF" w:rsidRPr="00841A3A">
              <w:rPr>
                <w:rStyle w:val="Hyperlink"/>
                <w:rFonts w:cstheme="minorHAnsi"/>
              </w:rPr>
              <w:t>Overview Diagram of the Remedy Framework</w:t>
            </w:r>
            <w:r w:rsidR="00A405AF">
              <w:rPr>
                <w:webHidden/>
              </w:rPr>
              <w:tab/>
            </w:r>
            <w:r w:rsidR="00A405AF">
              <w:rPr>
                <w:webHidden/>
              </w:rPr>
              <w:fldChar w:fldCharType="begin"/>
            </w:r>
            <w:r w:rsidR="00A405AF">
              <w:rPr>
                <w:webHidden/>
              </w:rPr>
              <w:instrText xml:space="preserve"> PAGEREF _Toc130303124 \h </w:instrText>
            </w:r>
            <w:r w:rsidR="00A405AF">
              <w:rPr>
                <w:webHidden/>
              </w:rPr>
            </w:r>
            <w:r w:rsidR="00A405AF">
              <w:rPr>
                <w:webHidden/>
              </w:rPr>
              <w:fldChar w:fldCharType="separate"/>
            </w:r>
            <w:r w:rsidR="00A405AF">
              <w:rPr>
                <w:webHidden/>
              </w:rPr>
              <w:t>8</w:t>
            </w:r>
            <w:r w:rsidR="00A405AF">
              <w:rPr>
                <w:webHidden/>
              </w:rPr>
              <w:fldChar w:fldCharType="end"/>
            </w:r>
          </w:hyperlink>
        </w:p>
        <w:p w14:paraId="0C395639" w14:textId="1117CE89" w:rsidR="00A405AF" w:rsidRDefault="00CD3E3B">
          <w:pPr>
            <w:pStyle w:val="TOC2"/>
            <w:rPr>
              <w:rFonts w:eastAsiaTheme="minorEastAsia"/>
              <w:b w:val="0"/>
              <w:bCs w:val="0"/>
              <w:lang w:val="en-GB" w:eastAsia="en-GB"/>
            </w:rPr>
          </w:pPr>
          <w:hyperlink w:anchor="_Toc130303125" w:history="1">
            <w:r w:rsidR="00A405AF" w:rsidRPr="00841A3A">
              <w:rPr>
                <w:rStyle w:val="Hyperlink"/>
                <w:rFonts w:cstheme="minorHAnsi"/>
              </w:rPr>
              <w:t xml:space="preserve">Key to identification of stakeholders and </w:t>
            </w:r>
            <w:r w:rsidR="00A405AF" w:rsidRPr="00841A3A">
              <w:rPr>
                <w:rStyle w:val="Hyperlink"/>
                <w:rFonts w:cstheme="minorHAnsi"/>
                <w:i/>
              </w:rPr>
              <w:t>rights holders*</w:t>
            </w:r>
            <w:r w:rsidR="00A405AF">
              <w:rPr>
                <w:webHidden/>
              </w:rPr>
              <w:tab/>
            </w:r>
            <w:r w:rsidR="00A405AF">
              <w:rPr>
                <w:webHidden/>
              </w:rPr>
              <w:fldChar w:fldCharType="begin"/>
            </w:r>
            <w:r w:rsidR="00A405AF">
              <w:rPr>
                <w:webHidden/>
              </w:rPr>
              <w:instrText xml:space="preserve"> PAGEREF _Toc130303125 \h </w:instrText>
            </w:r>
            <w:r w:rsidR="00A405AF">
              <w:rPr>
                <w:webHidden/>
              </w:rPr>
            </w:r>
            <w:r w:rsidR="00A405AF">
              <w:rPr>
                <w:webHidden/>
              </w:rPr>
              <w:fldChar w:fldCharType="separate"/>
            </w:r>
            <w:r w:rsidR="00A405AF">
              <w:rPr>
                <w:webHidden/>
              </w:rPr>
              <w:t>9</w:t>
            </w:r>
            <w:r w:rsidR="00A405AF">
              <w:rPr>
                <w:webHidden/>
              </w:rPr>
              <w:fldChar w:fldCharType="end"/>
            </w:r>
          </w:hyperlink>
        </w:p>
        <w:p w14:paraId="0EAD80E8" w14:textId="3ED58EA2" w:rsidR="00A405AF" w:rsidRDefault="00CD3E3B">
          <w:pPr>
            <w:pStyle w:val="TOC1"/>
            <w:rPr>
              <w:rFonts w:eastAsiaTheme="minorEastAsia"/>
              <w:b w:val="0"/>
              <w:noProof/>
              <w:lang w:val="en-GB" w:eastAsia="en-GB"/>
            </w:rPr>
          </w:pPr>
          <w:hyperlink w:anchor="_Toc130303126" w:history="1">
            <w:r w:rsidR="00A405AF" w:rsidRPr="00841A3A">
              <w:rPr>
                <w:rStyle w:val="Hyperlink"/>
                <w:rFonts w:cstheme="minorHAnsi"/>
                <w:bCs/>
                <w:noProof/>
              </w:rPr>
              <w:t>Chapter 1: Foundational systems</w:t>
            </w:r>
            <w:r w:rsidR="00A405AF">
              <w:rPr>
                <w:noProof/>
                <w:webHidden/>
              </w:rPr>
              <w:tab/>
            </w:r>
            <w:r w:rsidR="00A405AF">
              <w:rPr>
                <w:noProof/>
                <w:webHidden/>
              </w:rPr>
              <w:fldChar w:fldCharType="begin"/>
            </w:r>
            <w:r w:rsidR="00A405AF">
              <w:rPr>
                <w:noProof/>
                <w:webHidden/>
              </w:rPr>
              <w:instrText xml:space="preserve"> PAGEREF _Toc130303126 \h </w:instrText>
            </w:r>
            <w:r w:rsidR="00A405AF">
              <w:rPr>
                <w:noProof/>
                <w:webHidden/>
              </w:rPr>
            </w:r>
            <w:r w:rsidR="00A405AF">
              <w:rPr>
                <w:noProof/>
                <w:webHidden/>
              </w:rPr>
              <w:fldChar w:fldCharType="separate"/>
            </w:r>
            <w:r w:rsidR="00A405AF">
              <w:rPr>
                <w:noProof/>
                <w:webHidden/>
              </w:rPr>
              <w:t>11</w:t>
            </w:r>
            <w:r w:rsidR="00A405AF">
              <w:rPr>
                <w:noProof/>
                <w:webHidden/>
              </w:rPr>
              <w:fldChar w:fldCharType="end"/>
            </w:r>
          </w:hyperlink>
        </w:p>
        <w:p w14:paraId="3137009A" w14:textId="32FEFB33" w:rsidR="00A405AF" w:rsidRDefault="00CD3E3B">
          <w:pPr>
            <w:pStyle w:val="TOC1"/>
            <w:rPr>
              <w:rFonts w:eastAsiaTheme="minorEastAsia"/>
              <w:b w:val="0"/>
              <w:noProof/>
              <w:lang w:val="en-GB" w:eastAsia="en-GB"/>
            </w:rPr>
          </w:pPr>
          <w:hyperlink w:anchor="_Toc130303127" w:history="1">
            <w:r w:rsidR="00A405AF" w:rsidRPr="00841A3A">
              <w:rPr>
                <w:rStyle w:val="Hyperlink"/>
                <w:rFonts w:cstheme="minorHAnsi"/>
                <w:bCs/>
                <w:noProof/>
                <w:lang w:val="en-US"/>
              </w:rPr>
              <w:t>Chapter 2: Trust building measures</w:t>
            </w:r>
            <w:r w:rsidR="00A405AF">
              <w:rPr>
                <w:noProof/>
                <w:webHidden/>
              </w:rPr>
              <w:tab/>
            </w:r>
            <w:r w:rsidR="00A405AF">
              <w:rPr>
                <w:noProof/>
                <w:webHidden/>
              </w:rPr>
              <w:fldChar w:fldCharType="begin"/>
            </w:r>
            <w:r w:rsidR="00A405AF">
              <w:rPr>
                <w:noProof/>
                <w:webHidden/>
              </w:rPr>
              <w:instrText xml:space="preserve"> PAGEREF _Toc130303127 \h </w:instrText>
            </w:r>
            <w:r w:rsidR="00A405AF">
              <w:rPr>
                <w:noProof/>
                <w:webHidden/>
              </w:rPr>
            </w:r>
            <w:r w:rsidR="00A405AF">
              <w:rPr>
                <w:noProof/>
                <w:webHidden/>
              </w:rPr>
              <w:fldChar w:fldCharType="separate"/>
            </w:r>
            <w:r w:rsidR="00A405AF">
              <w:rPr>
                <w:noProof/>
                <w:webHidden/>
              </w:rPr>
              <w:t>13</w:t>
            </w:r>
            <w:r w:rsidR="00A405AF">
              <w:rPr>
                <w:noProof/>
                <w:webHidden/>
              </w:rPr>
              <w:fldChar w:fldCharType="end"/>
            </w:r>
          </w:hyperlink>
        </w:p>
        <w:p w14:paraId="261ECFE4" w14:textId="30011691" w:rsidR="00A405AF" w:rsidRDefault="00CD3E3B">
          <w:pPr>
            <w:pStyle w:val="TOC1"/>
            <w:rPr>
              <w:rFonts w:eastAsiaTheme="minorEastAsia"/>
              <w:b w:val="0"/>
              <w:noProof/>
              <w:lang w:val="en-GB" w:eastAsia="en-GB"/>
            </w:rPr>
          </w:pPr>
          <w:hyperlink w:anchor="_Toc130303128" w:history="1">
            <w:r w:rsidR="00A405AF" w:rsidRPr="00841A3A">
              <w:rPr>
                <w:rStyle w:val="Hyperlink"/>
                <w:rFonts w:cstheme="minorHAnsi"/>
                <w:bCs/>
                <w:noProof/>
                <w:lang w:val="en-US"/>
              </w:rPr>
              <w:t xml:space="preserve">Chapter 3: Requirements for </w:t>
            </w:r>
            <w:r w:rsidR="00A405AF" w:rsidRPr="00841A3A">
              <w:rPr>
                <w:rStyle w:val="Hyperlink"/>
                <w:rFonts w:cstheme="minorHAnsi"/>
                <w:bCs/>
                <w:i/>
                <w:noProof/>
                <w:lang w:val="en-US"/>
              </w:rPr>
              <w:t>remedying*</w:t>
            </w:r>
            <w:r w:rsidR="00A405AF" w:rsidRPr="00841A3A">
              <w:rPr>
                <w:rStyle w:val="Hyperlink"/>
                <w:rFonts w:cstheme="minorHAnsi"/>
                <w:bCs/>
                <w:noProof/>
                <w:lang w:val="en-US"/>
              </w:rPr>
              <w:t xml:space="preserve"> </w:t>
            </w:r>
            <w:r w:rsidR="00A405AF" w:rsidRPr="00841A3A">
              <w:rPr>
                <w:rStyle w:val="Hyperlink"/>
                <w:rFonts w:cstheme="minorHAnsi"/>
                <w:bCs/>
                <w:i/>
                <w:noProof/>
                <w:lang w:val="en-US"/>
              </w:rPr>
              <w:t>environmental</w:t>
            </w:r>
            <w:r w:rsidR="00A405AF" w:rsidRPr="00841A3A">
              <w:rPr>
                <w:rStyle w:val="Hyperlink"/>
                <w:rFonts w:cstheme="minorHAnsi"/>
                <w:bCs/>
                <w:noProof/>
                <w:lang w:val="en-US"/>
              </w:rPr>
              <w:t xml:space="preserve"> and </w:t>
            </w:r>
            <w:r w:rsidR="00A405AF" w:rsidRPr="00841A3A">
              <w:rPr>
                <w:rStyle w:val="Hyperlink"/>
                <w:rFonts w:cstheme="minorHAnsi"/>
                <w:bCs/>
                <w:i/>
                <w:noProof/>
                <w:lang w:val="en-US"/>
              </w:rPr>
              <w:t>social</w:t>
            </w:r>
            <w:r w:rsidR="00A405AF" w:rsidRPr="00841A3A">
              <w:rPr>
                <w:rStyle w:val="Hyperlink"/>
                <w:rFonts w:cstheme="minorHAnsi"/>
                <w:bCs/>
                <w:noProof/>
                <w:lang w:val="en-US"/>
              </w:rPr>
              <w:t xml:space="preserve"> </w:t>
            </w:r>
            <w:r w:rsidR="00A405AF" w:rsidRPr="00841A3A">
              <w:rPr>
                <w:rStyle w:val="Hyperlink"/>
                <w:rFonts w:cstheme="minorHAnsi"/>
                <w:bCs/>
                <w:i/>
                <w:noProof/>
                <w:lang w:val="en-US"/>
              </w:rPr>
              <w:t>harm*</w:t>
            </w:r>
            <w:r w:rsidR="00A405AF">
              <w:rPr>
                <w:noProof/>
                <w:webHidden/>
              </w:rPr>
              <w:tab/>
            </w:r>
            <w:r w:rsidR="00A405AF">
              <w:rPr>
                <w:noProof/>
                <w:webHidden/>
              </w:rPr>
              <w:fldChar w:fldCharType="begin"/>
            </w:r>
            <w:r w:rsidR="00A405AF">
              <w:rPr>
                <w:noProof/>
                <w:webHidden/>
              </w:rPr>
              <w:instrText xml:space="preserve"> PAGEREF _Toc130303128 \h </w:instrText>
            </w:r>
            <w:r w:rsidR="00A405AF">
              <w:rPr>
                <w:noProof/>
                <w:webHidden/>
              </w:rPr>
            </w:r>
            <w:r w:rsidR="00A405AF">
              <w:rPr>
                <w:noProof/>
                <w:webHidden/>
              </w:rPr>
              <w:fldChar w:fldCharType="separate"/>
            </w:r>
            <w:r w:rsidR="00A405AF">
              <w:rPr>
                <w:noProof/>
                <w:webHidden/>
              </w:rPr>
              <w:t>15</w:t>
            </w:r>
            <w:r w:rsidR="00A405AF">
              <w:rPr>
                <w:noProof/>
                <w:webHidden/>
              </w:rPr>
              <w:fldChar w:fldCharType="end"/>
            </w:r>
          </w:hyperlink>
        </w:p>
        <w:p w14:paraId="071A1D4C" w14:textId="4C3D4CDE" w:rsidR="00A405AF" w:rsidRDefault="00CD3E3B">
          <w:pPr>
            <w:pStyle w:val="TOC2"/>
            <w:rPr>
              <w:rFonts w:eastAsiaTheme="minorEastAsia"/>
              <w:b w:val="0"/>
              <w:bCs w:val="0"/>
              <w:lang w:val="en-GB" w:eastAsia="en-GB"/>
            </w:rPr>
          </w:pPr>
          <w:hyperlink w:anchor="_Toc130303129" w:history="1">
            <w:r w:rsidR="00A405AF" w:rsidRPr="00841A3A">
              <w:rPr>
                <w:rStyle w:val="Hyperlink"/>
              </w:rPr>
              <w:t>Part 1: Foundational requirements</w:t>
            </w:r>
            <w:r w:rsidR="00A405AF">
              <w:rPr>
                <w:webHidden/>
              </w:rPr>
              <w:tab/>
            </w:r>
            <w:r w:rsidR="00A405AF">
              <w:rPr>
                <w:webHidden/>
              </w:rPr>
              <w:fldChar w:fldCharType="begin"/>
            </w:r>
            <w:r w:rsidR="00A405AF">
              <w:rPr>
                <w:webHidden/>
              </w:rPr>
              <w:instrText xml:space="preserve"> PAGEREF _Toc130303129 \h </w:instrText>
            </w:r>
            <w:r w:rsidR="00A405AF">
              <w:rPr>
                <w:webHidden/>
              </w:rPr>
            </w:r>
            <w:r w:rsidR="00A405AF">
              <w:rPr>
                <w:webHidden/>
              </w:rPr>
              <w:fldChar w:fldCharType="separate"/>
            </w:r>
            <w:r w:rsidR="00A405AF">
              <w:rPr>
                <w:webHidden/>
              </w:rPr>
              <w:t>15</w:t>
            </w:r>
            <w:r w:rsidR="00A405AF">
              <w:rPr>
                <w:webHidden/>
              </w:rPr>
              <w:fldChar w:fldCharType="end"/>
            </w:r>
          </w:hyperlink>
        </w:p>
        <w:p w14:paraId="0FE29A52" w14:textId="620000C7" w:rsidR="00A405AF" w:rsidRDefault="00CD3E3B">
          <w:pPr>
            <w:pStyle w:val="TOC2"/>
            <w:rPr>
              <w:rFonts w:eastAsiaTheme="minorEastAsia"/>
              <w:b w:val="0"/>
              <w:bCs w:val="0"/>
              <w:lang w:val="en-GB" w:eastAsia="en-GB"/>
            </w:rPr>
          </w:pPr>
          <w:hyperlink w:anchor="_Toc130303130" w:history="1">
            <w:r w:rsidR="00A405AF" w:rsidRPr="00841A3A">
              <w:rPr>
                <w:rStyle w:val="Hyperlink"/>
                <w:rFonts w:cstheme="minorHAnsi"/>
              </w:rPr>
              <w:t xml:space="preserve">Part 2: Identification of associated parties, </w:t>
            </w:r>
            <w:r w:rsidR="00A405AF" w:rsidRPr="00841A3A">
              <w:rPr>
                <w:rStyle w:val="Hyperlink"/>
                <w:rFonts w:cstheme="minorHAnsi"/>
                <w:i/>
              </w:rPr>
              <w:t>impact areas*</w:t>
            </w:r>
            <w:r w:rsidR="00A405AF" w:rsidRPr="00841A3A">
              <w:rPr>
                <w:rStyle w:val="Hyperlink"/>
                <w:rFonts w:cstheme="minorHAnsi"/>
              </w:rPr>
              <w:t xml:space="preserve"> and Baseline Assessments of </w:t>
            </w:r>
            <w:r w:rsidR="00A405AF" w:rsidRPr="00841A3A">
              <w:rPr>
                <w:rStyle w:val="Hyperlink"/>
                <w:rFonts w:cstheme="minorHAnsi"/>
                <w:i/>
              </w:rPr>
              <w:t>social</w:t>
            </w:r>
            <w:r w:rsidR="00A405AF" w:rsidRPr="00841A3A">
              <w:rPr>
                <w:rStyle w:val="Hyperlink"/>
                <w:rFonts w:cstheme="minorHAnsi"/>
              </w:rPr>
              <w:t xml:space="preserve"> and </w:t>
            </w:r>
            <w:r w:rsidR="00A405AF" w:rsidRPr="00841A3A">
              <w:rPr>
                <w:rStyle w:val="Hyperlink"/>
                <w:rFonts w:cstheme="minorHAnsi"/>
                <w:i/>
              </w:rPr>
              <w:t>environmental harm*</w:t>
            </w:r>
            <w:r w:rsidR="00A405AF">
              <w:rPr>
                <w:webHidden/>
              </w:rPr>
              <w:tab/>
            </w:r>
            <w:r w:rsidR="00A405AF">
              <w:rPr>
                <w:webHidden/>
              </w:rPr>
              <w:fldChar w:fldCharType="begin"/>
            </w:r>
            <w:r w:rsidR="00A405AF">
              <w:rPr>
                <w:webHidden/>
              </w:rPr>
              <w:instrText xml:space="preserve"> PAGEREF _Toc130303130 \h </w:instrText>
            </w:r>
            <w:r w:rsidR="00A405AF">
              <w:rPr>
                <w:webHidden/>
              </w:rPr>
            </w:r>
            <w:r w:rsidR="00A405AF">
              <w:rPr>
                <w:webHidden/>
              </w:rPr>
              <w:fldChar w:fldCharType="separate"/>
            </w:r>
            <w:r w:rsidR="00A405AF">
              <w:rPr>
                <w:webHidden/>
              </w:rPr>
              <w:t>18</w:t>
            </w:r>
            <w:r w:rsidR="00A405AF">
              <w:rPr>
                <w:webHidden/>
              </w:rPr>
              <w:fldChar w:fldCharType="end"/>
            </w:r>
          </w:hyperlink>
        </w:p>
        <w:p w14:paraId="0346E7A0" w14:textId="1093DA4A" w:rsidR="00A405AF" w:rsidRDefault="00CD3E3B">
          <w:pPr>
            <w:pStyle w:val="TOC2"/>
            <w:rPr>
              <w:rFonts w:eastAsiaTheme="minorEastAsia"/>
              <w:b w:val="0"/>
              <w:bCs w:val="0"/>
              <w:lang w:val="en-GB" w:eastAsia="en-GB"/>
            </w:rPr>
          </w:pPr>
          <w:hyperlink w:anchor="_Toc130303131" w:history="1">
            <w:r w:rsidR="00A405AF" w:rsidRPr="00841A3A">
              <w:rPr>
                <w:rStyle w:val="Hyperlink"/>
                <w:rFonts w:cstheme="minorHAnsi"/>
              </w:rPr>
              <w:t>Part 3</w:t>
            </w:r>
            <w:r w:rsidR="00A405AF" w:rsidRPr="00841A3A">
              <w:rPr>
                <w:rStyle w:val="Hyperlink"/>
                <w:rFonts w:cstheme="minorHAnsi"/>
                <w:i/>
              </w:rPr>
              <w:t>: Remedy</w:t>
            </w:r>
            <w:r w:rsidR="00A405AF" w:rsidRPr="00841A3A">
              <w:rPr>
                <w:rStyle w:val="Hyperlink"/>
                <w:rFonts w:cstheme="minorHAnsi"/>
              </w:rPr>
              <w:t>* planning</w:t>
            </w:r>
            <w:r w:rsidR="00A405AF">
              <w:rPr>
                <w:webHidden/>
              </w:rPr>
              <w:tab/>
            </w:r>
            <w:r w:rsidR="00A405AF">
              <w:rPr>
                <w:webHidden/>
              </w:rPr>
              <w:fldChar w:fldCharType="begin"/>
            </w:r>
            <w:r w:rsidR="00A405AF">
              <w:rPr>
                <w:webHidden/>
              </w:rPr>
              <w:instrText xml:space="preserve"> PAGEREF _Toc130303131 \h </w:instrText>
            </w:r>
            <w:r w:rsidR="00A405AF">
              <w:rPr>
                <w:webHidden/>
              </w:rPr>
            </w:r>
            <w:r w:rsidR="00A405AF">
              <w:rPr>
                <w:webHidden/>
              </w:rPr>
              <w:fldChar w:fldCharType="separate"/>
            </w:r>
            <w:r w:rsidR="00A405AF">
              <w:rPr>
                <w:webHidden/>
              </w:rPr>
              <w:t>23</w:t>
            </w:r>
            <w:r w:rsidR="00A405AF">
              <w:rPr>
                <w:webHidden/>
              </w:rPr>
              <w:fldChar w:fldCharType="end"/>
            </w:r>
          </w:hyperlink>
        </w:p>
        <w:p w14:paraId="5230A291" w14:textId="7D996793" w:rsidR="00A405AF" w:rsidRDefault="00CD3E3B">
          <w:pPr>
            <w:pStyle w:val="TOC2"/>
            <w:rPr>
              <w:rFonts w:eastAsiaTheme="minorEastAsia"/>
              <w:b w:val="0"/>
              <w:bCs w:val="0"/>
              <w:lang w:val="en-GB" w:eastAsia="en-GB"/>
            </w:rPr>
          </w:pPr>
          <w:hyperlink w:anchor="_Toc130303132" w:history="1">
            <w:r w:rsidR="00A405AF" w:rsidRPr="00841A3A">
              <w:rPr>
                <w:rStyle w:val="Hyperlink"/>
                <w:rFonts w:cstheme="minorHAnsi"/>
              </w:rPr>
              <w:t>Part 4: Concept Note for the Remedy Plan</w:t>
            </w:r>
            <w:r w:rsidR="00A405AF">
              <w:rPr>
                <w:webHidden/>
              </w:rPr>
              <w:tab/>
            </w:r>
            <w:r w:rsidR="00A405AF">
              <w:rPr>
                <w:webHidden/>
              </w:rPr>
              <w:fldChar w:fldCharType="begin"/>
            </w:r>
            <w:r w:rsidR="00A405AF">
              <w:rPr>
                <w:webHidden/>
              </w:rPr>
              <w:instrText xml:space="preserve"> PAGEREF _Toc130303132 \h </w:instrText>
            </w:r>
            <w:r w:rsidR="00A405AF">
              <w:rPr>
                <w:webHidden/>
              </w:rPr>
            </w:r>
            <w:r w:rsidR="00A405AF">
              <w:rPr>
                <w:webHidden/>
              </w:rPr>
              <w:fldChar w:fldCharType="separate"/>
            </w:r>
            <w:r w:rsidR="00A405AF">
              <w:rPr>
                <w:webHidden/>
              </w:rPr>
              <w:t>30</w:t>
            </w:r>
            <w:r w:rsidR="00A405AF">
              <w:rPr>
                <w:webHidden/>
              </w:rPr>
              <w:fldChar w:fldCharType="end"/>
            </w:r>
          </w:hyperlink>
        </w:p>
        <w:p w14:paraId="2ED96C6C" w14:textId="48B38E9C" w:rsidR="00A405AF" w:rsidRDefault="00CD3E3B">
          <w:pPr>
            <w:pStyle w:val="TOC2"/>
            <w:rPr>
              <w:rFonts w:eastAsiaTheme="minorEastAsia"/>
              <w:b w:val="0"/>
              <w:bCs w:val="0"/>
              <w:lang w:val="en-GB" w:eastAsia="en-GB"/>
            </w:rPr>
          </w:pPr>
          <w:hyperlink w:anchor="_Toc130303133" w:history="1">
            <w:r w:rsidR="00A405AF" w:rsidRPr="00841A3A">
              <w:rPr>
                <w:rStyle w:val="Hyperlink"/>
                <w:rFonts w:cstheme="minorHAnsi"/>
              </w:rPr>
              <w:t>Part 5:  Development of the Remedy Plan</w:t>
            </w:r>
            <w:r w:rsidR="00A405AF">
              <w:rPr>
                <w:webHidden/>
              </w:rPr>
              <w:tab/>
            </w:r>
            <w:r w:rsidR="00A405AF">
              <w:rPr>
                <w:webHidden/>
              </w:rPr>
              <w:fldChar w:fldCharType="begin"/>
            </w:r>
            <w:r w:rsidR="00A405AF">
              <w:rPr>
                <w:webHidden/>
              </w:rPr>
              <w:instrText xml:space="preserve"> PAGEREF _Toc130303133 \h </w:instrText>
            </w:r>
            <w:r w:rsidR="00A405AF">
              <w:rPr>
                <w:webHidden/>
              </w:rPr>
            </w:r>
            <w:r w:rsidR="00A405AF">
              <w:rPr>
                <w:webHidden/>
              </w:rPr>
              <w:fldChar w:fldCharType="separate"/>
            </w:r>
            <w:r w:rsidR="00A405AF">
              <w:rPr>
                <w:webHidden/>
              </w:rPr>
              <w:t>32</w:t>
            </w:r>
            <w:r w:rsidR="00A405AF">
              <w:rPr>
                <w:webHidden/>
              </w:rPr>
              <w:fldChar w:fldCharType="end"/>
            </w:r>
          </w:hyperlink>
        </w:p>
        <w:p w14:paraId="66212A3F" w14:textId="12C7A377" w:rsidR="00A405AF" w:rsidRDefault="00CD3E3B">
          <w:pPr>
            <w:pStyle w:val="TOC2"/>
            <w:rPr>
              <w:rFonts w:eastAsiaTheme="minorEastAsia"/>
              <w:b w:val="0"/>
              <w:bCs w:val="0"/>
              <w:lang w:val="en-GB" w:eastAsia="en-GB"/>
            </w:rPr>
          </w:pPr>
          <w:hyperlink w:anchor="_Toc130303134" w:history="1">
            <w:r w:rsidR="00A405AF" w:rsidRPr="00841A3A">
              <w:rPr>
                <w:rStyle w:val="Hyperlink"/>
                <w:rFonts w:cstheme="minorHAnsi"/>
              </w:rPr>
              <w:t>Part 6: Implementation of the Remedy Plan</w:t>
            </w:r>
            <w:r w:rsidR="00A405AF">
              <w:rPr>
                <w:webHidden/>
              </w:rPr>
              <w:tab/>
            </w:r>
            <w:r w:rsidR="00A405AF">
              <w:rPr>
                <w:webHidden/>
              </w:rPr>
              <w:fldChar w:fldCharType="begin"/>
            </w:r>
            <w:r w:rsidR="00A405AF">
              <w:rPr>
                <w:webHidden/>
              </w:rPr>
              <w:instrText xml:space="preserve"> PAGEREF _Toc130303134 \h </w:instrText>
            </w:r>
            <w:r w:rsidR="00A405AF">
              <w:rPr>
                <w:webHidden/>
              </w:rPr>
            </w:r>
            <w:r w:rsidR="00A405AF">
              <w:rPr>
                <w:webHidden/>
              </w:rPr>
              <w:fldChar w:fldCharType="separate"/>
            </w:r>
            <w:r w:rsidR="00A405AF">
              <w:rPr>
                <w:webHidden/>
              </w:rPr>
              <w:t>34</w:t>
            </w:r>
            <w:r w:rsidR="00A405AF">
              <w:rPr>
                <w:webHidden/>
              </w:rPr>
              <w:fldChar w:fldCharType="end"/>
            </w:r>
          </w:hyperlink>
        </w:p>
        <w:p w14:paraId="215EA9E0" w14:textId="51D4A99F" w:rsidR="00A405AF" w:rsidRDefault="00CD3E3B">
          <w:pPr>
            <w:pStyle w:val="TOC2"/>
            <w:rPr>
              <w:rFonts w:eastAsiaTheme="minorEastAsia"/>
              <w:b w:val="0"/>
              <w:bCs w:val="0"/>
              <w:lang w:val="en-GB" w:eastAsia="en-GB"/>
            </w:rPr>
          </w:pPr>
          <w:hyperlink w:anchor="_Toc130303135" w:history="1">
            <w:r w:rsidR="00A405AF" w:rsidRPr="00841A3A">
              <w:rPr>
                <w:rStyle w:val="Hyperlink"/>
                <w:rFonts w:cstheme="minorHAnsi"/>
              </w:rPr>
              <w:t>Part 7: Monitoring, reporting, transparency, and demonstration of progress</w:t>
            </w:r>
            <w:r w:rsidR="00A405AF">
              <w:rPr>
                <w:webHidden/>
              </w:rPr>
              <w:tab/>
            </w:r>
            <w:r w:rsidR="00A405AF">
              <w:rPr>
                <w:webHidden/>
              </w:rPr>
              <w:fldChar w:fldCharType="begin"/>
            </w:r>
            <w:r w:rsidR="00A405AF">
              <w:rPr>
                <w:webHidden/>
              </w:rPr>
              <w:instrText xml:space="preserve"> PAGEREF _Toc130303135 \h </w:instrText>
            </w:r>
            <w:r w:rsidR="00A405AF">
              <w:rPr>
                <w:webHidden/>
              </w:rPr>
            </w:r>
            <w:r w:rsidR="00A405AF">
              <w:rPr>
                <w:webHidden/>
              </w:rPr>
              <w:fldChar w:fldCharType="separate"/>
            </w:r>
            <w:r w:rsidR="00A405AF">
              <w:rPr>
                <w:webHidden/>
              </w:rPr>
              <w:t>35</w:t>
            </w:r>
            <w:r w:rsidR="00A405AF">
              <w:rPr>
                <w:webHidden/>
              </w:rPr>
              <w:fldChar w:fldCharType="end"/>
            </w:r>
          </w:hyperlink>
        </w:p>
        <w:p w14:paraId="47A7BAEF" w14:textId="1AA6FDDE" w:rsidR="00A405AF" w:rsidRDefault="00CD3E3B">
          <w:pPr>
            <w:pStyle w:val="TOC1"/>
            <w:rPr>
              <w:rFonts w:eastAsiaTheme="minorEastAsia"/>
              <w:b w:val="0"/>
              <w:noProof/>
              <w:lang w:val="en-GB" w:eastAsia="en-GB"/>
            </w:rPr>
          </w:pPr>
          <w:hyperlink w:anchor="_Toc130303136" w:history="1">
            <w:r w:rsidR="00A405AF" w:rsidRPr="00841A3A">
              <w:rPr>
                <w:rStyle w:val="Hyperlink"/>
                <w:rFonts w:cstheme="minorHAnsi"/>
                <w:bCs/>
                <w:noProof/>
                <w:lang w:val="en-US"/>
              </w:rPr>
              <w:t>Verbal forms for the expression of provisions</w:t>
            </w:r>
            <w:r w:rsidR="00A405AF">
              <w:rPr>
                <w:noProof/>
                <w:webHidden/>
              </w:rPr>
              <w:tab/>
            </w:r>
            <w:r w:rsidR="00A405AF">
              <w:rPr>
                <w:noProof/>
                <w:webHidden/>
              </w:rPr>
              <w:fldChar w:fldCharType="begin"/>
            </w:r>
            <w:r w:rsidR="00A405AF">
              <w:rPr>
                <w:noProof/>
                <w:webHidden/>
              </w:rPr>
              <w:instrText xml:space="preserve"> PAGEREF _Toc130303136 \h </w:instrText>
            </w:r>
            <w:r w:rsidR="00A405AF">
              <w:rPr>
                <w:noProof/>
                <w:webHidden/>
              </w:rPr>
            </w:r>
            <w:r w:rsidR="00A405AF">
              <w:rPr>
                <w:noProof/>
                <w:webHidden/>
              </w:rPr>
              <w:fldChar w:fldCharType="separate"/>
            </w:r>
            <w:r w:rsidR="00A405AF">
              <w:rPr>
                <w:noProof/>
                <w:webHidden/>
              </w:rPr>
              <w:t>40</w:t>
            </w:r>
            <w:r w:rsidR="00A405AF">
              <w:rPr>
                <w:noProof/>
                <w:webHidden/>
              </w:rPr>
              <w:fldChar w:fldCharType="end"/>
            </w:r>
          </w:hyperlink>
        </w:p>
        <w:p w14:paraId="08BB4462" w14:textId="3AF74E5A" w:rsidR="00A405AF" w:rsidRDefault="00CD3E3B">
          <w:pPr>
            <w:pStyle w:val="TOC1"/>
            <w:rPr>
              <w:rFonts w:eastAsiaTheme="minorEastAsia"/>
              <w:b w:val="0"/>
              <w:noProof/>
              <w:lang w:val="en-GB" w:eastAsia="en-GB"/>
            </w:rPr>
          </w:pPr>
          <w:hyperlink w:anchor="_Toc130303137" w:history="1">
            <w:r w:rsidR="00A405AF" w:rsidRPr="00841A3A">
              <w:rPr>
                <w:rStyle w:val="Hyperlink"/>
                <w:rFonts w:cstheme="minorHAnsi"/>
                <w:bCs/>
                <w:noProof/>
                <w:lang w:val="en-GB" w:eastAsia="en-GB"/>
              </w:rPr>
              <w:t>Abbreviations</w:t>
            </w:r>
            <w:r w:rsidR="00A405AF">
              <w:rPr>
                <w:noProof/>
                <w:webHidden/>
              </w:rPr>
              <w:tab/>
            </w:r>
            <w:r w:rsidR="00A405AF">
              <w:rPr>
                <w:noProof/>
                <w:webHidden/>
              </w:rPr>
              <w:fldChar w:fldCharType="begin"/>
            </w:r>
            <w:r w:rsidR="00A405AF">
              <w:rPr>
                <w:noProof/>
                <w:webHidden/>
              </w:rPr>
              <w:instrText xml:space="preserve"> PAGEREF _Toc130303137 \h </w:instrText>
            </w:r>
            <w:r w:rsidR="00A405AF">
              <w:rPr>
                <w:noProof/>
                <w:webHidden/>
              </w:rPr>
            </w:r>
            <w:r w:rsidR="00A405AF">
              <w:rPr>
                <w:noProof/>
                <w:webHidden/>
              </w:rPr>
              <w:fldChar w:fldCharType="separate"/>
            </w:r>
            <w:r w:rsidR="00A405AF">
              <w:rPr>
                <w:noProof/>
                <w:webHidden/>
              </w:rPr>
              <w:t>40</w:t>
            </w:r>
            <w:r w:rsidR="00A405AF">
              <w:rPr>
                <w:noProof/>
                <w:webHidden/>
              </w:rPr>
              <w:fldChar w:fldCharType="end"/>
            </w:r>
          </w:hyperlink>
        </w:p>
        <w:p w14:paraId="133B2A1D" w14:textId="6069591E" w:rsidR="00A405AF" w:rsidRDefault="00CD3E3B">
          <w:pPr>
            <w:pStyle w:val="TOC1"/>
            <w:rPr>
              <w:rFonts w:eastAsiaTheme="minorEastAsia"/>
              <w:b w:val="0"/>
              <w:noProof/>
              <w:lang w:val="en-GB" w:eastAsia="en-GB"/>
            </w:rPr>
          </w:pPr>
          <w:hyperlink w:anchor="_Toc130303138" w:history="1">
            <w:r w:rsidR="00A405AF" w:rsidRPr="00841A3A">
              <w:rPr>
                <w:rStyle w:val="Hyperlink"/>
                <w:rFonts w:cstheme="minorHAnsi"/>
                <w:bCs/>
                <w:noProof/>
              </w:rPr>
              <w:t>Terms and Definitions</w:t>
            </w:r>
            <w:r w:rsidR="00A405AF">
              <w:rPr>
                <w:noProof/>
                <w:webHidden/>
              </w:rPr>
              <w:tab/>
            </w:r>
            <w:r w:rsidR="00A405AF">
              <w:rPr>
                <w:noProof/>
                <w:webHidden/>
              </w:rPr>
              <w:fldChar w:fldCharType="begin"/>
            </w:r>
            <w:r w:rsidR="00A405AF">
              <w:rPr>
                <w:noProof/>
                <w:webHidden/>
              </w:rPr>
              <w:instrText xml:space="preserve"> PAGEREF _Toc130303138 \h </w:instrText>
            </w:r>
            <w:r w:rsidR="00A405AF">
              <w:rPr>
                <w:noProof/>
                <w:webHidden/>
              </w:rPr>
            </w:r>
            <w:r w:rsidR="00A405AF">
              <w:rPr>
                <w:noProof/>
                <w:webHidden/>
              </w:rPr>
              <w:fldChar w:fldCharType="separate"/>
            </w:r>
            <w:r w:rsidR="00A405AF">
              <w:rPr>
                <w:noProof/>
                <w:webHidden/>
              </w:rPr>
              <w:t>41</w:t>
            </w:r>
            <w:r w:rsidR="00A405AF">
              <w:rPr>
                <w:noProof/>
                <w:webHidden/>
              </w:rPr>
              <w:fldChar w:fldCharType="end"/>
            </w:r>
          </w:hyperlink>
        </w:p>
        <w:p w14:paraId="5FCB4B16" w14:textId="2A438895" w:rsidR="00A405AF" w:rsidRDefault="00CD3E3B">
          <w:pPr>
            <w:pStyle w:val="TOC1"/>
            <w:rPr>
              <w:rFonts w:eastAsiaTheme="minorEastAsia"/>
              <w:b w:val="0"/>
              <w:noProof/>
              <w:lang w:val="en-GB" w:eastAsia="en-GB"/>
            </w:rPr>
          </w:pPr>
          <w:hyperlink w:anchor="_Toc130303139" w:history="1">
            <w:r w:rsidR="00A405AF" w:rsidRPr="00841A3A">
              <w:rPr>
                <w:rStyle w:val="Hyperlink"/>
                <w:rFonts w:cstheme="minorHAnsi"/>
                <w:bCs/>
                <w:noProof/>
                <w:lang w:val="en-GB"/>
              </w:rPr>
              <w:t xml:space="preserve">Annex 1: </w:t>
            </w:r>
            <w:r w:rsidR="00A405AF" w:rsidRPr="00841A3A">
              <w:rPr>
                <w:rStyle w:val="Hyperlink"/>
                <w:rFonts w:cstheme="minorHAnsi"/>
                <w:bCs/>
                <w:noProof/>
              </w:rPr>
              <w:t>Third Party Verification Checklist</w:t>
            </w:r>
            <w:r w:rsidR="00A405AF">
              <w:rPr>
                <w:noProof/>
                <w:webHidden/>
              </w:rPr>
              <w:tab/>
            </w:r>
            <w:r w:rsidR="00A405AF">
              <w:rPr>
                <w:noProof/>
                <w:webHidden/>
              </w:rPr>
              <w:fldChar w:fldCharType="begin"/>
            </w:r>
            <w:r w:rsidR="00A405AF">
              <w:rPr>
                <w:noProof/>
                <w:webHidden/>
              </w:rPr>
              <w:instrText xml:space="preserve"> PAGEREF _Toc130303139 \h </w:instrText>
            </w:r>
            <w:r w:rsidR="00A405AF">
              <w:rPr>
                <w:noProof/>
                <w:webHidden/>
              </w:rPr>
            </w:r>
            <w:r w:rsidR="00A405AF">
              <w:rPr>
                <w:noProof/>
                <w:webHidden/>
              </w:rPr>
              <w:fldChar w:fldCharType="separate"/>
            </w:r>
            <w:r w:rsidR="00A405AF">
              <w:rPr>
                <w:noProof/>
                <w:webHidden/>
              </w:rPr>
              <w:t>55</w:t>
            </w:r>
            <w:r w:rsidR="00A405AF">
              <w:rPr>
                <w:noProof/>
                <w:webHidden/>
              </w:rPr>
              <w:fldChar w:fldCharType="end"/>
            </w:r>
          </w:hyperlink>
        </w:p>
        <w:p w14:paraId="150C7FCF" w14:textId="51DA762D" w:rsidR="00A405AF" w:rsidRDefault="00CD3E3B">
          <w:pPr>
            <w:pStyle w:val="TOC1"/>
            <w:rPr>
              <w:rFonts w:eastAsiaTheme="minorEastAsia"/>
              <w:b w:val="0"/>
              <w:noProof/>
              <w:lang w:val="en-GB" w:eastAsia="en-GB"/>
            </w:rPr>
          </w:pPr>
          <w:hyperlink w:anchor="_Toc130303140" w:history="1">
            <w:r w:rsidR="00A405AF" w:rsidRPr="00841A3A">
              <w:rPr>
                <w:rStyle w:val="Hyperlink"/>
                <w:rFonts w:cstheme="minorHAnsi"/>
                <w:bCs/>
                <w:noProof/>
                <w:lang w:val="en-US"/>
              </w:rPr>
              <w:t xml:space="preserve">Annex 2: </w:t>
            </w:r>
            <w:r w:rsidR="00A405AF" w:rsidRPr="00841A3A">
              <w:rPr>
                <w:rStyle w:val="Hyperlink"/>
                <w:rFonts w:cstheme="minorHAnsi"/>
                <w:bCs/>
                <w:noProof/>
              </w:rPr>
              <w:t>Forest Type Classes</w:t>
            </w:r>
            <w:r w:rsidR="00A405AF">
              <w:rPr>
                <w:noProof/>
                <w:webHidden/>
              </w:rPr>
              <w:tab/>
            </w:r>
            <w:r w:rsidR="00A405AF">
              <w:rPr>
                <w:noProof/>
                <w:webHidden/>
              </w:rPr>
              <w:fldChar w:fldCharType="begin"/>
            </w:r>
            <w:r w:rsidR="00A405AF">
              <w:rPr>
                <w:noProof/>
                <w:webHidden/>
              </w:rPr>
              <w:instrText xml:space="preserve"> PAGEREF _Toc130303140 \h </w:instrText>
            </w:r>
            <w:r w:rsidR="00A405AF">
              <w:rPr>
                <w:noProof/>
                <w:webHidden/>
              </w:rPr>
            </w:r>
            <w:r w:rsidR="00A405AF">
              <w:rPr>
                <w:noProof/>
                <w:webHidden/>
              </w:rPr>
              <w:fldChar w:fldCharType="separate"/>
            </w:r>
            <w:r w:rsidR="00A405AF">
              <w:rPr>
                <w:noProof/>
                <w:webHidden/>
              </w:rPr>
              <w:t>59</w:t>
            </w:r>
            <w:r w:rsidR="00A405AF">
              <w:rPr>
                <w:noProof/>
                <w:webHidden/>
              </w:rPr>
              <w:fldChar w:fldCharType="end"/>
            </w:r>
          </w:hyperlink>
        </w:p>
        <w:p w14:paraId="1B8FE27F" w14:textId="65C20AEA" w:rsidR="00A405AF" w:rsidRDefault="00CD3E3B">
          <w:pPr>
            <w:pStyle w:val="TOC1"/>
            <w:rPr>
              <w:rFonts w:eastAsiaTheme="minorEastAsia"/>
              <w:b w:val="0"/>
              <w:noProof/>
              <w:lang w:val="en-GB" w:eastAsia="en-GB"/>
            </w:rPr>
          </w:pPr>
          <w:hyperlink w:anchor="_Toc130303141" w:history="1">
            <w:r w:rsidR="00A405AF" w:rsidRPr="00841A3A">
              <w:rPr>
                <w:rStyle w:val="Hyperlink"/>
                <w:rFonts w:cstheme="minorHAnsi"/>
                <w:bCs/>
                <w:noProof/>
                <w:lang w:val="en-US"/>
              </w:rPr>
              <w:t xml:space="preserve">Annex 3: </w:t>
            </w:r>
            <w:r w:rsidR="00A405AF" w:rsidRPr="00841A3A">
              <w:rPr>
                <w:rStyle w:val="Hyperlink"/>
                <w:rFonts w:cstheme="minorHAnsi"/>
                <w:bCs/>
                <w:noProof/>
                <w:lang w:val="en-GB"/>
              </w:rPr>
              <w:t>Sample Indicators for Core Requirements</w:t>
            </w:r>
            <w:r w:rsidR="00A405AF">
              <w:rPr>
                <w:noProof/>
                <w:webHidden/>
              </w:rPr>
              <w:tab/>
            </w:r>
            <w:r w:rsidR="00A405AF">
              <w:rPr>
                <w:noProof/>
                <w:webHidden/>
              </w:rPr>
              <w:fldChar w:fldCharType="begin"/>
            </w:r>
            <w:r w:rsidR="00A405AF">
              <w:rPr>
                <w:noProof/>
                <w:webHidden/>
              </w:rPr>
              <w:instrText xml:space="preserve"> PAGEREF _Toc130303141 \h </w:instrText>
            </w:r>
            <w:r w:rsidR="00A405AF">
              <w:rPr>
                <w:noProof/>
                <w:webHidden/>
              </w:rPr>
            </w:r>
            <w:r w:rsidR="00A405AF">
              <w:rPr>
                <w:noProof/>
                <w:webHidden/>
              </w:rPr>
              <w:fldChar w:fldCharType="separate"/>
            </w:r>
            <w:r w:rsidR="00A405AF">
              <w:rPr>
                <w:noProof/>
                <w:webHidden/>
              </w:rPr>
              <w:t>61</w:t>
            </w:r>
            <w:r w:rsidR="00A405AF">
              <w:rPr>
                <w:noProof/>
                <w:webHidden/>
              </w:rPr>
              <w:fldChar w:fldCharType="end"/>
            </w:r>
          </w:hyperlink>
        </w:p>
        <w:p w14:paraId="79F0E1BF" w14:textId="49F51704" w:rsidR="00A405AF" w:rsidRDefault="00CD3E3B">
          <w:pPr>
            <w:pStyle w:val="TOC1"/>
            <w:rPr>
              <w:rFonts w:eastAsiaTheme="minorEastAsia"/>
              <w:b w:val="0"/>
              <w:noProof/>
              <w:lang w:val="en-GB" w:eastAsia="en-GB"/>
            </w:rPr>
          </w:pPr>
          <w:hyperlink w:anchor="_Toc130303142" w:history="1">
            <w:r w:rsidR="00A405AF" w:rsidRPr="00841A3A">
              <w:rPr>
                <w:rStyle w:val="Hyperlink"/>
                <w:rFonts w:cstheme="minorHAnsi"/>
                <w:bCs/>
                <w:noProof/>
              </w:rPr>
              <w:t xml:space="preserve">Annex 4: Indicators for evaluating Conformity with the </w:t>
            </w:r>
            <w:r w:rsidR="00A405AF" w:rsidRPr="00841A3A">
              <w:rPr>
                <w:rStyle w:val="Hyperlink"/>
                <w:rFonts w:cstheme="minorHAnsi"/>
                <w:bCs/>
                <w:i/>
                <w:noProof/>
              </w:rPr>
              <w:t>Policy for the Association of Organizations with FSC</w:t>
            </w:r>
            <w:r w:rsidR="00A405AF">
              <w:rPr>
                <w:noProof/>
                <w:webHidden/>
              </w:rPr>
              <w:tab/>
            </w:r>
            <w:r w:rsidR="00A405AF">
              <w:rPr>
                <w:noProof/>
                <w:webHidden/>
              </w:rPr>
              <w:fldChar w:fldCharType="begin"/>
            </w:r>
            <w:r w:rsidR="00A405AF">
              <w:rPr>
                <w:noProof/>
                <w:webHidden/>
              </w:rPr>
              <w:instrText xml:space="preserve"> PAGEREF _Toc130303142 \h </w:instrText>
            </w:r>
            <w:r w:rsidR="00A405AF">
              <w:rPr>
                <w:noProof/>
                <w:webHidden/>
              </w:rPr>
            </w:r>
            <w:r w:rsidR="00A405AF">
              <w:rPr>
                <w:noProof/>
                <w:webHidden/>
              </w:rPr>
              <w:fldChar w:fldCharType="separate"/>
            </w:r>
            <w:r w:rsidR="00A405AF">
              <w:rPr>
                <w:noProof/>
                <w:webHidden/>
              </w:rPr>
              <w:t>63</w:t>
            </w:r>
            <w:r w:rsidR="00A405AF">
              <w:rPr>
                <w:noProof/>
                <w:webHidden/>
              </w:rPr>
              <w:fldChar w:fldCharType="end"/>
            </w:r>
          </w:hyperlink>
        </w:p>
        <w:p w14:paraId="291164C2" w14:textId="35302975" w:rsidR="00A405AF" w:rsidRDefault="00CD3E3B">
          <w:pPr>
            <w:pStyle w:val="TOC1"/>
            <w:rPr>
              <w:rFonts w:eastAsiaTheme="minorEastAsia"/>
              <w:b w:val="0"/>
              <w:noProof/>
              <w:lang w:val="en-GB" w:eastAsia="en-GB"/>
            </w:rPr>
          </w:pPr>
          <w:hyperlink w:anchor="_Toc130303143" w:history="1">
            <w:r w:rsidR="00A405AF" w:rsidRPr="00841A3A">
              <w:rPr>
                <w:rStyle w:val="Hyperlink"/>
                <w:rFonts w:cstheme="minorHAnsi"/>
                <w:bCs/>
                <w:noProof/>
              </w:rPr>
              <w:t>Annex 5: Requirements for Certification Bodies</w:t>
            </w:r>
            <w:r w:rsidR="00A405AF">
              <w:rPr>
                <w:noProof/>
                <w:webHidden/>
              </w:rPr>
              <w:tab/>
            </w:r>
            <w:r w:rsidR="00A405AF">
              <w:rPr>
                <w:noProof/>
                <w:webHidden/>
              </w:rPr>
              <w:fldChar w:fldCharType="begin"/>
            </w:r>
            <w:r w:rsidR="00A405AF">
              <w:rPr>
                <w:noProof/>
                <w:webHidden/>
              </w:rPr>
              <w:instrText xml:space="preserve"> PAGEREF _Toc130303143 \h </w:instrText>
            </w:r>
            <w:r w:rsidR="00A405AF">
              <w:rPr>
                <w:noProof/>
                <w:webHidden/>
              </w:rPr>
            </w:r>
            <w:r w:rsidR="00A405AF">
              <w:rPr>
                <w:noProof/>
                <w:webHidden/>
              </w:rPr>
              <w:fldChar w:fldCharType="separate"/>
            </w:r>
            <w:r w:rsidR="00A405AF">
              <w:rPr>
                <w:noProof/>
                <w:webHidden/>
              </w:rPr>
              <w:t>66</w:t>
            </w:r>
            <w:r w:rsidR="00A405AF">
              <w:rPr>
                <w:noProof/>
                <w:webHidden/>
              </w:rPr>
              <w:fldChar w:fldCharType="end"/>
            </w:r>
          </w:hyperlink>
        </w:p>
        <w:p w14:paraId="1B53306F" w14:textId="23C55370" w:rsidR="00A405AF" w:rsidRDefault="00CD3E3B">
          <w:pPr>
            <w:pStyle w:val="TOC1"/>
            <w:rPr>
              <w:rFonts w:eastAsiaTheme="minorEastAsia"/>
              <w:b w:val="0"/>
              <w:noProof/>
              <w:lang w:val="en-GB" w:eastAsia="en-GB"/>
            </w:rPr>
          </w:pPr>
          <w:hyperlink w:anchor="_Toc130303144" w:history="1">
            <w:r w:rsidR="00A405AF" w:rsidRPr="00841A3A">
              <w:rPr>
                <w:rStyle w:val="Hyperlink"/>
                <w:rFonts w:cstheme="minorHAnsi"/>
                <w:bCs/>
                <w:noProof/>
              </w:rPr>
              <w:t>Annex 6: Elements and Steps for FPIC* Processes</w:t>
            </w:r>
            <w:r w:rsidR="00A405AF">
              <w:rPr>
                <w:noProof/>
                <w:webHidden/>
              </w:rPr>
              <w:tab/>
            </w:r>
            <w:r w:rsidR="00A405AF">
              <w:rPr>
                <w:noProof/>
                <w:webHidden/>
              </w:rPr>
              <w:fldChar w:fldCharType="begin"/>
            </w:r>
            <w:r w:rsidR="00A405AF">
              <w:rPr>
                <w:noProof/>
                <w:webHidden/>
              </w:rPr>
              <w:instrText xml:space="preserve"> PAGEREF _Toc130303144 \h </w:instrText>
            </w:r>
            <w:r w:rsidR="00A405AF">
              <w:rPr>
                <w:noProof/>
                <w:webHidden/>
              </w:rPr>
            </w:r>
            <w:r w:rsidR="00A405AF">
              <w:rPr>
                <w:noProof/>
                <w:webHidden/>
              </w:rPr>
              <w:fldChar w:fldCharType="separate"/>
            </w:r>
            <w:r w:rsidR="00A405AF">
              <w:rPr>
                <w:noProof/>
                <w:webHidden/>
              </w:rPr>
              <w:t>67</w:t>
            </w:r>
            <w:r w:rsidR="00A405AF">
              <w:rPr>
                <w:noProof/>
                <w:webHidden/>
              </w:rPr>
              <w:fldChar w:fldCharType="end"/>
            </w:r>
          </w:hyperlink>
        </w:p>
        <w:p w14:paraId="32E1FB0F" w14:textId="6175D083" w:rsidR="00030B5D" w:rsidRDefault="007771EE" w:rsidP="00030B5D">
          <w:r>
            <w:rPr>
              <w:b/>
            </w:rPr>
            <w:fldChar w:fldCharType="end"/>
          </w:r>
        </w:p>
      </w:sdtContent>
    </w:sdt>
    <w:p w14:paraId="22693855" w14:textId="43229EE7" w:rsidR="00CF29A2" w:rsidRDefault="00CF29A2">
      <w:pPr>
        <w:spacing w:before="0" w:after="160" w:line="259" w:lineRule="auto"/>
      </w:pPr>
      <w:r>
        <w:br w:type="page"/>
      </w:r>
    </w:p>
    <w:p w14:paraId="15968186" w14:textId="3165F0CD" w:rsidR="1C56C7B7" w:rsidRPr="0085128B" w:rsidRDefault="1C56C7B7" w:rsidP="14A72800">
      <w:pPr>
        <w:pStyle w:val="Heading1"/>
        <w:rPr>
          <w:rFonts w:asciiTheme="minorHAnsi" w:hAnsiTheme="minorHAnsi" w:cstheme="minorHAnsi"/>
          <w:b/>
          <w:bCs/>
        </w:rPr>
      </w:pPr>
      <w:bookmarkStart w:id="1" w:name="_Toc874832376"/>
      <w:bookmarkStart w:id="2" w:name="_Toc2109727008"/>
      <w:bookmarkStart w:id="3" w:name="_Toc704191447"/>
      <w:bookmarkStart w:id="4" w:name="_Toc109055791"/>
      <w:bookmarkStart w:id="5" w:name="_Ref109123924"/>
      <w:bookmarkStart w:id="6" w:name="_Toc130303118"/>
      <w:r w:rsidRPr="006C55A5">
        <w:rPr>
          <w:rFonts w:asciiTheme="minorHAnsi" w:hAnsiTheme="minorHAnsi" w:cstheme="minorHAnsi"/>
          <w:b/>
          <w:bCs/>
        </w:rPr>
        <w:lastRenderedPageBreak/>
        <w:t>Introduction</w:t>
      </w:r>
      <w:bookmarkEnd w:id="1"/>
      <w:bookmarkEnd w:id="2"/>
      <w:bookmarkEnd w:id="3"/>
      <w:bookmarkEnd w:id="4"/>
      <w:bookmarkEnd w:id="5"/>
      <w:bookmarkEnd w:id="6"/>
    </w:p>
    <w:p w14:paraId="2536256F" w14:textId="765A61D6" w:rsidR="001273BE" w:rsidRDefault="00CE2389" w:rsidP="14A72800">
      <w:pPr>
        <w:jc w:val="both"/>
        <w:rPr>
          <w:rFonts w:eastAsia="Arial" w:cs="Arial"/>
        </w:rPr>
      </w:pPr>
      <w:r w:rsidRPr="001273BE">
        <w:rPr>
          <w:rFonts w:eastAsia="Arial" w:cs="Arial"/>
          <w:noProof/>
        </w:rPr>
        <mc:AlternateContent>
          <mc:Choice Requires="wps">
            <w:drawing>
              <wp:anchor distT="45720" distB="45720" distL="114300" distR="114300" simplePos="0" relativeHeight="251658260" behindDoc="0" locked="0" layoutInCell="1" allowOverlap="1" wp14:anchorId="1AF3A38B" wp14:editId="039254CE">
                <wp:simplePos x="0" y="0"/>
                <wp:positionH relativeFrom="page">
                  <wp:posOffset>350520</wp:posOffset>
                </wp:positionH>
                <wp:positionV relativeFrom="paragraph">
                  <wp:posOffset>1473835</wp:posOffset>
                </wp:positionV>
                <wp:extent cx="6730365" cy="1329055"/>
                <wp:effectExtent l="0" t="0" r="13335" b="23495"/>
                <wp:wrapTopAndBottom/>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0365" cy="1329055"/>
                        </a:xfrm>
                        <a:prstGeom prst="rect">
                          <a:avLst/>
                        </a:prstGeom>
                        <a:solidFill>
                          <a:srgbClr val="FFFFFF"/>
                        </a:solidFill>
                        <a:ln w="9525">
                          <a:solidFill>
                            <a:srgbClr val="000000"/>
                          </a:solidFill>
                          <a:miter lim="800000"/>
                          <a:headEnd/>
                          <a:tailEnd/>
                        </a:ln>
                      </wps:spPr>
                      <wps:txbx>
                        <w:txbxContent>
                          <w:p w14:paraId="4FE7EB6E" w14:textId="25518937" w:rsidR="001273BE" w:rsidRDefault="001273BE">
                            <w:pPr>
                              <w:rPr>
                                <w:i/>
                                <w:iCs/>
                              </w:rPr>
                            </w:pPr>
                            <w:r>
                              <w:t xml:space="preserve">Box 1: Basic outline of the </w:t>
                            </w:r>
                            <w:r w:rsidRPr="00431933">
                              <w:rPr>
                                <w:i/>
                                <w:iCs/>
                              </w:rPr>
                              <w:t>FSC Remedy Framework</w:t>
                            </w:r>
                          </w:p>
                          <w:p w14:paraId="729F0891" w14:textId="6C38BAA8" w:rsidR="00145773" w:rsidRDefault="00145773" w:rsidP="00A96182">
                            <w:r>
                              <w:rPr>
                                <w:noProof/>
                              </w:rPr>
                              <w:drawing>
                                <wp:inline distT="0" distB="0" distL="0" distR="0" wp14:anchorId="575D9EB7" wp14:editId="08D3F5AE">
                                  <wp:extent cx="6613452" cy="813839"/>
                                  <wp:effectExtent l="0" t="0" r="0" b="5715"/>
                                  <wp:docPr id="6" name="Picture 6" title="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_1029.Emf"/>
                                          <pic:cNvPicPr/>
                                        </pic:nvPicPr>
                                        <pic:blipFill>
                                          <a:blip r:embed="rId15" cstate="print">
                                            <a:extLst>
                                              <a:ext uri="77d83049-fcb3-4af0-a3ec-6c314173bd85"/>
                                            </a:extLst>
                                          </a:blip>
                                          <a:stretch>
                                            <a:fillRect/>
                                          </a:stretch>
                                        </pic:blipFill>
                                        <pic:spPr>
                                          <a:xfrm>
                                            <a:off x="0" y="0"/>
                                            <a:ext cx="6773212" cy="83349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F3A38B" id="_x0000_t202" coordsize="21600,21600" o:spt="202" path="m,l,21600r21600,l21600,xe">
                <v:stroke joinstyle="miter"/>
                <v:path gradientshapeok="t" o:connecttype="rect"/>
              </v:shapetype>
              <v:shape id="Text Box 41" o:spid="_x0000_s1027" type="#_x0000_t202" style="position:absolute;left:0;text-align:left;margin-left:27.6pt;margin-top:116.05pt;width:529.95pt;height:104.65pt;z-index:2516582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">
                <v:textbox>
                  <w:txbxContent>
                    <w:p w14:paraId="4FE7EB6E" w14:textId="25518937" w:rsidR="001273BE" w:rsidRDefault="001273BE">
                      <w:pPr>
                        <w:rPr>
                          <w:i/>
                          <w:iCs/>
                        </w:rPr>
                      </w:pPr>
                      <w:r>
                        <w:t xml:space="preserve">Box 1: Basic outline of the </w:t>
                      </w:r>
                      <w:r w:rsidRPr="00431933">
                        <w:rPr>
                          <w:i/>
                          <w:iCs/>
                        </w:rPr>
                        <w:t>FSC Remedy Framework</w:t>
                      </w:r>
                    </w:p>
                    <w:p w14:paraId="729F0891" w14:textId="6C38BAA8" w:rsidR="00145773" w:rsidRDefault="00145773" w:rsidP="00A96182">
                      <w:r>
                        <w:rPr>
                          <w:noProof/>
                        </w:rPr>
                        <w:drawing>
                          <wp:inline distT="0" distB="0" distL="0" distR="0" wp14:anchorId="575D9EB7" wp14:editId="08D3F5AE">
                            <wp:extent cx="6613452" cy="813839"/>
                            <wp:effectExtent l="0" t="0" r="0" b="5715"/>
                            <wp:docPr id="6" name="Picture 6" title="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_1029.Emf"/>
                                    <pic:cNvPicPr/>
                                  </pic:nvPicPr>
                                  <pic:blipFill>
                                    <a:blip r:embed="rId15" cstate="print">
                                      <a:extLst>
                                        <a:ext uri="77d83049-fcb3-4af0-a3ec-6c314173bd85"/>
                                      </a:extLst>
                                    </a:blip>
                                    <a:stretch>
                                      <a:fillRect/>
                                    </a:stretch>
                                  </pic:blipFill>
                                  <pic:spPr>
                                    <a:xfrm>
                                      <a:off x="0" y="0"/>
                                      <a:ext cx="6773212" cy="833499"/>
                                    </a:xfrm>
                                    <a:prstGeom prst="rect">
                                      <a:avLst/>
                                    </a:prstGeom>
                                  </pic:spPr>
                                </pic:pic>
                              </a:graphicData>
                            </a:graphic>
                          </wp:inline>
                        </w:drawing>
                      </w:r>
                    </w:p>
                  </w:txbxContent>
                </v:textbox>
                <w10:wrap type="topAndBottom" anchorx="page"/>
              </v:shape>
            </w:pict>
          </mc:Fallback>
        </mc:AlternateContent>
      </w:r>
      <w:r w:rsidR="1C56C7B7" w:rsidRPr="14A72800">
        <w:rPr>
          <w:rFonts w:eastAsia="Arial" w:cs="Arial"/>
        </w:rPr>
        <w:t xml:space="preserve">FSC has developed </w:t>
      </w:r>
      <w:r w:rsidR="1C56C7B7" w:rsidRPr="1F1F7BC9">
        <w:rPr>
          <w:rFonts w:eastAsia="Arial" w:cs="Arial"/>
        </w:rPr>
        <w:t>this</w:t>
      </w:r>
      <w:r w:rsidR="1C56C7B7" w:rsidRPr="14A72800">
        <w:rPr>
          <w:rFonts w:eastAsia="Arial" w:cs="Arial"/>
        </w:rPr>
        <w:t xml:space="preserve"> </w:t>
      </w:r>
      <w:r w:rsidR="00B20102">
        <w:rPr>
          <w:rFonts w:eastAsia="Arial" w:cs="Arial"/>
        </w:rPr>
        <w:t xml:space="preserve">version of the </w:t>
      </w:r>
      <w:r w:rsidR="1C56C7B7" w:rsidRPr="0017559A">
        <w:rPr>
          <w:rFonts w:eastAsia="Arial" w:cs="Arial"/>
          <w:i/>
          <w:iCs/>
        </w:rPr>
        <w:t>FSC Remedy Framework</w:t>
      </w:r>
      <w:r w:rsidR="1C56C7B7" w:rsidRPr="14A72800">
        <w:rPr>
          <w:rFonts w:eastAsia="Arial" w:cs="Arial"/>
        </w:rPr>
        <w:t xml:space="preserve"> to address </w:t>
      </w:r>
      <w:r w:rsidR="004540D0" w:rsidRPr="14A72800">
        <w:rPr>
          <w:rFonts w:eastAsia="Arial" w:cs="Arial"/>
          <w:i/>
          <w:iCs/>
        </w:rPr>
        <w:t>unacceptable activities</w:t>
      </w:r>
      <w:r w:rsidR="004540D0" w:rsidRPr="14A72800">
        <w:rPr>
          <w:rFonts w:eastAsia="Arial" w:cs="Arial"/>
        </w:rPr>
        <w:t>*</w:t>
      </w:r>
      <w:r w:rsidR="004540D0">
        <w:rPr>
          <w:rFonts w:eastAsia="Arial" w:cs="Arial"/>
        </w:rPr>
        <w:t xml:space="preserve"> </w:t>
      </w:r>
      <w:r w:rsidR="00A70EF6">
        <w:rPr>
          <w:rFonts w:eastAsia="Arial" w:cs="Arial"/>
        </w:rPr>
        <w:t xml:space="preserve">as </w:t>
      </w:r>
      <w:r w:rsidR="005955FF">
        <w:rPr>
          <w:rFonts w:eastAsia="Arial" w:cs="Arial"/>
        </w:rPr>
        <w:t>stipulated by</w:t>
      </w:r>
      <w:r w:rsidR="004540D0">
        <w:rPr>
          <w:rFonts w:eastAsia="Arial" w:cs="Arial"/>
        </w:rPr>
        <w:t xml:space="preserve"> the </w:t>
      </w:r>
      <w:r w:rsidR="007403EF">
        <w:rPr>
          <w:rFonts w:eastAsia="Arial" w:cs="Arial"/>
        </w:rPr>
        <w:t>FSC-POL-</w:t>
      </w:r>
      <w:r w:rsidR="002A1717">
        <w:rPr>
          <w:rFonts w:eastAsia="Arial" w:cs="Arial"/>
        </w:rPr>
        <w:t xml:space="preserve">01-004 V2-0 </w:t>
      </w:r>
      <w:r w:rsidR="1C56C7B7" w:rsidRPr="0007009A">
        <w:rPr>
          <w:rFonts w:eastAsia="Arial" w:cs="Arial"/>
          <w:i/>
          <w:iCs/>
        </w:rPr>
        <w:t xml:space="preserve">Policy for </w:t>
      </w:r>
      <w:r w:rsidR="00F97AED">
        <w:rPr>
          <w:rFonts w:eastAsia="Arial" w:cs="Arial"/>
          <w:i/>
          <w:iCs/>
        </w:rPr>
        <w:t xml:space="preserve">the </w:t>
      </w:r>
      <w:r w:rsidR="1C56C7B7" w:rsidRPr="0007009A">
        <w:rPr>
          <w:rFonts w:eastAsia="Arial" w:cs="Arial"/>
          <w:i/>
          <w:iCs/>
        </w:rPr>
        <w:t>Association</w:t>
      </w:r>
      <w:r w:rsidR="1C56C7B7">
        <w:rPr>
          <w:rFonts w:eastAsia="Arial" w:cs="Arial"/>
          <w:i/>
        </w:rPr>
        <w:t xml:space="preserve"> </w:t>
      </w:r>
      <w:r w:rsidR="00286140" w:rsidRPr="00286140">
        <w:rPr>
          <w:rFonts w:eastAsia="Arial" w:cs="Arial"/>
          <w:i/>
        </w:rPr>
        <w:t>of Organizations with FSC</w:t>
      </w:r>
      <w:r w:rsidR="1C56C7B7" w:rsidRPr="0007009A">
        <w:rPr>
          <w:rFonts w:eastAsia="Arial" w:cs="Arial"/>
          <w:i/>
        </w:rPr>
        <w:t xml:space="preserve"> </w:t>
      </w:r>
      <w:r w:rsidR="1C56C7B7" w:rsidRPr="14A72800">
        <w:rPr>
          <w:rFonts w:eastAsia="Arial" w:cs="Arial"/>
        </w:rPr>
        <w:t xml:space="preserve">and instances of </w:t>
      </w:r>
      <w:r w:rsidR="1C56C7B7" w:rsidRPr="0007009A">
        <w:rPr>
          <w:rFonts w:eastAsia="Arial" w:cs="Arial"/>
          <w:i/>
        </w:rPr>
        <w:t>conversion</w:t>
      </w:r>
      <w:r w:rsidR="002D23B2">
        <w:rPr>
          <w:rFonts w:eastAsia="Arial" w:cs="Arial"/>
        </w:rPr>
        <w:t>*</w:t>
      </w:r>
      <w:r w:rsidR="1C56C7B7" w:rsidRPr="14A72800">
        <w:rPr>
          <w:rFonts w:eastAsia="Arial" w:cs="Arial"/>
        </w:rPr>
        <w:t xml:space="preserve"> as stipulated by the </w:t>
      </w:r>
      <w:r w:rsidR="00AF61BD">
        <w:rPr>
          <w:rFonts w:eastAsia="Arial" w:cs="Arial"/>
        </w:rPr>
        <w:t xml:space="preserve">FSC-POL-01-007 V1-0 </w:t>
      </w:r>
      <w:r w:rsidR="1C56C7B7" w:rsidRPr="0007009A">
        <w:rPr>
          <w:rFonts w:eastAsia="Arial" w:cs="Arial"/>
          <w:i/>
          <w:iCs/>
        </w:rPr>
        <w:t>Policy to Address Conversion</w:t>
      </w:r>
      <w:r w:rsidR="009B41B0">
        <w:rPr>
          <w:rFonts w:eastAsia="Arial" w:cs="Arial"/>
        </w:rPr>
        <w:t>.</w:t>
      </w:r>
      <w:r w:rsidR="0065356A">
        <w:rPr>
          <w:rFonts w:eastAsia="Arial" w:cs="Arial"/>
        </w:rPr>
        <w:t xml:space="preserve"> </w:t>
      </w:r>
      <w:r w:rsidR="1C56C7B7" w:rsidRPr="00303367">
        <w:rPr>
          <w:rFonts w:eastAsia="Arial" w:cs="Arial"/>
        </w:rPr>
        <w:t>Evidence of progress</w:t>
      </w:r>
      <w:r w:rsidR="1C56C7B7" w:rsidRPr="14A72800">
        <w:rPr>
          <w:rFonts w:eastAsia="Arial" w:cs="Arial"/>
        </w:rPr>
        <w:t xml:space="preserve"> </w:t>
      </w:r>
      <w:r w:rsidR="00715F01">
        <w:rPr>
          <w:rFonts w:eastAsia="Arial" w:cs="Arial"/>
        </w:rPr>
        <w:t xml:space="preserve">of implementing </w:t>
      </w:r>
      <w:r w:rsidR="00715F01" w:rsidRPr="0087196F">
        <w:rPr>
          <w:rFonts w:eastAsia="Arial" w:cs="Arial"/>
          <w:i/>
          <w:iCs/>
        </w:rPr>
        <w:t>remed</w:t>
      </w:r>
      <w:r w:rsidR="00FE5846" w:rsidRPr="0087196F">
        <w:rPr>
          <w:rFonts w:eastAsia="Arial" w:cs="Arial"/>
          <w:i/>
          <w:iCs/>
        </w:rPr>
        <w:t>y</w:t>
      </w:r>
      <w:r w:rsidR="00FE5846">
        <w:rPr>
          <w:rFonts w:eastAsia="Arial" w:cs="Arial"/>
        </w:rPr>
        <w:t xml:space="preserve">* </w:t>
      </w:r>
      <w:r w:rsidR="1C56C7B7" w:rsidRPr="14A72800">
        <w:rPr>
          <w:rFonts w:eastAsia="Arial" w:cs="Arial"/>
        </w:rPr>
        <w:t xml:space="preserve">must be present and </w:t>
      </w:r>
      <w:r w:rsidR="002254D4">
        <w:rPr>
          <w:rFonts w:eastAsia="Arial" w:cs="Arial"/>
        </w:rPr>
        <w:t xml:space="preserve">verified </w:t>
      </w:r>
      <w:r w:rsidR="1C56C7B7" w:rsidRPr="14A72800">
        <w:rPr>
          <w:rFonts w:eastAsia="Arial" w:cs="Arial"/>
        </w:rPr>
        <w:t>prior to applying for FSC forest management certification</w:t>
      </w:r>
      <w:r w:rsidR="0017201D">
        <w:rPr>
          <w:rFonts w:eastAsia="Arial" w:cs="Arial"/>
        </w:rPr>
        <w:t>,</w:t>
      </w:r>
      <w:r w:rsidR="1C56C7B7" w:rsidRPr="14A72800">
        <w:rPr>
          <w:rFonts w:eastAsia="Arial" w:cs="Arial"/>
        </w:rPr>
        <w:t xml:space="preserve"> </w:t>
      </w:r>
      <w:r w:rsidR="1C56C7B7" w:rsidRPr="0017559A">
        <w:rPr>
          <w:rFonts w:eastAsia="Arial" w:cs="Arial"/>
          <w:i/>
          <w:iCs/>
        </w:rPr>
        <w:t>association</w:t>
      </w:r>
      <w:r w:rsidR="00306B52">
        <w:rPr>
          <w:rFonts w:eastAsia="Arial" w:cs="Arial"/>
          <w:i/>
          <w:iCs/>
        </w:rPr>
        <w:t>*</w:t>
      </w:r>
      <w:r w:rsidR="1C56C7B7" w:rsidRPr="14A72800">
        <w:rPr>
          <w:rFonts w:eastAsia="Arial" w:cs="Arial"/>
        </w:rPr>
        <w:t xml:space="preserve">, or to end </w:t>
      </w:r>
      <w:r w:rsidR="1C56C7B7" w:rsidRPr="00270C3F">
        <w:rPr>
          <w:rFonts w:eastAsia="Arial" w:cs="Arial"/>
          <w:i/>
        </w:rPr>
        <w:t>disassociation</w:t>
      </w:r>
      <w:r w:rsidR="002E64FB">
        <w:rPr>
          <w:rFonts w:eastAsia="Arial" w:cs="Arial"/>
        </w:rPr>
        <w:t>*</w:t>
      </w:r>
      <w:r w:rsidR="1C56C7B7" w:rsidRPr="14A72800">
        <w:rPr>
          <w:rFonts w:eastAsia="Arial" w:cs="Arial"/>
        </w:rPr>
        <w:t xml:space="preserve">. </w:t>
      </w:r>
      <w:r w:rsidR="00F223AF">
        <w:rPr>
          <w:rFonts w:eastAsia="Arial" w:cs="Arial"/>
        </w:rPr>
        <w:t xml:space="preserve">This framework </w:t>
      </w:r>
      <w:r w:rsidR="001D4111">
        <w:rPr>
          <w:rFonts w:eastAsia="Arial" w:cs="Arial"/>
        </w:rPr>
        <w:t>has been</w:t>
      </w:r>
      <w:r w:rsidR="00175CEB">
        <w:rPr>
          <w:rFonts w:eastAsia="Arial" w:cs="Arial"/>
        </w:rPr>
        <w:t xml:space="preserve"> developed for global implementation </w:t>
      </w:r>
      <w:r w:rsidR="001D4111">
        <w:rPr>
          <w:rFonts w:eastAsia="Arial" w:cs="Arial"/>
        </w:rPr>
        <w:t xml:space="preserve">and </w:t>
      </w:r>
      <w:r w:rsidR="00175CEB">
        <w:rPr>
          <w:rFonts w:eastAsia="Arial" w:cs="Arial"/>
        </w:rPr>
        <w:t>has many nuances and complexities to account for many different types of cases for which it will be used.</w:t>
      </w:r>
      <w:r w:rsidR="1C56C7B7" w:rsidRPr="14A72800">
        <w:rPr>
          <w:rFonts w:eastAsia="Arial" w:cs="Arial"/>
        </w:rPr>
        <w:t xml:space="preserve"> </w:t>
      </w:r>
      <w:r w:rsidR="004742D5">
        <w:rPr>
          <w:rFonts w:eastAsia="Arial" w:cs="Arial"/>
        </w:rPr>
        <w:t xml:space="preserve">Box 1 below provides </w:t>
      </w:r>
      <w:r w:rsidR="001D4111">
        <w:rPr>
          <w:rFonts w:eastAsia="Arial" w:cs="Arial"/>
        </w:rPr>
        <w:t>for a</w:t>
      </w:r>
      <w:r>
        <w:rPr>
          <w:rFonts w:eastAsia="Arial" w:cs="Arial"/>
        </w:rPr>
        <w:t xml:space="preserve"> simplified understanding of the overall process outlined in the requirements of the </w:t>
      </w:r>
      <w:r w:rsidRPr="003913B7">
        <w:rPr>
          <w:rFonts w:eastAsia="Arial" w:cs="Arial"/>
          <w:i/>
          <w:iCs/>
        </w:rPr>
        <w:t>FSC Remedy Framework</w:t>
      </w:r>
      <w:r>
        <w:rPr>
          <w:rFonts w:eastAsia="Arial" w:cs="Arial"/>
        </w:rPr>
        <w:t xml:space="preserve">. </w:t>
      </w:r>
    </w:p>
    <w:p w14:paraId="6CAFE6ED" w14:textId="77777777" w:rsidR="1C56C7B7" w:rsidRDefault="1C56C7B7" w:rsidP="14A72800">
      <w:pPr>
        <w:jc w:val="both"/>
        <w:rPr>
          <w:rFonts w:eastAsia="Arial" w:cs="Arial"/>
        </w:rPr>
      </w:pPr>
      <w:r w:rsidRPr="14A72800">
        <w:rPr>
          <w:rFonts w:eastAsia="Arial" w:cs="Arial"/>
        </w:rPr>
        <w:t xml:space="preserve">The </w:t>
      </w:r>
      <w:r w:rsidRPr="0017559A">
        <w:rPr>
          <w:rFonts w:eastAsia="Arial" w:cs="Arial"/>
          <w:i/>
          <w:iCs/>
        </w:rPr>
        <w:t>FSC Remedy Framework</w:t>
      </w:r>
      <w:r w:rsidRPr="14A72800">
        <w:rPr>
          <w:rFonts w:eastAsia="Arial" w:cs="Arial"/>
        </w:rPr>
        <w:t xml:space="preserve"> includes two levels of requirements, which are:</w:t>
      </w:r>
    </w:p>
    <w:p w14:paraId="6348E0A0" w14:textId="231F32AD" w:rsidR="1C56C7B7" w:rsidRDefault="1C56C7B7" w:rsidP="00510772">
      <w:pPr>
        <w:pStyle w:val="ListParagraph"/>
        <w:numPr>
          <w:ilvl w:val="0"/>
          <w:numId w:val="7"/>
        </w:numPr>
        <w:spacing w:before="0" w:after="0" w:line="240" w:lineRule="auto"/>
        <w:ind w:left="788" w:hanging="431"/>
        <w:jc w:val="both"/>
        <w:rPr>
          <w:rFonts w:eastAsia="Arial" w:cs="Arial"/>
        </w:rPr>
      </w:pPr>
      <w:r w:rsidRPr="14A72800">
        <w:rPr>
          <w:rFonts w:eastAsia="Arial" w:cs="Arial"/>
        </w:rPr>
        <w:t xml:space="preserve">core requirements </w:t>
      </w:r>
      <w:r w:rsidR="00251BA7">
        <w:rPr>
          <w:rFonts w:eastAsia="Arial" w:cs="Arial"/>
        </w:rPr>
        <w:t>that apply to</w:t>
      </w:r>
      <w:r w:rsidRPr="14A72800">
        <w:rPr>
          <w:rFonts w:eastAsia="Arial" w:cs="Arial"/>
        </w:rPr>
        <w:t xml:space="preserve">: </w:t>
      </w:r>
    </w:p>
    <w:p w14:paraId="21B6E268" w14:textId="3F20C1F8" w:rsidR="1C56C7B7" w:rsidRDefault="1C56C7B7" w:rsidP="00510772">
      <w:pPr>
        <w:pStyle w:val="ListParagraph"/>
        <w:numPr>
          <w:ilvl w:val="1"/>
          <w:numId w:val="7"/>
        </w:numPr>
        <w:spacing w:before="0" w:after="0" w:line="240" w:lineRule="auto"/>
        <w:jc w:val="both"/>
        <w:rPr>
          <w:rFonts w:eastAsia="Arial" w:cs="Arial"/>
        </w:rPr>
      </w:pPr>
      <w:r w:rsidRPr="14A72800">
        <w:rPr>
          <w:rFonts w:eastAsia="Arial" w:cs="Arial"/>
          <w:i/>
          <w:iCs/>
        </w:rPr>
        <w:t xml:space="preserve">The Organization* directly or indirectly involved* </w:t>
      </w:r>
      <w:r w:rsidRPr="14A72800">
        <w:rPr>
          <w:rFonts w:eastAsia="Arial" w:cs="Arial"/>
        </w:rPr>
        <w:t xml:space="preserve">in </w:t>
      </w:r>
      <w:r w:rsidRPr="14A72800">
        <w:rPr>
          <w:rFonts w:eastAsia="Arial" w:cs="Arial"/>
          <w:i/>
          <w:iCs/>
        </w:rPr>
        <w:t>conversion*</w:t>
      </w:r>
      <w:r w:rsidRPr="14A72800">
        <w:rPr>
          <w:rFonts w:eastAsia="Arial" w:cs="Arial"/>
        </w:rPr>
        <w:t xml:space="preserve"> on the </w:t>
      </w:r>
      <w:r w:rsidRPr="14A72800">
        <w:rPr>
          <w:rFonts w:eastAsia="Arial" w:cs="Arial"/>
          <w:i/>
          <w:iCs/>
        </w:rPr>
        <w:t>management unit</w:t>
      </w:r>
      <w:r w:rsidRPr="14A72800">
        <w:rPr>
          <w:rFonts w:eastAsia="Arial" w:cs="Arial"/>
        </w:rPr>
        <w:t xml:space="preserve">* </w:t>
      </w:r>
      <w:r w:rsidR="00FE1313">
        <w:rPr>
          <w:rFonts w:eastAsia="Arial" w:cs="Arial"/>
        </w:rPr>
        <w:t>between 1</w:t>
      </w:r>
      <w:r w:rsidRPr="14A72800">
        <w:rPr>
          <w:rFonts w:eastAsia="Arial" w:cs="Arial"/>
        </w:rPr>
        <w:t xml:space="preserve"> </w:t>
      </w:r>
      <w:r w:rsidR="00FE1313">
        <w:rPr>
          <w:rFonts w:eastAsia="Arial" w:cs="Arial"/>
        </w:rPr>
        <w:t>December</w:t>
      </w:r>
      <w:r w:rsidRPr="14A72800">
        <w:rPr>
          <w:rFonts w:eastAsia="Arial" w:cs="Arial"/>
        </w:rPr>
        <w:t xml:space="preserve"> 1994 and </w:t>
      </w:r>
      <w:r w:rsidR="00C947CF">
        <w:rPr>
          <w:rFonts w:eastAsia="Arial" w:cs="Arial"/>
        </w:rPr>
        <w:t xml:space="preserve">31 </w:t>
      </w:r>
      <w:r w:rsidRPr="14A72800">
        <w:rPr>
          <w:rFonts w:eastAsia="Arial" w:cs="Arial"/>
        </w:rPr>
        <w:t xml:space="preserve">December 2020; </w:t>
      </w:r>
    </w:p>
    <w:p w14:paraId="19BFCBAA" w14:textId="61182F94" w:rsidR="1C56C7B7" w:rsidRDefault="1C56C7B7" w:rsidP="00510772">
      <w:pPr>
        <w:pStyle w:val="ListParagraph"/>
        <w:numPr>
          <w:ilvl w:val="1"/>
          <w:numId w:val="7"/>
        </w:numPr>
        <w:spacing w:before="0" w:after="0" w:line="240" w:lineRule="auto"/>
        <w:jc w:val="both"/>
        <w:rPr>
          <w:rFonts w:eastAsia="Arial" w:cs="Arial"/>
        </w:rPr>
      </w:pPr>
      <w:r w:rsidRPr="14A72800">
        <w:rPr>
          <w:rFonts w:eastAsia="Arial" w:cs="Arial"/>
          <w:i/>
          <w:iCs/>
        </w:rPr>
        <w:t>The Organization*</w:t>
      </w:r>
      <w:r w:rsidRPr="14A72800">
        <w:rPr>
          <w:rFonts w:eastAsia="Arial" w:cs="Arial"/>
        </w:rPr>
        <w:t xml:space="preserve"> that has acquired </w:t>
      </w:r>
      <w:r w:rsidR="00647E65">
        <w:rPr>
          <w:rFonts w:eastAsia="Arial" w:cs="Arial"/>
        </w:rPr>
        <w:t xml:space="preserve">a </w:t>
      </w:r>
      <w:r w:rsidRPr="14A72800">
        <w:rPr>
          <w:rFonts w:eastAsia="Arial" w:cs="Arial"/>
          <w:i/>
          <w:iCs/>
        </w:rPr>
        <w:t>management unit*</w:t>
      </w:r>
      <w:r w:rsidRPr="14A72800">
        <w:rPr>
          <w:rFonts w:eastAsia="Arial" w:cs="Arial"/>
        </w:rPr>
        <w:t xml:space="preserve"> </w:t>
      </w:r>
      <w:r w:rsidR="00022E37">
        <w:rPr>
          <w:rFonts w:eastAsia="Arial" w:cs="Arial"/>
        </w:rPr>
        <w:t xml:space="preserve">where </w:t>
      </w:r>
      <w:r w:rsidR="00022E37">
        <w:rPr>
          <w:rFonts w:eastAsia="Arial" w:cs="Arial"/>
          <w:i/>
          <w:iCs/>
        </w:rPr>
        <w:t>conversion</w:t>
      </w:r>
      <w:r w:rsidR="00717BA4">
        <w:rPr>
          <w:rFonts w:eastAsia="Arial" w:cs="Arial"/>
          <w:i/>
          <w:iCs/>
        </w:rPr>
        <w:t>*</w:t>
      </w:r>
      <w:r w:rsidR="00022E37">
        <w:rPr>
          <w:rFonts w:eastAsia="Arial" w:cs="Arial"/>
          <w:i/>
          <w:iCs/>
        </w:rPr>
        <w:t xml:space="preserve"> </w:t>
      </w:r>
      <w:r w:rsidR="00022E37" w:rsidRPr="0085128B">
        <w:rPr>
          <w:rFonts w:eastAsia="Arial" w:cs="Arial"/>
        </w:rPr>
        <w:t>has taken place</w:t>
      </w:r>
      <w:r w:rsidRPr="14A72800">
        <w:rPr>
          <w:rFonts w:eastAsia="Arial" w:cs="Arial"/>
        </w:rPr>
        <w:t xml:space="preserve"> </w:t>
      </w:r>
      <w:r w:rsidR="00FE1313">
        <w:rPr>
          <w:rFonts w:eastAsia="Arial" w:cs="Arial"/>
        </w:rPr>
        <w:t xml:space="preserve">between </w:t>
      </w:r>
      <w:r w:rsidR="00365AA7">
        <w:rPr>
          <w:rFonts w:eastAsia="Arial" w:cs="Arial"/>
        </w:rPr>
        <w:t>1 December</w:t>
      </w:r>
      <w:r w:rsidRPr="14A72800">
        <w:rPr>
          <w:rFonts w:eastAsia="Arial" w:cs="Arial"/>
        </w:rPr>
        <w:t xml:space="preserve"> 1994 and </w:t>
      </w:r>
      <w:r w:rsidR="006C33E0">
        <w:rPr>
          <w:rFonts w:eastAsia="Arial" w:cs="Arial"/>
        </w:rPr>
        <w:t xml:space="preserve">31 </w:t>
      </w:r>
      <w:r w:rsidRPr="14A72800">
        <w:rPr>
          <w:rFonts w:eastAsia="Arial" w:cs="Arial"/>
        </w:rPr>
        <w:t>December 2020;</w:t>
      </w:r>
      <w:r w:rsidR="00182E51">
        <w:rPr>
          <w:rFonts w:eastAsia="Arial" w:cs="Arial"/>
        </w:rPr>
        <w:t xml:space="preserve"> and</w:t>
      </w:r>
    </w:p>
    <w:p w14:paraId="1E1A9414" w14:textId="7F08128A" w:rsidR="1C56C7B7" w:rsidRDefault="1C56C7B7" w:rsidP="00510772">
      <w:pPr>
        <w:pStyle w:val="ListParagraph"/>
        <w:numPr>
          <w:ilvl w:val="1"/>
          <w:numId w:val="7"/>
        </w:numPr>
        <w:spacing w:before="0" w:after="0" w:line="240" w:lineRule="auto"/>
        <w:jc w:val="both"/>
        <w:rPr>
          <w:rFonts w:eastAsia="Arial" w:cs="Arial"/>
        </w:rPr>
      </w:pPr>
      <w:r w:rsidRPr="14A72800">
        <w:rPr>
          <w:rFonts w:eastAsia="Arial" w:cs="Arial"/>
          <w:i/>
          <w:iCs/>
        </w:rPr>
        <w:t>The Organization*</w:t>
      </w:r>
      <w:r w:rsidRPr="14A72800">
        <w:rPr>
          <w:rFonts w:eastAsia="Arial" w:cs="Arial"/>
        </w:rPr>
        <w:t xml:space="preserve"> or </w:t>
      </w:r>
      <w:r w:rsidRPr="14A72800">
        <w:rPr>
          <w:rFonts w:eastAsia="Arial" w:cs="Arial"/>
          <w:i/>
          <w:iCs/>
        </w:rPr>
        <w:t xml:space="preserve">corporate group* </w:t>
      </w:r>
      <w:r w:rsidR="00E3676D">
        <w:rPr>
          <w:rFonts w:eastAsia="Arial" w:cs="Arial"/>
        </w:rPr>
        <w:t>addressing</w:t>
      </w:r>
      <w:r w:rsidRPr="14A72800">
        <w:rPr>
          <w:rFonts w:eastAsia="Arial" w:cs="Arial"/>
        </w:rPr>
        <w:t xml:space="preserve"> </w:t>
      </w:r>
      <w:r w:rsidR="00C93377" w:rsidRPr="14A72800">
        <w:rPr>
          <w:rFonts w:eastAsia="Arial" w:cs="Arial"/>
          <w:i/>
          <w:iCs/>
        </w:rPr>
        <w:t>unacceptable activities*</w:t>
      </w:r>
      <w:r w:rsidR="00C93377" w:rsidRPr="14A72800">
        <w:rPr>
          <w:rFonts w:eastAsia="Arial" w:cs="Arial"/>
        </w:rPr>
        <w:t xml:space="preserve"> as defined in the </w:t>
      </w:r>
      <w:r w:rsidRPr="00270C3F">
        <w:rPr>
          <w:rFonts w:eastAsia="Arial" w:cs="Arial"/>
          <w:i/>
          <w:iCs/>
        </w:rPr>
        <w:t xml:space="preserve">Policy for </w:t>
      </w:r>
      <w:r w:rsidR="00F97AED">
        <w:rPr>
          <w:rFonts w:eastAsia="Arial" w:cs="Arial"/>
          <w:i/>
          <w:iCs/>
        </w:rPr>
        <w:t xml:space="preserve">the </w:t>
      </w:r>
      <w:r w:rsidRPr="00270C3F">
        <w:rPr>
          <w:rFonts w:eastAsia="Arial" w:cs="Arial"/>
          <w:i/>
          <w:iCs/>
        </w:rPr>
        <w:t xml:space="preserve">Association </w:t>
      </w:r>
      <w:r w:rsidR="00286140" w:rsidRPr="00286140">
        <w:rPr>
          <w:rFonts w:eastAsia="Arial" w:cs="Arial"/>
          <w:i/>
        </w:rPr>
        <w:t xml:space="preserve">of Organizations with FSC </w:t>
      </w:r>
      <w:r w:rsidRPr="00270C3F">
        <w:rPr>
          <w:rFonts w:eastAsia="Arial" w:cs="Arial"/>
          <w:i/>
          <w:iCs/>
        </w:rPr>
        <w:t>V2-0</w:t>
      </w:r>
      <w:r w:rsidR="00182E51">
        <w:rPr>
          <w:rFonts w:eastAsia="Arial" w:cs="Arial"/>
          <w:i/>
        </w:rPr>
        <w:t>;</w:t>
      </w:r>
    </w:p>
    <w:p w14:paraId="6D21FB94" w14:textId="2B4DB590" w:rsidR="1C56C7B7" w:rsidRPr="00A6026B" w:rsidRDefault="1C56C7B7" w:rsidP="00510772">
      <w:pPr>
        <w:pStyle w:val="ListParagraph"/>
        <w:numPr>
          <w:ilvl w:val="0"/>
          <w:numId w:val="7"/>
        </w:numPr>
        <w:spacing w:before="0" w:after="0" w:line="240" w:lineRule="auto"/>
        <w:ind w:left="788" w:hanging="431"/>
        <w:jc w:val="both"/>
        <w:rPr>
          <w:rFonts w:eastAsia="Arial" w:cs="Arial"/>
        </w:rPr>
      </w:pPr>
      <w:r w:rsidRPr="14A72800">
        <w:rPr>
          <w:rFonts w:eastAsia="Arial" w:cs="Arial"/>
        </w:rPr>
        <w:t xml:space="preserve">additional requirements that apply to a </w:t>
      </w:r>
      <w:r w:rsidRPr="14A72800">
        <w:rPr>
          <w:rFonts w:eastAsia="Arial" w:cs="Arial"/>
          <w:i/>
          <w:iCs/>
        </w:rPr>
        <w:t>corporate group*</w:t>
      </w:r>
      <w:r w:rsidRPr="14A72800">
        <w:rPr>
          <w:rFonts w:eastAsia="Arial" w:cs="Arial"/>
        </w:rPr>
        <w:t xml:space="preserve"> addressing </w:t>
      </w:r>
      <w:r w:rsidRPr="14A72800">
        <w:rPr>
          <w:rFonts w:eastAsia="Arial" w:cs="Arial"/>
          <w:i/>
          <w:iCs/>
        </w:rPr>
        <w:t>unacceptable activities*</w:t>
      </w:r>
      <w:r w:rsidRPr="14A72800">
        <w:rPr>
          <w:rFonts w:eastAsia="Arial" w:cs="Arial"/>
        </w:rPr>
        <w:t xml:space="preserve"> as defined in the </w:t>
      </w:r>
      <w:r w:rsidRPr="00270C3F">
        <w:rPr>
          <w:rFonts w:eastAsia="Arial" w:cs="Arial"/>
          <w:i/>
          <w:iCs/>
        </w:rPr>
        <w:t xml:space="preserve">Policy for </w:t>
      </w:r>
      <w:r w:rsidR="00F97AED">
        <w:rPr>
          <w:rFonts w:eastAsia="Arial" w:cs="Arial"/>
          <w:i/>
          <w:iCs/>
        </w:rPr>
        <w:t xml:space="preserve">the </w:t>
      </w:r>
      <w:r w:rsidRPr="00270C3F">
        <w:rPr>
          <w:rFonts w:eastAsia="Arial" w:cs="Arial"/>
          <w:i/>
          <w:iCs/>
        </w:rPr>
        <w:t xml:space="preserve">Association </w:t>
      </w:r>
      <w:r w:rsidR="00286140" w:rsidRPr="00286140">
        <w:rPr>
          <w:rFonts w:eastAsia="Arial" w:cs="Arial"/>
          <w:i/>
        </w:rPr>
        <w:t xml:space="preserve">of Organizations with FSC </w:t>
      </w:r>
      <w:r w:rsidRPr="00270C3F">
        <w:rPr>
          <w:rFonts w:eastAsia="Arial" w:cs="Arial"/>
          <w:i/>
        </w:rPr>
        <w:t>V2-0</w:t>
      </w:r>
      <w:r w:rsidR="0036233B" w:rsidRPr="00270C3F">
        <w:rPr>
          <w:rFonts w:eastAsia="Arial" w:cs="Arial"/>
          <w:i/>
        </w:rPr>
        <w:t>.</w:t>
      </w:r>
    </w:p>
    <w:p w14:paraId="0A1486DA" w14:textId="5713B416" w:rsidR="00743DD9" w:rsidRDefault="001273BE" w:rsidP="14A72800">
      <w:pPr>
        <w:jc w:val="both"/>
        <w:rPr>
          <w:rFonts w:eastAsia="Arial" w:cs="Arial"/>
        </w:rPr>
      </w:pPr>
      <w:r>
        <w:rPr>
          <w:noProof/>
        </w:rPr>
        <mc:AlternateContent>
          <mc:Choice Requires="wps">
            <w:drawing>
              <wp:anchor distT="45720" distB="45720" distL="114300" distR="114300" simplePos="0" relativeHeight="251658259" behindDoc="0" locked="0" layoutInCell="1" allowOverlap="1" wp14:anchorId="08B94DF8" wp14:editId="388C908D">
                <wp:simplePos x="0" y="0"/>
                <wp:positionH relativeFrom="margin">
                  <wp:posOffset>-40655</wp:posOffset>
                </wp:positionH>
                <wp:positionV relativeFrom="paragraph">
                  <wp:posOffset>379139</wp:posOffset>
                </wp:positionV>
                <wp:extent cx="6419850" cy="1404620"/>
                <wp:effectExtent l="0" t="0" r="19050" b="11430"/>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1404620"/>
                        </a:xfrm>
                        <a:prstGeom prst="rect">
                          <a:avLst/>
                        </a:prstGeom>
                        <a:solidFill>
                          <a:srgbClr val="FFFFFF"/>
                        </a:solidFill>
                        <a:ln w="9525">
                          <a:solidFill>
                            <a:srgbClr val="000000"/>
                          </a:solidFill>
                          <a:miter lim="800000"/>
                          <a:headEnd/>
                          <a:tailEnd/>
                        </a:ln>
                      </wps:spPr>
                      <wps:txbx>
                        <w:txbxContent>
                          <w:p w14:paraId="68A61071" w14:textId="72335BB9" w:rsidR="001273BE" w:rsidRDefault="001273BE" w:rsidP="001273BE">
                            <w:r>
                              <w:t xml:space="preserve">Box 2: Overview core vs. additional requirements in the </w:t>
                            </w:r>
                            <w:r w:rsidRPr="00AC7E3B">
                              <w:rPr>
                                <w:i/>
                                <w:iCs/>
                              </w:rPr>
                              <w:t>FSC Remedy Framework</w:t>
                            </w:r>
                          </w:p>
                          <w:p w14:paraId="45D1B450" w14:textId="3FE22C0B" w:rsidR="001273BE" w:rsidRDefault="001273BE" w:rsidP="001273BE">
                            <w:pPr>
                              <w:jc w:val="center"/>
                            </w:pPr>
                            <w:r>
                              <w:rPr>
                                <w:noProof/>
                              </w:rPr>
                              <w:drawing>
                                <wp:inline distT="0" distB="0" distL="0" distR="0" wp14:anchorId="140D4FE0" wp14:editId="5DBE0244">
                                  <wp:extent cx="6228080" cy="2210435"/>
                                  <wp:effectExtent l="0" t="0" r="127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6"/>
                                          <a:stretch>
                                            <a:fillRect/>
                                          </a:stretch>
                                        </pic:blipFill>
                                        <pic:spPr>
                                          <a:xfrm>
                                            <a:off x="0" y="0"/>
                                            <a:ext cx="6228080" cy="221043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B94DF8" id="Text Box 9" o:spid="_x0000_s1028" type="#_x0000_t202" style="position:absolute;left:0;text-align:left;margin-left:-3.2pt;margin-top:29.85pt;width:505.5pt;height:110.6pt;z-index:251658259;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">
                <v:textbox style="mso-fit-shape-to-text:t">
                  <w:txbxContent>
                    <w:p w14:paraId="68A61071" w14:textId="72335BB9" w:rsidR="001273BE" w:rsidRDefault="001273BE" w:rsidP="001273BE">
                      <w:r>
                        <w:t xml:space="preserve">Box 2: Overview core vs. additional requirements in the </w:t>
                      </w:r>
                      <w:r w:rsidRPr="00AC7E3B">
                        <w:rPr>
                          <w:i/>
                          <w:iCs/>
                        </w:rPr>
                        <w:t>FSC Remedy Framework</w:t>
                      </w:r>
                    </w:p>
                    <w:p w14:paraId="45D1B450" w14:textId="3FE22C0B" w:rsidR="001273BE" w:rsidRDefault="001273BE" w:rsidP="001273BE">
                      <w:pPr>
                        <w:jc w:val="center"/>
                      </w:pPr>
                      <w:r>
                        <w:rPr>
                          <w:noProof/>
                        </w:rPr>
                        <w:drawing>
                          <wp:inline distT="0" distB="0" distL="0" distR="0" wp14:anchorId="140D4FE0" wp14:editId="5DBE0244">
                            <wp:extent cx="6228080" cy="2210435"/>
                            <wp:effectExtent l="0" t="0" r="127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6"/>
                                    <a:stretch>
                                      <a:fillRect/>
                                    </a:stretch>
                                  </pic:blipFill>
                                  <pic:spPr>
                                    <a:xfrm>
                                      <a:off x="0" y="0"/>
                                      <a:ext cx="6228080" cy="2210435"/>
                                    </a:xfrm>
                                    <a:prstGeom prst="rect">
                                      <a:avLst/>
                                    </a:prstGeom>
                                  </pic:spPr>
                                </pic:pic>
                              </a:graphicData>
                            </a:graphic>
                          </wp:inline>
                        </w:drawing>
                      </w:r>
                    </w:p>
                  </w:txbxContent>
                </v:textbox>
                <w10:wrap type="square" anchorx="margin"/>
              </v:shape>
            </w:pict>
          </mc:Fallback>
        </mc:AlternateContent>
      </w:r>
      <w:r w:rsidR="00743DD9">
        <w:rPr>
          <w:noProof/>
        </w:rPr>
        <mc:AlternateContent>
          <mc:Choice Requires="wps">
            <w:drawing>
              <wp:anchor distT="45720" distB="45720" distL="114300" distR="114300" simplePos="0" relativeHeight="251658242" behindDoc="0" locked="0" layoutInCell="1" allowOverlap="1" wp14:anchorId="3DBDC10B" wp14:editId="093D0EE5">
                <wp:simplePos x="0" y="0"/>
                <wp:positionH relativeFrom="margin">
                  <wp:posOffset>-35560</wp:posOffset>
                </wp:positionH>
                <wp:positionV relativeFrom="paragraph">
                  <wp:posOffset>378460</wp:posOffset>
                </wp:positionV>
                <wp:extent cx="6419850" cy="1404620"/>
                <wp:effectExtent l="0" t="0" r="19050" b="1143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1404620"/>
                        </a:xfrm>
                        <a:prstGeom prst="rect">
                          <a:avLst/>
                        </a:prstGeom>
                        <a:solidFill>
                          <a:srgbClr val="FFFFFF"/>
                        </a:solidFill>
                        <a:ln w="9525">
                          <a:solidFill>
                            <a:srgbClr val="000000"/>
                          </a:solidFill>
                          <a:miter lim="800000"/>
                          <a:headEnd/>
                          <a:tailEnd/>
                        </a:ln>
                      </wps:spPr>
                      <wps:txbx>
                        <w:txbxContent>
                          <w:p w14:paraId="3E61B616" w14:textId="16A5FE8E" w:rsidR="00F55639" w:rsidRDefault="00F55639">
                            <w:r>
                              <w:t xml:space="preserve">Box </w:t>
                            </w:r>
                            <w:r w:rsidR="00777482">
                              <w:t>2</w:t>
                            </w:r>
                            <w:r>
                              <w:t xml:space="preserve">: </w:t>
                            </w:r>
                            <w:r w:rsidR="00777482">
                              <w:t>O</w:t>
                            </w:r>
                            <w:r>
                              <w:t xml:space="preserve">verview </w:t>
                            </w:r>
                            <w:r w:rsidR="00777482">
                              <w:t>core vs. additional requirements in</w:t>
                            </w:r>
                            <w:r>
                              <w:t xml:space="preserve"> the </w:t>
                            </w:r>
                            <w:r w:rsidRPr="00AC7E3B">
                              <w:rPr>
                                <w:i/>
                                <w:iCs/>
                              </w:rPr>
                              <w:t>FSC Remedy Framework</w:t>
                            </w:r>
                          </w:p>
                          <w:p w14:paraId="38BA0B1A" w14:textId="28690FF3" w:rsidR="00F55639" w:rsidRDefault="002111D4" w:rsidP="00270C3F">
                            <w:pPr>
                              <w:jc w:val="center"/>
                            </w:pPr>
                            <w:r>
                              <w:rPr>
                                <w:noProof/>
                              </w:rPr>
                              <w:drawing>
                                <wp:inline distT="0" distB="0" distL="0" distR="0" wp14:anchorId="25E05FDB" wp14:editId="559896B7">
                                  <wp:extent cx="6228080" cy="2210435"/>
                                  <wp:effectExtent l="0" t="0" r="1270" b="0"/>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6"/>
                                          <a:stretch>
                                            <a:fillRect/>
                                          </a:stretch>
                                        </pic:blipFill>
                                        <pic:spPr>
                                          <a:xfrm>
                                            <a:off x="0" y="0"/>
                                            <a:ext cx="6228080" cy="221043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BDC10B" id="Text Box 8" o:spid="_x0000_s1029" type="#_x0000_t202" style="position:absolute;left:0;text-align:left;margin-left:-2.8pt;margin-top:29.8pt;width:505.5pt;height:110.6pt;z-index:25165824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">
                <v:textbox style="mso-fit-shape-to-text:t">
                  <w:txbxContent>
                    <w:p w14:paraId="3E61B616" w14:textId="16A5FE8E" w:rsidR="00F55639" w:rsidRDefault="00F55639">
                      <w:r>
                        <w:t xml:space="preserve">Box </w:t>
                      </w:r>
                      <w:r w:rsidR="00777482">
                        <w:t>2</w:t>
                      </w:r>
                      <w:r>
                        <w:t xml:space="preserve">: </w:t>
                      </w:r>
                      <w:r w:rsidR="00777482">
                        <w:t>O</w:t>
                      </w:r>
                      <w:r>
                        <w:t xml:space="preserve">verview </w:t>
                      </w:r>
                      <w:r w:rsidR="00777482">
                        <w:t>core vs. additional requirements in</w:t>
                      </w:r>
                      <w:r>
                        <w:t xml:space="preserve"> the </w:t>
                      </w:r>
                      <w:r w:rsidRPr="00AC7E3B">
                        <w:rPr>
                          <w:i/>
                          <w:iCs/>
                        </w:rPr>
                        <w:t>FSC Remedy Framework</w:t>
                      </w:r>
                    </w:p>
                    <w:p w14:paraId="38BA0B1A" w14:textId="28690FF3" w:rsidR="00F55639" w:rsidRDefault="002111D4" w:rsidP="00270C3F">
                      <w:pPr>
                        <w:jc w:val="center"/>
                      </w:pPr>
                      <w:r>
                        <w:rPr>
                          <w:noProof/>
                        </w:rPr>
                        <w:drawing>
                          <wp:inline distT="0" distB="0" distL="0" distR="0" wp14:anchorId="25E05FDB" wp14:editId="559896B7">
                            <wp:extent cx="6228080" cy="2210435"/>
                            <wp:effectExtent l="0" t="0" r="1270" b="0"/>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6"/>
                                    <a:stretch>
                                      <a:fillRect/>
                                    </a:stretch>
                                  </pic:blipFill>
                                  <pic:spPr>
                                    <a:xfrm>
                                      <a:off x="0" y="0"/>
                                      <a:ext cx="6228080" cy="2210435"/>
                                    </a:xfrm>
                                    <a:prstGeom prst="rect">
                                      <a:avLst/>
                                    </a:prstGeom>
                                  </pic:spPr>
                                </pic:pic>
                              </a:graphicData>
                            </a:graphic>
                          </wp:inline>
                        </w:drawing>
                      </w:r>
                    </w:p>
                  </w:txbxContent>
                </v:textbox>
                <w10:wrap type="square" anchorx="margin"/>
              </v:shape>
            </w:pict>
          </mc:Fallback>
        </mc:AlternateContent>
      </w:r>
      <w:r w:rsidR="00743DD9">
        <w:rPr>
          <w:rFonts w:eastAsia="Arial" w:cs="Arial"/>
        </w:rPr>
        <w:t xml:space="preserve">See Box </w:t>
      </w:r>
      <w:r w:rsidR="00777482">
        <w:rPr>
          <w:rFonts w:eastAsia="Arial" w:cs="Arial"/>
        </w:rPr>
        <w:t>2</w:t>
      </w:r>
      <w:r w:rsidR="00743DD9">
        <w:rPr>
          <w:rFonts w:eastAsia="Arial" w:cs="Arial"/>
        </w:rPr>
        <w:t xml:space="preserve"> for an overview of core versus additional requirements. </w:t>
      </w:r>
    </w:p>
    <w:p w14:paraId="4753099C" w14:textId="6863D56D" w:rsidR="1C56C7B7" w:rsidRDefault="1C56C7B7" w:rsidP="14A72800">
      <w:pPr>
        <w:jc w:val="both"/>
        <w:rPr>
          <w:rFonts w:eastAsia="Arial" w:cs="Arial"/>
        </w:rPr>
      </w:pPr>
      <w:r w:rsidRPr="14A72800">
        <w:rPr>
          <w:rFonts w:eastAsia="Arial" w:cs="Arial"/>
        </w:rPr>
        <w:t xml:space="preserve">The core requirements outline minimum requirements at </w:t>
      </w:r>
      <w:r w:rsidRPr="0087196F">
        <w:rPr>
          <w:rFonts w:eastAsia="Arial" w:cs="Arial"/>
          <w:b/>
          <w:bCs/>
        </w:rPr>
        <w:t xml:space="preserve">sites </w:t>
      </w:r>
      <w:r w:rsidRPr="14A72800">
        <w:rPr>
          <w:rFonts w:eastAsia="Arial" w:cs="Arial"/>
        </w:rPr>
        <w:t xml:space="preserve">affected and impacted by </w:t>
      </w:r>
      <w:r w:rsidRPr="14A72800">
        <w:rPr>
          <w:rFonts w:eastAsia="Arial" w:cs="Arial"/>
          <w:i/>
          <w:iCs/>
        </w:rPr>
        <w:t>unacceptable activities</w:t>
      </w:r>
      <w:r w:rsidRPr="14A72800">
        <w:rPr>
          <w:rFonts w:eastAsia="Arial" w:cs="Arial"/>
        </w:rPr>
        <w:t xml:space="preserve">* and/or </w:t>
      </w:r>
      <w:r w:rsidRPr="14A72800">
        <w:rPr>
          <w:rFonts w:eastAsia="Arial" w:cs="Arial"/>
          <w:i/>
          <w:iCs/>
        </w:rPr>
        <w:t>conversion</w:t>
      </w:r>
      <w:r w:rsidRPr="14A72800">
        <w:rPr>
          <w:rFonts w:eastAsia="Arial" w:cs="Arial"/>
        </w:rPr>
        <w:t xml:space="preserve">*. The additional requirements are only for </w:t>
      </w:r>
      <w:r w:rsidRPr="14A72800">
        <w:rPr>
          <w:rFonts w:eastAsia="Arial" w:cs="Arial"/>
          <w:i/>
          <w:iCs/>
        </w:rPr>
        <w:t>corporate groups*</w:t>
      </w:r>
      <w:r w:rsidRPr="14A72800">
        <w:rPr>
          <w:rFonts w:eastAsia="Arial" w:cs="Arial"/>
        </w:rPr>
        <w:t xml:space="preserve"> </w:t>
      </w:r>
      <w:r w:rsidR="00E3676D">
        <w:rPr>
          <w:rFonts w:eastAsia="Arial" w:cs="Arial"/>
        </w:rPr>
        <w:t xml:space="preserve">addressing </w:t>
      </w:r>
      <w:r w:rsidR="00C93377" w:rsidRPr="14A72800">
        <w:rPr>
          <w:rFonts w:eastAsia="Arial" w:cs="Arial"/>
          <w:i/>
          <w:iCs/>
        </w:rPr>
        <w:t>unacceptable activities</w:t>
      </w:r>
      <w:r w:rsidR="00C93377" w:rsidRPr="14A72800">
        <w:rPr>
          <w:rFonts w:eastAsia="Arial" w:cs="Arial"/>
        </w:rPr>
        <w:t xml:space="preserve">* </w:t>
      </w:r>
      <w:r w:rsidR="00C93377">
        <w:rPr>
          <w:rFonts w:eastAsia="Arial" w:cs="Arial"/>
        </w:rPr>
        <w:t xml:space="preserve">as defined by the </w:t>
      </w:r>
      <w:r w:rsidRPr="00270C3F">
        <w:rPr>
          <w:rFonts w:eastAsia="Arial" w:cs="Arial"/>
          <w:i/>
          <w:iCs/>
        </w:rPr>
        <w:t xml:space="preserve">Policy for </w:t>
      </w:r>
      <w:r w:rsidR="00F97AED">
        <w:rPr>
          <w:rFonts w:eastAsia="Arial" w:cs="Arial"/>
          <w:i/>
          <w:iCs/>
        </w:rPr>
        <w:t>the</w:t>
      </w:r>
      <w:r w:rsidRPr="00270C3F">
        <w:rPr>
          <w:rFonts w:eastAsia="Arial" w:cs="Arial"/>
          <w:i/>
          <w:iCs/>
        </w:rPr>
        <w:t xml:space="preserve"> Association </w:t>
      </w:r>
      <w:r w:rsidR="00286140" w:rsidRPr="00286140">
        <w:rPr>
          <w:rFonts w:eastAsia="Arial" w:cs="Arial"/>
          <w:i/>
        </w:rPr>
        <w:t xml:space="preserve">of Organizations with FSC </w:t>
      </w:r>
      <w:r w:rsidRPr="00270C3F">
        <w:rPr>
          <w:rFonts w:eastAsia="Arial" w:cs="Arial"/>
          <w:i/>
          <w:iCs/>
        </w:rPr>
        <w:t>V2-0</w:t>
      </w:r>
      <w:r w:rsidRPr="14A72800">
        <w:rPr>
          <w:rFonts w:eastAsia="Arial" w:cs="Arial"/>
        </w:rPr>
        <w:t xml:space="preserve"> to ensure </w:t>
      </w:r>
      <w:r w:rsidRPr="0087196F">
        <w:rPr>
          <w:rFonts w:eastAsia="Arial" w:cs="Arial"/>
          <w:b/>
          <w:bCs/>
        </w:rPr>
        <w:t>system</w:t>
      </w:r>
      <w:r w:rsidRPr="14A72800">
        <w:rPr>
          <w:rFonts w:eastAsia="Arial" w:cs="Arial"/>
        </w:rPr>
        <w:t xml:space="preserve"> level transformation of its </w:t>
      </w:r>
      <w:r w:rsidRPr="007A6C13">
        <w:rPr>
          <w:rFonts w:eastAsia="Arial" w:cs="Arial"/>
          <w:i/>
          <w:iCs/>
        </w:rPr>
        <w:t>corporate group</w:t>
      </w:r>
      <w:r w:rsidR="00EB7676">
        <w:rPr>
          <w:rFonts w:eastAsia="Arial" w:cs="Arial"/>
          <w:i/>
          <w:iCs/>
        </w:rPr>
        <w:t>*</w:t>
      </w:r>
      <w:r w:rsidRPr="14A72800">
        <w:rPr>
          <w:rFonts w:eastAsia="Arial" w:cs="Arial"/>
        </w:rPr>
        <w:t xml:space="preserve"> to prevent these activities from happening again. </w:t>
      </w:r>
    </w:p>
    <w:p w14:paraId="42C24A4A" w14:textId="1669F5A6" w:rsidR="00ED02DD" w:rsidRDefault="310066AF">
      <w:pPr>
        <w:jc w:val="both"/>
        <w:rPr>
          <w:i/>
        </w:rPr>
      </w:pPr>
      <w:r>
        <w:lastRenderedPageBreak/>
        <w:t>A</w:t>
      </w:r>
      <w:r w:rsidR="00E65B8F">
        <w:t>n additional</w:t>
      </w:r>
      <w:r>
        <w:t xml:space="preserve"> version of the </w:t>
      </w:r>
      <w:r w:rsidR="0096658E" w:rsidRPr="00270C3F">
        <w:rPr>
          <w:i/>
          <w:iCs/>
        </w:rPr>
        <w:t xml:space="preserve">FSC </w:t>
      </w:r>
      <w:r w:rsidRPr="00270C3F">
        <w:rPr>
          <w:i/>
        </w:rPr>
        <w:t>Remedy Framework</w:t>
      </w:r>
      <w:r>
        <w:t xml:space="preserve"> </w:t>
      </w:r>
      <w:r w:rsidR="003B78ED">
        <w:t>(FSC-PRO-01-004)</w:t>
      </w:r>
      <w:r>
        <w:t xml:space="preserve"> </w:t>
      </w:r>
      <w:r w:rsidR="00BFC0BE">
        <w:t>address</w:t>
      </w:r>
      <w:r w:rsidR="00E65B8F">
        <w:t>e</w:t>
      </w:r>
      <w:r w:rsidR="00641F42">
        <w:t>s</w:t>
      </w:r>
      <w:r w:rsidR="00BFC0BE">
        <w:t xml:space="preserve"> </w:t>
      </w:r>
      <w:r w:rsidR="003971CA" w:rsidRPr="00270C3F">
        <w:rPr>
          <w:i/>
          <w:iCs/>
        </w:rPr>
        <w:t>unacceptable activities*</w:t>
      </w:r>
      <w:r w:rsidR="003971CA">
        <w:t xml:space="preserve"> </w:t>
      </w:r>
      <w:r w:rsidR="001C59ED">
        <w:t>as stipulated by</w:t>
      </w:r>
      <w:r w:rsidR="00BFC0BE">
        <w:t xml:space="preserve"> </w:t>
      </w:r>
      <w:r w:rsidR="006D4775">
        <w:t>FSC-</w:t>
      </w:r>
      <w:r w:rsidR="003971CA">
        <w:t>POL-01-00</w:t>
      </w:r>
      <w:r w:rsidR="00755C09">
        <w:t>4</w:t>
      </w:r>
      <w:r w:rsidR="003971CA">
        <w:t xml:space="preserve"> V3-0 </w:t>
      </w:r>
      <w:r w:rsidR="00BFC0BE" w:rsidRPr="00270C3F">
        <w:rPr>
          <w:i/>
        </w:rPr>
        <w:t>Policy for Association</w:t>
      </w:r>
      <w:r w:rsidR="00ED02DD">
        <w:rPr>
          <w:i/>
        </w:rPr>
        <w:t>.</w:t>
      </w:r>
    </w:p>
    <w:p w14:paraId="3AF6FD4F" w14:textId="78D3807B" w:rsidR="00285738" w:rsidRPr="006C55A5" w:rsidRDefault="6ABFB480" w:rsidP="14A72800">
      <w:pPr>
        <w:pStyle w:val="Heading1"/>
        <w:rPr>
          <w:rFonts w:asciiTheme="minorHAnsi" w:hAnsiTheme="minorHAnsi" w:cstheme="minorHAnsi"/>
          <w:b/>
          <w:bCs/>
        </w:rPr>
      </w:pPr>
      <w:bookmarkStart w:id="7" w:name="_Toc781688493"/>
      <w:bookmarkStart w:id="8" w:name="_Toc416065272"/>
      <w:bookmarkStart w:id="9" w:name="_Toc2015344373"/>
      <w:bookmarkStart w:id="10" w:name="_Toc130303119"/>
      <w:r w:rsidRPr="006C55A5">
        <w:rPr>
          <w:rFonts w:asciiTheme="minorHAnsi" w:hAnsiTheme="minorHAnsi" w:cstheme="minorHAnsi"/>
          <w:b/>
          <w:bCs/>
        </w:rPr>
        <w:t>Objective</w:t>
      </w:r>
      <w:bookmarkEnd w:id="7"/>
      <w:bookmarkEnd w:id="8"/>
      <w:bookmarkEnd w:id="9"/>
      <w:bookmarkEnd w:id="10"/>
    </w:p>
    <w:p w14:paraId="0D1A7241" w14:textId="22B50DD4" w:rsidR="00CF29A2" w:rsidRPr="006C55A5" w:rsidRDefault="00285738" w:rsidP="00D645A3">
      <w:pPr>
        <w:jc w:val="both"/>
        <w:rPr>
          <w:rFonts w:cs="Arial"/>
          <w:lang w:val="en-GB"/>
        </w:rPr>
      </w:pPr>
      <w:r w:rsidRPr="006C55A5">
        <w:rPr>
          <w:rFonts w:eastAsia="Arial" w:cs="Arial"/>
          <w:szCs w:val="20"/>
        </w:rPr>
        <w:t>The objective of th</w:t>
      </w:r>
      <w:r w:rsidR="00AC6485" w:rsidRPr="006C55A5">
        <w:rPr>
          <w:rFonts w:eastAsia="Arial" w:cs="Arial"/>
          <w:szCs w:val="20"/>
        </w:rPr>
        <w:t xml:space="preserve">e </w:t>
      </w:r>
      <w:r w:rsidR="00AC6485" w:rsidRPr="006C55A5">
        <w:rPr>
          <w:rFonts w:eastAsia="Arial" w:cs="Arial"/>
          <w:i/>
          <w:iCs/>
          <w:szCs w:val="20"/>
        </w:rPr>
        <w:t xml:space="preserve">FSC Remedy Framework </w:t>
      </w:r>
      <w:r w:rsidRPr="006C55A5">
        <w:rPr>
          <w:rFonts w:eastAsia="Arial" w:cs="Arial"/>
          <w:szCs w:val="20"/>
        </w:rPr>
        <w:t xml:space="preserve"> is to define permanent and effective measures required for remedy of </w:t>
      </w:r>
      <w:r w:rsidRPr="006C55A5">
        <w:rPr>
          <w:rFonts w:eastAsia="Arial" w:cs="Arial"/>
          <w:i/>
          <w:iCs/>
          <w:szCs w:val="20"/>
        </w:rPr>
        <w:t>harm</w:t>
      </w:r>
      <w:r w:rsidR="00F1560C" w:rsidRPr="006C55A5">
        <w:rPr>
          <w:rFonts w:eastAsia="Arial" w:cs="Arial"/>
          <w:i/>
          <w:iCs/>
          <w:szCs w:val="20"/>
        </w:rPr>
        <w:t>*</w:t>
      </w:r>
      <w:r w:rsidRPr="006C55A5">
        <w:rPr>
          <w:rFonts w:eastAsia="Arial" w:cs="Arial"/>
          <w:szCs w:val="20"/>
        </w:rPr>
        <w:t xml:space="preserve"> caused by </w:t>
      </w:r>
      <w:r w:rsidR="00E115F0" w:rsidRPr="006C55A5">
        <w:rPr>
          <w:rFonts w:eastAsia="Arial" w:cs="Arial"/>
          <w:i/>
          <w:iCs/>
          <w:szCs w:val="20"/>
        </w:rPr>
        <w:t>unacceptable activities</w:t>
      </w:r>
      <w:r w:rsidR="00E115F0" w:rsidRPr="006C55A5">
        <w:rPr>
          <w:rFonts w:eastAsia="Arial" w:cs="Arial"/>
          <w:szCs w:val="20"/>
        </w:rPr>
        <w:t xml:space="preserve">* as defined by the </w:t>
      </w:r>
      <w:r w:rsidRPr="006C55A5">
        <w:rPr>
          <w:rFonts w:eastAsia="Arial" w:cs="Arial"/>
          <w:i/>
          <w:iCs/>
          <w:szCs w:val="20"/>
        </w:rPr>
        <w:t xml:space="preserve">Policy for </w:t>
      </w:r>
      <w:r w:rsidR="00F97AED" w:rsidRPr="006C55A5">
        <w:rPr>
          <w:rFonts w:eastAsia="Arial" w:cs="Arial"/>
          <w:i/>
          <w:iCs/>
          <w:szCs w:val="20"/>
        </w:rPr>
        <w:t xml:space="preserve">the </w:t>
      </w:r>
      <w:r w:rsidRPr="006C55A5">
        <w:rPr>
          <w:rFonts w:eastAsia="Arial" w:cs="Arial"/>
          <w:i/>
          <w:iCs/>
          <w:szCs w:val="20"/>
        </w:rPr>
        <w:t xml:space="preserve">Association </w:t>
      </w:r>
      <w:r w:rsidR="00A024DA" w:rsidRPr="006C55A5">
        <w:rPr>
          <w:rFonts w:eastAsia="Arial" w:cs="Arial"/>
          <w:i/>
          <w:szCs w:val="20"/>
        </w:rPr>
        <w:t xml:space="preserve">of Organizations with FSC </w:t>
      </w:r>
      <w:r w:rsidRPr="006C55A5">
        <w:rPr>
          <w:rFonts w:eastAsia="Arial" w:cs="Arial"/>
          <w:i/>
          <w:iCs/>
          <w:szCs w:val="20"/>
        </w:rPr>
        <w:t>V2-0</w:t>
      </w:r>
      <w:r w:rsidRPr="006C55A5">
        <w:rPr>
          <w:rFonts w:eastAsia="Arial" w:cs="Arial"/>
          <w:szCs w:val="20"/>
        </w:rPr>
        <w:t xml:space="preserve">  </w:t>
      </w:r>
      <w:r w:rsidR="00356957" w:rsidRPr="006C55A5">
        <w:rPr>
          <w:rFonts w:eastAsia="Arial" w:cs="Arial"/>
          <w:szCs w:val="20"/>
        </w:rPr>
        <w:t xml:space="preserve">or by </w:t>
      </w:r>
      <w:r w:rsidRPr="006C55A5">
        <w:rPr>
          <w:rFonts w:eastAsia="Arial" w:cs="Arial"/>
          <w:i/>
          <w:iCs/>
          <w:szCs w:val="20"/>
        </w:rPr>
        <w:t>conversion</w:t>
      </w:r>
      <w:r w:rsidRPr="006C55A5">
        <w:rPr>
          <w:rFonts w:eastAsia="Arial" w:cs="Arial"/>
          <w:szCs w:val="20"/>
        </w:rPr>
        <w:t xml:space="preserve">* </w:t>
      </w:r>
      <w:r w:rsidR="00365AA7" w:rsidRPr="006C55A5">
        <w:rPr>
          <w:rFonts w:eastAsia="Arial" w:cs="Arial"/>
          <w:szCs w:val="20"/>
        </w:rPr>
        <w:t xml:space="preserve">between 1 December </w:t>
      </w:r>
      <w:r w:rsidRPr="006C55A5">
        <w:rPr>
          <w:rFonts w:eastAsia="Arial" w:cs="Arial"/>
          <w:szCs w:val="20"/>
        </w:rPr>
        <w:t>1994 and</w:t>
      </w:r>
      <w:r w:rsidR="001F5EAE" w:rsidRPr="006C55A5">
        <w:rPr>
          <w:rFonts w:eastAsia="Arial" w:cs="Arial"/>
          <w:szCs w:val="20"/>
        </w:rPr>
        <w:t xml:space="preserve"> </w:t>
      </w:r>
      <w:r w:rsidR="003E666D" w:rsidRPr="006C55A5">
        <w:rPr>
          <w:rFonts w:eastAsia="Arial" w:cs="Arial"/>
          <w:szCs w:val="20"/>
        </w:rPr>
        <w:t xml:space="preserve">31 </w:t>
      </w:r>
      <w:r w:rsidRPr="006C55A5">
        <w:rPr>
          <w:rFonts w:eastAsia="Arial" w:cs="Arial"/>
        </w:rPr>
        <w:t>December 2020</w:t>
      </w:r>
      <w:r w:rsidRPr="006C55A5">
        <w:rPr>
          <w:rFonts w:eastAsia="Arial" w:cs="Arial"/>
          <w:szCs w:val="20"/>
        </w:rPr>
        <w:t>.</w:t>
      </w:r>
    </w:p>
    <w:p w14:paraId="11AB6EC8" w14:textId="77777777" w:rsidR="00285738" w:rsidRPr="0085128B" w:rsidRDefault="6ABFB480" w:rsidP="14A72800">
      <w:pPr>
        <w:pStyle w:val="Heading1"/>
        <w:jc w:val="both"/>
        <w:rPr>
          <w:rFonts w:asciiTheme="minorHAnsi" w:hAnsiTheme="minorHAnsi" w:cstheme="minorHAnsi"/>
          <w:b/>
          <w:bCs/>
        </w:rPr>
      </w:pPr>
      <w:bookmarkStart w:id="11" w:name="_Toc323702851"/>
      <w:bookmarkStart w:id="12" w:name="_Toc404416841"/>
      <w:bookmarkStart w:id="13" w:name="_Toc1748200674"/>
      <w:bookmarkStart w:id="14" w:name="_Toc130303120"/>
      <w:r w:rsidRPr="006C55A5">
        <w:rPr>
          <w:rFonts w:asciiTheme="minorHAnsi" w:hAnsiTheme="minorHAnsi" w:cstheme="minorHAnsi"/>
          <w:b/>
          <w:bCs/>
        </w:rPr>
        <w:t>Scope</w:t>
      </w:r>
      <w:bookmarkEnd w:id="11"/>
      <w:bookmarkEnd w:id="12"/>
      <w:bookmarkEnd w:id="13"/>
      <w:bookmarkEnd w:id="14"/>
    </w:p>
    <w:p w14:paraId="0BE8EC3D" w14:textId="4D42890B" w:rsidR="002D00F1" w:rsidRDefault="002D00F1" w:rsidP="00D645A3">
      <w:pPr>
        <w:jc w:val="both"/>
        <w:rPr>
          <w:rFonts w:eastAsia="Arial" w:cs="Arial"/>
        </w:rPr>
      </w:pPr>
      <w:r w:rsidRPr="001776FE">
        <w:rPr>
          <w:rFonts w:eastAsia="Arial" w:cs="Arial"/>
        </w:rPr>
        <w:t xml:space="preserve">The </w:t>
      </w:r>
      <w:r w:rsidRPr="007A6C13">
        <w:rPr>
          <w:rFonts w:eastAsia="Arial" w:cs="Arial"/>
          <w:i/>
        </w:rPr>
        <w:t>FSC Remedy Framework</w:t>
      </w:r>
      <w:r w:rsidRPr="001776FE">
        <w:rPr>
          <w:rFonts w:eastAsia="Arial" w:cs="Arial"/>
        </w:rPr>
        <w:t xml:space="preserve"> applies to</w:t>
      </w:r>
      <w:r>
        <w:rPr>
          <w:rFonts w:eastAsia="Arial" w:cs="Arial"/>
        </w:rPr>
        <w:t xml:space="preserve">: </w:t>
      </w:r>
    </w:p>
    <w:p w14:paraId="15075B49" w14:textId="35C10BF0" w:rsidR="002D00F1" w:rsidRDefault="00EC2DBD" w:rsidP="007D2183">
      <w:pPr>
        <w:pStyle w:val="ListNumber"/>
      </w:pPr>
      <w:r>
        <w:t xml:space="preserve">(1) </w:t>
      </w:r>
      <w:r w:rsidR="002D00F1">
        <w:rPr>
          <w:i/>
          <w:iCs/>
        </w:rPr>
        <w:t>The O</w:t>
      </w:r>
      <w:r w:rsidR="002D00F1" w:rsidRPr="001776FE">
        <w:rPr>
          <w:i/>
          <w:iCs/>
        </w:rPr>
        <w:t>rganization</w:t>
      </w:r>
      <w:r w:rsidR="002D00F1" w:rsidRPr="001776FE">
        <w:t xml:space="preserve">* that </w:t>
      </w:r>
      <w:r w:rsidR="002D00F1">
        <w:t>was</w:t>
      </w:r>
      <w:r w:rsidR="002D00F1" w:rsidRPr="001776FE">
        <w:t xml:space="preserve"> </w:t>
      </w:r>
      <w:r w:rsidR="002D00F1" w:rsidRPr="001776FE">
        <w:rPr>
          <w:i/>
          <w:iCs/>
        </w:rPr>
        <w:t>directly or indirectly involved</w:t>
      </w:r>
      <w:r w:rsidR="002D00F1" w:rsidRPr="001776FE">
        <w:t xml:space="preserve">* in </w:t>
      </w:r>
      <w:r w:rsidR="002D00F1" w:rsidRPr="005E1AA4">
        <w:rPr>
          <w:i/>
          <w:iCs/>
        </w:rPr>
        <w:t>conversion</w:t>
      </w:r>
      <w:r w:rsidR="002D00F1">
        <w:t>*</w:t>
      </w:r>
      <w:r w:rsidR="002D00F1" w:rsidRPr="001776FE">
        <w:t xml:space="preserve"> that occurred </w:t>
      </w:r>
      <w:r w:rsidR="00365AA7">
        <w:t>between 1 December</w:t>
      </w:r>
      <w:r w:rsidR="002D00F1" w:rsidRPr="001776FE">
        <w:t xml:space="preserve"> 1994 and </w:t>
      </w:r>
      <w:r w:rsidR="003E666D">
        <w:t xml:space="preserve">31 </w:t>
      </w:r>
      <w:r w:rsidR="002D00F1" w:rsidRPr="001776FE">
        <w:t>December 2020</w:t>
      </w:r>
      <w:r w:rsidR="00FC0E01">
        <w:t>,</w:t>
      </w:r>
    </w:p>
    <w:p w14:paraId="4BF93D6A" w14:textId="08AEA1D2" w:rsidR="002D00F1" w:rsidRDefault="00EC2DBD" w:rsidP="007D2183">
      <w:pPr>
        <w:pStyle w:val="ListNumber"/>
      </w:pPr>
      <w:r>
        <w:t xml:space="preserve">(2) </w:t>
      </w:r>
      <w:r w:rsidR="002D00F1">
        <w:rPr>
          <w:i/>
          <w:iCs/>
        </w:rPr>
        <w:t>The O</w:t>
      </w:r>
      <w:r w:rsidR="002D00F1" w:rsidRPr="001776FE">
        <w:rPr>
          <w:i/>
          <w:iCs/>
        </w:rPr>
        <w:t>rganization</w:t>
      </w:r>
      <w:r w:rsidR="002D00F1" w:rsidRPr="001776FE">
        <w:t xml:space="preserve">* </w:t>
      </w:r>
      <w:r w:rsidR="00024CCA">
        <w:t xml:space="preserve">that was </w:t>
      </w:r>
      <w:r w:rsidR="002D00F1" w:rsidRPr="001776FE">
        <w:t xml:space="preserve">not involved in </w:t>
      </w:r>
      <w:r w:rsidR="002D00F1" w:rsidRPr="0093297B">
        <w:rPr>
          <w:i/>
          <w:iCs/>
        </w:rPr>
        <w:t>conversion*</w:t>
      </w:r>
      <w:r w:rsidR="002D00F1" w:rsidRPr="001776FE">
        <w:t xml:space="preserve"> but </w:t>
      </w:r>
      <w:r w:rsidR="002D00F1">
        <w:t>has</w:t>
      </w:r>
      <w:r w:rsidR="002D00F1" w:rsidRPr="001776FE">
        <w:t xml:space="preserve"> acquired a </w:t>
      </w:r>
      <w:r w:rsidR="002D00F1" w:rsidRPr="003D29A2">
        <w:rPr>
          <w:i/>
          <w:iCs/>
        </w:rPr>
        <w:t>management</w:t>
      </w:r>
      <w:r w:rsidR="002D00F1">
        <w:rPr>
          <w:i/>
          <w:iCs/>
        </w:rPr>
        <w:t xml:space="preserve"> </w:t>
      </w:r>
      <w:r w:rsidR="002D00F1" w:rsidRPr="003D29A2">
        <w:rPr>
          <w:i/>
          <w:iCs/>
        </w:rPr>
        <w:t>unit</w:t>
      </w:r>
      <w:r w:rsidR="002D00F1" w:rsidRPr="001776FE">
        <w:t xml:space="preserve">* where </w:t>
      </w:r>
      <w:r w:rsidR="002D00F1" w:rsidRPr="0093297B">
        <w:rPr>
          <w:i/>
          <w:iCs/>
        </w:rPr>
        <w:t>conversion</w:t>
      </w:r>
      <w:r w:rsidR="002D00F1">
        <w:t>*</w:t>
      </w:r>
      <w:r w:rsidR="002D00F1" w:rsidRPr="001776FE">
        <w:t xml:space="preserve"> has taken place </w:t>
      </w:r>
      <w:r w:rsidR="00177E2F">
        <w:t>between 1 December</w:t>
      </w:r>
      <w:r w:rsidR="00177E2F" w:rsidRPr="001776FE">
        <w:t xml:space="preserve"> 1994 and </w:t>
      </w:r>
      <w:r w:rsidR="00177E2F">
        <w:t xml:space="preserve">31 </w:t>
      </w:r>
      <w:r w:rsidR="00177E2F" w:rsidRPr="001776FE">
        <w:t>December 2020</w:t>
      </w:r>
      <w:r w:rsidR="00177E2F">
        <w:t>,</w:t>
      </w:r>
    </w:p>
    <w:p w14:paraId="636BC1AB" w14:textId="056C57D3" w:rsidR="002D00F1" w:rsidRDefault="00EC2DBD" w:rsidP="007D2183">
      <w:pPr>
        <w:pStyle w:val="ListNumber"/>
      </w:pPr>
      <w:r>
        <w:t>(3)</w:t>
      </w:r>
      <w:r w:rsidR="001F7443">
        <w:t xml:space="preserve"> </w:t>
      </w:r>
      <w:r w:rsidR="00BB0F42">
        <w:t xml:space="preserve">The </w:t>
      </w:r>
      <w:r w:rsidR="00BB0F42">
        <w:rPr>
          <w:i/>
          <w:iCs/>
        </w:rPr>
        <w:t xml:space="preserve">corporate group* </w:t>
      </w:r>
      <w:r w:rsidR="002D00F1" w:rsidRPr="001776FE">
        <w:t>that ha</w:t>
      </w:r>
      <w:r w:rsidR="00BB0F42">
        <w:t>s</w:t>
      </w:r>
      <w:r w:rsidR="002D00F1" w:rsidRPr="001776FE">
        <w:t xml:space="preserve"> been disassociated from FSC </w:t>
      </w:r>
      <w:r w:rsidR="00332D50">
        <w:t xml:space="preserve">due to </w:t>
      </w:r>
      <w:r w:rsidR="008F6E49">
        <w:t>engaging</w:t>
      </w:r>
      <w:r w:rsidR="003376A5">
        <w:t xml:space="preserve"> in</w:t>
      </w:r>
      <w:r w:rsidR="00332D50" w:rsidRPr="001776FE">
        <w:t xml:space="preserve"> </w:t>
      </w:r>
      <w:r w:rsidR="002D00F1" w:rsidRPr="001776FE">
        <w:rPr>
          <w:i/>
          <w:iCs/>
        </w:rPr>
        <w:t>unacceptable activities</w:t>
      </w:r>
      <w:r w:rsidR="002D00F1" w:rsidRPr="001776FE">
        <w:t>*</w:t>
      </w:r>
      <w:r w:rsidR="00717CF2">
        <w:t xml:space="preserve"> under the </w:t>
      </w:r>
      <w:r w:rsidR="00717CF2" w:rsidRPr="00270C3F">
        <w:rPr>
          <w:i/>
          <w:iCs/>
        </w:rPr>
        <w:t xml:space="preserve">Policy for </w:t>
      </w:r>
      <w:r w:rsidR="00F97AED">
        <w:rPr>
          <w:i/>
          <w:iCs/>
        </w:rPr>
        <w:t>the</w:t>
      </w:r>
      <w:r w:rsidR="00717CF2" w:rsidRPr="00270C3F">
        <w:rPr>
          <w:i/>
          <w:iCs/>
        </w:rPr>
        <w:t xml:space="preserve"> Association </w:t>
      </w:r>
      <w:r w:rsidR="00717CF2" w:rsidRPr="00286140">
        <w:rPr>
          <w:i/>
        </w:rPr>
        <w:t xml:space="preserve">of Organizations with FSC </w:t>
      </w:r>
      <w:r w:rsidR="00717CF2" w:rsidRPr="00270C3F">
        <w:rPr>
          <w:i/>
        </w:rPr>
        <w:t>V2-0</w:t>
      </w:r>
      <w:r w:rsidR="002D00F1" w:rsidRPr="001776FE">
        <w:t xml:space="preserve">, </w:t>
      </w:r>
    </w:p>
    <w:p w14:paraId="4B4A40C1" w14:textId="26ED9BEC" w:rsidR="002D00F1" w:rsidRDefault="00EC2DBD" w:rsidP="008475F8">
      <w:pPr>
        <w:pStyle w:val="ListNumber"/>
      </w:pPr>
      <w:r>
        <w:t xml:space="preserve">(4) </w:t>
      </w:r>
      <w:r w:rsidR="00BB0F42" w:rsidRPr="00270C3F">
        <w:rPr>
          <w:i/>
          <w:iCs/>
        </w:rPr>
        <w:t>The corporate group*</w:t>
      </w:r>
      <w:r w:rsidR="00BB0F42" w:rsidRPr="001776FE">
        <w:t xml:space="preserve"> </w:t>
      </w:r>
      <w:r w:rsidR="002D00F1" w:rsidRPr="001776FE">
        <w:t xml:space="preserve">seeking to address </w:t>
      </w:r>
      <w:r w:rsidR="002D00F1" w:rsidRPr="001776FE">
        <w:rPr>
          <w:i/>
        </w:rPr>
        <w:t>unacceptable activities*</w:t>
      </w:r>
      <w:r w:rsidR="002D00F1">
        <w:rPr>
          <w:i/>
        </w:rPr>
        <w:t xml:space="preserve"> </w:t>
      </w:r>
      <w:r w:rsidR="007A6CDF">
        <w:t xml:space="preserve">under the </w:t>
      </w:r>
      <w:r w:rsidR="007A6CDF" w:rsidRPr="00270C3F">
        <w:rPr>
          <w:i/>
          <w:iCs/>
        </w:rPr>
        <w:t xml:space="preserve">Policy for </w:t>
      </w:r>
      <w:r w:rsidR="00F97AED">
        <w:rPr>
          <w:i/>
          <w:iCs/>
        </w:rPr>
        <w:t xml:space="preserve">the </w:t>
      </w:r>
      <w:r w:rsidR="007A6CDF" w:rsidRPr="00270C3F">
        <w:rPr>
          <w:i/>
          <w:iCs/>
        </w:rPr>
        <w:t xml:space="preserve">Association </w:t>
      </w:r>
      <w:r w:rsidR="007A6CDF" w:rsidRPr="00286140">
        <w:rPr>
          <w:i/>
        </w:rPr>
        <w:t xml:space="preserve">of Organizations with FSC </w:t>
      </w:r>
      <w:r w:rsidR="007A6CDF" w:rsidRPr="00270C3F">
        <w:rPr>
          <w:i/>
        </w:rPr>
        <w:t>V2-0</w:t>
      </w:r>
      <w:r w:rsidR="002D00F1" w:rsidRPr="001776FE">
        <w:t xml:space="preserve"> before associating with FSC</w:t>
      </w:r>
      <w:r w:rsidR="004D6E9D">
        <w:t>,</w:t>
      </w:r>
    </w:p>
    <w:p w14:paraId="1AB4D319" w14:textId="1FA72151" w:rsidR="00494933" w:rsidRDefault="00EC2DBD" w:rsidP="008554F2">
      <w:pPr>
        <w:pStyle w:val="ListNumber"/>
      </w:pPr>
      <w:r>
        <w:t xml:space="preserve">(5) </w:t>
      </w:r>
      <w:r w:rsidR="00494933">
        <w:t>Forest Stewardship Council</w:t>
      </w:r>
    </w:p>
    <w:p w14:paraId="0A8B9FF2" w14:textId="1A9EA08F" w:rsidR="00EE70B7" w:rsidRDefault="00EC2DBD" w:rsidP="007D2183">
      <w:pPr>
        <w:pStyle w:val="ListNumber"/>
      </w:pPr>
      <w:r>
        <w:t xml:space="preserve">(6) </w:t>
      </w:r>
      <w:r w:rsidR="00E87819">
        <w:t xml:space="preserve">The </w:t>
      </w:r>
      <w:r w:rsidR="00DB7094" w:rsidRPr="007D2183">
        <w:rPr>
          <w:i/>
        </w:rPr>
        <w:t>stakeholders</w:t>
      </w:r>
      <w:r w:rsidR="00F512D2">
        <w:t>*</w:t>
      </w:r>
      <w:r w:rsidR="00DB7094">
        <w:t xml:space="preserve"> and </w:t>
      </w:r>
      <w:r w:rsidR="00DB7094" w:rsidRPr="007D2183">
        <w:rPr>
          <w:i/>
        </w:rPr>
        <w:t>rights</w:t>
      </w:r>
      <w:r w:rsidR="003A28CD" w:rsidRPr="007D2183">
        <w:rPr>
          <w:i/>
        </w:rPr>
        <w:t xml:space="preserve"> </w:t>
      </w:r>
      <w:r w:rsidR="00DB7094" w:rsidRPr="007D2183">
        <w:rPr>
          <w:i/>
        </w:rPr>
        <w:t>holder</w:t>
      </w:r>
      <w:r w:rsidR="00DF69DE" w:rsidRPr="007D2183">
        <w:rPr>
          <w:i/>
        </w:rPr>
        <w:t>s</w:t>
      </w:r>
      <w:r w:rsidR="00F512D2">
        <w:t>*</w:t>
      </w:r>
      <w:r w:rsidR="00DF69DE">
        <w:t xml:space="preserve"> identified in the process</w:t>
      </w:r>
      <w:r w:rsidR="004D6E9D">
        <w:t>,</w:t>
      </w:r>
    </w:p>
    <w:p w14:paraId="178B11D9" w14:textId="502EBEE5" w:rsidR="00A2404A" w:rsidRPr="00F0588E" w:rsidRDefault="00EC2DBD" w:rsidP="007D2183">
      <w:pPr>
        <w:pStyle w:val="ListNumber"/>
      </w:pPr>
      <w:r>
        <w:t xml:space="preserve">(7) </w:t>
      </w:r>
      <w:r w:rsidR="00E27FCF">
        <w:t xml:space="preserve">The </w:t>
      </w:r>
      <w:r w:rsidR="00E27FCF" w:rsidRPr="007D2183">
        <w:rPr>
          <w:i/>
          <w:iCs/>
        </w:rPr>
        <w:t>Third Party Verifier*</w:t>
      </w:r>
      <w:r w:rsidR="00F0588E">
        <w:rPr>
          <w:i/>
          <w:iCs/>
        </w:rPr>
        <w:t xml:space="preserve"> </w:t>
      </w:r>
      <w:r w:rsidR="00F0588E">
        <w:t xml:space="preserve">who is responsible for </w:t>
      </w:r>
      <w:r w:rsidR="0088352C">
        <w:t xml:space="preserve">verifying </w:t>
      </w:r>
      <w:r w:rsidR="00E97D44">
        <w:t>implementation</w:t>
      </w:r>
      <w:r w:rsidR="00CC0573">
        <w:t>,</w:t>
      </w:r>
      <w:r w:rsidR="00E97D44">
        <w:t xml:space="preserve"> </w:t>
      </w:r>
    </w:p>
    <w:p w14:paraId="31CCB637" w14:textId="00BE4655" w:rsidR="008475F8" w:rsidRDefault="00EC2DBD" w:rsidP="008475F8">
      <w:pPr>
        <w:pStyle w:val="ListNumber"/>
      </w:pPr>
      <w:r>
        <w:t xml:space="preserve">(8) </w:t>
      </w:r>
      <w:r w:rsidR="00E27FCF">
        <w:t xml:space="preserve">The </w:t>
      </w:r>
      <w:r w:rsidR="00E27FCF" w:rsidRPr="007D2183">
        <w:rPr>
          <w:i/>
          <w:iCs/>
        </w:rPr>
        <w:t>Independent Assessor*</w:t>
      </w:r>
      <w:r w:rsidR="0088352C">
        <w:rPr>
          <w:i/>
          <w:iCs/>
        </w:rPr>
        <w:t xml:space="preserve"> </w:t>
      </w:r>
      <w:r w:rsidR="0088352C">
        <w:t xml:space="preserve">who is responsible for </w:t>
      </w:r>
      <w:r w:rsidR="00F84A96">
        <w:t xml:space="preserve">interacting with </w:t>
      </w:r>
      <w:r w:rsidR="00E87819" w:rsidRPr="0085128B">
        <w:rPr>
          <w:i/>
          <w:iCs/>
        </w:rPr>
        <w:t>stakeholders</w:t>
      </w:r>
      <w:r w:rsidR="004F17A9">
        <w:t>*</w:t>
      </w:r>
      <w:r w:rsidR="00E87819">
        <w:t xml:space="preserve"> and </w:t>
      </w:r>
      <w:r w:rsidR="00E87819" w:rsidRPr="0085128B">
        <w:rPr>
          <w:i/>
          <w:iCs/>
        </w:rPr>
        <w:t>rights</w:t>
      </w:r>
      <w:r w:rsidR="004F17A9" w:rsidRPr="0085128B">
        <w:rPr>
          <w:i/>
          <w:iCs/>
        </w:rPr>
        <w:t xml:space="preserve"> </w:t>
      </w:r>
      <w:r w:rsidR="00E87819" w:rsidRPr="0085128B">
        <w:rPr>
          <w:i/>
          <w:iCs/>
        </w:rPr>
        <w:t>holders</w:t>
      </w:r>
      <w:r w:rsidR="004F17A9">
        <w:t>*</w:t>
      </w:r>
      <w:r w:rsidR="00A11D8C">
        <w:t>,</w:t>
      </w:r>
      <w:r w:rsidR="00156632">
        <w:t xml:space="preserve"> and</w:t>
      </w:r>
    </w:p>
    <w:p w14:paraId="08660B64" w14:textId="25121EC7" w:rsidR="00156632" w:rsidRDefault="00B4717C" w:rsidP="008475F8">
      <w:pPr>
        <w:pStyle w:val="ListNumber"/>
      </w:pPr>
      <w:r>
        <w:t>(9) Certification bodies</w:t>
      </w:r>
      <w:r w:rsidR="00FB2E9A">
        <w:t xml:space="preserve">, when </w:t>
      </w:r>
      <w:r w:rsidR="00977F8F">
        <w:rPr>
          <w:i/>
        </w:rPr>
        <w:t>T</w:t>
      </w:r>
      <w:r w:rsidR="00FB2E9A" w:rsidRPr="009641B1">
        <w:rPr>
          <w:i/>
        </w:rPr>
        <w:t>he Organization</w:t>
      </w:r>
      <w:r w:rsidR="00FB2E9A" w:rsidRPr="009641B1">
        <w:t>*</w:t>
      </w:r>
      <w:r w:rsidR="00FB2E9A">
        <w:t xml:space="preserve"> </w:t>
      </w:r>
      <w:r w:rsidR="00AE18D4">
        <w:t xml:space="preserve">is eligible and </w:t>
      </w:r>
      <w:r w:rsidR="00A72EEF">
        <w:t>decides to pursue certification</w:t>
      </w:r>
      <w:r w:rsidR="003A580C">
        <w:t xml:space="preserve">. </w:t>
      </w:r>
    </w:p>
    <w:p w14:paraId="5FBD73A9" w14:textId="55B3212C" w:rsidR="002D00F1" w:rsidRPr="002D00F1" w:rsidRDefault="002D00F1" w:rsidP="00D645A3">
      <w:pPr>
        <w:jc w:val="both"/>
        <w:rPr>
          <w:rFonts w:eastAsia="Arial" w:cs="Arial"/>
        </w:rPr>
      </w:pPr>
      <w:r w:rsidRPr="005A3194">
        <w:rPr>
          <w:rFonts w:eastAsia="Arial" w:cs="Arial"/>
        </w:rPr>
        <w:t>Conformity w</w:t>
      </w:r>
      <w:r w:rsidRPr="00236511">
        <w:rPr>
          <w:rFonts w:eastAsia="Arial" w:cs="Arial"/>
        </w:rPr>
        <w:t>ith th</w:t>
      </w:r>
      <w:r w:rsidR="00AC6485">
        <w:rPr>
          <w:rFonts w:eastAsia="Arial" w:cs="Arial"/>
        </w:rPr>
        <w:t xml:space="preserve">e </w:t>
      </w:r>
      <w:r w:rsidR="00AC6485">
        <w:rPr>
          <w:rFonts w:eastAsia="Arial" w:cs="Arial"/>
          <w:i/>
          <w:iCs/>
        </w:rPr>
        <w:t>FSC Remedy Framework</w:t>
      </w:r>
      <w:r w:rsidRPr="00236511">
        <w:rPr>
          <w:rFonts w:eastAsia="Arial" w:cs="Arial"/>
        </w:rPr>
        <w:t xml:space="preserve"> provides a pathway to </w:t>
      </w:r>
      <w:r w:rsidRPr="00270C3F">
        <w:rPr>
          <w:rFonts w:eastAsia="Arial" w:cs="Arial"/>
          <w:i/>
          <w:iCs/>
        </w:rPr>
        <w:t>remedy</w:t>
      </w:r>
      <w:r w:rsidR="00236511" w:rsidRPr="00270C3F">
        <w:rPr>
          <w:rFonts w:eastAsia="Arial" w:cs="Arial"/>
          <w:i/>
          <w:iCs/>
        </w:rPr>
        <w:t>*</w:t>
      </w:r>
      <w:r w:rsidRPr="00236511">
        <w:rPr>
          <w:rFonts w:eastAsia="Arial" w:cs="Arial"/>
        </w:rPr>
        <w:t xml:space="preserve"> for </w:t>
      </w:r>
      <w:r w:rsidRPr="0085128B">
        <w:rPr>
          <w:rFonts w:eastAsia="Arial" w:cs="Arial"/>
          <w:i/>
        </w:rPr>
        <w:t>environmental</w:t>
      </w:r>
      <w:r w:rsidRPr="00236511">
        <w:rPr>
          <w:rFonts w:eastAsia="Arial" w:cs="Arial"/>
        </w:rPr>
        <w:t xml:space="preserve"> and </w:t>
      </w:r>
      <w:r w:rsidRPr="0085128B">
        <w:rPr>
          <w:rFonts w:eastAsia="Arial" w:cs="Arial"/>
          <w:i/>
        </w:rPr>
        <w:t>social</w:t>
      </w:r>
      <w:r w:rsidRPr="00236511">
        <w:rPr>
          <w:rFonts w:eastAsia="Arial" w:cs="Arial"/>
        </w:rPr>
        <w:t xml:space="preserve"> </w:t>
      </w:r>
      <w:r w:rsidRPr="00270C3F">
        <w:rPr>
          <w:rFonts w:eastAsia="Arial" w:cs="Arial"/>
          <w:i/>
          <w:iCs/>
        </w:rPr>
        <w:t>harm</w:t>
      </w:r>
      <w:r w:rsidR="00236511" w:rsidRPr="00236511">
        <w:rPr>
          <w:rFonts w:eastAsia="Arial" w:cs="Arial"/>
        </w:rPr>
        <w:t>*</w:t>
      </w:r>
      <w:r w:rsidRPr="00236511">
        <w:rPr>
          <w:rFonts w:eastAsia="Arial" w:cs="Arial"/>
        </w:rPr>
        <w:t xml:space="preserve"> caused by </w:t>
      </w:r>
      <w:r w:rsidRPr="00236511">
        <w:rPr>
          <w:rFonts w:eastAsia="Arial" w:cs="Arial"/>
          <w:i/>
        </w:rPr>
        <w:t>conversion</w:t>
      </w:r>
      <w:r w:rsidRPr="00236511" w:rsidDel="00BB0F42">
        <w:rPr>
          <w:rFonts w:eastAsia="Arial" w:cs="Arial"/>
          <w:iCs/>
        </w:rPr>
        <w:t>*</w:t>
      </w:r>
      <w:r w:rsidRPr="47E9D972">
        <w:rPr>
          <w:rFonts w:eastAsia="Arial" w:cs="Arial"/>
        </w:rPr>
        <w:t xml:space="preserve"> </w:t>
      </w:r>
      <w:r w:rsidR="00365AA7">
        <w:rPr>
          <w:rFonts w:eastAsia="Arial" w:cs="Arial"/>
        </w:rPr>
        <w:t xml:space="preserve">between 1 December </w:t>
      </w:r>
      <w:r w:rsidRPr="005A3194">
        <w:rPr>
          <w:rFonts w:eastAsia="Arial" w:cs="Arial"/>
        </w:rPr>
        <w:t xml:space="preserve">1994 and </w:t>
      </w:r>
      <w:r w:rsidR="00F67B52">
        <w:rPr>
          <w:rFonts w:eastAsia="Arial" w:cs="Arial"/>
        </w:rPr>
        <w:t xml:space="preserve">31 </w:t>
      </w:r>
      <w:r w:rsidRPr="005A3194">
        <w:rPr>
          <w:rFonts w:eastAsia="Arial" w:cs="Arial"/>
        </w:rPr>
        <w:t>December 2020 and</w:t>
      </w:r>
      <w:r w:rsidR="004B5433">
        <w:rPr>
          <w:rFonts w:eastAsia="Arial" w:cs="Arial"/>
        </w:rPr>
        <w:t xml:space="preserve"> engag</w:t>
      </w:r>
      <w:r w:rsidR="003B7278">
        <w:rPr>
          <w:rFonts w:eastAsia="Arial" w:cs="Arial"/>
        </w:rPr>
        <w:t>ement</w:t>
      </w:r>
      <w:r w:rsidR="004B5433">
        <w:rPr>
          <w:rFonts w:eastAsia="Arial" w:cs="Arial"/>
        </w:rPr>
        <w:t xml:space="preserve"> in</w:t>
      </w:r>
      <w:r w:rsidR="0059501D">
        <w:rPr>
          <w:rFonts w:eastAsia="Arial" w:cs="Arial"/>
        </w:rPr>
        <w:t xml:space="preserve"> </w:t>
      </w:r>
      <w:r w:rsidR="0071173B">
        <w:rPr>
          <w:rFonts w:eastAsia="Arial" w:cs="Arial"/>
          <w:i/>
          <w:iCs/>
        </w:rPr>
        <w:t xml:space="preserve">unacceptable activities* </w:t>
      </w:r>
      <w:r w:rsidR="0071173B">
        <w:rPr>
          <w:rFonts w:eastAsia="Arial" w:cs="Arial"/>
        </w:rPr>
        <w:t xml:space="preserve">as defined by the </w:t>
      </w:r>
      <w:r w:rsidR="0071173B" w:rsidRPr="00270C3F">
        <w:rPr>
          <w:i/>
          <w:iCs/>
        </w:rPr>
        <w:t>Policy for</w:t>
      </w:r>
      <w:r w:rsidR="0071173B">
        <w:rPr>
          <w:i/>
          <w:iCs/>
        </w:rPr>
        <w:t xml:space="preserve"> the</w:t>
      </w:r>
      <w:r w:rsidR="0071173B" w:rsidRPr="00270C3F">
        <w:rPr>
          <w:i/>
          <w:iCs/>
        </w:rPr>
        <w:t xml:space="preserve"> Association </w:t>
      </w:r>
      <w:r w:rsidR="0071173B" w:rsidRPr="00286140">
        <w:rPr>
          <w:i/>
        </w:rPr>
        <w:t xml:space="preserve">of Organizations with FSC </w:t>
      </w:r>
      <w:r w:rsidR="0071173B" w:rsidRPr="00270C3F">
        <w:rPr>
          <w:i/>
        </w:rPr>
        <w:t>V2-0</w:t>
      </w:r>
      <w:r w:rsidR="00630DEB">
        <w:rPr>
          <w:rFonts w:eastAsia="Arial" w:cs="Arial"/>
        </w:rPr>
        <w:t>. It is applicable</w:t>
      </w:r>
      <w:r w:rsidRPr="005A3194">
        <w:rPr>
          <w:rFonts w:eastAsia="Arial" w:cs="Arial"/>
        </w:rPr>
        <w:t xml:space="preserve"> for </w:t>
      </w:r>
      <w:r w:rsidR="00D535AD" w:rsidRPr="00270C3F">
        <w:rPr>
          <w:rFonts w:eastAsia="Arial" w:cs="Arial"/>
          <w:i/>
          <w:iCs/>
        </w:rPr>
        <w:t>The</w:t>
      </w:r>
      <w:r w:rsidR="00D535AD" w:rsidRPr="00270C3F">
        <w:rPr>
          <w:rFonts w:eastAsia="Arial" w:cs="Arial"/>
          <w:i/>
        </w:rPr>
        <w:t xml:space="preserve"> </w:t>
      </w:r>
      <w:r w:rsidR="00D535AD">
        <w:rPr>
          <w:rFonts w:eastAsia="Arial" w:cs="Arial"/>
          <w:i/>
        </w:rPr>
        <w:t>O</w:t>
      </w:r>
      <w:r w:rsidRPr="005A3194">
        <w:rPr>
          <w:rFonts w:eastAsia="Arial" w:cs="Arial"/>
          <w:i/>
        </w:rPr>
        <w:t>rganization</w:t>
      </w:r>
      <w:r w:rsidRPr="005A3194">
        <w:rPr>
          <w:rFonts w:eastAsia="Arial" w:cs="Arial"/>
        </w:rPr>
        <w:t xml:space="preserve">* </w:t>
      </w:r>
      <w:r w:rsidR="00D535AD">
        <w:rPr>
          <w:rFonts w:eastAsia="Arial" w:cs="Arial"/>
        </w:rPr>
        <w:t>or</w:t>
      </w:r>
      <w:r w:rsidRPr="005A3194">
        <w:rPr>
          <w:rFonts w:eastAsia="Arial" w:cs="Arial"/>
        </w:rPr>
        <w:t xml:space="preserve"> </w:t>
      </w:r>
      <w:r w:rsidRPr="005A3194">
        <w:rPr>
          <w:rFonts w:eastAsia="Arial" w:cs="Arial"/>
          <w:i/>
        </w:rPr>
        <w:t>corporate group*</w:t>
      </w:r>
      <w:r w:rsidRPr="005A3194">
        <w:rPr>
          <w:rFonts w:eastAsia="Arial" w:cs="Arial"/>
        </w:rPr>
        <w:t xml:space="preserve"> that </w:t>
      </w:r>
      <w:r w:rsidR="003B7278">
        <w:rPr>
          <w:rFonts w:eastAsia="Arial" w:cs="Arial"/>
        </w:rPr>
        <w:t>applies for</w:t>
      </w:r>
      <w:r w:rsidRPr="005A3194">
        <w:rPr>
          <w:rFonts w:eastAsia="Arial" w:cs="Arial"/>
        </w:rPr>
        <w:t xml:space="preserve">: </w:t>
      </w:r>
    </w:p>
    <w:p w14:paraId="020B12BC" w14:textId="36135FC8" w:rsidR="002D00F1" w:rsidRPr="00152735" w:rsidRDefault="002D00F1" w:rsidP="00510772">
      <w:pPr>
        <w:pStyle w:val="ListParagraph"/>
        <w:numPr>
          <w:ilvl w:val="0"/>
          <w:numId w:val="8"/>
        </w:numPr>
        <w:spacing w:before="0" w:after="0" w:line="240" w:lineRule="auto"/>
        <w:ind w:left="788" w:hanging="431"/>
        <w:jc w:val="both"/>
        <w:rPr>
          <w:rFonts w:eastAsia="Arial" w:cs="Arial"/>
          <w:szCs w:val="20"/>
        </w:rPr>
      </w:pPr>
      <w:r w:rsidRPr="007A6C13">
        <w:rPr>
          <w:rFonts w:eastAsia="Arial" w:cs="Arial"/>
          <w:i/>
          <w:iCs/>
          <w:szCs w:val="20"/>
        </w:rPr>
        <w:t>Association</w:t>
      </w:r>
      <w:r w:rsidR="00306B52">
        <w:rPr>
          <w:rFonts w:eastAsia="Arial" w:cs="Arial"/>
          <w:szCs w:val="20"/>
        </w:rPr>
        <w:t>*</w:t>
      </w:r>
      <w:r w:rsidRPr="00152735">
        <w:rPr>
          <w:rFonts w:eastAsia="Arial" w:cs="Arial"/>
          <w:szCs w:val="20"/>
        </w:rPr>
        <w:t xml:space="preserve"> </w:t>
      </w:r>
      <w:r w:rsidR="0071173B">
        <w:rPr>
          <w:rFonts w:eastAsia="Arial" w:cs="Arial"/>
          <w:szCs w:val="20"/>
        </w:rPr>
        <w:t>as regulated by</w:t>
      </w:r>
      <w:r w:rsidRPr="00152735">
        <w:rPr>
          <w:rFonts w:eastAsia="Arial" w:cs="Arial"/>
          <w:szCs w:val="20"/>
        </w:rPr>
        <w:t xml:space="preserve"> </w:t>
      </w:r>
      <w:r w:rsidRPr="00270C3F">
        <w:rPr>
          <w:rFonts w:eastAsia="Arial" w:cs="Arial"/>
          <w:i/>
          <w:iCs/>
          <w:szCs w:val="20"/>
        </w:rPr>
        <w:t xml:space="preserve">FSC-POL-01-004 Policy for </w:t>
      </w:r>
      <w:r w:rsidR="000306E8">
        <w:rPr>
          <w:rFonts w:eastAsia="Arial" w:cs="Arial"/>
          <w:i/>
          <w:iCs/>
          <w:szCs w:val="20"/>
        </w:rPr>
        <w:t>the</w:t>
      </w:r>
      <w:r w:rsidRPr="00270C3F">
        <w:rPr>
          <w:rFonts w:eastAsia="Arial" w:cs="Arial"/>
          <w:i/>
          <w:iCs/>
          <w:szCs w:val="20"/>
        </w:rPr>
        <w:t xml:space="preserve"> Association</w:t>
      </w:r>
      <w:r>
        <w:rPr>
          <w:rFonts w:eastAsia="Arial" w:cs="Arial"/>
          <w:i/>
          <w:szCs w:val="20"/>
        </w:rPr>
        <w:t xml:space="preserve"> </w:t>
      </w:r>
      <w:r w:rsidR="00A024DA" w:rsidRPr="00A024DA">
        <w:rPr>
          <w:rFonts w:eastAsia="Arial" w:cs="Arial"/>
          <w:i/>
          <w:szCs w:val="20"/>
        </w:rPr>
        <w:t>of Organizations with FSC</w:t>
      </w:r>
      <w:r w:rsidRPr="00270C3F">
        <w:rPr>
          <w:rFonts w:eastAsia="Arial" w:cs="Arial"/>
          <w:i/>
          <w:szCs w:val="20"/>
        </w:rPr>
        <w:t xml:space="preserve"> </w:t>
      </w:r>
      <w:r w:rsidRPr="00270C3F">
        <w:rPr>
          <w:rFonts w:eastAsia="Arial" w:cs="Arial"/>
          <w:i/>
          <w:iCs/>
          <w:szCs w:val="20"/>
        </w:rPr>
        <w:t>V2-0</w:t>
      </w:r>
      <w:r w:rsidRPr="00152735">
        <w:rPr>
          <w:rFonts w:eastAsia="Arial" w:cs="Arial"/>
          <w:szCs w:val="20"/>
        </w:rPr>
        <w:t>; and/or</w:t>
      </w:r>
    </w:p>
    <w:p w14:paraId="7DDA5ED4" w14:textId="1B3BFB7A" w:rsidR="002D00F1" w:rsidRPr="00152735" w:rsidRDefault="002D00F1" w:rsidP="00510772">
      <w:pPr>
        <w:pStyle w:val="ListParagraph"/>
        <w:numPr>
          <w:ilvl w:val="0"/>
          <w:numId w:val="8"/>
        </w:numPr>
        <w:spacing w:before="0" w:after="0" w:line="240" w:lineRule="auto"/>
        <w:ind w:left="788" w:hanging="431"/>
        <w:jc w:val="both"/>
        <w:rPr>
          <w:rFonts w:eastAsia="Arial" w:cs="Arial"/>
          <w:szCs w:val="20"/>
        </w:rPr>
      </w:pPr>
      <w:r w:rsidRPr="00152735">
        <w:rPr>
          <w:rFonts w:eastAsia="Arial" w:cs="Arial"/>
          <w:szCs w:val="20"/>
        </w:rPr>
        <w:t xml:space="preserve">FSC certification </w:t>
      </w:r>
      <w:r w:rsidR="0071173B">
        <w:rPr>
          <w:rFonts w:eastAsia="Arial" w:cs="Arial"/>
          <w:szCs w:val="20"/>
        </w:rPr>
        <w:t>as regulated by</w:t>
      </w:r>
      <w:r w:rsidRPr="00152735">
        <w:rPr>
          <w:rFonts w:eastAsia="Arial" w:cs="Arial"/>
          <w:szCs w:val="20"/>
        </w:rPr>
        <w:t xml:space="preserve"> National Forest Stewardship Standards or Interim National Standards; or</w:t>
      </w:r>
    </w:p>
    <w:p w14:paraId="177BD690" w14:textId="24DF2DB0" w:rsidR="002D00F1" w:rsidRPr="001E3933" w:rsidRDefault="002D00F1" w:rsidP="00510772">
      <w:pPr>
        <w:pStyle w:val="ListParagraph"/>
        <w:numPr>
          <w:ilvl w:val="0"/>
          <w:numId w:val="8"/>
        </w:numPr>
        <w:spacing w:before="0" w:after="0" w:line="240" w:lineRule="auto"/>
        <w:ind w:left="788" w:hanging="431"/>
        <w:jc w:val="both"/>
        <w:rPr>
          <w:rFonts w:eastAsia="Arial" w:cs="Arial"/>
          <w:szCs w:val="20"/>
        </w:rPr>
      </w:pPr>
      <w:r w:rsidRPr="00152735">
        <w:rPr>
          <w:rFonts w:eastAsia="Arial" w:cs="Arial"/>
          <w:szCs w:val="20"/>
        </w:rPr>
        <w:t xml:space="preserve">FSC certification </w:t>
      </w:r>
      <w:r w:rsidR="0071173B">
        <w:rPr>
          <w:rFonts w:eastAsia="Arial" w:cs="Arial"/>
          <w:szCs w:val="20"/>
        </w:rPr>
        <w:t>as regulated by</w:t>
      </w:r>
      <w:r w:rsidRPr="00152735">
        <w:rPr>
          <w:rFonts w:eastAsia="Arial" w:cs="Arial"/>
          <w:szCs w:val="20"/>
        </w:rPr>
        <w:t xml:space="preserve"> </w:t>
      </w:r>
      <w:r w:rsidRPr="00270C3F">
        <w:rPr>
          <w:rFonts w:eastAsia="Arial" w:cs="Arial"/>
          <w:i/>
          <w:iCs/>
          <w:szCs w:val="20"/>
        </w:rPr>
        <w:t>FSC-STD-30-010 Controlled Wood Standard for Forest Management enterprises</w:t>
      </w:r>
      <w:r w:rsidRPr="00152735">
        <w:rPr>
          <w:rFonts w:eastAsia="Arial" w:cs="Arial"/>
          <w:szCs w:val="20"/>
        </w:rPr>
        <w:t xml:space="preserve">. </w:t>
      </w:r>
    </w:p>
    <w:p w14:paraId="50EFE5CC" w14:textId="5480DC30" w:rsidR="002D00F1" w:rsidRPr="002D00F1" w:rsidRDefault="00364423" w:rsidP="00D645A3">
      <w:pPr>
        <w:jc w:val="both"/>
        <w:rPr>
          <w:rFonts w:eastAsia="Arial" w:cs="Arial"/>
          <w:szCs w:val="20"/>
        </w:rPr>
      </w:pPr>
      <w:r>
        <w:rPr>
          <w:rFonts w:eastAsia="Arial" w:cs="Arial"/>
          <w:szCs w:val="20"/>
        </w:rPr>
        <w:t>In seeking certification, t</w:t>
      </w:r>
      <w:r w:rsidR="002D00F1" w:rsidRPr="001776FE">
        <w:rPr>
          <w:rFonts w:eastAsia="Arial" w:cs="Arial"/>
          <w:szCs w:val="20"/>
        </w:rPr>
        <w:t>h</w:t>
      </w:r>
      <w:r w:rsidR="00076864">
        <w:rPr>
          <w:rFonts w:eastAsia="Arial" w:cs="Arial"/>
          <w:szCs w:val="20"/>
        </w:rPr>
        <w:t>e</w:t>
      </w:r>
      <w:r w:rsidR="002D00F1" w:rsidRPr="001776FE">
        <w:rPr>
          <w:rFonts w:eastAsia="Arial" w:cs="Arial"/>
          <w:szCs w:val="20"/>
        </w:rPr>
        <w:t xml:space="preserve"> </w:t>
      </w:r>
      <w:r w:rsidR="00076864">
        <w:rPr>
          <w:rFonts w:eastAsia="Arial" w:cs="Arial"/>
          <w:i/>
          <w:iCs/>
          <w:szCs w:val="20"/>
        </w:rPr>
        <w:t xml:space="preserve">FSC Remedy </w:t>
      </w:r>
      <w:r w:rsidR="00076864" w:rsidRPr="0085128B">
        <w:rPr>
          <w:rFonts w:eastAsia="Arial" w:cs="Arial"/>
          <w:i/>
          <w:iCs/>
          <w:szCs w:val="20"/>
        </w:rPr>
        <w:t>F</w:t>
      </w:r>
      <w:r w:rsidR="002D00F1" w:rsidRPr="0085128B">
        <w:rPr>
          <w:rFonts w:eastAsia="Arial" w:cs="Arial"/>
          <w:i/>
          <w:iCs/>
          <w:szCs w:val="20"/>
        </w:rPr>
        <w:t>ramework</w:t>
      </w:r>
      <w:r w:rsidR="002D00F1" w:rsidRPr="001776FE">
        <w:rPr>
          <w:rFonts w:eastAsia="Arial" w:cs="Arial"/>
          <w:szCs w:val="20"/>
        </w:rPr>
        <w:t xml:space="preserve"> does not apply to: </w:t>
      </w:r>
    </w:p>
    <w:p w14:paraId="1E4F9F6C" w14:textId="20EEAFB5" w:rsidR="002D00F1" w:rsidRPr="00236511" w:rsidRDefault="002D00F1" w:rsidP="00510772">
      <w:pPr>
        <w:pStyle w:val="ListParagraph"/>
        <w:numPr>
          <w:ilvl w:val="0"/>
          <w:numId w:val="9"/>
        </w:numPr>
        <w:spacing w:before="0" w:after="0" w:line="240" w:lineRule="auto"/>
        <w:ind w:left="788" w:hanging="431"/>
        <w:jc w:val="both"/>
        <w:rPr>
          <w:rFonts w:eastAsia="Arial" w:cs="Arial"/>
        </w:rPr>
      </w:pPr>
      <w:r w:rsidRPr="00090925">
        <w:rPr>
          <w:rFonts w:eastAsia="Arial" w:cs="Arial"/>
        </w:rPr>
        <w:t>Conversion</w:t>
      </w:r>
      <w:r w:rsidRPr="00236511">
        <w:rPr>
          <w:rFonts w:eastAsia="Arial" w:cs="Arial"/>
        </w:rPr>
        <w:t xml:space="preserve"> that took place prior to </w:t>
      </w:r>
      <w:r w:rsidR="006A2FE2">
        <w:rPr>
          <w:rFonts w:eastAsia="Arial" w:cs="Arial"/>
        </w:rPr>
        <w:t xml:space="preserve">1 </w:t>
      </w:r>
      <w:r w:rsidR="00A5502D">
        <w:rPr>
          <w:rFonts w:eastAsia="Arial" w:cs="Arial"/>
        </w:rPr>
        <w:t xml:space="preserve">December </w:t>
      </w:r>
      <w:r w:rsidRPr="00236511">
        <w:rPr>
          <w:rFonts w:eastAsia="Arial" w:cs="Arial"/>
        </w:rPr>
        <w:t xml:space="preserve">1994, </w:t>
      </w:r>
    </w:p>
    <w:p w14:paraId="6FA3C3AE" w14:textId="6D464121" w:rsidR="002D00F1" w:rsidRPr="00236511" w:rsidRDefault="002D00F1" w:rsidP="00510772">
      <w:pPr>
        <w:pStyle w:val="ListParagraph"/>
        <w:numPr>
          <w:ilvl w:val="0"/>
          <w:numId w:val="9"/>
        </w:numPr>
        <w:spacing w:before="0" w:after="0" w:line="240" w:lineRule="auto"/>
        <w:ind w:left="788" w:hanging="431"/>
        <w:jc w:val="both"/>
        <w:rPr>
          <w:rFonts w:eastAsia="Arial" w:cs="Arial"/>
          <w:szCs w:val="20"/>
        </w:rPr>
      </w:pPr>
      <w:r w:rsidRPr="00090925">
        <w:rPr>
          <w:rFonts w:eastAsia="Arial" w:cs="Arial"/>
          <w:szCs w:val="20"/>
        </w:rPr>
        <w:t>Conversion</w:t>
      </w:r>
      <w:r w:rsidRPr="00236511">
        <w:rPr>
          <w:rFonts w:eastAsia="Arial" w:cs="Arial"/>
          <w:szCs w:val="20"/>
        </w:rPr>
        <w:t xml:space="preserve"> that took place after </w:t>
      </w:r>
      <w:r w:rsidR="005760C8" w:rsidRPr="00236511">
        <w:rPr>
          <w:rFonts w:eastAsia="Arial" w:cs="Arial"/>
          <w:szCs w:val="20"/>
        </w:rPr>
        <w:t>31</w:t>
      </w:r>
      <w:r w:rsidRPr="00236511">
        <w:rPr>
          <w:rFonts w:eastAsia="Arial" w:cs="Arial"/>
          <w:szCs w:val="20"/>
        </w:rPr>
        <w:t xml:space="preserve"> December 2020, </w:t>
      </w:r>
    </w:p>
    <w:p w14:paraId="7896D50E" w14:textId="16766FA3" w:rsidR="002D00F1" w:rsidRPr="003B5C86" w:rsidRDefault="002D00F1" w:rsidP="00510772">
      <w:pPr>
        <w:pStyle w:val="ListParagraph"/>
        <w:numPr>
          <w:ilvl w:val="0"/>
          <w:numId w:val="9"/>
        </w:numPr>
        <w:spacing w:before="0" w:after="0" w:line="240" w:lineRule="auto"/>
        <w:ind w:left="788" w:hanging="431"/>
        <w:jc w:val="both"/>
        <w:rPr>
          <w:rFonts w:eastAsia="Arial" w:cs="Arial"/>
        </w:rPr>
      </w:pPr>
      <w:r w:rsidRPr="0085128B">
        <w:rPr>
          <w:rFonts w:eastAsia="Arial" w:cs="Arial"/>
          <w:i/>
        </w:rPr>
        <w:t>Conversion</w:t>
      </w:r>
      <w:r w:rsidR="003B7278">
        <w:rPr>
          <w:rFonts w:eastAsia="Arial" w:cs="Arial"/>
        </w:rPr>
        <w:t>*</w:t>
      </w:r>
      <w:r w:rsidRPr="00225F5F">
        <w:rPr>
          <w:rFonts w:eastAsia="Arial" w:cs="Arial"/>
        </w:rPr>
        <w:t xml:space="preserve"> activities that </w:t>
      </w:r>
      <w:r w:rsidR="5F08234D" w:rsidRPr="4D124D6B">
        <w:rPr>
          <w:rFonts w:eastAsia="Arial" w:cs="Arial"/>
        </w:rPr>
        <w:t>took</w:t>
      </w:r>
      <w:r w:rsidRPr="00225F5F">
        <w:rPr>
          <w:rFonts w:eastAsia="Arial" w:cs="Arial"/>
        </w:rPr>
        <w:t xml:space="preserve"> place </w:t>
      </w:r>
      <w:r w:rsidR="00365AA7">
        <w:rPr>
          <w:rFonts w:eastAsia="Arial" w:cs="Arial"/>
        </w:rPr>
        <w:t>between 1 December</w:t>
      </w:r>
      <w:r w:rsidR="00897736">
        <w:rPr>
          <w:rFonts w:eastAsia="Arial" w:cs="Arial"/>
        </w:rPr>
        <w:t xml:space="preserve"> </w:t>
      </w:r>
      <w:r w:rsidRPr="00E421E8">
        <w:rPr>
          <w:rFonts w:eastAsia="Arial" w:cs="Arial"/>
        </w:rPr>
        <w:t>1994</w:t>
      </w:r>
      <w:r>
        <w:rPr>
          <w:rFonts w:eastAsia="Arial" w:cs="Arial"/>
        </w:rPr>
        <w:t xml:space="preserve"> and </w:t>
      </w:r>
      <w:r w:rsidR="005760C8">
        <w:rPr>
          <w:rFonts w:eastAsia="Arial" w:cs="Arial"/>
        </w:rPr>
        <w:t xml:space="preserve">31 </w:t>
      </w:r>
      <w:r w:rsidRPr="00E421E8">
        <w:rPr>
          <w:rFonts w:eastAsia="Arial" w:cs="Arial"/>
        </w:rPr>
        <w:t>December 2020</w:t>
      </w:r>
      <w:r w:rsidRPr="00225F5F">
        <w:rPr>
          <w:rFonts w:eastAsia="Arial" w:cs="Arial"/>
        </w:rPr>
        <w:t xml:space="preserve"> on </w:t>
      </w:r>
      <w:r>
        <w:rPr>
          <w:rFonts w:eastAsia="Arial" w:cs="Arial"/>
          <w:i/>
          <w:iCs/>
        </w:rPr>
        <w:t>m</w:t>
      </w:r>
      <w:r w:rsidRPr="003D29A2">
        <w:rPr>
          <w:rFonts w:eastAsia="Arial" w:cs="Arial"/>
          <w:i/>
          <w:iCs/>
        </w:rPr>
        <w:t>anagement units*</w:t>
      </w:r>
      <w:r w:rsidRPr="00225F5F">
        <w:rPr>
          <w:rFonts w:eastAsia="Arial" w:cs="Arial"/>
        </w:rPr>
        <w:t xml:space="preserve"> </w:t>
      </w:r>
      <w:r w:rsidR="00720409">
        <w:rPr>
          <w:rFonts w:eastAsia="Arial" w:cs="Arial"/>
        </w:rPr>
        <w:t xml:space="preserve">which have been </w:t>
      </w:r>
      <w:r w:rsidRPr="00225F5F">
        <w:rPr>
          <w:rFonts w:eastAsia="Arial" w:cs="Arial"/>
        </w:rPr>
        <w:t xml:space="preserve">acquired by </w:t>
      </w:r>
      <w:r w:rsidR="00501C2F">
        <w:rPr>
          <w:rFonts w:eastAsia="Arial" w:cs="Arial"/>
        </w:rPr>
        <w:t>o</w:t>
      </w:r>
      <w:r w:rsidR="00E02370" w:rsidRPr="006A39A0">
        <w:rPr>
          <w:rFonts w:eastAsia="Arial" w:cs="Arial"/>
        </w:rPr>
        <w:t>rganizations</w:t>
      </w:r>
      <w:r w:rsidR="00E02370" w:rsidRPr="00225F5F">
        <w:rPr>
          <w:rFonts w:eastAsia="Arial" w:cs="Arial"/>
        </w:rPr>
        <w:t xml:space="preserve"> </w:t>
      </w:r>
      <w:r w:rsidRPr="00225F5F">
        <w:rPr>
          <w:rFonts w:eastAsia="Arial" w:cs="Arial"/>
        </w:rPr>
        <w:t xml:space="preserve">not involved in </w:t>
      </w:r>
      <w:r w:rsidR="00944207">
        <w:rPr>
          <w:rFonts w:eastAsia="Arial" w:cs="Arial"/>
        </w:rPr>
        <w:t xml:space="preserve">such </w:t>
      </w:r>
      <w:r w:rsidRPr="00225F5F">
        <w:rPr>
          <w:rFonts w:eastAsia="Arial" w:cs="Arial"/>
        </w:rPr>
        <w:t>activities</w:t>
      </w:r>
      <w:r w:rsidR="00333D8B">
        <w:rPr>
          <w:rFonts w:eastAsia="Arial" w:cs="Arial"/>
        </w:rPr>
        <w:t xml:space="preserve"> and that </w:t>
      </w:r>
      <w:r w:rsidR="008F60B1">
        <w:rPr>
          <w:rFonts w:eastAsia="Arial" w:cs="Arial"/>
        </w:rPr>
        <w:t xml:space="preserve">were under FSC </w:t>
      </w:r>
      <w:r w:rsidR="006756DC">
        <w:rPr>
          <w:rFonts w:eastAsia="Arial" w:cs="Arial"/>
        </w:rPr>
        <w:t xml:space="preserve">certified </w:t>
      </w:r>
      <w:r w:rsidR="008F60B1">
        <w:rPr>
          <w:rFonts w:eastAsia="Arial" w:cs="Arial"/>
        </w:rPr>
        <w:t xml:space="preserve">forest </w:t>
      </w:r>
      <w:r w:rsidR="00CF0B90">
        <w:rPr>
          <w:rFonts w:eastAsia="Arial" w:cs="Arial"/>
        </w:rPr>
        <w:t xml:space="preserve">management at the time of the </w:t>
      </w:r>
      <w:r w:rsidR="00CF0B90" w:rsidRPr="007A6C13">
        <w:rPr>
          <w:rFonts w:eastAsia="Arial" w:cs="Arial"/>
          <w:i/>
          <w:iCs/>
        </w:rPr>
        <w:t>Policy to Address Conversion</w:t>
      </w:r>
      <w:r w:rsidR="00CF0B90">
        <w:rPr>
          <w:rFonts w:eastAsia="Arial" w:cs="Arial"/>
        </w:rPr>
        <w:t xml:space="preserve"> becoming effective</w:t>
      </w:r>
      <w:r>
        <w:rPr>
          <w:rFonts w:eastAsia="Arial" w:cs="Arial"/>
        </w:rPr>
        <w:t xml:space="preserve">, </w:t>
      </w:r>
      <w:r w:rsidR="00C87AFC">
        <w:rPr>
          <w:rFonts w:eastAsia="Arial" w:cs="Arial"/>
        </w:rPr>
        <w:t>or</w:t>
      </w:r>
    </w:p>
    <w:p w14:paraId="61EC10CD" w14:textId="77777777" w:rsidR="008121B0" w:rsidRDefault="002D00F1" w:rsidP="00510772">
      <w:pPr>
        <w:pStyle w:val="ListParagraph"/>
        <w:numPr>
          <w:ilvl w:val="0"/>
          <w:numId w:val="53"/>
        </w:numPr>
        <w:jc w:val="both"/>
        <w:rPr>
          <w:rFonts w:eastAsia="Arial" w:cs="Arial"/>
        </w:rPr>
      </w:pPr>
      <w:r w:rsidRPr="00270C3F">
        <w:rPr>
          <w:rFonts w:eastAsia="Arial" w:cs="Arial"/>
          <w:i/>
          <w:iCs/>
        </w:rPr>
        <w:t>Small-scale smallholders</w:t>
      </w:r>
      <w:r w:rsidRPr="00270C3F">
        <w:rPr>
          <w:rFonts w:eastAsia="Arial" w:cs="Arial"/>
        </w:rPr>
        <w:t xml:space="preserve">* </w:t>
      </w:r>
      <w:r w:rsidR="00D00F58" w:rsidRPr="7EF90D2D">
        <w:rPr>
          <w:rFonts w:eastAsia="Arial" w:cs="Arial"/>
        </w:rPr>
        <w:t>seeking</w:t>
      </w:r>
      <w:r w:rsidRPr="00270C3F">
        <w:rPr>
          <w:rFonts w:eastAsia="Arial" w:cs="Arial"/>
        </w:rPr>
        <w:t xml:space="preserve"> certification of</w:t>
      </w:r>
      <w:r w:rsidR="00D00F58" w:rsidRPr="7EF90D2D">
        <w:rPr>
          <w:rFonts w:eastAsia="Arial" w:cs="Arial"/>
        </w:rPr>
        <w:t xml:space="preserve"> a</w:t>
      </w:r>
      <w:r w:rsidRPr="00270C3F">
        <w:rPr>
          <w:rFonts w:eastAsia="Arial" w:cs="Arial"/>
        </w:rPr>
        <w:t xml:space="preserve"> </w:t>
      </w:r>
      <w:r w:rsidRPr="00270C3F">
        <w:rPr>
          <w:rFonts w:eastAsia="Arial" w:cs="Arial"/>
          <w:i/>
          <w:iCs/>
        </w:rPr>
        <w:t>management unit</w:t>
      </w:r>
      <w:r w:rsidRPr="00270C3F">
        <w:rPr>
          <w:rFonts w:eastAsia="Arial" w:cs="Arial"/>
        </w:rPr>
        <w:t>* of less than 50 hectares</w:t>
      </w:r>
      <w:r w:rsidR="00DA7D19" w:rsidRPr="7EF90D2D">
        <w:rPr>
          <w:rFonts w:eastAsia="Arial" w:cs="Arial"/>
        </w:rPr>
        <w:t xml:space="preserve"> in which </w:t>
      </w:r>
      <w:r w:rsidR="00DA7D19" w:rsidRPr="00270C3F">
        <w:rPr>
          <w:rFonts w:eastAsia="Arial" w:cs="Arial"/>
          <w:i/>
        </w:rPr>
        <w:t>conversion</w:t>
      </w:r>
      <w:r w:rsidR="001F5EAE" w:rsidRPr="00270C3F">
        <w:rPr>
          <w:rFonts w:eastAsia="Arial" w:cs="Arial"/>
          <w:i/>
          <w:iCs/>
        </w:rPr>
        <w:t>*</w:t>
      </w:r>
      <w:r w:rsidR="00DA7D19" w:rsidRPr="7EF90D2D">
        <w:rPr>
          <w:rFonts w:eastAsia="Arial" w:cs="Arial"/>
        </w:rPr>
        <w:t xml:space="preserve"> occurred</w:t>
      </w:r>
      <w:r w:rsidR="00AF7F90">
        <w:rPr>
          <w:rFonts w:eastAsia="Arial" w:cs="Arial"/>
        </w:rPr>
        <w:t xml:space="preserve"> </w:t>
      </w:r>
      <w:r w:rsidR="00365AA7">
        <w:rPr>
          <w:rFonts w:eastAsia="Arial" w:cs="Arial"/>
        </w:rPr>
        <w:t>between 1 December</w:t>
      </w:r>
      <w:r w:rsidR="00FC3DD8">
        <w:rPr>
          <w:rFonts w:eastAsia="Arial" w:cs="Arial"/>
        </w:rPr>
        <w:t xml:space="preserve"> </w:t>
      </w:r>
      <w:r w:rsidR="004332FE" w:rsidRPr="7EF90D2D">
        <w:rPr>
          <w:rFonts w:eastAsia="Arial" w:cs="Arial"/>
        </w:rPr>
        <w:t>1994 and</w:t>
      </w:r>
      <w:r w:rsidR="00A728D5">
        <w:rPr>
          <w:rFonts w:eastAsia="Arial" w:cs="Arial"/>
        </w:rPr>
        <w:t xml:space="preserve"> </w:t>
      </w:r>
      <w:r w:rsidR="00FB5D64">
        <w:rPr>
          <w:rFonts w:eastAsia="Arial" w:cs="Arial"/>
        </w:rPr>
        <w:t xml:space="preserve">31 </w:t>
      </w:r>
      <w:r w:rsidR="004332FE" w:rsidRPr="7EF90D2D">
        <w:rPr>
          <w:rFonts w:eastAsia="Arial" w:cs="Arial"/>
        </w:rPr>
        <w:t xml:space="preserve">December 2020, regardless of whether the </w:t>
      </w:r>
      <w:r w:rsidR="00236511" w:rsidRPr="007A6C13">
        <w:rPr>
          <w:rFonts w:eastAsia="Arial" w:cs="Arial"/>
          <w:i/>
          <w:iCs/>
        </w:rPr>
        <w:t xml:space="preserve">small-scale </w:t>
      </w:r>
      <w:r w:rsidR="004332FE" w:rsidRPr="007A6C13">
        <w:rPr>
          <w:rFonts w:eastAsia="Arial" w:cs="Arial"/>
          <w:i/>
          <w:iCs/>
        </w:rPr>
        <w:t>smallholders</w:t>
      </w:r>
      <w:r w:rsidR="00B71DED">
        <w:rPr>
          <w:rFonts w:eastAsia="Arial" w:cs="Arial"/>
        </w:rPr>
        <w:t>*</w:t>
      </w:r>
      <w:r w:rsidR="004332FE" w:rsidRPr="7EF90D2D">
        <w:rPr>
          <w:rFonts w:eastAsia="Arial" w:cs="Arial"/>
        </w:rPr>
        <w:t xml:space="preserve"> were involved </w:t>
      </w:r>
      <w:r w:rsidR="00F57A3C">
        <w:rPr>
          <w:rFonts w:eastAsia="Arial" w:cs="Arial"/>
        </w:rPr>
        <w:t xml:space="preserve">in </w:t>
      </w:r>
      <w:r w:rsidR="004332FE" w:rsidRPr="7EF90D2D">
        <w:rPr>
          <w:rFonts w:eastAsia="Arial" w:cs="Arial"/>
        </w:rPr>
        <w:t xml:space="preserve">the </w:t>
      </w:r>
      <w:r w:rsidR="004332FE" w:rsidRPr="00270C3F">
        <w:rPr>
          <w:rFonts w:eastAsia="Arial" w:cs="Arial"/>
          <w:i/>
        </w:rPr>
        <w:t>conversion</w:t>
      </w:r>
      <w:r w:rsidR="001F5EAE" w:rsidRPr="00270C3F">
        <w:rPr>
          <w:rFonts w:eastAsia="Arial" w:cs="Arial"/>
          <w:i/>
          <w:iCs/>
        </w:rPr>
        <w:t>*</w:t>
      </w:r>
      <w:r w:rsidR="004332FE" w:rsidRPr="7EF90D2D">
        <w:rPr>
          <w:rFonts w:eastAsia="Arial" w:cs="Arial"/>
        </w:rPr>
        <w:t xml:space="preserve"> or subsequently acquired the </w:t>
      </w:r>
      <w:r w:rsidR="004332FE" w:rsidRPr="00270C3F">
        <w:rPr>
          <w:rFonts w:eastAsia="Arial" w:cs="Arial"/>
          <w:i/>
        </w:rPr>
        <w:t>management unit</w:t>
      </w:r>
      <w:r w:rsidR="00FB5D64">
        <w:rPr>
          <w:rFonts w:eastAsia="Arial" w:cs="Arial"/>
        </w:rPr>
        <w:t>*</w:t>
      </w:r>
      <w:r w:rsidR="004332FE" w:rsidRPr="3B293891">
        <w:rPr>
          <w:rFonts w:eastAsia="Arial" w:cs="Arial"/>
        </w:rPr>
        <w:t>.</w:t>
      </w:r>
      <w:r w:rsidRPr="00270C3F">
        <w:rPr>
          <w:rFonts w:eastAsia="Arial" w:cs="Arial"/>
        </w:rPr>
        <w:t xml:space="preserve"> These 50 hectares may be defined to a smaller area in a national standard development process.</w:t>
      </w:r>
      <w:r w:rsidR="008121B0">
        <w:rPr>
          <w:rFonts w:eastAsia="Arial" w:cs="Arial"/>
        </w:rPr>
        <w:t xml:space="preserve"> The small-scale smallholder must meet the following criteria:</w:t>
      </w:r>
    </w:p>
    <w:p w14:paraId="117C2E97" w14:textId="1FD6F582" w:rsidR="00EC1D66" w:rsidRDefault="00995910" w:rsidP="00510772">
      <w:pPr>
        <w:pStyle w:val="ListParagraph"/>
        <w:numPr>
          <w:ilvl w:val="1"/>
          <w:numId w:val="53"/>
        </w:numPr>
        <w:jc w:val="both"/>
        <w:rPr>
          <w:rFonts w:eastAsia="Arial" w:cs="Arial"/>
        </w:rPr>
      </w:pPr>
      <w:r>
        <w:rPr>
          <w:rFonts w:eastAsia="Arial" w:cs="Arial"/>
        </w:rPr>
        <w:lastRenderedPageBreak/>
        <w:t xml:space="preserve">No </w:t>
      </w:r>
      <w:r w:rsidRPr="00AF0696">
        <w:rPr>
          <w:rFonts w:eastAsia="Arial" w:cs="Arial"/>
          <w:i/>
          <w:iCs/>
        </w:rPr>
        <w:t xml:space="preserve">direct </w:t>
      </w:r>
      <w:r>
        <w:rPr>
          <w:rFonts w:eastAsia="Arial" w:cs="Arial"/>
        </w:rPr>
        <w:t xml:space="preserve">or </w:t>
      </w:r>
      <w:r w:rsidRPr="00AF0696">
        <w:rPr>
          <w:rFonts w:eastAsia="Arial" w:cs="Arial"/>
          <w:i/>
          <w:iCs/>
        </w:rPr>
        <w:t>indirect involv</w:t>
      </w:r>
      <w:r>
        <w:rPr>
          <w:rFonts w:eastAsia="Arial" w:cs="Arial"/>
          <w:i/>
          <w:iCs/>
        </w:rPr>
        <w:t>ement</w:t>
      </w:r>
      <w:r>
        <w:rPr>
          <w:rFonts w:eastAsia="Arial" w:cs="Arial"/>
        </w:rPr>
        <w:t xml:space="preserve">* in the </w:t>
      </w:r>
      <w:r w:rsidRPr="00AF0696">
        <w:rPr>
          <w:rFonts w:eastAsia="Arial" w:cs="Arial"/>
          <w:i/>
          <w:iCs/>
        </w:rPr>
        <w:t>conversion</w:t>
      </w:r>
      <w:r>
        <w:rPr>
          <w:rFonts w:eastAsia="Arial" w:cs="Arial"/>
        </w:rPr>
        <w:t xml:space="preserve">* of more than 50 hectares total, including over multiple </w:t>
      </w:r>
      <w:r>
        <w:rPr>
          <w:rFonts w:eastAsia="Arial" w:cs="Arial"/>
          <w:i/>
          <w:iCs/>
        </w:rPr>
        <w:t>management units</w:t>
      </w:r>
      <w:r w:rsidR="00233BB4">
        <w:rPr>
          <w:rFonts w:eastAsia="Arial" w:cs="Arial"/>
          <w:i/>
          <w:iCs/>
        </w:rPr>
        <w:t xml:space="preserve">* </w:t>
      </w:r>
      <w:r w:rsidR="00233BB4">
        <w:rPr>
          <w:rFonts w:eastAsia="Arial" w:cs="Arial"/>
        </w:rPr>
        <w:t>or</w:t>
      </w:r>
      <w:r>
        <w:rPr>
          <w:rFonts w:eastAsia="Arial" w:cs="Arial"/>
        </w:rPr>
        <w:t xml:space="preserve"> when they </w:t>
      </w:r>
      <w:r w:rsidR="00B95921">
        <w:rPr>
          <w:rFonts w:eastAsia="Arial" w:cs="Arial"/>
        </w:rPr>
        <w:t xml:space="preserve">have </w:t>
      </w:r>
      <w:r w:rsidR="00B95921" w:rsidRPr="00AF0696">
        <w:rPr>
          <w:rFonts w:eastAsia="Arial" w:cs="Arial"/>
          <w:i/>
          <w:iCs/>
        </w:rPr>
        <w:t xml:space="preserve">direct </w:t>
      </w:r>
      <w:r w:rsidR="00B95921">
        <w:rPr>
          <w:rFonts w:eastAsia="Arial" w:cs="Arial"/>
        </w:rPr>
        <w:t xml:space="preserve">or </w:t>
      </w:r>
      <w:r w:rsidR="00B95921" w:rsidRPr="00AF0696">
        <w:rPr>
          <w:rFonts w:eastAsia="Arial" w:cs="Arial"/>
          <w:i/>
          <w:iCs/>
        </w:rPr>
        <w:t>indirect involv</w:t>
      </w:r>
      <w:r w:rsidR="00B95921">
        <w:rPr>
          <w:rFonts w:eastAsia="Arial" w:cs="Arial"/>
          <w:i/>
          <w:iCs/>
        </w:rPr>
        <w:t>ement</w:t>
      </w:r>
      <w:r w:rsidR="00B95921">
        <w:rPr>
          <w:rFonts w:eastAsia="Arial" w:cs="Arial"/>
        </w:rPr>
        <w:t>* in an</w:t>
      </w:r>
      <w:r>
        <w:rPr>
          <w:rFonts w:eastAsia="Arial" w:cs="Arial"/>
        </w:rPr>
        <w:t xml:space="preserve"> entity which </w:t>
      </w:r>
      <w:r w:rsidR="00B95921">
        <w:rPr>
          <w:rFonts w:eastAsia="Arial" w:cs="Arial"/>
        </w:rPr>
        <w:t xml:space="preserve">carried out </w:t>
      </w:r>
      <w:r w:rsidRPr="004832D1">
        <w:rPr>
          <w:rFonts w:eastAsia="Arial" w:cs="Arial"/>
          <w:i/>
          <w:iCs/>
        </w:rPr>
        <w:t>conversion</w:t>
      </w:r>
      <w:r>
        <w:rPr>
          <w:rFonts w:eastAsia="Arial" w:cs="Arial"/>
        </w:rPr>
        <w:t>* of more than 50 hectares</w:t>
      </w:r>
      <w:r w:rsidR="00532DA1">
        <w:rPr>
          <w:rFonts w:eastAsia="Arial" w:cs="Arial"/>
        </w:rPr>
        <w:t>;</w:t>
      </w:r>
    </w:p>
    <w:p w14:paraId="342D8ACC" w14:textId="24B183DE" w:rsidR="00233BB4" w:rsidRPr="00233BB4" w:rsidRDefault="00233BB4" w:rsidP="00510772">
      <w:pPr>
        <w:pStyle w:val="ListParagraph"/>
        <w:numPr>
          <w:ilvl w:val="1"/>
          <w:numId w:val="53"/>
        </w:numPr>
        <w:jc w:val="both"/>
        <w:rPr>
          <w:rFonts w:eastAsia="Arial" w:cs="Arial"/>
        </w:rPr>
      </w:pPr>
      <w:r w:rsidRPr="00233BB4">
        <w:rPr>
          <w:rFonts w:eastAsia="Arial" w:cs="Arial"/>
        </w:rPr>
        <w:t>Depend</w:t>
      </w:r>
      <w:r>
        <w:rPr>
          <w:rFonts w:eastAsia="Arial" w:cs="Arial"/>
        </w:rPr>
        <w:t>ence</w:t>
      </w:r>
      <w:r w:rsidRPr="00233BB4">
        <w:rPr>
          <w:rFonts w:eastAsia="Arial" w:cs="Arial"/>
        </w:rPr>
        <w:t xml:space="preserve"> on the land for most of their livelihood</w:t>
      </w:r>
      <w:r w:rsidR="00532DA1">
        <w:rPr>
          <w:rFonts w:eastAsia="Arial" w:cs="Arial"/>
        </w:rPr>
        <w:t>;</w:t>
      </w:r>
      <w:r w:rsidRPr="00233BB4">
        <w:rPr>
          <w:rFonts w:eastAsia="Arial" w:cs="Arial"/>
        </w:rPr>
        <w:t xml:space="preserve"> </w:t>
      </w:r>
    </w:p>
    <w:p w14:paraId="523292F8" w14:textId="51F16751" w:rsidR="00233BB4" w:rsidRPr="00233BB4" w:rsidRDefault="00233BB4" w:rsidP="00510772">
      <w:pPr>
        <w:pStyle w:val="ListParagraph"/>
        <w:numPr>
          <w:ilvl w:val="1"/>
          <w:numId w:val="53"/>
        </w:numPr>
        <w:jc w:val="both"/>
        <w:rPr>
          <w:rFonts w:eastAsia="Arial" w:cs="Arial"/>
        </w:rPr>
      </w:pPr>
      <w:r w:rsidRPr="00233BB4">
        <w:rPr>
          <w:rFonts w:eastAsia="Arial" w:cs="Arial"/>
        </w:rPr>
        <w:t>Employ</w:t>
      </w:r>
      <w:r>
        <w:rPr>
          <w:rFonts w:eastAsia="Arial" w:cs="Arial"/>
        </w:rPr>
        <w:t>ment of</w:t>
      </w:r>
      <w:r w:rsidRPr="00233BB4">
        <w:rPr>
          <w:rFonts w:eastAsia="Arial" w:cs="Arial"/>
        </w:rPr>
        <w:t xml:space="preserve"> labor mostly from family or neighboring communities</w:t>
      </w:r>
      <w:r w:rsidR="00532DA1">
        <w:rPr>
          <w:rFonts w:eastAsia="Arial" w:cs="Arial"/>
        </w:rPr>
        <w:t>;</w:t>
      </w:r>
    </w:p>
    <w:p w14:paraId="2E937422" w14:textId="24499026" w:rsidR="00173A3B" w:rsidRDefault="00233BB4" w:rsidP="00510772">
      <w:pPr>
        <w:pStyle w:val="ListParagraph"/>
        <w:numPr>
          <w:ilvl w:val="1"/>
          <w:numId w:val="53"/>
        </w:numPr>
        <w:jc w:val="both"/>
        <w:rPr>
          <w:rFonts w:eastAsia="Arial" w:cs="Arial"/>
        </w:rPr>
      </w:pPr>
      <w:r>
        <w:rPr>
          <w:rFonts w:eastAsia="Arial" w:cs="Arial"/>
        </w:rPr>
        <w:t>Possession of</w:t>
      </w:r>
      <w:r w:rsidRPr="00233BB4">
        <w:rPr>
          <w:rFonts w:eastAsia="Arial" w:cs="Arial"/>
        </w:rPr>
        <w:t xml:space="preserve"> land-use rights</w:t>
      </w:r>
      <w:r w:rsidR="00532DA1">
        <w:rPr>
          <w:rFonts w:eastAsia="Arial" w:cs="Arial"/>
        </w:rPr>
        <w:t>; and</w:t>
      </w:r>
    </w:p>
    <w:p w14:paraId="1ECBAECD" w14:textId="729E6E1F" w:rsidR="00173A3B" w:rsidRPr="0085128B" w:rsidRDefault="00233BB4" w:rsidP="00510772">
      <w:pPr>
        <w:pStyle w:val="ListParagraph"/>
        <w:numPr>
          <w:ilvl w:val="1"/>
          <w:numId w:val="53"/>
        </w:numPr>
        <w:jc w:val="both"/>
        <w:rPr>
          <w:rFonts w:eastAsia="Arial" w:cs="Arial"/>
        </w:rPr>
      </w:pPr>
      <w:r w:rsidRPr="0085128B">
        <w:rPr>
          <w:rFonts w:eastAsia="Arial" w:cs="Arial"/>
        </w:rPr>
        <w:t xml:space="preserve">No history of </w:t>
      </w:r>
      <w:r w:rsidR="00173A3B" w:rsidRPr="0085128B">
        <w:rPr>
          <w:rFonts w:eastAsia="Arial" w:cs="Arial"/>
          <w:i/>
          <w:iCs/>
        </w:rPr>
        <w:t>unacceptable activities</w:t>
      </w:r>
      <w:r w:rsidR="00173A3B" w:rsidRPr="0085128B">
        <w:rPr>
          <w:rFonts w:eastAsia="Arial" w:cs="Arial"/>
        </w:rPr>
        <w:t>* (for example, where this relates to HCV forests and the relative share of the converted forest area over the past 5 years)</w:t>
      </w:r>
      <w:r w:rsidR="00532DA1">
        <w:rPr>
          <w:rFonts w:eastAsia="Arial" w:cs="Arial"/>
        </w:rPr>
        <w:t>.</w:t>
      </w:r>
    </w:p>
    <w:p w14:paraId="650221A2" w14:textId="4AF5939E" w:rsidR="0060108D" w:rsidRPr="006C55A5" w:rsidRDefault="00DB3F5E" w:rsidP="009D1C83">
      <w:pPr>
        <w:jc w:val="both"/>
      </w:pPr>
      <w:r w:rsidRPr="6FB1B7C5">
        <w:rPr>
          <w:rFonts w:eastAsia="Arial" w:cs="Arial"/>
          <w:lang w:val="en-GB"/>
        </w:rPr>
        <w:t xml:space="preserve">All aspects of this </w:t>
      </w:r>
      <w:r w:rsidR="007C728F">
        <w:rPr>
          <w:rFonts w:eastAsia="Arial" w:cs="Arial"/>
          <w:lang w:val="en-GB"/>
        </w:rPr>
        <w:t>procedure are</w:t>
      </w:r>
      <w:r w:rsidRPr="6FB1B7C5">
        <w:rPr>
          <w:rFonts w:eastAsia="Arial" w:cs="Arial"/>
          <w:lang w:val="en-GB"/>
        </w:rPr>
        <w:t xml:space="preserve"> considered normative, including the scope, effective and validity dates, terms and definitions, unless otherwise stated.</w:t>
      </w:r>
      <w:r w:rsidR="003C4F10" w:rsidRPr="003C0B74">
        <w:rPr>
          <w:rFonts w:eastAsia="Arial" w:cs="Arial"/>
          <w:lang w:val="en-GB"/>
        </w:rPr>
        <w:t xml:space="preserve"> </w:t>
      </w:r>
      <w:r w:rsidRPr="003C0B74">
        <w:rPr>
          <w:rFonts w:eastAsia="Arial" w:cs="Arial"/>
          <w:lang w:val="en-GB"/>
        </w:rPr>
        <w:t xml:space="preserve">References and the content of information </w:t>
      </w:r>
      <w:r w:rsidRPr="006C55A5">
        <w:rPr>
          <w:rFonts w:eastAsia="Arial" w:cs="Arial"/>
          <w:lang w:val="en-GB"/>
        </w:rPr>
        <w:t xml:space="preserve">boxes, examples and notes are </w:t>
      </w:r>
      <w:r w:rsidR="00E722CE" w:rsidRPr="006C55A5">
        <w:rPr>
          <w:rFonts w:eastAsia="Arial" w:cs="Arial"/>
          <w:lang w:val="en-GB"/>
        </w:rPr>
        <w:t>not</w:t>
      </w:r>
      <w:r w:rsidRPr="006C55A5">
        <w:rPr>
          <w:rFonts w:eastAsia="Arial" w:cs="Arial"/>
          <w:lang w:val="en-GB"/>
        </w:rPr>
        <w:t xml:space="preserve"> normative</w:t>
      </w:r>
      <w:r w:rsidR="003C4F10" w:rsidRPr="006C55A5">
        <w:rPr>
          <w:rFonts w:eastAsia="Arial" w:cs="Arial"/>
          <w:lang w:val="en-GB"/>
        </w:rPr>
        <w:t>.</w:t>
      </w:r>
      <w:bookmarkStart w:id="15" w:name="_Toc806440098"/>
      <w:bookmarkStart w:id="16" w:name="_Toc767217502"/>
      <w:bookmarkStart w:id="17" w:name="_Toc1388235224"/>
    </w:p>
    <w:p w14:paraId="3BD8A52B" w14:textId="5FF56A76" w:rsidR="00EF1231" w:rsidRPr="0085128B" w:rsidRDefault="1C277546" w:rsidP="00285738">
      <w:pPr>
        <w:pStyle w:val="Heading1"/>
        <w:rPr>
          <w:rFonts w:asciiTheme="minorHAnsi" w:hAnsiTheme="minorHAnsi" w:cstheme="minorHAnsi"/>
          <w:b/>
          <w:bCs/>
        </w:rPr>
      </w:pPr>
      <w:bookmarkStart w:id="18" w:name="_Toc130303121"/>
      <w:r w:rsidRPr="006C55A5">
        <w:rPr>
          <w:rFonts w:asciiTheme="minorHAnsi" w:hAnsiTheme="minorHAnsi" w:cstheme="minorHAnsi"/>
          <w:b/>
          <w:bCs/>
        </w:rPr>
        <w:t>Eligibility</w:t>
      </w:r>
      <w:bookmarkEnd w:id="18"/>
      <w:r w:rsidRPr="0085128B">
        <w:rPr>
          <w:rFonts w:asciiTheme="minorHAnsi" w:hAnsiTheme="minorHAnsi" w:cstheme="minorHAnsi"/>
          <w:b/>
          <w:bCs/>
        </w:rPr>
        <w:t xml:space="preserve"> </w:t>
      </w:r>
      <w:bookmarkEnd w:id="15"/>
      <w:bookmarkEnd w:id="16"/>
      <w:bookmarkEnd w:id="17"/>
    </w:p>
    <w:p w14:paraId="0145307A" w14:textId="68CF38A0" w:rsidR="00EF1231" w:rsidRDefault="00EF1231" w:rsidP="00D645A3">
      <w:pPr>
        <w:jc w:val="both"/>
        <w:rPr>
          <w:rFonts w:eastAsia="Arial" w:cs="Arial"/>
        </w:rPr>
      </w:pPr>
      <w:r w:rsidRPr="1F778BE4">
        <w:rPr>
          <w:rFonts w:eastAsia="Arial" w:cs="Arial"/>
          <w:i/>
        </w:rPr>
        <w:t>The Organization*</w:t>
      </w:r>
      <w:r w:rsidRPr="1F778BE4">
        <w:rPr>
          <w:rFonts w:eastAsia="Arial" w:cs="Arial"/>
        </w:rPr>
        <w:t xml:space="preserve"> that was </w:t>
      </w:r>
      <w:r w:rsidRPr="1F778BE4">
        <w:rPr>
          <w:rFonts w:eastAsia="Arial" w:cs="Arial"/>
          <w:i/>
        </w:rPr>
        <w:t>directly or indirectly involved</w:t>
      </w:r>
      <w:r w:rsidRPr="1F778BE4">
        <w:rPr>
          <w:rFonts w:eastAsia="Arial" w:cs="Arial"/>
        </w:rPr>
        <w:t xml:space="preserve">* in </w:t>
      </w:r>
      <w:r w:rsidRPr="1F778BE4">
        <w:rPr>
          <w:rFonts w:eastAsia="Arial" w:cs="Arial"/>
          <w:i/>
        </w:rPr>
        <w:t>conversion</w:t>
      </w:r>
      <w:r w:rsidRPr="1F778BE4">
        <w:rPr>
          <w:rFonts w:eastAsia="Arial" w:cs="Arial"/>
        </w:rPr>
        <w:t xml:space="preserve">* on the </w:t>
      </w:r>
      <w:r w:rsidRPr="1F778BE4">
        <w:rPr>
          <w:rFonts w:eastAsia="Arial" w:cs="Arial"/>
          <w:i/>
        </w:rPr>
        <w:t>management unit</w:t>
      </w:r>
      <w:r w:rsidRPr="1F778BE4">
        <w:rPr>
          <w:rFonts w:eastAsia="Arial" w:cs="Arial"/>
        </w:rPr>
        <w:t xml:space="preserve">* </w:t>
      </w:r>
      <w:r w:rsidR="00A728D5">
        <w:rPr>
          <w:rFonts w:eastAsia="Arial" w:cs="Arial"/>
        </w:rPr>
        <w:t xml:space="preserve">between 1 December </w:t>
      </w:r>
      <w:r w:rsidRPr="1F778BE4">
        <w:rPr>
          <w:rFonts w:eastAsia="Arial" w:cs="Arial"/>
        </w:rPr>
        <w:t>1994 and</w:t>
      </w:r>
      <w:r w:rsidR="007D2039">
        <w:rPr>
          <w:rFonts w:eastAsia="Arial" w:cs="Arial"/>
        </w:rPr>
        <w:t xml:space="preserve"> </w:t>
      </w:r>
      <w:r w:rsidR="00B642BB">
        <w:rPr>
          <w:rFonts w:eastAsia="Arial" w:cs="Arial"/>
        </w:rPr>
        <w:t xml:space="preserve">31 </w:t>
      </w:r>
      <w:r w:rsidRPr="1F778BE4">
        <w:rPr>
          <w:rFonts w:eastAsia="Arial" w:cs="Arial"/>
        </w:rPr>
        <w:t xml:space="preserve">December 2020 or </w:t>
      </w:r>
      <w:r w:rsidRPr="1F778BE4">
        <w:rPr>
          <w:rFonts w:eastAsia="Arial" w:cs="Arial"/>
          <w:i/>
        </w:rPr>
        <w:t xml:space="preserve">The Organization* </w:t>
      </w:r>
      <w:r w:rsidRPr="1F778BE4">
        <w:rPr>
          <w:rFonts w:eastAsia="Arial" w:cs="Arial"/>
        </w:rPr>
        <w:t xml:space="preserve">that acquired lands which were converted in the same time period are eligible to apply for FSC forest management certification of that </w:t>
      </w:r>
      <w:r w:rsidRPr="1F778BE4">
        <w:rPr>
          <w:rFonts w:eastAsia="Arial" w:cs="Arial"/>
          <w:i/>
          <w:iCs/>
        </w:rPr>
        <w:t>management unit</w:t>
      </w:r>
      <w:r w:rsidRPr="1F778BE4">
        <w:rPr>
          <w:rFonts w:eastAsia="Arial" w:cs="Arial"/>
        </w:rPr>
        <w:t xml:space="preserve">* upon </w:t>
      </w:r>
      <w:r w:rsidRPr="007A6C13">
        <w:rPr>
          <w:rFonts w:eastAsia="Arial" w:cs="Arial"/>
          <w:i/>
          <w:iCs/>
        </w:rPr>
        <w:t>demonstrated</w:t>
      </w:r>
      <w:r w:rsidR="005E7A40">
        <w:rPr>
          <w:rFonts w:eastAsia="Arial" w:cs="Arial"/>
        </w:rPr>
        <w:t>*</w:t>
      </w:r>
      <w:r w:rsidRPr="1F778BE4">
        <w:rPr>
          <w:rFonts w:eastAsia="Arial" w:cs="Arial"/>
        </w:rPr>
        <w:t xml:space="preserve"> conformity with the </w:t>
      </w:r>
      <w:r w:rsidRPr="007A6C13">
        <w:rPr>
          <w:rFonts w:eastAsia="Arial" w:cs="Arial"/>
          <w:i/>
        </w:rPr>
        <w:t>FSC Remedy Framework</w:t>
      </w:r>
      <w:r w:rsidRPr="1F778BE4">
        <w:rPr>
          <w:rFonts w:eastAsia="Arial" w:cs="Arial"/>
        </w:rPr>
        <w:t xml:space="preserve"> </w:t>
      </w:r>
      <w:r w:rsidR="00904AE0">
        <w:rPr>
          <w:rFonts w:eastAsia="Arial" w:cs="Arial"/>
        </w:rPr>
        <w:t xml:space="preserve">and </w:t>
      </w:r>
      <w:r w:rsidRPr="1F778BE4">
        <w:rPr>
          <w:rFonts w:eastAsia="Arial" w:cs="Arial"/>
        </w:rPr>
        <w:t xml:space="preserve">following a </w:t>
      </w:r>
      <w:r w:rsidRPr="00090925">
        <w:rPr>
          <w:rFonts w:eastAsia="Arial" w:cs="Arial"/>
        </w:rPr>
        <w:t>conversion</w:t>
      </w:r>
      <w:r w:rsidRPr="1F778BE4">
        <w:rPr>
          <w:rFonts w:eastAsia="Arial" w:cs="Arial"/>
        </w:rPr>
        <w:t xml:space="preserve">-free period </w:t>
      </w:r>
      <w:r w:rsidR="00CB1419">
        <w:rPr>
          <w:rFonts w:eastAsia="Arial" w:cs="Arial"/>
        </w:rPr>
        <w:t xml:space="preserve">in the </w:t>
      </w:r>
      <w:r w:rsidR="00CB1419" w:rsidRPr="00270C3F">
        <w:rPr>
          <w:rFonts w:eastAsia="Arial" w:cs="Arial"/>
          <w:i/>
          <w:iCs/>
        </w:rPr>
        <w:t>management unit*</w:t>
      </w:r>
      <w:r>
        <w:rPr>
          <w:rFonts w:eastAsia="Arial" w:cs="Arial"/>
          <w:i/>
        </w:rPr>
        <w:t xml:space="preserve"> </w:t>
      </w:r>
      <w:r w:rsidRPr="1F778BE4">
        <w:rPr>
          <w:rFonts w:eastAsia="Arial" w:cs="Arial"/>
        </w:rPr>
        <w:t xml:space="preserve">of </w:t>
      </w:r>
      <w:r w:rsidR="00904AE0">
        <w:rPr>
          <w:rFonts w:eastAsia="Arial" w:cs="Arial"/>
        </w:rPr>
        <w:t xml:space="preserve">at least </w:t>
      </w:r>
      <w:r w:rsidRPr="1F778BE4">
        <w:rPr>
          <w:rFonts w:eastAsia="Arial" w:cs="Arial"/>
        </w:rPr>
        <w:t>five years</w:t>
      </w:r>
      <w:r w:rsidRPr="00270C3F">
        <w:rPr>
          <w:rFonts w:eastAsia="Arial" w:cs="Arial"/>
          <w:i/>
          <w:iCs/>
        </w:rPr>
        <w:t>.</w:t>
      </w:r>
    </w:p>
    <w:p w14:paraId="5661613B" w14:textId="50E9BAED" w:rsidR="00EF1231" w:rsidRPr="00EA1009" w:rsidRDefault="007C78FE" w:rsidP="00D645A3">
      <w:pPr>
        <w:jc w:val="both"/>
        <w:rPr>
          <w:rFonts w:eastAsia="Arial" w:cs="Arial"/>
          <w:szCs w:val="20"/>
        </w:rPr>
      </w:pPr>
      <w:r w:rsidRPr="3B4CE1EB">
        <w:rPr>
          <w:rFonts w:eastAsia="Arial" w:cs="Arial"/>
        </w:rPr>
        <w:t xml:space="preserve">NOTE: </w:t>
      </w:r>
      <w:r w:rsidRPr="3B4CE1EB">
        <w:rPr>
          <w:rFonts w:eastAsia="Arial" w:cs="Arial"/>
          <w:i/>
          <w:iCs/>
        </w:rPr>
        <w:t>The Organization</w:t>
      </w:r>
      <w:r w:rsidRPr="3B4CE1EB">
        <w:rPr>
          <w:rFonts w:eastAsia="Arial" w:cs="Arial"/>
        </w:rPr>
        <w:t xml:space="preserve">* may start implementing the </w:t>
      </w:r>
      <w:r w:rsidRPr="00270C3F">
        <w:rPr>
          <w:rFonts w:eastAsia="Arial" w:cs="Arial"/>
          <w:i/>
          <w:iCs/>
        </w:rPr>
        <w:t>remedy</w:t>
      </w:r>
      <w:r w:rsidR="00236511" w:rsidRPr="00270C3F">
        <w:rPr>
          <w:rFonts w:eastAsia="Arial" w:cs="Arial"/>
          <w:i/>
          <w:iCs/>
        </w:rPr>
        <w:t>*</w:t>
      </w:r>
      <w:r w:rsidRPr="3B4CE1EB">
        <w:rPr>
          <w:rFonts w:eastAsia="Arial" w:cs="Arial"/>
        </w:rPr>
        <w:t xml:space="preserve"> process prior to having completed the five-year waiting period. </w:t>
      </w:r>
    </w:p>
    <w:p w14:paraId="415384ED" w14:textId="13915C72" w:rsidR="00EF1231" w:rsidRPr="006C55A5" w:rsidRDefault="00EF1231" w:rsidP="00D645A3">
      <w:pPr>
        <w:jc w:val="both"/>
        <w:rPr>
          <w:rFonts w:eastAsia="Arial" w:cs="Arial"/>
          <w:szCs w:val="20"/>
        </w:rPr>
      </w:pPr>
      <w:r w:rsidRPr="7EF90D2D">
        <w:rPr>
          <w:rFonts w:eastAsia="Arial" w:cs="Arial"/>
        </w:rPr>
        <w:t xml:space="preserve">The </w:t>
      </w:r>
      <w:r w:rsidRPr="7EF90D2D">
        <w:rPr>
          <w:rFonts w:eastAsia="Arial" w:cs="Arial"/>
          <w:i/>
          <w:iCs/>
        </w:rPr>
        <w:t>corporate group*</w:t>
      </w:r>
      <w:r w:rsidRPr="7EF90D2D">
        <w:rPr>
          <w:rFonts w:eastAsia="Arial" w:cs="Arial"/>
        </w:rPr>
        <w:t xml:space="preserve"> </w:t>
      </w:r>
      <w:r w:rsidR="00C031C1">
        <w:rPr>
          <w:rFonts w:eastAsia="Arial" w:cs="Arial"/>
        </w:rPr>
        <w:t>that engaged</w:t>
      </w:r>
      <w:r w:rsidR="00F53A97">
        <w:rPr>
          <w:rFonts w:eastAsia="Arial" w:cs="Arial"/>
        </w:rPr>
        <w:t xml:space="preserve"> i</w:t>
      </w:r>
      <w:r w:rsidRPr="227E040A">
        <w:rPr>
          <w:rFonts w:eastAsia="Arial" w:cs="Arial"/>
        </w:rPr>
        <w:t>n</w:t>
      </w:r>
      <w:r w:rsidRPr="7EF90D2D">
        <w:rPr>
          <w:rFonts w:eastAsia="Arial" w:cs="Arial"/>
        </w:rPr>
        <w:t xml:space="preserve"> </w:t>
      </w:r>
      <w:r w:rsidRPr="7EF90D2D">
        <w:rPr>
          <w:rFonts w:eastAsia="Arial" w:cs="Arial"/>
          <w:i/>
          <w:iCs/>
        </w:rPr>
        <w:t>unacceptable activities*</w:t>
      </w:r>
      <w:r w:rsidRPr="7EF90D2D">
        <w:rPr>
          <w:rFonts w:eastAsia="Arial" w:cs="Arial"/>
        </w:rPr>
        <w:t xml:space="preserve"> is eligible to associate with FSC through the </w:t>
      </w:r>
      <w:r w:rsidRPr="00270C3F">
        <w:rPr>
          <w:rFonts w:eastAsia="Arial" w:cs="Arial"/>
          <w:i/>
        </w:rPr>
        <w:t xml:space="preserve">Policy for </w:t>
      </w:r>
      <w:r w:rsidR="000306E8">
        <w:rPr>
          <w:rFonts w:eastAsia="Arial" w:cs="Arial"/>
          <w:i/>
        </w:rPr>
        <w:t xml:space="preserve">the </w:t>
      </w:r>
      <w:r w:rsidRPr="00270C3F">
        <w:rPr>
          <w:rFonts w:eastAsia="Arial" w:cs="Arial"/>
          <w:i/>
        </w:rPr>
        <w:t xml:space="preserve">Association </w:t>
      </w:r>
      <w:r w:rsidR="00A024DA" w:rsidRPr="00A024DA">
        <w:rPr>
          <w:rFonts w:eastAsia="Arial" w:cs="Arial"/>
          <w:i/>
          <w:iCs/>
        </w:rPr>
        <w:t xml:space="preserve">of Organizations with FSC </w:t>
      </w:r>
      <w:r w:rsidRPr="00270C3F">
        <w:rPr>
          <w:rFonts w:eastAsia="Arial" w:cs="Arial"/>
          <w:i/>
        </w:rPr>
        <w:t>V2-0</w:t>
      </w:r>
      <w:r w:rsidRPr="7EF90D2D">
        <w:rPr>
          <w:rFonts w:eastAsia="Arial" w:cs="Arial"/>
        </w:rPr>
        <w:t xml:space="preserve"> upon </w:t>
      </w:r>
      <w:r w:rsidRPr="007A6C13">
        <w:rPr>
          <w:rFonts w:eastAsia="Arial" w:cs="Arial"/>
          <w:i/>
          <w:iCs/>
        </w:rPr>
        <w:t>demonstrated</w:t>
      </w:r>
      <w:r w:rsidR="00CA372D">
        <w:rPr>
          <w:rFonts w:eastAsia="Arial" w:cs="Arial"/>
        </w:rPr>
        <w:t>*</w:t>
      </w:r>
      <w:r w:rsidRPr="7EF90D2D">
        <w:rPr>
          <w:rFonts w:eastAsia="Arial" w:cs="Arial"/>
        </w:rPr>
        <w:t xml:space="preserve"> conformity with </w:t>
      </w:r>
      <w:r w:rsidR="00A1022D">
        <w:rPr>
          <w:rFonts w:eastAsia="Arial" w:cs="Arial"/>
        </w:rPr>
        <w:t>t</w:t>
      </w:r>
      <w:r w:rsidRPr="7EF90D2D">
        <w:rPr>
          <w:rFonts w:eastAsia="Arial" w:cs="Arial"/>
        </w:rPr>
        <w:t xml:space="preserve">he </w:t>
      </w:r>
      <w:r w:rsidRPr="007A6C13">
        <w:rPr>
          <w:rFonts w:eastAsia="Arial" w:cs="Arial"/>
          <w:i/>
          <w:iCs/>
        </w:rPr>
        <w:t>FSC Remedy Framework</w:t>
      </w:r>
      <w:r w:rsidR="00F20F0B" w:rsidRPr="7EF90D2D">
        <w:rPr>
          <w:rFonts w:eastAsia="Arial" w:cs="Arial"/>
        </w:rPr>
        <w:t xml:space="preserve"> and</w:t>
      </w:r>
      <w:r w:rsidR="009B3B82">
        <w:rPr>
          <w:rFonts w:eastAsia="Arial" w:cs="Arial"/>
        </w:rPr>
        <w:t>, where applicable,</w:t>
      </w:r>
      <w:r w:rsidR="00F20F0B" w:rsidRPr="7EF90D2D">
        <w:rPr>
          <w:rFonts w:eastAsia="Arial" w:cs="Arial"/>
        </w:rPr>
        <w:t xml:space="preserve"> </w:t>
      </w:r>
      <w:r w:rsidR="00DF22BD" w:rsidRPr="7EF90D2D">
        <w:rPr>
          <w:rFonts w:eastAsia="Arial" w:cs="Arial"/>
        </w:rPr>
        <w:t>a</w:t>
      </w:r>
      <w:r w:rsidR="00A1022D">
        <w:rPr>
          <w:rFonts w:eastAsia="Arial" w:cs="Arial"/>
        </w:rPr>
        <w:t>n</w:t>
      </w:r>
      <w:r w:rsidR="00F20F0B" w:rsidRPr="7EF90D2D">
        <w:rPr>
          <w:rFonts w:eastAsia="Arial" w:cs="Arial"/>
        </w:rPr>
        <w:t xml:space="preserve"> FSC </w:t>
      </w:r>
      <w:r w:rsidR="00F777F3" w:rsidRPr="7EF90D2D">
        <w:rPr>
          <w:rFonts w:eastAsia="Arial" w:cs="Arial"/>
        </w:rPr>
        <w:t xml:space="preserve">decision to </w:t>
      </w:r>
      <w:r w:rsidR="00F777F3" w:rsidRPr="007A6C13">
        <w:rPr>
          <w:rFonts w:eastAsia="Arial" w:cs="Arial"/>
          <w:i/>
          <w:iCs/>
        </w:rPr>
        <w:t xml:space="preserve">end </w:t>
      </w:r>
      <w:r w:rsidR="004E36ED" w:rsidRPr="00BB4A50">
        <w:rPr>
          <w:rFonts w:eastAsia="Arial" w:cs="Arial"/>
          <w:i/>
          <w:iCs/>
        </w:rPr>
        <w:t>disassociat</w:t>
      </w:r>
      <w:r w:rsidR="00F777F3" w:rsidRPr="00BB4A50">
        <w:rPr>
          <w:rFonts w:eastAsia="Arial" w:cs="Arial"/>
          <w:i/>
          <w:iCs/>
        </w:rPr>
        <w:t>ion</w:t>
      </w:r>
      <w:r w:rsidR="00A41A61" w:rsidRPr="00270C3F">
        <w:rPr>
          <w:rFonts w:eastAsia="Arial" w:cs="Arial"/>
          <w:i/>
          <w:iCs/>
        </w:rPr>
        <w:t>*</w:t>
      </w:r>
      <w:r w:rsidR="004E36ED" w:rsidRPr="7EF90D2D">
        <w:rPr>
          <w:rFonts w:eastAsia="Arial" w:cs="Arial"/>
        </w:rPr>
        <w:t xml:space="preserve"> </w:t>
      </w:r>
      <w:r w:rsidR="00F53A97">
        <w:rPr>
          <w:rFonts w:eastAsia="Arial" w:cs="Arial"/>
        </w:rPr>
        <w:t>of</w:t>
      </w:r>
      <w:r w:rsidR="007D7E37" w:rsidRPr="7EF90D2D">
        <w:rPr>
          <w:rFonts w:eastAsia="Arial" w:cs="Arial"/>
        </w:rPr>
        <w:t xml:space="preserve"> the </w:t>
      </w:r>
      <w:r w:rsidR="004E36ED" w:rsidRPr="00270C3F">
        <w:rPr>
          <w:rFonts w:eastAsia="Arial" w:cs="Arial"/>
          <w:i/>
          <w:iCs/>
        </w:rPr>
        <w:t xml:space="preserve">corporate </w:t>
      </w:r>
      <w:r w:rsidR="004E36ED" w:rsidRPr="006C55A5">
        <w:rPr>
          <w:rFonts w:eastAsia="Arial" w:cs="Arial"/>
          <w:i/>
          <w:iCs/>
        </w:rPr>
        <w:t>group</w:t>
      </w:r>
      <w:r w:rsidR="1C654944" w:rsidRPr="006C55A5">
        <w:rPr>
          <w:rFonts w:eastAsia="Arial" w:cs="Arial"/>
        </w:rPr>
        <w:t>*</w:t>
      </w:r>
      <w:r w:rsidR="68651C1E" w:rsidRPr="006C55A5">
        <w:rPr>
          <w:rFonts w:eastAsia="Arial" w:cs="Arial"/>
        </w:rPr>
        <w:t>.</w:t>
      </w:r>
      <w:r w:rsidRPr="006C55A5">
        <w:rPr>
          <w:rFonts w:eastAsia="Arial" w:cs="Arial"/>
        </w:rPr>
        <w:t xml:space="preserve"> </w:t>
      </w:r>
    </w:p>
    <w:p w14:paraId="23F9F86F" w14:textId="77777777" w:rsidR="003C0BF7" w:rsidRPr="0085128B" w:rsidRDefault="4659DC8D" w:rsidP="14A72800">
      <w:pPr>
        <w:pStyle w:val="Heading1"/>
        <w:jc w:val="both"/>
        <w:rPr>
          <w:rFonts w:asciiTheme="minorHAnsi" w:hAnsiTheme="minorHAnsi" w:cstheme="minorHAnsi"/>
          <w:b/>
          <w:bCs/>
        </w:rPr>
      </w:pPr>
      <w:bookmarkStart w:id="19" w:name="_Toc1438147676"/>
      <w:bookmarkStart w:id="20" w:name="_Toc1345275156"/>
      <w:bookmarkStart w:id="21" w:name="_Toc1866935809"/>
      <w:bookmarkStart w:id="22" w:name="_Toc130303122"/>
      <w:r w:rsidRPr="006C55A5">
        <w:rPr>
          <w:rFonts w:asciiTheme="minorHAnsi" w:hAnsiTheme="minorHAnsi" w:cstheme="minorHAnsi"/>
          <w:b/>
          <w:bCs/>
        </w:rPr>
        <w:t>References</w:t>
      </w:r>
      <w:bookmarkEnd w:id="19"/>
      <w:bookmarkEnd w:id="20"/>
      <w:bookmarkEnd w:id="21"/>
      <w:bookmarkEnd w:id="22"/>
    </w:p>
    <w:p w14:paraId="47BC716F" w14:textId="77777777" w:rsidR="003C0BF7" w:rsidRDefault="003C0BF7" w:rsidP="00D645A3">
      <w:pPr>
        <w:spacing w:before="0" w:after="160" w:line="259" w:lineRule="auto"/>
        <w:jc w:val="both"/>
      </w:pPr>
      <w:r w:rsidRPr="00877DDA">
        <w:t>The following referenced documents are relevant for the application of this</w:t>
      </w:r>
      <w:r>
        <w:t xml:space="preserve"> </w:t>
      </w:r>
      <w:r w:rsidRPr="00877DDA">
        <w:t xml:space="preserve">document. </w:t>
      </w:r>
    </w:p>
    <w:p w14:paraId="7C9D7B09" w14:textId="7DEF9725" w:rsidR="00487492" w:rsidRPr="00487492" w:rsidRDefault="003C0BF7" w:rsidP="007F06CD">
      <w:pPr>
        <w:spacing w:before="0" w:after="160" w:line="259" w:lineRule="auto"/>
        <w:jc w:val="both"/>
      </w:pPr>
      <w:r w:rsidRPr="00877DDA">
        <w:t>For references without a version number, the latest version of</w:t>
      </w:r>
      <w:r>
        <w:t xml:space="preserve"> </w:t>
      </w:r>
      <w:r w:rsidRPr="00877DDA">
        <w:t>the referenced document (including any amendments) applies:</w:t>
      </w:r>
      <w:bookmarkStart w:id="23" w:name="_Ref109122728"/>
    </w:p>
    <w:tbl>
      <w:tblPr>
        <w:tblStyle w:val="FSCTable"/>
        <w:tblW w:w="10374" w:type="dxa"/>
        <w:tblLook w:val="0480" w:firstRow="0" w:lastRow="0" w:firstColumn="1" w:lastColumn="0" w:noHBand="0" w:noVBand="1"/>
      </w:tblPr>
      <w:tblGrid>
        <w:gridCol w:w="2776"/>
        <w:gridCol w:w="7598"/>
      </w:tblGrid>
      <w:tr w:rsidR="00B26A7B" w:rsidRPr="00784A6A" w14:paraId="76F985D8" w14:textId="77777777" w:rsidTr="0085128B">
        <w:trPr>
          <w:trHeight w:val="20"/>
        </w:trPr>
        <w:tc>
          <w:tcPr>
            <w:cnfStyle w:val="001000000000" w:firstRow="0" w:lastRow="0" w:firstColumn="1" w:lastColumn="0" w:oddVBand="0" w:evenVBand="0" w:oddHBand="0" w:evenHBand="0" w:firstRowFirstColumn="0" w:firstRowLastColumn="0" w:lastRowFirstColumn="0" w:lastRowLastColumn="0"/>
            <w:tcW w:w="0" w:type="dxa"/>
          </w:tcPr>
          <w:p w14:paraId="24BAE879" w14:textId="77777777" w:rsidR="00B26A7B" w:rsidRPr="009D5CCE" w:rsidRDefault="00B26A7B" w:rsidP="006D24CD">
            <w:pPr>
              <w:pStyle w:val="NoSpacing"/>
              <w:rPr>
                <w:lang w:val="en-US"/>
              </w:rPr>
            </w:pPr>
            <w:r w:rsidRPr="009D5CCE">
              <w:rPr>
                <w:lang w:val="en-US"/>
              </w:rPr>
              <w:t>FSC-POL-01-004 V2-0</w:t>
            </w:r>
          </w:p>
        </w:tc>
        <w:tc>
          <w:tcPr>
            <w:tcW w:w="0" w:type="dxa"/>
          </w:tcPr>
          <w:p w14:paraId="31752AD9" w14:textId="77777777" w:rsidR="00B26A7B" w:rsidRPr="0006691F" w:rsidRDefault="00B26A7B" w:rsidP="006D24CD">
            <w:pPr>
              <w:pStyle w:val="NoSpacing"/>
              <w:cnfStyle w:val="000000000000" w:firstRow="0" w:lastRow="0" w:firstColumn="0" w:lastColumn="0" w:oddVBand="0" w:evenVBand="0" w:oddHBand="0" w:evenHBand="0" w:firstRowFirstColumn="0" w:firstRowLastColumn="0" w:lastRowFirstColumn="0" w:lastRowLastColumn="0"/>
              <w:rPr>
                <w:lang w:val="en-US"/>
              </w:rPr>
            </w:pPr>
            <w:r w:rsidRPr="007A6C13">
              <w:rPr>
                <w:i/>
                <w:iCs/>
                <w:lang w:val="en-US"/>
              </w:rPr>
              <w:t>Policy for the Association of Organizations with FSC</w:t>
            </w:r>
          </w:p>
        </w:tc>
      </w:tr>
      <w:tr w:rsidR="00B26A7B" w:rsidRPr="00784A6A" w14:paraId="0F9F965F" w14:textId="77777777" w:rsidTr="0085128B">
        <w:trPr>
          <w:trHeight w:val="20"/>
        </w:trPr>
        <w:tc>
          <w:tcPr>
            <w:cnfStyle w:val="001000000000" w:firstRow="0" w:lastRow="0" w:firstColumn="1" w:lastColumn="0" w:oddVBand="0" w:evenVBand="0" w:oddHBand="0" w:evenHBand="0" w:firstRowFirstColumn="0" w:firstRowLastColumn="0" w:lastRowFirstColumn="0" w:lastRowLastColumn="0"/>
            <w:tcW w:w="0" w:type="dxa"/>
          </w:tcPr>
          <w:p w14:paraId="5D90A674" w14:textId="77777777" w:rsidR="00B26A7B" w:rsidRPr="009D5CCE" w:rsidRDefault="00B26A7B" w:rsidP="006D24CD">
            <w:pPr>
              <w:pStyle w:val="NoSpacing"/>
              <w:rPr>
                <w:lang w:val="en-US"/>
              </w:rPr>
            </w:pPr>
            <w:r w:rsidRPr="009D5CCE">
              <w:rPr>
                <w:lang w:val="en-US"/>
              </w:rPr>
              <w:t>FSC-POL-01-004 V</w:t>
            </w:r>
            <w:r>
              <w:rPr>
                <w:lang w:val="en-US"/>
              </w:rPr>
              <w:t>3</w:t>
            </w:r>
          </w:p>
        </w:tc>
        <w:tc>
          <w:tcPr>
            <w:tcW w:w="0" w:type="dxa"/>
          </w:tcPr>
          <w:p w14:paraId="114E9B11" w14:textId="40AA54C6" w:rsidR="00B26A7B" w:rsidRPr="39AABCC9" w:rsidRDefault="00B26A7B" w:rsidP="006D24CD">
            <w:pPr>
              <w:pStyle w:val="NoSpacing"/>
              <w:cnfStyle w:val="000000000000" w:firstRow="0" w:lastRow="0" w:firstColumn="0" w:lastColumn="0" w:oddVBand="0" w:evenVBand="0" w:oddHBand="0" w:evenHBand="0" w:firstRowFirstColumn="0" w:firstRowLastColumn="0" w:lastRowFirstColumn="0" w:lastRowLastColumn="0"/>
              <w:rPr>
                <w:rFonts w:ascii="Arial" w:eastAsia="MS Mincho" w:hAnsi="Arial" w:cs="Arial"/>
                <w:color w:val="000000" w:themeColor="text1"/>
                <w:lang w:val="en-US"/>
              </w:rPr>
            </w:pPr>
            <w:r w:rsidRPr="007A6C13">
              <w:rPr>
                <w:i/>
                <w:iCs/>
                <w:lang w:val="en-US"/>
              </w:rPr>
              <w:t>Policy for Association</w:t>
            </w:r>
          </w:p>
        </w:tc>
      </w:tr>
      <w:tr w:rsidR="00B26A7B" w:rsidRPr="00784A6A" w14:paraId="0716C1C0" w14:textId="77777777" w:rsidTr="0085128B">
        <w:trPr>
          <w:trHeight w:val="20"/>
        </w:trPr>
        <w:tc>
          <w:tcPr>
            <w:cnfStyle w:val="001000000000" w:firstRow="0" w:lastRow="0" w:firstColumn="1" w:lastColumn="0" w:oddVBand="0" w:evenVBand="0" w:oddHBand="0" w:evenHBand="0" w:firstRowFirstColumn="0" w:firstRowLastColumn="0" w:lastRowFirstColumn="0" w:lastRowLastColumn="0"/>
            <w:tcW w:w="0" w:type="dxa"/>
          </w:tcPr>
          <w:p w14:paraId="78588104" w14:textId="77777777" w:rsidR="00B26A7B" w:rsidRPr="0006691F" w:rsidRDefault="00B26A7B" w:rsidP="006D24CD">
            <w:pPr>
              <w:pStyle w:val="NoSpacing"/>
              <w:rPr>
                <w:lang w:val="en-US"/>
              </w:rPr>
            </w:pPr>
            <w:r w:rsidRPr="0006691F">
              <w:rPr>
                <w:lang w:val="en-US"/>
              </w:rPr>
              <w:t xml:space="preserve">FSC-POL-01-007 </w:t>
            </w:r>
            <w:r>
              <w:rPr>
                <w:lang w:val="en-US"/>
              </w:rPr>
              <w:t>V1-0</w:t>
            </w:r>
          </w:p>
        </w:tc>
        <w:tc>
          <w:tcPr>
            <w:tcW w:w="0" w:type="dxa"/>
          </w:tcPr>
          <w:p w14:paraId="765A73BB" w14:textId="77777777" w:rsidR="00B26A7B" w:rsidRPr="0006691F" w:rsidRDefault="00B26A7B" w:rsidP="006D24CD">
            <w:pPr>
              <w:pStyle w:val="NoSpacing"/>
              <w:cnfStyle w:val="000000000000" w:firstRow="0" w:lastRow="0" w:firstColumn="0" w:lastColumn="0" w:oddVBand="0" w:evenVBand="0" w:oddHBand="0" w:evenHBand="0" w:firstRowFirstColumn="0" w:firstRowLastColumn="0" w:lastRowFirstColumn="0" w:lastRowLastColumn="0"/>
              <w:rPr>
                <w:lang w:val="en-US"/>
              </w:rPr>
            </w:pPr>
            <w:r w:rsidRPr="007A6C13">
              <w:rPr>
                <w:i/>
                <w:iCs/>
                <w:lang w:val="en-US"/>
              </w:rPr>
              <w:t>Policy to Address Conversion</w:t>
            </w:r>
          </w:p>
        </w:tc>
      </w:tr>
      <w:tr w:rsidR="00B26A7B" w:rsidRPr="00784A6A" w14:paraId="7AB2605A" w14:textId="77777777" w:rsidTr="0085128B">
        <w:trPr>
          <w:trHeight w:val="20"/>
        </w:trPr>
        <w:tc>
          <w:tcPr>
            <w:cnfStyle w:val="001000000000" w:firstRow="0" w:lastRow="0" w:firstColumn="1" w:lastColumn="0" w:oddVBand="0" w:evenVBand="0" w:oddHBand="0" w:evenHBand="0" w:firstRowFirstColumn="0" w:firstRowLastColumn="0" w:lastRowFirstColumn="0" w:lastRowLastColumn="0"/>
            <w:tcW w:w="0" w:type="dxa"/>
          </w:tcPr>
          <w:p w14:paraId="0F139D1F" w14:textId="77777777" w:rsidR="00B26A7B" w:rsidRPr="005A5D85" w:rsidRDefault="00B26A7B" w:rsidP="006D24CD">
            <w:pPr>
              <w:pStyle w:val="NoSpacing"/>
              <w:rPr>
                <w:rFonts w:ascii="Arial" w:eastAsia="MS Mincho" w:hAnsi="Arial" w:cs="Arial"/>
                <w:lang w:val="en-US"/>
              </w:rPr>
            </w:pPr>
            <w:r w:rsidRPr="005A5D85">
              <w:rPr>
                <w:rFonts w:ascii="Arial" w:eastAsia="MS Mincho" w:hAnsi="Arial" w:cs="Arial"/>
                <w:lang w:val="en-US"/>
              </w:rPr>
              <w:t>FSC-STD-01-001</w:t>
            </w:r>
          </w:p>
        </w:tc>
        <w:tc>
          <w:tcPr>
            <w:tcW w:w="0" w:type="dxa"/>
          </w:tcPr>
          <w:p w14:paraId="7E7F74D7" w14:textId="77777777" w:rsidR="00B26A7B" w:rsidRPr="005A5D85" w:rsidRDefault="00B26A7B" w:rsidP="006D24CD">
            <w:pPr>
              <w:pStyle w:val="NoSpacing"/>
              <w:cnfStyle w:val="000000000000" w:firstRow="0" w:lastRow="0" w:firstColumn="0" w:lastColumn="0" w:oddVBand="0" w:evenVBand="0" w:oddHBand="0" w:evenHBand="0" w:firstRowFirstColumn="0" w:firstRowLastColumn="0" w:lastRowFirstColumn="0" w:lastRowLastColumn="0"/>
              <w:rPr>
                <w:lang w:val="en-US"/>
              </w:rPr>
            </w:pPr>
            <w:r w:rsidRPr="005A5D85">
              <w:rPr>
                <w:rFonts w:ascii="Arial" w:eastAsia="MS Mincho" w:hAnsi="Arial" w:cs="Arial"/>
                <w:i/>
                <w:iCs/>
                <w:lang w:val="en-US"/>
              </w:rPr>
              <w:t>FSC Principles and Criteria</w:t>
            </w:r>
          </w:p>
        </w:tc>
      </w:tr>
      <w:tr w:rsidR="00B26A7B" w:rsidRPr="00784A6A" w14:paraId="7D45F5DA" w14:textId="77777777" w:rsidTr="0085128B">
        <w:trPr>
          <w:trHeight w:val="20"/>
        </w:trPr>
        <w:tc>
          <w:tcPr>
            <w:cnfStyle w:val="001000000000" w:firstRow="0" w:lastRow="0" w:firstColumn="1" w:lastColumn="0" w:oddVBand="0" w:evenVBand="0" w:oddHBand="0" w:evenHBand="0" w:firstRowFirstColumn="0" w:firstRowLastColumn="0" w:lastRowFirstColumn="0" w:lastRowLastColumn="0"/>
            <w:tcW w:w="0" w:type="dxa"/>
          </w:tcPr>
          <w:p w14:paraId="28274D77" w14:textId="77777777" w:rsidR="00B26A7B" w:rsidRPr="005A5D85" w:rsidRDefault="00B26A7B" w:rsidP="006D24CD">
            <w:pPr>
              <w:pStyle w:val="NoSpacing"/>
              <w:rPr>
                <w:lang w:val="en-US"/>
              </w:rPr>
            </w:pPr>
            <w:r w:rsidRPr="005A5D85">
              <w:rPr>
                <w:lang w:val="en-US"/>
              </w:rPr>
              <w:t>FSC-STD-01-002</w:t>
            </w:r>
          </w:p>
        </w:tc>
        <w:tc>
          <w:tcPr>
            <w:tcW w:w="0" w:type="dxa"/>
          </w:tcPr>
          <w:p w14:paraId="06D38FF2" w14:textId="77777777" w:rsidR="00B26A7B" w:rsidRPr="005A5D85" w:rsidRDefault="00B26A7B" w:rsidP="006D24CD">
            <w:pPr>
              <w:pStyle w:val="NoSpacing"/>
              <w:cnfStyle w:val="000000000000" w:firstRow="0" w:lastRow="0" w:firstColumn="0" w:lastColumn="0" w:oddVBand="0" w:evenVBand="0" w:oddHBand="0" w:evenHBand="0" w:firstRowFirstColumn="0" w:firstRowLastColumn="0" w:lastRowFirstColumn="0" w:lastRowLastColumn="0"/>
            </w:pPr>
            <w:r w:rsidRPr="005A5D85">
              <w:rPr>
                <w:i/>
                <w:iCs/>
                <w:lang w:val="en-US"/>
              </w:rPr>
              <w:t>Glossary of Terms</w:t>
            </w:r>
          </w:p>
        </w:tc>
      </w:tr>
      <w:tr w:rsidR="00B26A7B" w:rsidRPr="00784A6A" w14:paraId="40B3BE86" w14:textId="77777777" w:rsidTr="0085128B">
        <w:trPr>
          <w:trHeight w:val="20"/>
        </w:trPr>
        <w:tc>
          <w:tcPr>
            <w:cnfStyle w:val="001000000000" w:firstRow="0" w:lastRow="0" w:firstColumn="1" w:lastColumn="0" w:oddVBand="0" w:evenVBand="0" w:oddHBand="0" w:evenHBand="0" w:firstRowFirstColumn="0" w:firstRowLastColumn="0" w:lastRowFirstColumn="0" w:lastRowLastColumn="0"/>
            <w:tcW w:w="0" w:type="dxa"/>
          </w:tcPr>
          <w:p w14:paraId="7FF59C36" w14:textId="77777777" w:rsidR="00B26A7B" w:rsidRPr="005A5D85" w:rsidRDefault="00B26A7B" w:rsidP="006D24CD">
            <w:pPr>
              <w:pStyle w:val="NoSpacing"/>
              <w:rPr>
                <w:lang w:val="en-US"/>
              </w:rPr>
            </w:pPr>
            <w:r w:rsidRPr="005A5D85">
              <w:rPr>
                <w:lang w:val="en-US"/>
              </w:rPr>
              <w:t>FSC-STD-20-001</w:t>
            </w:r>
          </w:p>
        </w:tc>
        <w:tc>
          <w:tcPr>
            <w:tcW w:w="0" w:type="dxa"/>
          </w:tcPr>
          <w:p w14:paraId="0C76B2BD" w14:textId="77777777" w:rsidR="00B26A7B" w:rsidRPr="005A5D85" w:rsidRDefault="00B26A7B" w:rsidP="006D24CD">
            <w:pPr>
              <w:pStyle w:val="NoSpacing"/>
              <w:cnfStyle w:val="000000000000" w:firstRow="0" w:lastRow="0" w:firstColumn="0" w:lastColumn="0" w:oddVBand="0" w:evenVBand="0" w:oddHBand="0" w:evenHBand="0" w:firstRowFirstColumn="0" w:firstRowLastColumn="0" w:lastRowFirstColumn="0" w:lastRowLastColumn="0"/>
              <w:rPr>
                <w:lang w:val="en-US"/>
              </w:rPr>
            </w:pPr>
            <w:r w:rsidRPr="005A5D85">
              <w:rPr>
                <w:i/>
                <w:iCs/>
                <w:lang w:val="en-US"/>
              </w:rPr>
              <w:t>General Requirements for FSC Accredited Certification Bodies</w:t>
            </w:r>
          </w:p>
        </w:tc>
      </w:tr>
      <w:tr w:rsidR="00B26A7B" w:rsidRPr="00784A6A" w14:paraId="45602B37" w14:textId="77777777" w:rsidTr="0085128B">
        <w:trPr>
          <w:trHeight w:val="20"/>
        </w:trPr>
        <w:tc>
          <w:tcPr>
            <w:cnfStyle w:val="001000000000" w:firstRow="0" w:lastRow="0" w:firstColumn="1" w:lastColumn="0" w:oddVBand="0" w:evenVBand="0" w:oddHBand="0" w:evenHBand="0" w:firstRowFirstColumn="0" w:firstRowLastColumn="0" w:lastRowFirstColumn="0" w:lastRowLastColumn="0"/>
            <w:tcW w:w="0" w:type="dxa"/>
          </w:tcPr>
          <w:p w14:paraId="4AA0E78E" w14:textId="77777777" w:rsidR="00B26A7B" w:rsidRPr="005A5D85" w:rsidRDefault="00B26A7B" w:rsidP="006D24CD">
            <w:pPr>
              <w:pStyle w:val="NoSpacing"/>
              <w:rPr>
                <w:lang w:val="en-US"/>
              </w:rPr>
            </w:pPr>
            <w:r w:rsidRPr="005A5D85">
              <w:rPr>
                <w:lang w:val="en-US"/>
              </w:rPr>
              <w:t>FSC-STD-30-010</w:t>
            </w:r>
          </w:p>
        </w:tc>
        <w:tc>
          <w:tcPr>
            <w:tcW w:w="0" w:type="dxa"/>
          </w:tcPr>
          <w:p w14:paraId="19E01A5D" w14:textId="77777777" w:rsidR="00B26A7B" w:rsidRPr="005A5D85" w:rsidRDefault="00B26A7B" w:rsidP="006D24CD">
            <w:pPr>
              <w:pStyle w:val="NoSpacing"/>
              <w:cnfStyle w:val="000000000000" w:firstRow="0" w:lastRow="0" w:firstColumn="0" w:lastColumn="0" w:oddVBand="0" w:evenVBand="0" w:oddHBand="0" w:evenHBand="0" w:firstRowFirstColumn="0" w:firstRowLastColumn="0" w:lastRowFirstColumn="0" w:lastRowLastColumn="0"/>
              <w:rPr>
                <w:lang w:val="en-US"/>
              </w:rPr>
            </w:pPr>
            <w:r w:rsidRPr="005A5D85">
              <w:rPr>
                <w:i/>
                <w:iCs/>
                <w:lang w:val="en-US"/>
              </w:rPr>
              <w:t>Controlled Wood Standard for Forest Management</w:t>
            </w:r>
          </w:p>
        </w:tc>
      </w:tr>
      <w:tr w:rsidR="00B26A7B" w:rsidRPr="00784A6A" w14:paraId="323AC952" w14:textId="77777777" w:rsidTr="0085128B">
        <w:trPr>
          <w:trHeight w:val="20"/>
        </w:trPr>
        <w:tc>
          <w:tcPr>
            <w:cnfStyle w:val="001000000000" w:firstRow="0" w:lastRow="0" w:firstColumn="1" w:lastColumn="0" w:oddVBand="0" w:evenVBand="0" w:oddHBand="0" w:evenHBand="0" w:firstRowFirstColumn="0" w:firstRowLastColumn="0" w:lastRowFirstColumn="0" w:lastRowLastColumn="0"/>
            <w:tcW w:w="0" w:type="dxa"/>
          </w:tcPr>
          <w:p w14:paraId="1566B71F" w14:textId="77777777" w:rsidR="00B26A7B" w:rsidRPr="005A5D85" w:rsidRDefault="00B26A7B" w:rsidP="006D24CD">
            <w:pPr>
              <w:pStyle w:val="NoSpacing"/>
              <w:rPr>
                <w:rFonts w:ascii="Arial" w:eastAsia="MS Mincho" w:hAnsi="Arial" w:cs="Arial"/>
                <w:lang w:val="en-US"/>
              </w:rPr>
            </w:pPr>
            <w:r w:rsidRPr="005A5D85">
              <w:rPr>
                <w:rFonts w:ascii="Arial" w:eastAsia="MS Mincho" w:hAnsi="Arial" w:cs="Arial"/>
                <w:lang w:val="en-US"/>
              </w:rPr>
              <w:t>FSC-STD-60-004</w:t>
            </w:r>
          </w:p>
        </w:tc>
        <w:tc>
          <w:tcPr>
            <w:tcW w:w="0" w:type="dxa"/>
          </w:tcPr>
          <w:p w14:paraId="208BE772" w14:textId="77777777" w:rsidR="00B26A7B" w:rsidRPr="005A5D85" w:rsidRDefault="00B26A7B" w:rsidP="006D24CD">
            <w:pPr>
              <w:pStyle w:val="NoSpacing"/>
              <w:cnfStyle w:val="000000000000" w:firstRow="0" w:lastRow="0" w:firstColumn="0" w:lastColumn="0" w:oddVBand="0" w:evenVBand="0" w:oddHBand="0" w:evenHBand="0" w:firstRowFirstColumn="0" w:firstRowLastColumn="0" w:lastRowFirstColumn="0" w:lastRowLastColumn="0"/>
              <w:rPr>
                <w:lang w:val="en-GB"/>
              </w:rPr>
            </w:pPr>
            <w:r w:rsidRPr="005A5D85">
              <w:rPr>
                <w:rFonts w:ascii="Arial" w:eastAsia="MS Mincho" w:hAnsi="Arial" w:cs="Arial"/>
                <w:i/>
                <w:iCs/>
                <w:lang w:val="en-US"/>
              </w:rPr>
              <w:t>FSC International Generic Indicators</w:t>
            </w:r>
          </w:p>
        </w:tc>
      </w:tr>
      <w:tr w:rsidR="00B26A7B" w:rsidRPr="00784A6A" w14:paraId="520A790B" w14:textId="77777777" w:rsidTr="0085128B">
        <w:trPr>
          <w:trHeight w:val="20"/>
        </w:trPr>
        <w:tc>
          <w:tcPr>
            <w:cnfStyle w:val="001000000000" w:firstRow="0" w:lastRow="0" w:firstColumn="1" w:lastColumn="0" w:oddVBand="0" w:evenVBand="0" w:oddHBand="0" w:evenHBand="0" w:firstRowFirstColumn="0" w:firstRowLastColumn="0" w:lastRowFirstColumn="0" w:lastRowLastColumn="0"/>
            <w:tcW w:w="0" w:type="dxa"/>
          </w:tcPr>
          <w:p w14:paraId="144A1E84" w14:textId="77777777" w:rsidR="00B26A7B" w:rsidRPr="00027403" w:rsidRDefault="00B26A7B" w:rsidP="006D24CD">
            <w:pPr>
              <w:pStyle w:val="NoSpacing"/>
              <w:rPr>
                <w:lang w:val="en-US"/>
              </w:rPr>
            </w:pPr>
            <w:r w:rsidRPr="00027403">
              <w:rPr>
                <w:lang w:val="en-US"/>
              </w:rPr>
              <w:t>FSC-PRO-01-009</w:t>
            </w:r>
          </w:p>
        </w:tc>
        <w:tc>
          <w:tcPr>
            <w:tcW w:w="0" w:type="dxa"/>
          </w:tcPr>
          <w:p w14:paraId="7A816B9E" w14:textId="77777777" w:rsidR="00B26A7B" w:rsidRPr="00115E2F" w:rsidRDefault="00B26A7B" w:rsidP="006D24CD">
            <w:pPr>
              <w:pStyle w:val="NoSpacing"/>
              <w:cnfStyle w:val="000000000000" w:firstRow="0" w:lastRow="0" w:firstColumn="0" w:lastColumn="0" w:oddVBand="0" w:evenVBand="0" w:oddHBand="0" w:evenHBand="0" w:firstRowFirstColumn="0" w:firstRowLastColumn="0" w:lastRowFirstColumn="0" w:lastRowLastColumn="0"/>
              <w:rPr>
                <w:lang w:val="en-US"/>
              </w:rPr>
            </w:pPr>
            <w:r w:rsidRPr="007A6C13">
              <w:rPr>
                <w:i/>
                <w:iCs/>
                <w:lang w:val="en-US"/>
              </w:rPr>
              <w:t>Processing FSC Policy for Association Complaints</w:t>
            </w:r>
          </w:p>
        </w:tc>
      </w:tr>
      <w:tr w:rsidR="00B26A7B" w14:paraId="6E65DB43" w14:textId="77777777" w:rsidTr="0085128B">
        <w:trPr>
          <w:trHeight w:val="20"/>
        </w:trPr>
        <w:tc>
          <w:tcPr>
            <w:cnfStyle w:val="001000000000" w:firstRow="0" w:lastRow="0" w:firstColumn="1" w:lastColumn="0" w:oddVBand="0" w:evenVBand="0" w:oddHBand="0" w:evenHBand="0" w:firstRowFirstColumn="0" w:firstRowLastColumn="0" w:lastRowFirstColumn="0" w:lastRowLastColumn="0"/>
            <w:tcW w:w="0" w:type="dxa"/>
          </w:tcPr>
          <w:p w14:paraId="76D28385" w14:textId="77777777" w:rsidR="00B26A7B" w:rsidRPr="39AABCC9" w:rsidRDefault="00B26A7B" w:rsidP="006D24CD">
            <w:pPr>
              <w:pStyle w:val="NoSpacing"/>
              <w:rPr>
                <w:rFonts w:ascii="Arial" w:eastAsia="Times New Roman" w:hAnsi="Arial" w:cs="Arial"/>
                <w:lang w:val="en-US" w:eastAsia="en-GB"/>
              </w:rPr>
            </w:pPr>
            <w:r w:rsidRPr="39AABCC9">
              <w:rPr>
                <w:rFonts w:ascii="Arial" w:eastAsia="Times New Roman" w:hAnsi="Arial" w:cs="Arial"/>
                <w:lang w:val="en-US" w:eastAsia="en-GB"/>
              </w:rPr>
              <w:t>FSC-PRO-01-017</w:t>
            </w:r>
            <w:r>
              <w:rPr>
                <w:rFonts w:ascii="Arial" w:eastAsia="Times New Roman" w:hAnsi="Arial" w:cs="Arial"/>
                <w:lang w:val="en-US" w:eastAsia="en-GB"/>
              </w:rPr>
              <w:t xml:space="preserve"> V1-1</w:t>
            </w:r>
          </w:p>
        </w:tc>
        <w:tc>
          <w:tcPr>
            <w:tcW w:w="0" w:type="dxa"/>
          </w:tcPr>
          <w:p w14:paraId="050C6E12" w14:textId="77777777" w:rsidR="00B26A7B" w:rsidRPr="005A5D85" w:rsidRDefault="00B26A7B" w:rsidP="006D24CD">
            <w:pPr>
              <w:pStyle w:val="No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lang w:val="en-US" w:eastAsia="en-GB"/>
              </w:rPr>
            </w:pPr>
            <w:r w:rsidRPr="005A5D85">
              <w:rPr>
                <w:rFonts w:ascii="Arial" w:eastAsia="Times New Roman" w:hAnsi="Arial" w:cs="Arial"/>
                <w:i/>
                <w:iCs/>
                <w:lang w:val="en-US" w:eastAsia="en-GB"/>
              </w:rPr>
              <w:t xml:space="preserve">Participation of external observers in on-site FSC certification </w:t>
            </w:r>
          </w:p>
          <w:p w14:paraId="48E7599E" w14:textId="77777777" w:rsidR="00B26A7B" w:rsidRDefault="00B26A7B" w:rsidP="006D24CD">
            <w:pPr>
              <w:pStyle w:val="NoSpacing"/>
              <w:cnfStyle w:val="000000000000" w:firstRow="0" w:lastRow="0" w:firstColumn="0" w:lastColumn="0" w:oddVBand="0" w:evenVBand="0" w:oddHBand="0" w:evenHBand="0" w:firstRowFirstColumn="0" w:firstRowLastColumn="0" w:lastRowFirstColumn="0" w:lastRowLastColumn="0"/>
              <w:rPr>
                <w:lang w:val="en-US"/>
              </w:rPr>
            </w:pPr>
            <w:r w:rsidRPr="005A5D85">
              <w:rPr>
                <w:rFonts w:ascii="Arial" w:eastAsia="Times New Roman" w:hAnsi="Arial" w:cs="Arial"/>
                <w:i/>
                <w:iCs/>
                <w:lang w:val="en-US" w:eastAsia="en-GB"/>
              </w:rPr>
              <w:t>audits and / or ASI assessments</w:t>
            </w:r>
          </w:p>
        </w:tc>
      </w:tr>
      <w:tr w:rsidR="00B26A7B" w14:paraId="49A3FE07" w14:textId="77777777" w:rsidTr="0085128B">
        <w:trPr>
          <w:trHeight w:val="20"/>
        </w:trPr>
        <w:tc>
          <w:tcPr>
            <w:cnfStyle w:val="001000000000" w:firstRow="0" w:lastRow="0" w:firstColumn="1" w:lastColumn="0" w:oddVBand="0" w:evenVBand="0" w:oddHBand="0" w:evenHBand="0" w:firstRowFirstColumn="0" w:firstRowLastColumn="0" w:lastRowFirstColumn="0" w:lastRowLastColumn="0"/>
            <w:tcW w:w="0" w:type="dxa"/>
          </w:tcPr>
          <w:p w14:paraId="54998383" w14:textId="77777777" w:rsidR="00B26A7B" w:rsidRPr="741C5293" w:rsidRDefault="00B26A7B" w:rsidP="006D24CD">
            <w:pPr>
              <w:pStyle w:val="NoSpacing"/>
              <w:rPr>
                <w:lang w:val="en-US"/>
              </w:rPr>
            </w:pPr>
            <w:r w:rsidRPr="741C5293">
              <w:rPr>
                <w:lang w:val="en-US"/>
              </w:rPr>
              <w:lastRenderedPageBreak/>
              <w:t>FSC-GUI-30-003</w:t>
            </w:r>
          </w:p>
        </w:tc>
        <w:tc>
          <w:tcPr>
            <w:tcW w:w="0" w:type="dxa"/>
          </w:tcPr>
          <w:p w14:paraId="20572144" w14:textId="77777777" w:rsidR="00B26A7B" w:rsidRPr="741C5293" w:rsidRDefault="00B26A7B" w:rsidP="006D24CD">
            <w:pPr>
              <w:pStyle w:val="NoSpacing"/>
              <w:cnfStyle w:val="000000000000" w:firstRow="0" w:lastRow="0" w:firstColumn="0" w:lastColumn="0" w:oddVBand="0" w:evenVBand="0" w:oddHBand="0" w:evenHBand="0" w:firstRowFirstColumn="0" w:firstRowLastColumn="0" w:lastRowFirstColumn="0" w:lastRowLastColumn="0"/>
              <w:rPr>
                <w:lang w:val="en-US"/>
              </w:rPr>
            </w:pPr>
            <w:r w:rsidRPr="007A6C13">
              <w:rPr>
                <w:i/>
                <w:iCs/>
                <w:lang w:val="en-US"/>
              </w:rPr>
              <w:t>FSC Guidelines for the Implementation of the Right to Free, Prior and Informed Consent (FPIC)</w:t>
            </w:r>
          </w:p>
        </w:tc>
      </w:tr>
      <w:tr w:rsidR="00024EF7" w14:paraId="71C5F338" w14:textId="77777777" w:rsidTr="0085128B">
        <w:trPr>
          <w:trHeight w:val="20"/>
        </w:trPr>
        <w:tc>
          <w:tcPr>
            <w:cnfStyle w:val="001000000000" w:firstRow="0" w:lastRow="0" w:firstColumn="1" w:lastColumn="0" w:oddVBand="0" w:evenVBand="0" w:oddHBand="0" w:evenHBand="0" w:firstRowFirstColumn="0" w:firstRowLastColumn="0" w:lastRowFirstColumn="0" w:lastRowLastColumn="0"/>
            <w:tcW w:w="0" w:type="dxa"/>
          </w:tcPr>
          <w:p w14:paraId="10B635C6" w14:textId="2496B0A7" w:rsidR="00024EF7" w:rsidRPr="741C5293" w:rsidRDefault="00024EF7" w:rsidP="006D24CD">
            <w:pPr>
              <w:pStyle w:val="NoSpacing"/>
              <w:rPr>
                <w:lang w:val="en-US"/>
              </w:rPr>
            </w:pPr>
            <w:r w:rsidRPr="00894B4E">
              <w:rPr>
                <w:lang w:val="en-US"/>
              </w:rPr>
              <w:t>ADV-10-004-01</w:t>
            </w:r>
          </w:p>
        </w:tc>
        <w:tc>
          <w:tcPr>
            <w:tcW w:w="0" w:type="dxa"/>
          </w:tcPr>
          <w:p w14:paraId="39399996" w14:textId="76F0BF98" w:rsidR="00024EF7" w:rsidRPr="007A6C13" w:rsidRDefault="00024EF7" w:rsidP="006D24CD">
            <w:pPr>
              <w:pStyle w:val="NoSpacing"/>
              <w:cnfStyle w:val="000000000000" w:firstRow="0" w:lastRow="0" w:firstColumn="0" w:lastColumn="0" w:oddVBand="0" w:evenVBand="0" w:oddHBand="0" w:evenHBand="0" w:firstRowFirstColumn="0" w:firstRowLastColumn="0" w:lastRowFirstColumn="0" w:lastRowLastColumn="0"/>
              <w:rPr>
                <w:i/>
                <w:iCs/>
                <w:lang w:val="en-US"/>
              </w:rPr>
            </w:pPr>
            <w:r w:rsidRPr="00EC4CAC">
              <w:rPr>
                <w:i/>
                <w:iCs/>
                <w:lang w:val="en-US"/>
              </w:rPr>
              <w:t>Scope of remedy for outstanding magnitude or gravity of harm caused</w:t>
            </w:r>
          </w:p>
        </w:tc>
      </w:tr>
      <w:tr w:rsidR="00472576" w14:paraId="2E81FFEC" w14:textId="77777777" w:rsidTr="0085128B">
        <w:trPr>
          <w:trHeight w:val="20"/>
        </w:trPr>
        <w:tc>
          <w:tcPr>
            <w:cnfStyle w:val="001000000000" w:firstRow="0" w:lastRow="0" w:firstColumn="1" w:lastColumn="0" w:oddVBand="0" w:evenVBand="0" w:oddHBand="0" w:evenHBand="0" w:firstRowFirstColumn="0" w:firstRowLastColumn="0" w:lastRowFirstColumn="0" w:lastRowLastColumn="0"/>
            <w:tcW w:w="0" w:type="dxa"/>
          </w:tcPr>
          <w:p w14:paraId="0588FBE4" w14:textId="175694AB" w:rsidR="00472576" w:rsidRPr="00894B4E" w:rsidRDefault="00472576" w:rsidP="006D24CD">
            <w:pPr>
              <w:pStyle w:val="NoSpacing"/>
              <w:rPr>
                <w:lang w:val="en-US"/>
              </w:rPr>
            </w:pPr>
            <w:r w:rsidRPr="00472576">
              <w:rPr>
                <w:lang w:val="en-US"/>
              </w:rPr>
              <w:t>FSC-ADV-30-010-01</w:t>
            </w:r>
          </w:p>
        </w:tc>
        <w:tc>
          <w:tcPr>
            <w:tcW w:w="0" w:type="dxa"/>
          </w:tcPr>
          <w:p w14:paraId="6EA8E0B2" w14:textId="5FB3AB0F" w:rsidR="00472576" w:rsidRPr="00C37359" w:rsidRDefault="00472576" w:rsidP="00472576">
            <w:pPr>
              <w:pStyle w:val="FootnoteText"/>
              <w:cnfStyle w:val="000000000000" w:firstRow="0" w:lastRow="0" w:firstColumn="0" w:lastColumn="0" w:oddVBand="0" w:evenVBand="0" w:oddHBand="0" w:evenHBand="0" w:firstRowFirstColumn="0" w:firstRowLastColumn="0" w:lastRowFirstColumn="0" w:lastRowLastColumn="0"/>
              <w:rPr>
                <w:i/>
                <w:iCs/>
                <w:sz w:val="22"/>
                <w:szCs w:val="22"/>
              </w:rPr>
            </w:pPr>
            <w:r w:rsidRPr="00C37359">
              <w:rPr>
                <w:i/>
                <w:iCs/>
                <w:sz w:val="22"/>
                <w:szCs w:val="22"/>
              </w:rPr>
              <w:t>Applicable National and Local Laws and Regulations for</w:t>
            </w:r>
          </w:p>
          <w:p w14:paraId="73340A74" w14:textId="5FC10BE4" w:rsidR="00472576" w:rsidRPr="00EC4CAC" w:rsidRDefault="00472576" w:rsidP="00472576">
            <w:pPr>
              <w:pStyle w:val="NoSpacing"/>
              <w:cnfStyle w:val="000000000000" w:firstRow="0" w:lastRow="0" w:firstColumn="0" w:lastColumn="0" w:oddVBand="0" w:evenVBand="0" w:oddHBand="0" w:evenHBand="0" w:firstRowFirstColumn="0" w:firstRowLastColumn="0" w:lastRowFirstColumn="0" w:lastRowLastColumn="0"/>
              <w:rPr>
                <w:i/>
                <w:iCs/>
                <w:lang w:val="en-US"/>
              </w:rPr>
            </w:pPr>
            <w:r w:rsidRPr="00C37359">
              <w:rPr>
                <w:i/>
                <w:iCs/>
              </w:rPr>
              <w:t>Controlled Wood for Forest Management Enterprises</w:t>
            </w:r>
          </w:p>
        </w:tc>
      </w:tr>
    </w:tbl>
    <w:p w14:paraId="11F14C2D" w14:textId="3904A17A" w:rsidR="00487492" w:rsidRDefault="00487492" w:rsidP="00A57A87"/>
    <w:p w14:paraId="6D8172FC" w14:textId="33284DAF" w:rsidR="002555A3" w:rsidRPr="0085128B" w:rsidRDefault="002555A3" w:rsidP="002555A3">
      <w:pPr>
        <w:pStyle w:val="Heading1"/>
        <w:rPr>
          <w:rFonts w:asciiTheme="minorHAnsi" w:hAnsiTheme="minorHAnsi" w:cstheme="minorHAnsi"/>
          <w:b/>
          <w:bCs/>
        </w:rPr>
      </w:pPr>
      <w:bookmarkStart w:id="24" w:name="_Toc130303123"/>
      <w:r w:rsidRPr="006C55A5">
        <w:rPr>
          <w:rFonts w:asciiTheme="minorHAnsi" w:hAnsiTheme="minorHAnsi" w:cstheme="minorHAnsi"/>
          <w:b/>
          <w:bCs/>
        </w:rPr>
        <w:lastRenderedPageBreak/>
        <w:t xml:space="preserve">Diagrams and </w:t>
      </w:r>
      <w:r w:rsidR="0085007B" w:rsidRPr="006C55A5">
        <w:rPr>
          <w:rFonts w:asciiTheme="minorHAnsi" w:hAnsiTheme="minorHAnsi" w:cstheme="minorHAnsi"/>
          <w:b/>
          <w:bCs/>
        </w:rPr>
        <w:t>Keys</w:t>
      </w:r>
      <w:bookmarkEnd w:id="24"/>
    </w:p>
    <w:p w14:paraId="3268656C" w14:textId="29077E94" w:rsidR="00143064" w:rsidRPr="005C0ADF" w:rsidRDefault="00C03F3D" w:rsidP="005C0ADF">
      <w:pPr>
        <w:pStyle w:val="Heading2"/>
        <w:rPr>
          <w:rFonts w:asciiTheme="minorHAnsi" w:hAnsiTheme="minorHAnsi" w:cstheme="minorHAnsi"/>
          <w:b/>
          <w:bCs/>
        </w:rPr>
      </w:pPr>
      <w:bookmarkStart w:id="25" w:name="_Toc130303124"/>
      <w:r>
        <w:rPr>
          <w:rFonts w:asciiTheme="minorHAnsi" w:hAnsiTheme="minorHAnsi" w:cstheme="minorHAnsi"/>
          <w:b/>
          <w:bCs/>
          <w:noProof/>
        </w:rPr>
        <mc:AlternateContent>
          <mc:Choice Requires="wpg">
            <w:drawing>
              <wp:anchor distT="0" distB="0" distL="114300" distR="114300" simplePos="0" relativeHeight="251658262" behindDoc="0" locked="0" layoutInCell="1" allowOverlap="1" wp14:anchorId="75040D24" wp14:editId="1815432F">
                <wp:simplePos x="0" y="0"/>
                <wp:positionH relativeFrom="column">
                  <wp:posOffset>-140335</wp:posOffset>
                </wp:positionH>
                <wp:positionV relativeFrom="paragraph">
                  <wp:posOffset>269240</wp:posOffset>
                </wp:positionV>
                <wp:extent cx="6670675" cy="8387080"/>
                <wp:effectExtent l="0" t="0" r="0" b="0"/>
                <wp:wrapTopAndBottom/>
                <wp:docPr id="19" name="Group 19"/>
                <wp:cNvGraphicFramePr/>
                <a:graphic xmlns:a="http://schemas.openxmlformats.org/drawingml/2006/main">
                  <a:graphicData uri="http://schemas.microsoft.com/office/word/2010/wordprocessingGroup">
                    <wpg:wgp>
                      <wpg:cNvGrpSpPr/>
                      <wpg:grpSpPr>
                        <a:xfrm>
                          <a:off x="0" y="0"/>
                          <a:ext cx="6670675" cy="8387080"/>
                          <a:chOff x="0" y="0"/>
                          <a:chExt cx="6670675" cy="8387080"/>
                        </a:xfrm>
                      </wpg:grpSpPr>
                      <wpg:grpSp>
                        <wpg:cNvPr id="23" name="Group 23"/>
                        <wpg:cNvGrpSpPr/>
                        <wpg:grpSpPr>
                          <a:xfrm>
                            <a:off x="577850" y="1282700"/>
                            <a:ext cx="5223510" cy="7104380"/>
                            <a:chOff x="590309" y="1244278"/>
                            <a:chExt cx="5223654" cy="7104638"/>
                          </a:xfrm>
                        </wpg:grpSpPr>
                        <pic:pic xmlns:pic="http://schemas.openxmlformats.org/drawingml/2006/picture">
                          <pic:nvPicPr>
                            <pic:cNvPr id="24" name="Page17" title="New Icons"/>
                            <pic:cNvPicPr>
                              <a:picLocks noChangeAspect="1"/>
                            </pic:cNvPicPr>
                          </pic:nvPicPr>
                          <pic:blipFill rotWithShape="1">
                            <a:blip r:embed="rId17" cstate="print">
                              <a:extLst>
                                <a:ext uri="{28A0092B-C50C-407E-A947-70E740481C1C}">
                                  <a14:useLocalDpi xmlns:a14="http://schemas.microsoft.com/office/drawing/2010/main" val="0"/>
                                </a:ext>
                                <a:ext uri="09256b22-dbd3-431d-b490-83169907cd1b"/>
                              </a:extLst>
                            </a:blip>
                            <a:srcRect t="-588" r="51673" b="60286"/>
                            <a:stretch/>
                          </pic:blipFill>
                          <pic:spPr bwMode="auto">
                            <a:xfrm>
                              <a:off x="601883" y="1244278"/>
                              <a:ext cx="5212080" cy="22599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2" name="Page17" title="New Icons"/>
                            <pic:cNvPicPr>
                              <a:picLocks noChangeAspect="1"/>
                            </pic:cNvPicPr>
                          </pic:nvPicPr>
                          <pic:blipFill rotWithShape="1">
                            <a:blip r:embed="rId18" cstate="print">
                              <a:extLst>
                                <a:ext uri="{28A0092B-C50C-407E-A947-70E740481C1C}">
                                  <a14:useLocalDpi xmlns:a14="http://schemas.microsoft.com/office/drawing/2010/main" val="0"/>
                                </a:ext>
                                <a:ext uri="7507768e-5662-4cf1-8bba-ed2d8ad01d3c"/>
                              </a:extLst>
                            </a:blip>
                            <a:srcRect l="50210" t="10190"/>
                            <a:stretch/>
                          </pic:blipFill>
                          <pic:spPr bwMode="auto">
                            <a:xfrm>
                              <a:off x="590309" y="3449256"/>
                              <a:ext cx="5180965" cy="489966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35" name="Page5_3082" title="Group"/>
                          <pic:cNvPicPr>
                            <a:picLocks noChangeAspect="1"/>
                          </pic:cNvPicPr>
                        </pic:nvPicPr>
                        <pic:blipFill>
                          <a:blip r:embed="rId19" cstate="print">
                            <a:extLst>
                              <a:ext uri="{28A0092B-C50C-407E-A947-70E740481C1C}">
                                <a14:useLocalDpi xmlns:a14="http://schemas.microsoft.com/office/drawing/2010/main" val="0"/>
                              </a:ext>
                              <a:ext uri="ea0b3892-5ec2-4a4d-9420-52df7680c7fc"/>
                            </a:extLst>
                          </a:blip>
                          <a:stretch>
                            <a:fillRect/>
                          </a:stretch>
                        </pic:blipFill>
                        <pic:spPr>
                          <a:xfrm>
                            <a:off x="0" y="0"/>
                            <a:ext cx="6670675" cy="1229995"/>
                          </a:xfrm>
                          <a:prstGeom prst="rect">
                            <a:avLst/>
                          </a:prstGeom>
                        </pic:spPr>
                      </pic:pic>
                    </wpg:wgp>
                  </a:graphicData>
                </a:graphic>
              </wp:anchor>
            </w:drawing>
          </mc:Choice>
          <mc:Fallback>
            <w:pict>
              <v:group w14:anchorId="7D980EA9" id="Group 19" o:spid="_x0000_s1026" style="position:absolute;margin-left:-11.05pt;margin-top:21.2pt;width:525.25pt;height:660.4pt;z-index:251658262" coordsize="66706,838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">
                <v:group id="Group 23" o:spid="_x0000_s1027" style="position:absolute;left:5778;top:12827;width:52235;height:71043" coordorigin="5903,12442" coordsize="52236,71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ge17" o:spid="_x0000_s1028" type="#_x0000_t75" style="position:absolute;left:6018;top:12442;width:52121;height:22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">
                    <v:imagedata r:id="rId20" o:title="" croptop="-385f" cropbottom="39509f" cropright="33864f"/>
                  </v:shape>
                  <v:shape id="Page17" o:spid="_x0000_s1029" type="#_x0000_t75" style="position:absolute;left:5903;top:34492;width:51809;height:48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">
                    <v:imagedata r:id="rId21" o:title="" croptop="6678f" cropleft="32906f"/>
                  </v:shape>
                </v:group>
                <v:shape id="Page5_3082" o:spid="_x0000_s1030" type="#_x0000_t75" style="position:absolute;width:66706;height:1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">
                  <v:imagedata r:id="rId22" o:title=""/>
                </v:shape>
                <w10:wrap type="topAndBottom"/>
              </v:group>
            </w:pict>
          </mc:Fallback>
        </mc:AlternateContent>
      </w:r>
      <w:r w:rsidR="009D1C83" w:rsidRPr="0085128B">
        <w:rPr>
          <w:rFonts w:asciiTheme="minorHAnsi" w:hAnsiTheme="minorHAnsi" w:cstheme="minorHAnsi"/>
          <w:b/>
          <w:bCs/>
        </w:rPr>
        <w:t xml:space="preserve">Overview </w:t>
      </w:r>
      <w:r w:rsidR="00AF54BF" w:rsidRPr="0085128B">
        <w:rPr>
          <w:rFonts w:asciiTheme="minorHAnsi" w:hAnsiTheme="minorHAnsi" w:cstheme="minorHAnsi"/>
          <w:b/>
          <w:bCs/>
        </w:rPr>
        <w:t>Diagram</w:t>
      </w:r>
      <w:r w:rsidR="009D1C83" w:rsidRPr="0085128B">
        <w:rPr>
          <w:rFonts w:asciiTheme="minorHAnsi" w:hAnsiTheme="minorHAnsi" w:cstheme="minorHAnsi"/>
          <w:b/>
          <w:bCs/>
        </w:rPr>
        <w:t xml:space="preserve"> of the Remedy Framework</w:t>
      </w:r>
      <w:bookmarkEnd w:id="25"/>
    </w:p>
    <w:p w14:paraId="16016891" w14:textId="350483F0" w:rsidR="0085007B" w:rsidRPr="0085128B" w:rsidRDefault="0085007B" w:rsidP="0085128B">
      <w:pPr>
        <w:pStyle w:val="Heading2"/>
        <w:rPr>
          <w:rFonts w:cstheme="minorHAnsi" w:hint="eastAsia"/>
          <w:b/>
        </w:rPr>
      </w:pPr>
      <w:bookmarkStart w:id="26" w:name="_Toc130303125"/>
      <w:bookmarkStart w:id="27" w:name="_Toc886296747"/>
      <w:bookmarkStart w:id="28" w:name="_Toc1349898776"/>
      <w:bookmarkStart w:id="29" w:name="_Toc854851390"/>
      <w:bookmarkStart w:id="30" w:name="_Ref108786317"/>
      <w:bookmarkEnd w:id="23"/>
      <w:r w:rsidRPr="0085128B">
        <w:rPr>
          <w:rFonts w:asciiTheme="minorHAnsi" w:hAnsiTheme="minorHAnsi" w:cstheme="minorHAnsi"/>
          <w:b/>
        </w:rPr>
        <w:lastRenderedPageBreak/>
        <w:t xml:space="preserve">Key to identification of stakeholders and </w:t>
      </w:r>
      <w:r w:rsidRPr="0085128B">
        <w:rPr>
          <w:rFonts w:asciiTheme="minorHAnsi" w:hAnsiTheme="minorHAnsi" w:cstheme="minorHAnsi"/>
          <w:b/>
          <w:i/>
        </w:rPr>
        <w:t>rights</w:t>
      </w:r>
      <w:r w:rsidR="00D047D6" w:rsidRPr="0085128B">
        <w:rPr>
          <w:rFonts w:asciiTheme="minorHAnsi" w:hAnsiTheme="minorHAnsi" w:cstheme="minorHAnsi"/>
          <w:b/>
          <w:i/>
        </w:rPr>
        <w:t xml:space="preserve"> </w:t>
      </w:r>
      <w:r w:rsidRPr="0085128B">
        <w:rPr>
          <w:rFonts w:asciiTheme="minorHAnsi" w:hAnsiTheme="minorHAnsi" w:cstheme="minorHAnsi"/>
          <w:b/>
          <w:i/>
        </w:rPr>
        <w:t>holders</w:t>
      </w:r>
      <w:r w:rsidR="00D047D6" w:rsidRPr="0085128B">
        <w:rPr>
          <w:rFonts w:asciiTheme="minorHAnsi" w:hAnsiTheme="minorHAnsi" w:cstheme="minorHAnsi"/>
          <w:b/>
          <w:i/>
        </w:rPr>
        <w:t>*</w:t>
      </w:r>
      <w:bookmarkEnd w:id="26"/>
    </w:p>
    <w:p w14:paraId="4FEBF49D" w14:textId="12B4BD1A" w:rsidR="0085007B" w:rsidRDefault="0085007B" w:rsidP="0085007B">
      <w:pPr>
        <w:rPr>
          <w:lang w:val="en-US"/>
        </w:rPr>
      </w:pPr>
      <w:r>
        <w:rPr>
          <w:lang w:val="en-US"/>
        </w:rPr>
        <w:t xml:space="preserve">NOTE: Various groups of stakeholders and </w:t>
      </w:r>
      <w:r w:rsidRPr="003C4306">
        <w:rPr>
          <w:i/>
          <w:iCs/>
          <w:lang w:val="en-US"/>
        </w:rPr>
        <w:t>rights holders</w:t>
      </w:r>
      <w:r w:rsidR="00D047D6">
        <w:rPr>
          <w:i/>
          <w:iCs/>
          <w:lang w:val="en-US"/>
        </w:rPr>
        <w:t>*</w:t>
      </w:r>
      <w:r>
        <w:rPr>
          <w:lang w:val="en-US"/>
        </w:rPr>
        <w:t xml:space="preserve"> are involved in the implementation of the </w:t>
      </w:r>
      <w:r w:rsidRPr="003C4306">
        <w:rPr>
          <w:i/>
          <w:iCs/>
          <w:lang w:val="en-US"/>
        </w:rPr>
        <w:t>FSC Remedy Framework</w:t>
      </w:r>
      <w:r>
        <w:rPr>
          <w:lang w:val="en-US"/>
        </w:rPr>
        <w:t xml:space="preserve">. </w:t>
      </w:r>
    </w:p>
    <w:p w14:paraId="2A13FF7C" w14:textId="548E8774" w:rsidR="0085007B" w:rsidRDefault="0085007B" w:rsidP="000B74FD">
      <w:pPr>
        <w:jc w:val="both"/>
        <w:rPr>
          <w:lang w:val="en-US"/>
        </w:rPr>
      </w:pPr>
      <w:r>
        <w:rPr>
          <w:lang w:val="en-US"/>
        </w:rPr>
        <w:t>T</w:t>
      </w:r>
      <w:r w:rsidRPr="43CBE607">
        <w:rPr>
          <w:lang w:val="en-US"/>
        </w:rPr>
        <w:t>wo different groups of</w:t>
      </w:r>
      <w:r w:rsidRPr="00270C3F">
        <w:rPr>
          <w:i/>
          <w:iCs/>
          <w:lang w:val="en-US"/>
        </w:rPr>
        <w:t xml:space="preserve"> rights holders</w:t>
      </w:r>
      <w:r w:rsidRPr="43CBE607">
        <w:rPr>
          <w:lang w:val="en-US"/>
        </w:rPr>
        <w:t xml:space="preserve">* are prioritized when making agreements during the </w:t>
      </w:r>
      <w:r w:rsidRPr="003C4306">
        <w:rPr>
          <w:i/>
          <w:iCs/>
          <w:lang w:val="en-US"/>
        </w:rPr>
        <w:t>remedy</w:t>
      </w:r>
      <w:r>
        <w:rPr>
          <w:lang w:val="en-US"/>
        </w:rPr>
        <w:t>*</w:t>
      </w:r>
      <w:r w:rsidRPr="43CBE607">
        <w:rPr>
          <w:lang w:val="en-US"/>
        </w:rPr>
        <w:t xml:space="preserve"> process</w:t>
      </w:r>
      <w:r>
        <w:rPr>
          <w:lang w:val="en-US"/>
        </w:rPr>
        <w:t xml:space="preserve"> and require careful consideration and determination: </w:t>
      </w:r>
    </w:p>
    <w:p w14:paraId="5C3CF75C" w14:textId="47133772" w:rsidR="0085007B" w:rsidRDefault="0085007B" w:rsidP="000B74FD">
      <w:pPr>
        <w:pStyle w:val="ListParagraph"/>
        <w:numPr>
          <w:ilvl w:val="0"/>
          <w:numId w:val="64"/>
        </w:numPr>
        <w:jc w:val="both"/>
        <w:rPr>
          <w:lang w:val="en-US"/>
        </w:rPr>
      </w:pPr>
      <w:r w:rsidRPr="009641B1">
        <w:rPr>
          <w:i/>
          <w:color w:val="7030A0"/>
          <w:lang w:val="en-US"/>
        </w:rPr>
        <w:t>Affected rights holders</w:t>
      </w:r>
      <w:r w:rsidRPr="00270C3F">
        <w:rPr>
          <w:i/>
          <w:iCs/>
          <w:lang w:val="en-US"/>
        </w:rPr>
        <w:t>*</w:t>
      </w:r>
      <w:r w:rsidRPr="43CBE607">
        <w:rPr>
          <w:lang w:val="en-US"/>
        </w:rPr>
        <w:t xml:space="preserve"> is </w:t>
      </w:r>
      <w:r w:rsidR="00BD19D0">
        <w:rPr>
          <w:lang w:val="en-US"/>
        </w:rPr>
        <w:t xml:space="preserve">a </w:t>
      </w:r>
      <w:r>
        <w:rPr>
          <w:lang w:val="en-US"/>
        </w:rPr>
        <w:t xml:space="preserve">term defined </w:t>
      </w:r>
      <w:r w:rsidRPr="43CBE607">
        <w:rPr>
          <w:lang w:val="en-US"/>
        </w:rPr>
        <w:t>in the FSC-STD-60-004 V2-0</w:t>
      </w:r>
      <w:r w:rsidRPr="003C4306">
        <w:rPr>
          <w:i/>
          <w:lang w:val="en-US"/>
        </w:rPr>
        <w:t xml:space="preserve"> International Generic Indicators</w:t>
      </w:r>
      <w:r w:rsidRPr="43CBE607">
        <w:rPr>
          <w:lang w:val="en-US"/>
        </w:rPr>
        <w:t xml:space="preserve">. </w:t>
      </w:r>
      <w:r>
        <w:rPr>
          <w:lang w:val="en-US"/>
        </w:rPr>
        <w:t>This definition</w:t>
      </w:r>
      <w:r w:rsidRPr="43CBE607">
        <w:rPr>
          <w:lang w:val="en-US"/>
        </w:rPr>
        <w:t xml:space="preserve"> is maintained in the </w:t>
      </w:r>
      <w:r w:rsidRPr="003C4306">
        <w:rPr>
          <w:i/>
          <w:iCs/>
          <w:lang w:val="en-US"/>
        </w:rPr>
        <w:t>FSC Remedy Framework</w:t>
      </w:r>
      <w:r w:rsidRPr="43CBE607">
        <w:rPr>
          <w:lang w:val="en-US"/>
        </w:rPr>
        <w:t xml:space="preserve">. </w:t>
      </w:r>
      <w:r>
        <w:rPr>
          <w:lang w:val="en-US"/>
        </w:rPr>
        <w:t>It</w:t>
      </w:r>
      <w:r w:rsidRPr="43CBE607">
        <w:rPr>
          <w:lang w:val="en-US"/>
        </w:rPr>
        <w:t xml:space="preserve"> refer</w:t>
      </w:r>
      <w:r>
        <w:rPr>
          <w:lang w:val="en-US"/>
        </w:rPr>
        <w:t>s</w:t>
      </w:r>
      <w:r w:rsidRPr="43CBE607">
        <w:rPr>
          <w:lang w:val="en-US"/>
        </w:rPr>
        <w:t xml:space="preserve"> to individuals or groups </w:t>
      </w:r>
      <w:r>
        <w:rPr>
          <w:lang w:val="en-US"/>
        </w:rPr>
        <w:t xml:space="preserve">with legal </w:t>
      </w:r>
      <w:r w:rsidR="0093521F">
        <w:rPr>
          <w:lang w:val="en-US"/>
        </w:rPr>
        <w:t xml:space="preserve">or </w:t>
      </w:r>
      <w:r w:rsidRPr="004832D1">
        <w:rPr>
          <w:i/>
          <w:lang w:val="en-US"/>
        </w:rPr>
        <w:t>customary rights</w:t>
      </w:r>
      <w:r>
        <w:rPr>
          <w:lang w:val="en-US"/>
        </w:rPr>
        <w:t>*</w:t>
      </w:r>
      <w:r w:rsidRPr="43CBE607">
        <w:rPr>
          <w:lang w:val="en-US"/>
        </w:rPr>
        <w:t xml:space="preserve"> </w:t>
      </w:r>
      <w:r w:rsidRPr="43CBE607">
        <w:rPr>
          <w:rFonts w:ascii="Arial" w:eastAsia="Arial" w:hAnsi="Arial" w:cs="Arial"/>
          <w:lang w:val="en-US"/>
        </w:rPr>
        <w:t xml:space="preserve">whose </w:t>
      </w:r>
      <w:r>
        <w:rPr>
          <w:rFonts w:ascii="Arial" w:eastAsia="Arial" w:hAnsi="Arial" w:cs="Arial"/>
          <w:i/>
          <w:lang w:val="en-US"/>
        </w:rPr>
        <w:t>F</w:t>
      </w:r>
      <w:r w:rsidRPr="00270C3F">
        <w:rPr>
          <w:rFonts w:ascii="Arial" w:eastAsia="Arial" w:hAnsi="Arial" w:cs="Arial"/>
          <w:i/>
          <w:lang w:val="en-US"/>
        </w:rPr>
        <w:t xml:space="preserve">ree, </w:t>
      </w:r>
      <w:r>
        <w:rPr>
          <w:rFonts w:ascii="Arial" w:eastAsia="Arial" w:hAnsi="Arial" w:cs="Arial"/>
          <w:i/>
          <w:lang w:val="en-US"/>
        </w:rPr>
        <w:t>P</w:t>
      </w:r>
      <w:r w:rsidRPr="00270C3F">
        <w:rPr>
          <w:rFonts w:ascii="Arial" w:eastAsia="Arial" w:hAnsi="Arial" w:cs="Arial"/>
          <w:i/>
          <w:lang w:val="en-US"/>
        </w:rPr>
        <w:t xml:space="preserve">rior and </w:t>
      </w:r>
      <w:r>
        <w:rPr>
          <w:rFonts w:ascii="Arial" w:eastAsia="Arial" w:hAnsi="Arial" w:cs="Arial"/>
          <w:i/>
          <w:lang w:val="en-US"/>
        </w:rPr>
        <w:t>I</w:t>
      </w:r>
      <w:r w:rsidRPr="00270C3F">
        <w:rPr>
          <w:rFonts w:ascii="Arial" w:eastAsia="Arial" w:hAnsi="Arial" w:cs="Arial"/>
          <w:i/>
          <w:lang w:val="en-US"/>
        </w:rPr>
        <w:t xml:space="preserve">nformed </w:t>
      </w:r>
      <w:r>
        <w:rPr>
          <w:rFonts w:ascii="Arial" w:eastAsia="Arial" w:hAnsi="Arial" w:cs="Arial"/>
          <w:i/>
          <w:lang w:val="en-US"/>
        </w:rPr>
        <w:t>C</w:t>
      </w:r>
      <w:r w:rsidRPr="00270C3F">
        <w:rPr>
          <w:rFonts w:ascii="Arial" w:eastAsia="Arial" w:hAnsi="Arial" w:cs="Arial"/>
          <w:i/>
          <w:lang w:val="en-US"/>
        </w:rPr>
        <w:t>onsent*</w:t>
      </w:r>
      <w:r w:rsidRPr="43CBE607">
        <w:rPr>
          <w:rFonts w:ascii="Arial" w:eastAsia="Arial" w:hAnsi="Arial" w:cs="Arial"/>
          <w:lang w:val="en-US"/>
        </w:rPr>
        <w:t xml:space="preserve"> is required to determine management decisions, and who are </w:t>
      </w:r>
      <w:r w:rsidRPr="43CBE607">
        <w:rPr>
          <w:lang w:val="en-US"/>
        </w:rPr>
        <w:t xml:space="preserve">affected by </w:t>
      </w:r>
      <w:r w:rsidRPr="00270C3F">
        <w:rPr>
          <w:i/>
          <w:iCs/>
          <w:lang w:val="en-US"/>
        </w:rPr>
        <w:t>conversion*</w:t>
      </w:r>
      <w:r w:rsidRPr="43CBE607">
        <w:rPr>
          <w:lang w:val="en-US"/>
        </w:rPr>
        <w:t xml:space="preserve"> and/or </w:t>
      </w:r>
      <w:r w:rsidRPr="00270C3F">
        <w:rPr>
          <w:i/>
          <w:iCs/>
          <w:lang w:val="en-US"/>
        </w:rPr>
        <w:t>unacceptable activities</w:t>
      </w:r>
      <w:r w:rsidRPr="005C03BD">
        <w:rPr>
          <w:lang w:val="en-US"/>
        </w:rPr>
        <w:t>*.</w:t>
      </w:r>
      <w:r w:rsidRPr="43CBE607">
        <w:rPr>
          <w:lang w:val="en-US"/>
        </w:rPr>
        <w:t xml:space="preserve"> </w:t>
      </w:r>
    </w:p>
    <w:p w14:paraId="29EA70EB" w14:textId="4742E562" w:rsidR="0085007B" w:rsidRDefault="0085007B" w:rsidP="000B74FD">
      <w:pPr>
        <w:pStyle w:val="ListParagraph"/>
        <w:numPr>
          <w:ilvl w:val="0"/>
          <w:numId w:val="64"/>
        </w:numPr>
        <w:jc w:val="both"/>
        <w:rPr>
          <w:i/>
          <w:iCs/>
          <w:lang w:val="en-US"/>
        </w:rPr>
      </w:pPr>
      <w:r w:rsidRPr="004832D1">
        <w:rPr>
          <w:i/>
          <w:color w:val="5BC3F5" w:themeColor="accent5"/>
          <w:lang w:val="en-US"/>
        </w:rPr>
        <w:t>Impacted rights holders</w:t>
      </w:r>
      <w:r w:rsidRPr="00270C3F">
        <w:rPr>
          <w:i/>
          <w:iCs/>
          <w:lang w:val="en-US"/>
        </w:rPr>
        <w:t>*</w:t>
      </w:r>
      <w:r w:rsidRPr="43CBE607">
        <w:rPr>
          <w:lang w:val="en-US"/>
        </w:rPr>
        <w:t xml:space="preserve"> is a new term used in the </w:t>
      </w:r>
      <w:r w:rsidRPr="003C4306">
        <w:rPr>
          <w:i/>
          <w:iCs/>
          <w:lang w:val="en-US"/>
        </w:rPr>
        <w:t>FSC Remedy Framework</w:t>
      </w:r>
      <w:r w:rsidRPr="43CBE607">
        <w:rPr>
          <w:lang w:val="en-US"/>
        </w:rPr>
        <w:t xml:space="preserve"> to refer to individuals or groups with legal </w:t>
      </w:r>
      <w:r w:rsidR="0093521F">
        <w:rPr>
          <w:lang w:val="en-US"/>
        </w:rPr>
        <w:t>or</w:t>
      </w:r>
      <w:r w:rsidRPr="43CBE607">
        <w:rPr>
          <w:lang w:val="en-US"/>
        </w:rPr>
        <w:t xml:space="preserve"> </w:t>
      </w:r>
      <w:r>
        <w:rPr>
          <w:i/>
          <w:iCs/>
          <w:lang w:val="en-US"/>
        </w:rPr>
        <w:t>customary</w:t>
      </w:r>
      <w:r w:rsidRPr="003C4306">
        <w:rPr>
          <w:i/>
          <w:iCs/>
          <w:lang w:val="en-US"/>
        </w:rPr>
        <w:t xml:space="preserve"> rights</w:t>
      </w:r>
      <w:r>
        <w:rPr>
          <w:lang w:val="en-US"/>
        </w:rPr>
        <w:t>*</w:t>
      </w:r>
      <w:r w:rsidRPr="43CBE607">
        <w:rPr>
          <w:lang w:val="en-US"/>
        </w:rPr>
        <w:t xml:space="preserve"> </w:t>
      </w:r>
      <w:r>
        <w:rPr>
          <w:lang w:val="en-US"/>
        </w:rPr>
        <w:t xml:space="preserve">who have suffered </w:t>
      </w:r>
      <w:r>
        <w:rPr>
          <w:i/>
          <w:iCs/>
          <w:lang w:val="en-US"/>
        </w:rPr>
        <w:t xml:space="preserve">harm* </w:t>
      </w:r>
      <w:r>
        <w:rPr>
          <w:lang w:val="en-US"/>
        </w:rPr>
        <w:t xml:space="preserve">caused </w:t>
      </w:r>
      <w:r w:rsidRPr="43CBE607">
        <w:rPr>
          <w:lang w:val="en-US"/>
        </w:rPr>
        <w:t xml:space="preserve">by </w:t>
      </w:r>
      <w:r w:rsidRPr="00270C3F">
        <w:rPr>
          <w:i/>
          <w:iCs/>
          <w:lang w:val="en-US"/>
        </w:rPr>
        <w:t>conversion</w:t>
      </w:r>
      <w:r w:rsidRPr="005C03BD">
        <w:rPr>
          <w:lang w:val="en-US"/>
        </w:rPr>
        <w:t>*</w:t>
      </w:r>
      <w:r w:rsidRPr="43CBE607">
        <w:rPr>
          <w:lang w:val="en-US"/>
        </w:rPr>
        <w:t xml:space="preserve"> and/or </w:t>
      </w:r>
      <w:r w:rsidRPr="00270C3F">
        <w:rPr>
          <w:i/>
          <w:iCs/>
          <w:lang w:val="en-US"/>
        </w:rPr>
        <w:t>unacceptable activities</w:t>
      </w:r>
      <w:r w:rsidRPr="43CBE607">
        <w:rPr>
          <w:i/>
          <w:iCs/>
          <w:lang w:val="en-US"/>
        </w:rPr>
        <w:t>*.</w:t>
      </w:r>
      <w:r w:rsidRPr="00270C3F">
        <w:rPr>
          <w:i/>
          <w:iCs/>
          <w:lang w:val="en-US"/>
        </w:rPr>
        <w:t xml:space="preserve"> </w:t>
      </w:r>
      <w:r w:rsidRPr="43CBE607">
        <w:rPr>
          <w:lang w:val="en-US"/>
        </w:rPr>
        <w:t xml:space="preserve">This is a broader group than </w:t>
      </w:r>
      <w:r w:rsidRPr="009641B1">
        <w:rPr>
          <w:i/>
          <w:color w:val="7030A0"/>
          <w:lang w:val="en-US"/>
        </w:rPr>
        <w:t>affected rights holders</w:t>
      </w:r>
      <w:r w:rsidRPr="43CBE607">
        <w:rPr>
          <w:lang w:val="en-US"/>
        </w:rPr>
        <w:t xml:space="preserve">* because the </w:t>
      </w:r>
      <w:r w:rsidR="004F2991">
        <w:rPr>
          <w:i/>
          <w:iCs/>
          <w:lang w:val="en-US"/>
        </w:rPr>
        <w:t>F</w:t>
      </w:r>
      <w:r w:rsidRPr="00270C3F">
        <w:rPr>
          <w:i/>
          <w:iCs/>
          <w:lang w:val="en-US"/>
        </w:rPr>
        <w:t xml:space="preserve">ree, </w:t>
      </w:r>
      <w:r w:rsidR="004F2991">
        <w:rPr>
          <w:i/>
          <w:iCs/>
          <w:lang w:val="en-US"/>
        </w:rPr>
        <w:t>P</w:t>
      </w:r>
      <w:r w:rsidRPr="00270C3F">
        <w:rPr>
          <w:i/>
          <w:iCs/>
          <w:lang w:val="en-US"/>
        </w:rPr>
        <w:t xml:space="preserve">rior, and </w:t>
      </w:r>
      <w:r w:rsidR="004F2991">
        <w:rPr>
          <w:i/>
          <w:iCs/>
          <w:lang w:val="en-US"/>
        </w:rPr>
        <w:t>I</w:t>
      </w:r>
      <w:r w:rsidRPr="00270C3F">
        <w:rPr>
          <w:i/>
          <w:iCs/>
          <w:lang w:val="en-US"/>
        </w:rPr>
        <w:t xml:space="preserve">nformed </w:t>
      </w:r>
      <w:r w:rsidR="004F2991">
        <w:rPr>
          <w:i/>
          <w:iCs/>
          <w:lang w:val="en-US"/>
        </w:rPr>
        <w:t>C</w:t>
      </w:r>
      <w:r w:rsidRPr="00270C3F">
        <w:rPr>
          <w:i/>
          <w:iCs/>
          <w:lang w:val="en-US"/>
        </w:rPr>
        <w:t>onsent</w:t>
      </w:r>
      <w:r w:rsidRPr="43CBE607">
        <w:rPr>
          <w:lang w:val="en-US"/>
        </w:rPr>
        <w:t xml:space="preserve">* of all </w:t>
      </w:r>
      <w:r w:rsidRPr="004832D1">
        <w:rPr>
          <w:i/>
          <w:color w:val="5BC3F5" w:themeColor="accent5"/>
          <w:lang w:val="en-US"/>
        </w:rPr>
        <w:t>impacted rights holders</w:t>
      </w:r>
      <w:r w:rsidRPr="009811D9">
        <w:rPr>
          <w:lang w:val="en-US"/>
        </w:rPr>
        <w:t>*</w:t>
      </w:r>
      <w:r w:rsidRPr="43CBE607">
        <w:rPr>
          <w:lang w:val="en-US"/>
        </w:rPr>
        <w:t xml:space="preserve"> may not be required to determine management decisions. </w:t>
      </w:r>
      <w:r>
        <w:rPr>
          <w:lang w:val="en-US"/>
        </w:rPr>
        <w:t xml:space="preserve">This group includes </w:t>
      </w:r>
      <w:r w:rsidRPr="009641B1">
        <w:rPr>
          <w:i/>
          <w:color w:val="7030A0"/>
          <w:lang w:val="en-US"/>
        </w:rPr>
        <w:t>affected rights holders</w:t>
      </w:r>
      <w:r>
        <w:rPr>
          <w:i/>
          <w:iCs/>
          <w:lang w:val="en-US"/>
        </w:rPr>
        <w:t>*.</w:t>
      </w:r>
    </w:p>
    <w:p w14:paraId="21FAC1D0" w14:textId="270D61B6" w:rsidR="0085007B" w:rsidRPr="00BC53BE" w:rsidRDefault="0085007B" w:rsidP="0085007B">
      <w:r>
        <w:rPr>
          <w:lang w:val="en-US"/>
        </w:rPr>
        <w:t xml:space="preserve">For ease of reading, these groups have been color coded throughout this document according to four colors </w:t>
      </w:r>
      <w:r w:rsidR="00BF38F6">
        <w:rPr>
          <w:lang w:val="en-US"/>
        </w:rPr>
        <w:t>and explained</w:t>
      </w:r>
      <w:r>
        <w:rPr>
          <w:lang w:val="en-US"/>
        </w:rPr>
        <w:t xml:space="preserve"> in Box </w:t>
      </w:r>
      <w:r w:rsidR="003404E5">
        <w:rPr>
          <w:lang w:val="en-US"/>
        </w:rPr>
        <w:t>3</w:t>
      </w:r>
      <w:r>
        <w:rPr>
          <w:lang w:val="en-US"/>
        </w:rPr>
        <w:t xml:space="preserve"> below. </w:t>
      </w:r>
    </w:p>
    <w:tbl>
      <w:tblPr>
        <w:tblStyle w:val="FSCTable"/>
        <w:tblpPr w:leftFromText="180" w:rightFromText="180" w:vertAnchor="text" w:horzAnchor="margin" w:tblpY="539"/>
        <w:tblW w:w="0" w:type="auto"/>
        <w:tblCellMar>
          <w:left w:w="85" w:type="dxa"/>
          <w:right w:w="85" w:type="dxa"/>
        </w:tblCellMar>
        <w:tblLook w:val="04A0" w:firstRow="1" w:lastRow="0" w:firstColumn="1" w:lastColumn="0" w:noHBand="0" w:noVBand="1"/>
      </w:tblPr>
      <w:tblGrid>
        <w:gridCol w:w="1574"/>
        <w:gridCol w:w="4380"/>
        <w:gridCol w:w="4250"/>
      </w:tblGrid>
      <w:tr w:rsidR="00BF38F6" w14:paraId="2126C70F" w14:textId="77777777" w:rsidTr="00F860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4" w:type="dxa"/>
            <w:gridSpan w:val="3"/>
            <w:shd w:val="clear" w:color="auto" w:fill="D0D1DB"/>
          </w:tcPr>
          <w:p w14:paraId="080ACB52" w14:textId="25EA7A69" w:rsidR="00BF38F6" w:rsidRPr="007F634A" w:rsidRDefault="00BF38F6" w:rsidP="007F634A">
            <w:pPr>
              <w:jc w:val="center"/>
              <w:rPr>
                <w:b w:val="0"/>
                <w:bCs/>
                <w:sz w:val="20"/>
                <w:szCs w:val="20"/>
                <w:lang w:val="en-US"/>
              </w:rPr>
            </w:pPr>
            <w:r w:rsidRPr="007F634A">
              <w:rPr>
                <w:color w:val="auto"/>
                <w:sz w:val="20"/>
                <w:szCs w:val="20"/>
                <w:lang w:val="en-US"/>
              </w:rPr>
              <w:t xml:space="preserve">Box </w:t>
            </w:r>
            <w:r w:rsidR="003404E5" w:rsidRPr="007F634A">
              <w:rPr>
                <w:color w:val="auto"/>
                <w:sz w:val="20"/>
                <w:szCs w:val="20"/>
                <w:lang w:val="en-US"/>
              </w:rPr>
              <w:t>3</w:t>
            </w:r>
            <w:r w:rsidRPr="007F634A">
              <w:rPr>
                <w:color w:val="auto"/>
                <w:sz w:val="20"/>
                <w:szCs w:val="20"/>
                <w:lang w:val="en-US"/>
              </w:rPr>
              <w:t xml:space="preserve">: Roles of </w:t>
            </w:r>
            <w:r w:rsidRPr="007F634A">
              <w:rPr>
                <w:i/>
                <w:iCs/>
                <w:color w:val="auto"/>
                <w:sz w:val="20"/>
                <w:szCs w:val="20"/>
                <w:lang w:val="en-US"/>
              </w:rPr>
              <w:t>stakeholders</w:t>
            </w:r>
            <w:r w:rsidRPr="007F634A">
              <w:rPr>
                <w:color w:val="auto"/>
                <w:sz w:val="20"/>
                <w:szCs w:val="20"/>
                <w:lang w:val="en-US"/>
              </w:rPr>
              <w:t xml:space="preserve">* and </w:t>
            </w:r>
            <w:r w:rsidRPr="007F634A">
              <w:rPr>
                <w:i/>
                <w:iCs/>
                <w:color w:val="auto"/>
                <w:sz w:val="20"/>
                <w:szCs w:val="20"/>
                <w:lang w:val="en-US"/>
              </w:rPr>
              <w:t>rights holders</w:t>
            </w:r>
            <w:r w:rsidRPr="007F634A">
              <w:rPr>
                <w:color w:val="auto"/>
                <w:sz w:val="20"/>
                <w:szCs w:val="20"/>
                <w:lang w:val="en-US"/>
              </w:rPr>
              <w:t>*</w:t>
            </w:r>
          </w:p>
        </w:tc>
      </w:tr>
      <w:tr w:rsidR="00F860A8" w14:paraId="0BAC835A" w14:textId="77777777" w:rsidTr="00F860A8">
        <w:tc>
          <w:tcPr>
            <w:cnfStyle w:val="001000000000" w:firstRow="0" w:lastRow="0" w:firstColumn="1" w:lastColumn="0" w:oddVBand="0" w:evenVBand="0" w:oddHBand="0" w:evenHBand="0" w:firstRowFirstColumn="0" w:firstRowLastColumn="0" w:lastRowFirstColumn="0" w:lastRowLastColumn="0"/>
            <w:tcW w:w="0" w:type="auto"/>
            <w:shd w:val="clear" w:color="auto" w:fill="285C4D" w:themeFill="accent2"/>
          </w:tcPr>
          <w:p w14:paraId="67AF3BC0" w14:textId="77777777" w:rsidR="00BF38F6" w:rsidRPr="004832D1" w:rsidRDefault="00BF38F6" w:rsidP="000B578E">
            <w:pPr>
              <w:rPr>
                <w:rFonts w:cstheme="minorHAnsi"/>
                <w:color w:val="F1F8E8" w:themeColor="background2"/>
                <w:sz w:val="20"/>
                <w:szCs w:val="20"/>
                <w:lang w:val="en-US"/>
              </w:rPr>
            </w:pPr>
            <w:r w:rsidRPr="000B578E">
              <w:rPr>
                <w:color w:val="FFFFFF" w:themeColor="background1"/>
                <w:sz w:val="20"/>
                <w:szCs w:val="20"/>
                <w:lang w:val="es-419"/>
              </w:rPr>
              <w:t>Party</w:t>
            </w:r>
          </w:p>
        </w:tc>
        <w:tc>
          <w:tcPr>
            <w:tcW w:w="4380" w:type="dxa"/>
            <w:shd w:val="clear" w:color="auto" w:fill="285C4D" w:themeFill="accent2"/>
          </w:tcPr>
          <w:p w14:paraId="48942285" w14:textId="77777777" w:rsidR="00BF38F6" w:rsidRPr="004832D1" w:rsidRDefault="00BF38F6" w:rsidP="008644C4">
            <w:pPr>
              <w:cnfStyle w:val="000000000000" w:firstRow="0" w:lastRow="0" w:firstColumn="0" w:lastColumn="0" w:oddVBand="0" w:evenVBand="0" w:oddHBand="0" w:evenHBand="0" w:firstRowFirstColumn="0" w:firstRowLastColumn="0" w:lastRowFirstColumn="0" w:lastRowLastColumn="0"/>
              <w:rPr>
                <w:rFonts w:cstheme="minorHAnsi"/>
                <w:color w:val="F1F8E8" w:themeColor="background2"/>
                <w:sz w:val="20"/>
                <w:szCs w:val="20"/>
                <w:lang w:val="en-US"/>
              </w:rPr>
            </w:pPr>
            <w:r w:rsidRPr="00702832">
              <w:rPr>
                <w:color w:val="FFFFFF" w:themeColor="background1"/>
                <w:sz w:val="20"/>
                <w:szCs w:val="20"/>
                <w:lang w:val="en-GB"/>
              </w:rPr>
              <w:t>Examples</w:t>
            </w:r>
            <w:r w:rsidRPr="004832D1">
              <w:rPr>
                <w:rFonts w:cstheme="minorHAnsi"/>
                <w:color w:val="F1F8E8" w:themeColor="background2"/>
                <w:sz w:val="20"/>
                <w:szCs w:val="20"/>
                <w:lang w:val="en-US"/>
              </w:rPr>
              <w:t xml:space="preserve"> (see definitions in Terms and Definitions)</w:t>
            </w:r>
          </w:p>
        </w:tc>
        <w:tc>
          <w:tcPr>
            <w:tcW w:w="4250" w:type="dxa"/>
            <w:shd w:val="clear" w:color="auto" w:fill="285C4D" w:themeFill="accent2"/>
          </w:tcPr>
          <w:p w14:paraId="75FD2620" w14:textId="3DF57229" w:rsidR="00BF38F6" w:rsidRPr="004832D1" w:rsidRDefault="00BF38F6" w:rsidP="000D31B6">
            <w:pPr>
              <w:cnfStyle w:val="000000000000" w:firstRow="0" w:lastRow="0" w:firstColumn="0" w:lastColumn="0" w:oddVBand="0" w:evenVBand="0" w:oddHBand="0" w:evenHBand="0" w:firstRowFirstColumn="0" w:firstRowLastColumn="0" w:lastRowFirstColumn="0" w:lastRowLastColumn="0"/>
              <w:rPr>
                <w:rFonts w:cstheme="minorHAnsi"/>
                <w:color w:val="F1F8E8" w:themeColor="background2"/>
                <w:sz w:val="20"/>
                <w:szCs w:val="20"/>
                <w:lang w:val="en-US"/>
              </w:rPr>
            </w:pPr>
            <w:r w:rsidRPr="00702832">
              <w:rPr>
                <w:color w:val="FFFFFF" w:themeColor="background1"/>
                <w:sz w:val="20"/>
                <w:szCs w:val="20"/>
                <w:lang w:val="en-GB"/>
              </w:rPr>
              <w:t>Implications</w:t>
            </w:r>
            <w:r w:rsidRPr="004832D1">
              <w:rPr>
                <w:rFonts w:cstheme="minorHAnsi"/>
                <w:color w:val="F1F8E8" w:themeColor="background2"/>
                <w:sz w:val="20"/>
                <w:szCs w:val="20"/>
                <w:lang w:val="en-US"/>
              </w:rPr>
              <w:t xml:space="preserve"> in the Remedy Framework </w:t>
            </w:r>
          </w:p>
        </w:tc>
      </w:tr>
      <w:tr w:rsidR="00BF38F6" w14:paraId="14CCF88D" w14:textId="77777777" w:rsidTr="00F860A8">
        <w:tc>
          <w:tcPr>
            <w:cnfStyle w:val="001000000000" w:firstRow="0" w:lastRow="0" w:firstColumn="1" w:lastColumn="0" w:oddVBand="0" w:evenVBand="0" w:oddHBand="0" w:evenHBand="0" w:firstRowFirstColumn="0" w:firstRowLastColumn="0" w:lastRowFirstColumn="0" w:lastRowLastColumn="0"/>
            <w:tcW w:w="0" w:type="auto"/>
          </w:tcPr>
          <w:p w14:paraId="7437D28F" w14:textId="77777777" w:rsidR="00BF38F6" w:rsidRPr="004832D1" w:rsidRDefault="00BF38F6" w:rsidP="00B34170">
            <w:pPr>
              <w:rPr>
                <w:rFonts w:cstheme="minorHAnsi"/>
                <w:sz w:val="20"/>
                <w:szCs w:val="20"/>
                <w:lang w:val="en-US"/>
              </w:rPr>
            </w:pPr>
            <w:r w:rsidRPr="004832D1">
              <w:rPr>
                <w:rFonts w:cstheme="minorHAnsi"/>
                <w:color w:val="B57E00" w:themeColor="accent3" w:themeShade="BF"/>
                <w:sz w:val="20"/>
                <w:szCs w:val="20"/>
                <w:lang w:val="en-US"/>
              </w:rPr>
              <w:t>Interested stakeholders</w:t>
            </w:r>
          </w:p>
        </w:tc>
        <w:tc>
          <w:tcPr>
            <w:tcW w:w="4380" w:type="dxa"/>
          </w:tcPr>
          <w:p w14:paraId="1C95A100" w14:textId="77777777" w:rsidR="00BF38F6" w:rsidRPr="004832D1" w:rsidRDefault="00BF38F6" w:rsidP="00481CC8">
            <w:pP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4832D1">
              <w:rPr>
                <w:sz w:val="20"/>
                <w:szCs w:val="20"/>
                <w:lang w:val="en-US"/>
              </w:rPr>
              <w:t>Any person or group with interest in the activities of the organization, for example:</w:t>
            </w:r>
          </w:p>
          <w:p w14:paraId="334E49F4" w14:textId="77777777" w:rsidR="00BF38F6" w:rsidRDefault="00BF38F6" w:rsidP="00510772">
            <w:pPr>
              <w:pStyle w:val="ListParagraph"/>
              <w:numPr>
                <w:ilvl w:val="0"/>
                <w:numId w:val="63"/>
              </w:num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Governmental organizations</w:t>
            </w:r>
          </w:p>
          <w:p w14:paraId="5D77DE05" w14:textId="77777777" w:rsidR="00BF38F6" w:rsidRPr="004832D1" w:rsidRDefault="00BF38F6" w:rsidP="00510772">
            <w:pPr>
              <w:pStyle w:val="ListParagraph"/>
              <w:numPr>
                <w:ilvl w:val="0"/>
                <w:numId w:val="63"/>
              </w:numPr>
              <w:cnfStyle w:val="000000000000" w:firstRow="0" w:lastRow="0" w:firstColumn="0" w:lastColumn="0" w:oddVBand="0" w:evenVBand="0" w:oddHBand="0" w:evenHBand="0" w:firstRowFirstColumn="0" w:firstRowLastColumn="0" w:lastRowFirstColumn="0" w:lastRowLastColumn="0"/>
              <w:rPr>
                <w:sz w:val="20"/>
                <w:szCs w:val="20"/>
                <w:lang w:val="en-US"/>
              </w:rPr>
            </w:pPr>
            <w:r w:rsidRPr="004832D1">
              <w:rPr>
                <w:sz w:val="20"/>
                <w:szCs w:val="20"/>
                <w:lang w:val="en-US"/>
              </w:rPr>
              <w:t>Non-governmental organizations</w:t>
            </w:r>
          </w:p>
          <w:p w14:paraId="5A8D517D" w14:textId="77777777" w:rsidR="00BF38F6" w:rsidRPr="004832D1" w:rsidRDefault="00BF38F6" w:rsidP="00510772">
            <w:pPr>
              <w:pStyle w:val="ListParagraph"/>
              <w:numPr>
                <w:ilvl w:val="0"/>
                <w:numId w:val="63"/>
              </w:numPr>
              <w:cnfStyle w:val="000000000000" w:firstRow="0" w:lastRow="0" w:firstColumn="0" w:lastColumn="0" w:oddVBand="0" w:evenVBand="0" w:oddHBand="0" w:evenHBand="0" w:firstRowFirstColumn="0" w:firstRowLastColumn="0" w:lastRowFirstColumn="0" w:lastRowLastColumn="0"/>
              <w:rPr>
                <w:sz w:val="20"/>
                <w:szCs w:val="20"/>
                <w:lang w:val="en-US"/>
              </w:rPr>
            </w:pPr>
            <w:r w:rsidRPr="004832D1">
              <w:rPr>
                <w:sz w:val="20"/>
                <w:szCs w:val="20"/>
                <w:lang w:val="en-US"/>
              </w:rPr>
              <w:t>Union representatives</w:t>
            </w:r>
          </w:p>
          <w:p w14:paraId="7A7C02EC" w14:textId="77777777" w:rsidR="00BF38F6" w:rsidRPr="004832D1" w:rsidRDefault="00BF38F6" w:rsidP="00510772">
            <w:pPr>
              <w:pStyle w:val="ListParagraph"/>
              <w:numPr>
                <w:ilvl w:val="0"/>
                <w:numId w:val="63"/>
              </w:numPr>
              <w:cnfStyle w:val="000000000000" w:firstRow="0" w:lastRow="0" w:firstColumn="0" w:lastColumn="0" w:oddVBand="0" w:evenVBand="0" w:oddHBand="0" w:evenHBand="0" w:firstRowFirstColumn="0" w:firstRowLastColumn="0" w:lastRowFirstColumn="0" w:lastRowLastColumn="0"/>
              <w:rPr>
                <w:sz w:val="20"/>
                <w:szCs w:val="20"/>
                <w:lang w:val="en-US"/>
              </w:rPr>
            </w:pPr>
            <w:r w:rsidRPr="004832D1">
              <w:rPr>
                <w:sz w:val="20"/>
                <w:szCs w:val="20"/>
                <w:lang w:val="en-US"/>
              </w:rPr>
              <w:t>Academics</w:t>
            </w:r>
          </w:p>
          <w:p w14:paraId="028901C3" w14:textId="77777777" w:rsidR="00BF38F6" w:rsidRPr="004832D1" w:rsidRDefault="00BF38F6" w:rsidP="00510772">
            <w:pPr>
              <w:pStyle w:val="ListParagraph"/>
              <w:numPr>
                <w:ilvl w:val="0"/>
                <w:numId w:val="63"/>
              </w:numPr>
              <w:cnfStyle w:val="000000000000" w:firstRow="0" w:lastRow="0" w:firstColumn="0" w:lastColumn="0" w:oddVBand="0" w:evenVBand="0" w:oddHBand="0" w:evenHBand="0" w:firstRowFirstColumn="0" w:firstRowLastColumn="0" w:lastRowFirstColumn="0" w:lastRowLastColumn="0"/>
              <w:rPr>
                <w:sz w:val="20"/>
                <w:szCs w:val="20"/>
                <w:lang w:val="en-US"/>
              </w:rPr>
            </w:pPr>
            <w:r w:rsidRPr="004832D1">
              <w:rPr>
                <w:sz w:val="20"/>
                <w:szCs w:val="20"/>
                <w:lang w:val="en-US"/>
              </w:rPr>
              <w:t>Scientists</w:t>
            </w:r>
          </w:p>
        </w:tc>
        <w:tc>
          <w:tcPr>
            <w:tcW w:w="4250" w:type="dxa"/>
          </w:tcPr>
          <w:p w14:paraId="5D154A37" w14:textId="77777777" w:rsidR="00BF38F6" w:rsidRPr="004832D1" w:rsidRDefault="00BF38F6" w:rsidP="00481CC8">
            <w:pP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4832D1">
              <w:rPr>
                <w:i/>
                <w:color w:val="B57E00" w:themeColor="accent3" w:themeShade="BF"/>
                <w:sz w:val="20"/>
                <w:szCs w:val="20"/>
                <w:lang w:val="en-US"/>
              </w:rPr>
              <w:t>Interested stakeholders*</w:t>
            </w:r>
            <w:r w:rsidRPr="004832D1">
              <w:rPr>
                <w:sz w:val="20"/>
                <w:szCs w:val="20"/>
                <w:lang w:val="en-US"/>
              </w:rPr>
              <w:t xml:space="preserve"> are consulted and can provide input about the </w:t>
            </w:r>
            <w:r w:rsidRPr="004832D1">
              <w:rPr>
                <w:i/>
                <w:sz w:val="20"/>
                <w:szCs w:val="20"/>
                <w:lang w:val="en-US"/>
              </w:rPr>
              <w:t>remedy</w:t>
            </w:r>
            <w:r w:rsidRPr="004832D1">
              <w:rPr>
                <w:sz w:val="20"/>
                <w:szCs w:val="20"/>
                <w:lang w:val="en-US"/>
              </w:rPr>
              <w:t xml:space="preserve">* of </w:t>
            </w:r>
            <w:r w:rsidRPr="004832D1">
              <w:rPr>
                <w:i/>
                <w:sz w:val="20"/>
                <w:szCs w:val="20"/>
                <w:lang w:val="en-US"/>
              </w:rPr>
              <w:t>harm</w:t>
            </w:r>
            <w:r w:rsidRPr="004832D1">
              <w:rPr>
                <w:sz w:val="20"/>
                <w:szCs w:val="20"/>
                <w:lang w:val="en-US"/>
              </w:rPr>
              <w:t xml:space="preserve">*. They can fulfill other functions, when permission to do so is given by </w:t>
            </w:r>
            <w:r w:rsidRPr="004832D1">
              <w:rPr>
                <w:i/>
                <w:color w:val="5BC3F5" w:themeColor="accent5"/>
                <w:sz w:val="20"/>
                <w:szCs w:val="20"/>
                <w:lang w:val="en-US"/>
              </w:rPr>
              <w:t>impacted rights holders*</w:t>
            </w:r>
            <w:r w:rsidRPr="004832D1">
              <w:rPr>
                <w:i/>
                <w:sz w:val="20"/>
                <w:szCs w:val="20"/>
                <w:lang w:val="en-US"/>
              </w:rPr>
              <w:t xml:space="preserve"> </w:t>
            </w:r>
            <w:r w:rsidRPr="004832D1">
              <w:rPr>
                <w:sz w:val="20"/>
                <w:szCs w:val="20"/>
                <w:lang w:val="en-US"/>
              </w:rPr>
              <w:t xml:space="preserve">and/or they have specific expertise on a topic. </w:t>
            </w:r>
          </w:p>
        </w:tc>
      </w:tr>
      <w:tr w:rsidR="00BF38F6" w14:paraId="0DA4BCA7" w14:textId="77777777" w:rsidTr="00F860A8">
        <w:trPr>
          <w:trHeight w:val="462"/>
        </w:trPr>
        <w:tc>
          <w:tcPr>
            <w:cnfStyle w:val="001000000000" w:firstRow="0" w:lastRow="0" w:firstColumn="1" w:lastColumn="0" w:oddVBand="0" w:evenVBand="0" w:oddHBand="0" w:evenHBand="0" w:firstRowFirstColumn="0" w:firstRowLastColumn="0" w:lastRowFirstColumn="0" w:lastRowLastColumn="0"/>
            <w:tcW w:w="0" w:type="auto"/>
          </w:tcPr>
          <w:p w14:paraId="1667F82A" w14:textId="77777777" w:rsidR="00BF38F6" w:rsidRPr="004832D1" w:rsidRDefault="00BF38F6" w:rsidP="005969F5">
            <w:pPr>
              <w:rPr>
                <w:rFonts w:cstheme="minorHAnsi"/>
                <w:b w:val="0"/>
                <w:sz w:val="20"/>
                <w:szCs w:val="20"/>
                <w:lang w:val="en-US"/>
              </w:rPr>
            </w:pPr>
            <w:r w:rsidRPr="004832D1">
              <w:rPr>
                <w:rFonts w:cstheme="minorHAnsi"/>
                <w:color w:val="C00000"/>
                <w:sz w:val="20"/>
                <w:szCs w:val="20"/>
                <w:lang w:val="en-US"/>
              </w:rPr>
              <w:t>Affected stakeholders</w:t>
            </w:r>
          </w:p>
        </w:tc>
        <w:tc>
          <w:tcPr>
            <w:tcW w:w="4380" w:type="dxa"/>
          </w:tcPr>
          <w:p w14:paraId="2DA82CEA" w14:textId="77777777" w:rsidR="00BF38F6" w:rsidRPr="004832D1" w:rsidRDefault="00BF38F6" w:rsidP="0077343C">
            <w:pP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4832D1">
              <w:rPr>
                <w:rFonts w:cstheme="minorHAnsi"/>
                <w:sz w:val="20"/>
                <w:szCs w:val="20"/>
                <w:lang w:val="en-US"/>
              </w:rPr>
              <w:t xml:space="preserve">Any person or group </w:t>
            </w:r>
            <w:r w:rsidRPr="004832D1">
              <w:rPr>
                <w:rFonts w:ascii="Arial" w:eastAsia="Times New Roman" w:hAnsi="Arial" w:cs="Arial"/>
                <w:sz w:val="20"/>
                <w:szCs w:val="20"/>
                <w:lang w:val="en-US" w:eastAsia="en-GB"/>
              </w:rPr>
              <w:t xml:space="preserve">subject to the effects of </w:t>
            </w:r>
            <w:r w:rsidRPr="004832D1">
              <w:rPr>
                <w:rFonts w:ascii="Arial" w:eastAsia="Times New Roman" w:hAnsi="Arial" w:cs="Arial"/>
                <w:i/>
                <w:sz w:val="20"/>
                <w:szCs w:val="20"/>
                <w:lang w:val="en-US" w:eastAsia="en-GB"/>
              </w:rPr>
              <w:t xml:space="preserve">conversion* </w:t>
            </w:r>
            <w:r w:rsidRPr="004832D1">
              <w:rPr>
                <w:rFonts w:ascii="Arial" w:eastAsia="Times New Roman" w:hAnsi="Arial" w:cs="Arial"/>
                <w:sz w:val="20"/>
                <w:szCs w:val="20"/>
                <w:lang w:val="en-US" w:eastAsia="en-GB"/>
              </w:rPr>
              <w:t>and/or</w:t>
            </w:r>
            <w:r w:rsidRPr="004832D1">
              <w:rPr>
                <w:rFonts w:ascii="Arial" w:eastAsia="Times New Roman" w:hAnsi="Arial" w:cs="Arial"/>
                <w:i/>
                <w:sz w:val="20"/>
                <w:szCs w:val="20"/>
                <w:lang w:val="en-US" w:eastAsia="en-GB"/>
              </w:rPr>
              <w:t xml:space="preserve"> unacceptable activities*, </w:t>
            </w:r>
            <w:r w:rsidRPr="004832D1">
              <w:rPr>
                <w:rFonts w:ascii="Arial" w:eastAsia="Times New Roman" w:hAnsi="Arial" w:cs="Arial"/>
                <w:sz w:val="20"/>
                <w:szCs w:val="20"/>
                <w:lang w:val="en-US" w:eastAsia="en-GB"/>
              </w:rPr>
              <w:t>including:</w:t>
            </w:r>
            <w:r w:rsidRPr="004832D1">
              <w:rPr>
                <w:rFonts w:ascii="Arial" w:eastAsia="Times New Roman" w:hAnsi="Arial" w:cs="Arial"/>
                <w:i/>
                <w:sz w:val="20"/>
                <w:szCs w:val="20"/>
                <w:lang w:val="en-US" w:eastAsia="en-GB"/>
              </w:rPr>
              <w:t xml:space="preserve"> </w:t>
            </w:r>
          </w:p>
          <w:p w14:paraId="0072542D" w14:textId="0C2971F4" w:rsidR="007F58E3" w:rsidRDefault="00BF38F6" w:rsidP="00510772">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sz w:val="20"/>
                <w:szCs w:val="20"/>
                <w:lang w:val="en-US"/>
              </w:rPr>
            </w:pPr>
            <w:r w:rsidRPr="004832D1">
              <w:rPr>
                <w:i/>
                <w:color w:val="5BC3F5" w:themeColor="accent5"/>
                <w:sz w:val="20"/>
                <w:szCs w:val="20"/>
                <w:lang w:val="en-US"/>
              </w:rPr>
              <w:t>Impacted rights holders*</w:t>
            </w:r>
            <w:r w:rsidRPr="004832D1">
              <w:rPr>
                <w:sz w:val="20"/>
                <w:szCs w:val="20"/>
                <w:lang w:val="en-US"/>
              </w:rPr>
              <w:t xml:space="preserve"> (see</w:t>
            </w:r>
            <w:r>
              <w:rPr>
                <w:sz w:val="20"/>
                <w:szCs w:val="20"/>
                <w:lang w:val="en-US"/>
              </w:rPr>
              <w:t xml:space="preserve"> </w:t>
            </w:r>
            <w:r w:rsidRPr="004832D1">
              <w:rPr>
                <w:sz w:val="20"/>
                <w:szCs w:val="20"/>
                <w:lang w:val="en-US"/>
              </w:rPr>
              <w:t>below)</w:t>
            </w:r>
          </w:p>
          <w:p w14:paraId="6B45A21E" w14:textId="3E2083F0" w:rsidR="00BF38F6" w:rsidRPr="0085128B" w:rsidRDefault="00BF38F6" w:rsidP="00510772">
            <w:pPr>
              <w:pStyle w:val="ListParagraph"/>
              <w:numPr>
                <w:ilvl w:val="0"/>
                <w:numId w:val="62"/>
              </w:num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85128B">
              <w:rPr>
                <w:rFonts w:cstheme="minorHAnsi"/>
                <w:i/>
                <w:color w:val="7030A0"/>
                <w:sz w:val="20"/>
                <w:szCs w:val="20"/>
                <w:lang w:val="en-US"/>
              </w:rPr>
              <w:t>Affected rights holders</w:t>
            </w:r>
            <w:r w:rsidRPr="0085128B">
              <w:rPr>
                <w:rFonts w:cstheme="minorHAnsi"/>
                <w:color w:val="7030A0"/>
                <w:sz w:val="20"/>
                <w:szCs w:val="20"/>
                <w:lang w:val="en-US"/>
              </w:rPr>
              <w:t>*</w:t>
            </w:r>
            <w:r w:rsidRPr="0085128B">
              <w:rPr>
                <w:rFonts w:cstheme="minorHAnsi"/>
                <w:sz w:val="20"/>
                <w:szCs w:val="20"/>
                <w:lang w:val="en-US"/>
              </w:rPr>
              <w:t xml:space="preserve"> (see below)</w:t>
            </w:r>
          </w:p>
          <w:p w14:paraId="6969494A" w14:textId="77777777" w:rsidR="00BF38F6" w:rsidRPr="004832D1" w:rsidRDefault="00BF38F6" w:rsidP="00481CC8">
            <w:pPr>
              <w:pStyle w:val="ListParagraph"/>
              <w:numPr>
                <w:ilvl w:val="0"/>
                <w:numId w:val="61"/>
              </w:numPr>
              <w:spacing w:before="0" w:after="0" w:line="240" w:lineRule="auto"/>
              <w:ind w:left="714" w:hanging="357"/>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4832D1">
              <w:rPr>
                <w:rFonts w:cstheme="minorHAnsi"/>
                <w:sz w:val="20"/>
                <w:szCs w:val="20"/>
                <w:lang w:val="en-US"/>
              </w:rPr>
              <w:t xml:space="preserve">Local communities </w:t>
            </w:r>
          </w:p>
          <w:p w14:paraId="072D8769" w14:textId="77777777" w:rsidR="00BF38F6" w:rsidRPr="004832D1" w:rsidRDefault="00BF38F6" w:rsidP="0077343C">
            <w:pPr>
              <w:pStyle w:val="ListParagraph"/>
              <w:numPr>
                <w:ilvl w:val="0"/>
                <w:numId w:val="61"/>
              </w:numPr>
              <w:spacing w:before="0" w:after="0" w:line="240" w:lineRule="auto"/>
              <w:ind w:left="714" w:hanging="357"/>
              <w:cnfStyle w:val="000000000000" w:firstRow="0" w:lastRow="0" w:firstColumn="0" w:lastColumn="0" w:oddVBand="0" w:evenVBand="0" w:oddHBand="0" w:evenHBand="0" w:firstRowFirstColumn="0" w:firstRowLastColumn="0" w:lastRowFirstColumn="0" w:lastRowLastColumn="0"/>
              <w:rPr>
                <w:rFonts w:cstheme="minorHAnsi"/>
                <w:i/>
                <w:sz w:val="20"/>
                <w:szCs w:val="20"/>
                <w:lang w:val="en-US"/>
              </w:rPr>
            </w:pPr>
            <w:r w:rsidRPr="004832D1">
              <w:rPr>
                <w:rFonts w:cstheme="minorHAnsi"/>
                <w:i/>
                <w:sz w:val="20"/>
                <w:szCs w:val="20"/>
                <w:lang w:val="en-US"/>
              </w:rPr>
              <w:t xml:space="preserve">Indigenous Peoples* </w:t>
            </w:r>
          </w:p>
          <w:p w14:paraId="78B06D5B" w14:textId="77777777" w:rsidR="00BF38F6" w:rsidRPr="004832D1" w:rsidRDefault="00BF38F6" w:rsidP="00481CC8">
            <w:pPr>
              <w:pStyle w:val="ListParagraph"/>
              <w:numPr>
                <w:ilvl w:val="0"/>
                <w:numId w:val="61"/>
              </w:numPr>
              <w:spacing w:before="0" w:after="0" w:line="240" w:lineRule="auto"/>
              <w:ind w:left="714" w:hanging="357"/>
              <w:cnfStyle w:val="000000000000" w:firstRow="0" w:lastRow="0" w:firstColumn="0" w:lastColumn="0" w:oddVBand="0" w:evenVBand="0" w:oddHBand="0" w:evenHBand="0" w:firstRowFirstColumn="0" w:firstRowLastColumn="0" w:lastRowFirstColumn="0" w:lastRowLastColumn="0"/>
              <w:rPr>
                <w:rFonts w:cstheme="minorHAnsi"/>
                <w:i/>
                <w:sz w:val="20"/>
                <w:szCs w:val="20"/>
                <w:lang w:val="en-US"/>
              </w:rPr>
            </w:pPr>
            <w:r w:rsidRPr="004832D1">
              <w:rPr>
                <w:rFonts w:cstheme="minorHAnsi"/>
                <w:i/>
                <w:sz w:val="20"/>
                <w:szCs w:val="20"/>
                <w:lang w:val="en-US"/>
              </w:rPr>
              <w:t xml:space="preserve">Workers* </w:t>
            </w:r>
          </w:p>
          <w:p w14:paraId="23602E54" w14:textId="77777777" w:rsidR="00BF38F6" w:rsidRPr="004832D1" w:rsidRDefault="00BF38F6" w:rsidP="00481CC8">
            <w:pPr>
              <w:pStyle w:val="ListParagraph"/>
              <w:numPr>
                <w:ilvl w:val="0"/>
                <w:numId w:val="61"/>
              </w:numPr>
              <w:spacing w:before="0" w:after="0" w:line="240" w:lineRule="auto"/>
              <w:ind w:left="714" w:hanging="357"/>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4832D1">
              <w:rPr>
                <w:rFonts w:cstheme="minorHAnsi"/>
                <w:sz w:val="20"/>
                <w:szCs w:val="20"/>
                <w:lang w:val="en-US"/>
              </w:rPr>
              <w:t xml:space="preserve">Forest dwellers </w:t>
            </w:r>
          </w:p>
          <w:p w14:paraId="3BDE0024" w14:textId="77777777" w:rsidR="00BF38F6" w:rsidRPr="004832D1" w:rsidRDefault="00BF38F6" w:rsidP="00481CC8">
            <w:pPr>
              <w:pStyle w:val="ListParagraph"/>
              <w:numPr>
                <w:ilvl w:val="0"/>
                <w:numId w:val="61"/>
              </w:numPr>
              <w:spacing w:before="0" w:after="0" w:line="240" w:lineRule="auto"/>
              <w:ind w:left="714" w:hanging="357"/>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4832D1">
              <w:rPr>
                <w:rFonts w:cstheme="minorHAnsi"/>
                <w:sz w:val="20"/>
                <w:szCs w:val="20"/>
                <w:lang w:val="en-US"/>
              </w:rPr>
              <w:t xml:space="preserve">Neighbors </w:t>
            </w:r>
          </w:p>
          <w:p w14:paraId="4EB844B0" w14:textId="77777777" w:rsidR="00BF38F6" w:rsidRPr="004832D1" w:rsidRDefault="00BF38F6" w:rsidP="00481CC8">
            <w:pPr>
              <w:pStyle w:val="ListParagraph"/>
              <w:numPr>
                <w:ilvl w:val="0"/>
                <w:numId w:val="61"/>
              </w:numPr>
              <w:spacing w:before="0" w:after="0" w:line="240" w:lineRule="auto"/>
              <w:ind w:left="714" w:hanging="357"/>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4832D1">
              <w:rPr>
                <w:rFonts w:cstheme="minorHAnsi"/>
                <w:sz w:val="20"/>
                <w:szCs w:val="20"/>
                <w:lang w:val="en-US"/>
              </w:rPr>
              <w:t xml:space="preserve">Downstream landowners </w:t>
            </w:r>
          </w:p>
          <w:p w14:paraId="0E2FE517" w14:textId="77777777" w:rsidR="00BF38F6" w:rsidRPr="004832D1" w:rsidRDefault="00BF38F6" w:rsidP="00481CC8">
            <w:pPr>
              <w:pStyle w:val="ListParagraph"/>
              <w:numPr>
                <w:ilvl w:val="0"/>
                <w:numId w:val="61"/>
              </w:numPr>
              <w:spacing w:before="0" w:after="0" w:line="240" w:lineRule="auto"/>
              <w:ind w:left="714" w:hanging="357"/>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4832D1">
              <w:rPr>
                <w:rFonts w:cstheme="minorHAnsi"/>
                <w:sz w:val="20"/>
                <w:szCs w:val="20"/>
                <w:lang w:val="en-US"/>
              </w:rPr>
              <w:t xml:space="preserve">Local processors </w:t>
            </w:r>
          </w:p>
          <w:p w14:paraId="5E744BF7" w14:textId="77777777" w:rsidR="00BF38F6" w:rsidRPr="004832D1" w:rsidRDefault="00BF38F6" w:rsidP="00481CC8">
            <w:pPr>
              <w:pStyle w:val="ListParagraph"/>
              <w:numPr>
                <w:ilvl w:val="0"/>
                <w:numId w:val="61"/>
              </w:numPr>
              <w:spacing w:before="0" w:after="0" w:line="240" w:lineRule="auto"/>
              <w:ind w:left="714" w:hanging="357"/>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4832D1">
              <w:rPr>
                <w:rFonts w:cstheme="minorHAnsi"/>
                <w:sz w:val="20"/>
                <w:szCs w:val="20"/>
                <w:lang w:val="en-US"/>
              </w:rPr>
              <w:t xml:space="preserve">Local businesses </w:t>
            </w:r>
          </w:p>
          <w:p w14:paraId="3F578BA7" w14:textId="77777777" w:rsidR="00F860A8" w:rsidRDefault="00BF38F6" w:rsidP="00481CC8">
            <w:pPr>
              <w:pStyle w:val="ListParagraph"/>
              <w:numPr>
                <w:ilvl w:val="0"/>
                <w:numId w:val="61"/>
              </w:numPr>
              <w:spacing w:before="0" w:after="0" w:line="240" w:lineRule="auto"/>
              <w:ind w:left="714" w:hanging="357"/>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860A8">
              <w:rPr>
                <w:rFonts w:cstheme="minorHAnsi"/>
                <w:i/>
                <w:sz w:val="20"/>
                <w:szCs w:val="20"/>
                <w:lang w:val="en-US"/>
              </w:rPr>
              <w:t>Tenure</w:t>
            </w:r>
            <w:r w:rsidRPr="00F860A8">
              <w:rPr>
                <w:rFonts w:cstheme="minorHAnsi"/>
                <w:sz w:val="20"/>
                <w:szCs w:val="20"/>
                <w:lang w:val="en-US"/>
              </w:rPr>
              <w:t xml:space="preserve">* and use </w:t>
            </w:r>
            <w:r w:rsidRPr="00F860A8">
              <w:rPr>
                <w:rFonts w:cstheme="minorHAnsi"/>
                <w:i/>
                <w:sz w:val="20"/>
                <w:szCs w:val="20"/>
                <w:lang w:val="en-US"/>
              </w:rPr>
              <w:t>rights holders</w:t>
            </w:r>
            <w:r w:rsidRPr="00F860A8">
              <w:rPr>
                <w:rFonts w:cstheme="minorHAnsi"/>
                <w:sz w:val="20"/>
                <w:szCs w:val="20"/>
                <w:lang w:val="en-US"/>
              </w:rPr>
              <w:t xml:space="preserve">*, including landowners </w:t>
            </w:r>
          </w:p>
          <w:p w14:paraId="419EE85C" w14:textId="161F06E0" w:rsidR="00BF38F6" w:rsidRPr="00F860A8" w:rsidRDefault="00BF38F6" w:rsidP="004C2BC0">
            <w:pPr>
              <w:pStyle w:val="ListParagraph"/>
              <w:numPr>
                <w:ilvl w:val="0"/>
                <w:numId w:val="60"/>
              </w:numP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860A8">
              <w:rPr>
                <w:rFonts w:cstheme="minorHAnsi"/>
                <w:sz w:val="20"/>
                <w:szCs w:val="20"/>
                <w:lang w:val="en-US"/>
              </w:rPr>
              <w:lastRenderedPageBreak/>
              <w:t>Organizations authorized or known to act on behalf of affected stakeholders, for example social and environmental NGOs, labor unions, etc.</w:t>
            </w:r>
          </w:p>
        </w:tc>
        <w:tc>
          <w:tcPr>
            <w:tcW w:w="4250" w:type="dxa"/>
          </w:tcPr>
          <w:p w14:paraId="0844E917" w14:textId="77777777" w:rsidR="00BF38F6" w:rsidRPr="004832D1" w:rsidRDefault="00BF38F6">
            <w:pPr>
              <w:cnfStyle w:val="000000000000" w:firstRow="0" w:lastRow="0" w:firstColumn="0" w:lastColumn="0" w:oddVBand="0" w:evenVBand="0" w:oddHBand="0" w:evenHBand="0" w:firstRowFirstColumn="0" w:firstRowLastColumn="0" w:lastRowFirstColumn="0" w:lastRowLastColumn="0"/>
              <w:rPr>
                <w:sz w:val="20"/>
                <w:szCs w:val="20"/>
                <w:lang w:val="en-US"/>
              </w:rPr>
            </w:pPr>
            <w:r w:rsidRPr="004832D1">
              <w:rPr>
                <w:i/>
                <w:color w:val="C00000"/>
                <w:sz w:val="20"/>
                <w:szCs w:val="20"/>
                <w:lang w:val="en-US"/>
              </w:rPr>
              <w:lastRenderedPageBreak/>
              <w:t>Affected stakeholders</w:t>
            </w:r>
            <w:r w:rsidRPr="004832D1">
              <w:rPr>
                <w:color w:val="C00000"/>
                <w:sz w:val="20"/>
                <w:szCs w:val="20"/>
                <w:lang w:val="en-US"/>
              </w:rPr>
              <w:t>*</w:t>
            </w:r>
            <w:r w:rsidRPr="004832D1">
              <w:rPr>
                <w:sz w:val="20"/>
                <w:szCs w:val="20"/>
                <w:lang w:val="en-US"/>
              </w:rPr>
              <w:t xml:space="preserve"> are consulted throughout the </w:t>
            </w:r>
            <w:r w:rsidRPr="004832D1">
              <w:rPr>
                <w:i/>
                <w:sz w:val="20"/>
                <w:szCs w:val="20"/>
                <w:lang w:val="en-US"/>
              </w:rPr>
              <w:t>remedy</w:t>
            </w:r>
            <w:r w:rsidRPr="004832D1">
              <w:rPr>
                <w:sz w:val="20"/>
                <w:szCs w:val="20"/>
                <w:lang w:val="en-US"/>
              </w:rPr>
              <w:t>* process.</w:t>
            </w:r>
          </w:p>
          <w:p w14:paraId="56AEDEC3" w14:textId="42D2D658" w:rsidR="00BF38F6" w:rsidRPr="004832D1" w:rsidRDefault="00BF38F6">
            <w:pPr>
              <w:cnfStyle w:val="000000000000" w:firstRow="0" w:lastRow="0" w:firstColumn="0" w:lastColumn="0" w:oddVBand="0" w:evenVBand="0" w:oddHBand="0" w:evenHBand="0" w:firstRowFirstColumn="0" w:firstRowLastColumn="0" w:lastRowFirstColumn="0" w:lastRowLastColumn="0"/>
              <w:rPr>
                <w:sz w:val="20"/>
                <w:szCs w:val="20"/>
                <w:lang w:val="en-US"/>
              </w:rPr>
            </w:pPr>
            <w:r w:rsidRPr="004832D1">
              <w:rPr>
                <w:sz w:val="20"/>
                <w:szCs w:val="20"/>
                <w:lang w:val="en-US"/>
              </w:rPr>
              <w:t xml:space="preserve">In preliminary phases, </w:t>
            </w:r>
            <w:r w:rsidRPr="004832D1">
              <w:rPr>
                <w:i/>
                <w:sz w:val="20"/>
                <w:szCs w:val="20"/>
                <w:lang w:val="en-US"/>
              </w:rPr>
              <w:t xml:space="preserve">the Independent Assessor* </w:t>
            </w:r>
            <w:r w:rsidRPr="004832D1">
              <w:rPr>
                <w:sz w:val="20"/>
                <w:szCs w:val="20"/>
                <w:lang w:val="en-US"/>
              </w:rPr>
              <w:t xml:space="preserve">differentiates </w:t>
            </w:r>
            <w:r w:rsidRPr="004832D1">
              <w:rPr>
                <w:i/>
                <w:color w:val="C00000"/>
                <w:sz w:val="20"/>
                <w:szCs w:val="20"/>
                <w:lang w:val="en-US"/>
              </w:rPr>
              <w:t>affected stakeholders</w:t>
            </w:r>
            <w:r w:rsidRPr="004832D1">
              <w:rPr>
                <w:color w:val="C00000"/>
                <w:sz w:val="20"/>
                <w:szCs w:val="20"/>
                <w:lang w:val="en-US"/>
              </w:rPr>
              <w:t>*</w:t>
            </w:r>
            <w:r w:rsidRPr="004832D1">
              <w:rPr>
                <w:sz w:val="20"/>
                <w:szCs w:val="20"/>
                <w:lang w:val="en-US"/>
              </w:rPr>
              <w:t xml:space="preserve">, </w:t>
            </w:r>
            <w:r w:rsidRPr="004832D1">
              <w:rPr>
                <w:i/>
                <w:color w:val="5BC3F5" w:themeColor="accent5"/>
                <w:sz w:val="20"/>
                <w:szCs w:val="20"/>
                <w:lang w:val="en-US"/>
              </w:rPr>
              <w:t xml:space="preserve">impacted </w:t>
            </w:r>
            <w:r w:rsidRPr="004832D1">
              <w:rPr>
                <w:i/>
                <w:iCs/>
                <w:color w:val="5BC3F5" w:themeColor="accent5"/>
                <w:sz w:val="20"/>
                <w:szCs w:val="20"/>
                <w:lang w:val="en-US"/>
              </w:rPr>
              <w:t>rights</w:t>
            </w:r>
            <w:r>
              <w:rPr>
                <w:i/>
                <w:iCs/>
                <w:color w:val="5BC3F5" w:themeColor="accent5"/>
                <w:sz w:val="20"/>
                <w:szCs w:val="20"/>
                <w:lang w:val="en-US"/>
              </w:rPr>
              <w:t xml:space="preserve"> </w:t>
            </w:r>
            <w:r w:rsidRPr="004832D1">
              <w:rPr>
                <w:i/>
                <w:iCs/>
                <w:color w:val="5BC3F5" w:themeColor="accent5"/>
                <w:sz w:val="20"/>
                <w:szCs w:val="20"/>
                <w:lang w:val="en-US"/>
              </w:rPr>
              <w:t>holders</w:t>
            </w:r>
            <w:r w:rsidRPr="004832D1">
              <w:rPr>
                <w:i/>
                <w:color w:val="5BC3F5" w:themeColor="accent5"/>
                <w:sz w:val="20"/>
                <w:szCs w:val="20"/>
                <w:lang w:val="en-US"/>
              </w:rPr>
              <w:t>*</w:t>
            </w:r>
            <w:r w:rsidRPr="004832D1">
              <w:rPr>
                <w:i/>
                <w:sz w:val="20"/>
                <w:szCs w:val="20"/>
                <w:lang w:val="en-US"/>
              </w:rPr>
              <w:t xml:space="preserve">, </w:t>
            </w:r>
            <w:r w:rsidRPr="0085128B">
              <w:rPr>
                <w:iCs/>
                <w:sz w:val="20"/>
                <w:szCs w:val="20"/>
                <w:lang w:val="en-US"/>
              </w:rPr>
              <w:t>and</w:t>
            </w:r>
            <w:r w:rsidRPr="004832D1">
              <w:rPr>
                <w:i/>
                <w:sz w:val="20"/>
                <w:szCs w:val="20"/>
                <w:lang w:val="en-US"/>
              </w:rPr>
              <w:t xml:space="preserve"> </w:t>
            </w:r>
            <w:r w:rsidRPr="004832D1">
              <w:rPr>
                <w:i/>
                <w:color w:val="7030A0"/>
                <w:sz w:val="20"/>
                <w:szCs w:val="20"/>
                <w:lang w:val="en-US"/>
              </w:rPr>
              <w:t xml:space="preserve">affected </w:t>
            </w:r>
            <w:r w:rsidRPr="004832D1">
              <w:rPr>
                <w:i/>
                <w:iCs/>
                <w:color w:val="7030A0"/>
                <w:sz w:val="20"/>
                <w:szCs w:val="20"/>
                <w:lang w:val="en-US"/>
              </w:rPr>
              <w:t>rights</w:t>
            </w:r>
            <w:r>
              <w:rPr>
                <w:i/>
                <w:iCs/>
                <w:color w:val="7030A0"/>
                <w:sz w:val="20"/>
                <w:szCs w:val="20"/>
                <w:lang w:val="en-US"/>
              </w:rPr>
              <w:t xml:space="preserve"> </w:t>
            </w:r>
            <w:r w:rsidRPr="004832D1">
              <w:rPr>
                <w:i/>
                <w:iCs/>
                <w:color w:val="7030A0"/>
                <w:sz w:val="20"/>
                <w:szCs w:val="20"/>
                <w:lang w:val="en-US"/>
              </w:rPr>
              <w:t>holders</w:t>
            </w:r>
            <w:r w:rsidRPr="004832D1">
              <w:rPr>
                <w:i/>
                <w:color w:val="7030A0"/>
                <w:sz w:val="20"/>
                <w:szCs w:val="20"/>
                <w:lang w:val="en-US"/>
              </w:rPr>
              <w:t>*</w:t>
            </w:r>
            <w:r w:rsidRPr="004832D1">
              <w:rPr>
                <w:i/>
                <w:sz w:val="20"/>
                <w:szCs w:val="20"/>
                <w:lang w:val="en-US"/>
              </w:rPr>
              <w:t>.</w:t>
            </w:r>
          </w:p>
        </w:tc>
      </w:tr>
      <w:tr w:rsidR="00BF38F6" w14:paraId="502F4D37" w14:textId="77777777" w:rsidTr="00F860A8">
        <w:tc>
          <w:tcPr>
            <w:cnfStyle w:val="001000000000" w:firstRow="0" w:lastRow="0" w:firstColumn="1" w:lastColumn="0" w:oddVBand="0" w:evenVBand="0" w:oddHBand="0" w:evenHBand="0" w:firstRowFirstColumn="0" w:firstRowLastColumn="0" w:lastRowFirstColumn="0" w:lastRowLastColumn="0"/>
            <w:tcW w:w="0" w:type="auto"/>
          </w:tcPr>
          <w:p w14:paraId="03E61608" w14:textId="77777777" w:rsidR="00BF38F6" w:rsidRPr="004832D1" w:rsidRDefault="00BF38F6" w:rsidP="006B546D">
            <w:pPr>
              <w:rPr>
                <w:rFonts w:cstheme="minorHAnsi"/>
                <w:sz w:val="20"/>
                <w:szCs w:val="20"/>
                <w:lang w:val="en-US"/>
              </w:rPr>
            </w:pPr>
            <w:r w:rsidRPr="004832D1">
              <w:rPr>
                <w:rFonts w:cstheme="minorHAnsi"/>
                <w:color w:val="5BC3F5" w:themeColor="accent5"/>
                <w:sz w:val="20"/>
                <w:szCs w:val="20"/>
                <w:lang w:val="en-US"/>
              </w:rPr>
              <w:t>Impacted rights holders</w:t>
            </w:r>
          </w:p>
        </w:tc>
        <w:tc>
          <w:tcPr>
            <w:tcW w:w="4380" w:type="dxa"/>
          </w:tcPr>
          <w:p w14:paraId="2CE7EFB3" w14:textId="77777777" w:rsidR="00BF38F6" w:rsidRPr="004832D1" w:rsidRDefault="00BF38F6" w:rsidP="006B546D">
            <w:pP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4832D1">
              <w:rPr>
                <w:rFonts w:cstheme="minorHAnsi"/>
                <w:sz w:val="20"/>
                <w:szCs w:val="20"/>
                <w:lang w:val="en-US"/>
              </w:rPr>
              <w:t xml:space="preserve">Any person or group who have experienced </w:t>
            </w:r>
            <w:r w:rsidRPr="004832D1">
              <w:rPr>
                <w:rFonts w:cstheme="minorHAnsi"/>
                <w:i/>
                <w:sz w:val="20"/>
                <w:szCs w:val="20"/>
                <w:lang w:val="en-US"/>
              </w:rPr>
              <w:t>harm</w:t>
            </w:r>
            <w:r w:rsidRPr="004832D1">
              <w:rPr>
                <w:rFonts w:cstheme="minorHAnsi"/>
                <w:sz w:val="20"/>
                <w:szCs w:val="20"/>
                <w:lang w:val="en-US"/>
              </w:rPr>
              <w:t xml:space="preserve">* to their rights as a result of </w:t>
            </w:r>
            <w:r w:rsidRPr="004832D1">
              <w:rPr>
                <w:rFonts w:cstheme="minorHAnsi"/>
                <w:i/>
                <w:sz w:val="20"/>
                <w:szCs w:val="20"/>
                <w:lang w:val="en-US"/>
              </w:rPr>
              <w:t>conversion</w:t>
            </w:r>
            <w:r w:rsidRPr="004832D1">
              <w:rPr>
                <w:rFonts w:cstheme="minorHAnsi"/>
                <w:sz w:val="20"/>
                <w:szCs w:val="20"/>
                <w:lang w:val="en-US"/>
              </w:rPr>
              <w:t xml:space="preserve">* or </w:t>
            </w:r>
            <w:r w:rsidRPr="004832D1">
              <w:rPr>
                <w:rFonts w:cstheme="minorHAnsi"/>
                <w:i/>
                <w:sz w:val="20"/>
                <w:szCs w:val="20"/>
                <w:lang w:val="en-US"/>
              </w:rPr>
              <w:t>unacceptable activities</w:t>
            </w:r>
            <w:r w:rsidRPr="004832D1">
              <w:rPr>
                <w:rFonts w:cstheme="minorHAnsi"/>
                <w:sz w:val="20"/>
                <w:szCs w:val="20"/>
                <w:lang w:val="en-US"/>
              </w:rPr>
              <w:t>*, for example:</w:t>
            </w:r>
          </w:p>
          <w:p w14:paraId="58E361BE" w14:textId="77777777" w:rsidR="00BF38F6" w:rsidRPr="0085128B" w:rsidRDefault="00BF38F6" w:rsidP="006B546D">
            <w:pPr>
              <w:pStyle w:val="ListParagraph"/>
              <w:numPr>
                <w:ilvl w:val="0"/>
                <w:numId w:val="61"/>
              </w:numPr>
              <w:spacing w:before="0" w:after="0" w:line="240" w:lineRule="auto"/>
              <w:ind w:left="714" w:hanging="357"/>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85128B">
              <w:rPr>
                <w:rFonts w:cstheme="minorHAnsi"/>
                <w:i/>
                <w:color w:val="7030A0"/>
                <w:sz w:val="20"/>
                <w:szCs w:val="20"/>
                <w:lang w:val="en-US"/>
              </w:rPr>
              <w:t>Affected rights holders</w:t>
            </w:r>
            <w:r w:rsidRPr="0085128B">
              <w:rPr>
                <w:rFonts w:cstheme="minorHAnsi"/>
                <w:i/>
                <w:sz w:val="20"/>
                <w:szCs w:val="20"/>
                <w:lang w:val="en-US"/>
              </w:rPr>
              <w:t>*</w:t>
            </w:r>
            <w:r w:rsidRPr="0085128B">
              <w:rPr>
                <w:rFonts w:cstheme="minorHAnsi"/>
                <w:sz w:val="20"/>
                <w:szCs w:val="20"/>
                <w:lang w:val="en-US"/>
              </w:rPr>
              <w:t xml:space="preserve"> (see below)</w:t>
            </w:r>
          </w:p>
          <w:p w14:paraId="2629AD50" w14:textId="77777777" w:rsidR="00BF38F6" w:rsidRPr="004F3381" w:rsidRDefault="00BF38F6" w:rsidP="00481CC8">
            <w:pPr>
              <w:pStyle w:val="ListParagraph"/>
              <w:numPr>
                <w:ilvl w:val="0"/>
                <w:numId w:val="61"/>
              </w:numPr>
              <w:spacing w:before="0" w:after="0" w:line="240" w:lineRule="auto"/>
              <w:ind w:left="714" w:hanging="357"/>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4F3381">
              <w:rPr>
                <w:rFonts w:cstheme="minorHAnsi"/>
                <w:i/>
                <w:sz w:val="20"/>
                <w:szCs w:val="20"/>
                <w:lang w:val="en-US"/>
              </w:rPr>
              <w:t>Workers</w:t>
            </w:r>
            <w:r w:rsidRPr="004F3381">
              <w:rPr>
                <w:rFonts w:cstheme="minorHAnsi"/>
                <w:sz w:val="20"/>
                <w:szCs w:val="20"/>
                <w:lang w:val="en-US"/>
              </w:rPr>
              <w:t>*</w:t>
            </w:r>
          </w:p>
          <w:p w14:paraId="6CA8396C" w14:textId="245E70FB" w:rsidR="00BF38F6" w:rsidRPr="00583BED" w:rsidRDefault="00BF38F6" w:rsidP="00510772">
            <w:pPr>
              <w:pStyle w:val="ListParagraph"/>
              <w:numPr>
                <w:ilvl w:val="0"/>
                <w:numId w:val="61"/>
              </w:numPr>
              <w:spacing w:before="0" w:after="0" w:line="240" w:lineRule="auto"/>
              <w:ind w:left="714" w:hanging="357"/>
              <w:cnfStyle w:val="000000000000" w:firstRow="0" w:lastRow="0" w:firstColumn="0" w:lastColumn="0" w:oddVBand="0" w:evenVBand="0" w:oddHBand="0" w:evenHBand="0" w:firstRowFirstColumn="0" w:firstRowLastColumn="0" w:lastRowFirstColumn="0" w:lastRowLastColumn="0"/>
              <w:rPr>
                <w:sz w:val="20"/>
                <w:szCs w:val="20"/>
                <w:lang w:val="en-US"/>
              </w:rPr>
            </w:pPr>
            <w:r w:rsidRPr="004832D1">
              <w:rPr>
                <w:sz w:val="20"/>
                <w:szCs w:val="20"/>
                <w:lang w:val="en-US"/>
              </w:rPr>
              <w:t>Landowners</w:t>
            </w:r>
          </w:p>
        </w:tc>
        <w:tc>
          <w:tcPr>
            <w:tcW w:w="4250" w:type="dxa"/>
          </w:tcPr>
          <w:p w14:paraId="0CAFD29B" w14:textId="6EE59F50" w:rsidR="00BF38F6" w:rsidRPr="004832D1" w:rsidRDefault="00BF38F6" w:rsidP="00B6337A">
            <w:pP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4832D1">
              <w:rPr>
                <w:i/>
                <w:color w:val="5BC3F5" w:themeColor="accent5"/>
                <w:sz w:val="20"/>
                <w:szCs w:val="20"/>
                <w:lang w:val="en-US"/>
              </w:rPr>
              <w:t>Impacted rights holders</w:t>
            </w:r>
            <w:r w:rsidRPr="004832D1">
              <w:rPr>
                <w:color w:val="5BC3F5" w:themeColor="accent5"/>
                <w:sz w:val="20"/>
                <w:szCs w:val="20"/>
                <w:lang w:val="en-US"/>
              </w:rPr>
              <w:t>*</w:t>
            </w:r>
            <w:r w:rsidRPr="004832D1">
              <w:rPr>
                <w:sz w:val="20"/>
                <w:szCs w:val="20"/>
                <w:lang w:val="en-US"/>
              </w:rPr>
              <w:t xml:space="preserve"> are entitled to enter in</w:t>
            </w:r>
            <w:r w:rsidR="00A95A27">
              <w:rPr>
                <w:sz w:val="20"/>
                <w:szCs w:val="20"/>
                <w:lang w:val="en-US"/>
              </w:rPr>
              <w:t>to</w:t>
            </w:r>
            <w:r w:rsidRPr="004832D1">
              <w:rPr>
                <w:sz w:val="20"/>
                <w:szCs w:val="20"/>
                <w:lang w:val="en-US"/>
              </w:rPr>
              <w:t xml:space="preserve"> agreements about </w:t>
            </w:r>
            <w:r w:rsidRPr="004832D1">
              <w:rPr>
                <w:i/>
                <w:sz w:val="20"/>
                <w:szCs w:val="20"/>
                <w:lang w:val="en-US"/>
              </w:rPr>
              <w:t>remedy</w:t>
            </w:r>
            <w:r w:rsidRPr="004832D1">
              <w:rPr>
                <w:sz w:val="20"/>
                <w:szCs w:val="20"/>
                <w:lang w:val="en-US"/>
              </w:rPr>
              <w:t xml:space="preserve">* with the </w:t>
            </w:r>
            <w:r w:rsidRPr="004832D1">
              <w:rPr>
                <w:i/>
                <w:sz w:val="20"/>
                <w:szCs w:val="20"/>
                <w:lang w:val="en-US"/>
              </w:rPr>
              <w:t>Organization</w:t>
            </w:r>
            <w:r w:rsidRPr="004832D1">
              <w:rPr>
                <w:sz w:val="20"/>
                <w:szCs w:val="20"/>
                <w:lang w:val="en-US"/>
              </w:rPr>
              <w:t xml:space="preserve">* or </w:t>
            </w:r>
            <w:r w:rsidRPr="004832D1">
              <w:rPr>
                <w:i/>
                <w:sz w:val="20"/>
                <w:szCs w:val="20"/>
                <w:lang w:val="en-US"/>
              </w:rPr>
              <w:t>the corporate group</w:t>
            </w:r>
            <w:r w:rsidRPr="004832D1">
              <w:rPr>
                <w:sz w:val="20"/>
                <w:szCs w:val="20"/>
                <w:lang w:val="en-US"/>
              </w:rPr>
              <w:t xml:space="preserve">*. </w:t>
            </w:r>
          </w:p>
        </w:tc>
      </w:tr>
      <w:tr w:rsidR="00BF38F6" w14:paraId="31860108" w14:textId="77777777" w:rsidTr="00F860A8">
        <w:tc>
          <w:tcPr>
            <w:cnfStyle w:val="001000000000" w:firstRow="0" w:lastRow="0" w:firstColumn="1" w:lastColumn="0" w:oddVBand="0" w:evenVBand="0" w:oddHBand="0" w:evenHBand="0" w:firstRowFirstColumn="0" w:firstRowLastColumn="0" w:lastRowFirstColumn="0" w:lastRowLastColumn="0"/>
            <w:tcW w:w="0" w:type="auto"/>
          </w:tcPr>
          <w:p w14:paraId="41B206B4" w14:textId="77777777" w:rsidR="00BF38F6" w:rsidRPr="004832D1" w:rsidRDefault="00BF38F6" w:rsidP="006B546D">
            <w:pPr>
              <w:rPr>
                <w:rFonts w:cstheme="minorHAnsi"/>
                <w:sz w:val="20"/>
                <w:szCs w:val="20"/>
                <w:lang w:val="en-US"/>
              </w:rPr>
            </w:pPr>
            <w:r w:rsidRPr="004832D1">
              <w:rPr>
                <w:rFonts w:cstheme="minorHAnsi"/>
                <w:color w:val="7030A0"/>
                <w:sz w:val="20"/>
                <w:szCs w:val="20"/>
                <w:lang w:val="en-US"/>
              </w:rPr>
              <w:t>Affected rights holder</w:t>
            </w:r>
          </w:p>
        </w:tc>
        <w:tc>
          <w:tcPr>
            <w:tcW w:w="4380" w:type="dxa"/>
          </w:tcPr>
          <w:p w14:paraId="65B80B6B" w14:textId="77777777" w:rsidR="00BF38F6" w:rsidRPr="004832D1" w:rsidRDefault="00BF38F6" w:rsidP="006B546D">
            <w:pP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4832D1">
              <w:rPr>
                <w:sz w:val="20"/>
                <w:szCs w:val="20"/>
                <w:lang w:val="en-US"/>
              </w:rPr>
              <w:t xml:space="preserve">Any group with </w:t>
            </w:r>
            <w:r w:rsidRPr="004832D1">
              <w:rPr>
                <w:i/>
                <w:sz w:val="20"/>
                <w:szCs w:val="20"/>
                <w:lang w:val="en-US"/>
              </w:rPr>
              <w:t>FPIC</w:t>
            </w:r>
            <w:r w:rsidRPr="004832D1">
              <w:rPr>
                <w:sz w:val="20"/>
                <w:szCs w:val="20"/>
                <w:lang w:val="en-US"/>
              </w:rPr>
              <w:t>* rights</w:t>
            </w:r>
            <w:r>
              <w:rPr>
                <w:sz w:val="20"/>
                <w:szCs w:val="20"/>
                <w:lang w:val="en-US"/>
              </w:rPr>
              <w:t xml:space="preserve"> </w:t>
            </w:r>
            <w:r w:rsidRPr="004832D1">
              <w:rPr>
                <w:rFonts w:cstheme="minorHAnsi"/>
                <w:sz w:val="20"/>
                <w:szCs w:val="20"/>
                <w:lang w:val="en-US"/>
              </w:rPr>
              <w:t xml:space="preserve">who have experienced </w:t>
            </w:r>
            <w:r w:rsidRPr="004832D1">
              <w:rPr>
                <w:rFonts w:cstheme="minorHAnsi"/>
                <w:i/>
                <w:sz w:val="20"/>
                <w:szCs w:val="20"/>
                <w:lang w:val="en-US"/>
              </w:rPr>
              <w:t>harm</w:t>
            </w:r>
            <w:r w:rsidRPr="004832D1">
              <w:rPr>
                <w:rFonts w:cstheme="minorHAnsi"/>
                <w:sz w:val="20"/>
                <w:szCs w:val="20"/>
                <w:lang w:val="en-US"/>
              </w:rPr>
              <w:t xml:space="preserve">* to their rights as a result of </w:t>
            </w:r>
            <w:r w:rsidRPr="004832D1">
              <w:rPr>
                <w:rFonts w:cstheme="minorHAnsi"/>
                <w:i/>
                <w:sz w:val="20"/>
                <w:szCs w:val="20"/>
                <w:lang w:val="en-US"/>
              </w:rPr>
              <w:t>conversion</w:t>
            </w:r>
            <w:r w:rsidRPr="004832D1">
              <w:rPr>
                <w:rFonts w:cstheme="minorHAnsi"/>
                <w:sz w:val="20"/>
                <w:szCs w:val="20"/>
                <w:lang w:val="en-US"/>
              </w:rPr>
              <w:t xml:space="preserve">* or </w:t>
            </w:r>
            <w:r w:rsidRPr="004832D1">
              <w:rPr>
                <w:rFonts w:cstheme="minorHAnsi"/>
                <w:i/>
                <w:sz w:val="20"/>
                <w:szCs w:val="20"/>
                <w:lang w:val="en-US"/>
              </w:rPr>
              <w:t>unacceptable activities</w:t>
            </w:r>
            <w:r w:rsidRPr="004832D1">
              <w:rPr>
                <w:rFonts w:cstheme="minorHAnsi"/>
                <w:sz w:val="20"/>
                <w:szCs w:val="20"/>
                <w:lang w:val="en-US"/>
              </w:rPr>
              <w:t>*</w:t>
            </w:r>
            <w:r w:rsidRPr="004832D1">
              <w:rPr>
                <w:sz w:val="20"/>
                <w:szCs w:val="20"/>
                <w:lang w:val="en-US"/>
              </w:rPr>
              <w:t>:</w:t>
            </w:r>
          </w:p>
          <w:p w14:paraId="609AF484" w14:textId="77777777" w:rsidR="00BF38F6" w:rsidRPr="004832D1" w:rsidRDefault="00BF38F6" w:rsidP="00510772">
            <w:pPr>
              <w:pStyle w:val="ListParagraph"/>
              <w:numPr>
                <w:ilvl w:val="0"/>
                <w:numId w:val="60"/>
              </w:numPr>
              <w:cnfStyle w:val="000000000000" w:firstRow="0" w:lastRow="0" w:firstColumn="0" w:lastColumn="0" w:oddVBand="0" w:evenVBand="0" w:oddHBand="0" w:evenHBand="0" w:firstRowFirstColumn="0" w:firstRowLastColumn="0" w:lastRowFirstColumn="0" w:lastRowLastColumn="0"/>
              <w:rPr>
                <w:i/>
                <w:sz w:val="20"/>
                <w:szCs w:val="20"/>
                <w:lang w:val="en-US"/>
              </w:rPr>
            </w:pPr>
            <w:r w:rsidRPr="004832D1">
              <w:rPr>
                <w:i/>
                <w:sz w:val="20"/>
                <w:szCs w:val="20"/>
                <w:lang w:val="en-US"/>
              </w:rPr>
              <w:t>Indigenous Peoples*</w:t>
            </w:r>
          </w:p>
          <w:p w14:paraId="33A35454" w14:textId="77777777" w:rsidR="00BF38F6" w:rsidRPr="004832D1" w:rsidRDefault="00BF38F6" w:rsidP="00510772">
            <w:pPr>
              <w:pStyle w:val="ListParagraph"/>
              <w:numPr>
                <w:ilvl w:val="0"/>
                <w:numId w:val="60"/>
              </w:numPr>
              <w:cnfStyle w:val="000000000000" w:firstRow="0" w:lastRow="0" w:firstColumn="0" w:lastColumn="0" w:oddVBand="0" w:evenVBand="0" w:oddHBand="0" w:evenHBand="0" w:firstRowFirstColumn="0" w:firstRowLastColumn="0" w:lastRowFirstColumn="0" w:lastRowLastColumn="0"/>
              <w:rPr>
                <w:sz w:val="20"/>
                <w:szCs w:val="20"/>
                <w:lang w:val="en-US"/>
              </w:rPr>
            </w:pPr>
            <w:r w:rsidRPr="004832D1">
              <w:rPr>
                <w:rFonts w:ascii="Arial" w:eastAsia="Times New Roman" w:hAnsi="Arial" w:cs="Arial"/>
                <w:sz w:val="20"/>
                <w:szCs w:val="20"/>
                <w:lang w:val="en-US" w:eastAsia="en-GB"/>
              </w:rPr>
              <w:t>Traditional peoples and local communities with legal or customary rights</w:t>
            </w:r>
          </w:p>
          <w:p w14:paraId="1BE6F555" w14:textId="77777777" w:rsidR="00BF38F6" w:rsidRPr="004832D1" w:rsidRDefault="00BF38F6">
            <w:pPr>
              <w:cnfStyle w:val="000000000000" w:firstRow="0" w:lastRow="0" w:firstColumn="0" w:lastColumn="0" w:oddVBand="0" w:evenVBand="0" w:oddHBand="0" w:evenHBand="0" w:firstRowFirstColumn="0" w:firstRowLastColumn="0" w:lastRowFirstColumn="0" w:lastRowLastColumn="0"/>
              <w:rPr>
                <w:sz w:val="20"/>
                <w:szCs w:val="20"/>
                <w:lang w:val="en-US"/>
              </w:rPr>
            </w:pPr>
          </w:p>
        </w:tc>
        <w:tc>
          <w:tcPr>
            <w:tcW w:w="4250" w:type="dxa"/>
          </w:tcPr>
          <w:p w14:paraId="065E770E" w14:textId="77777777" w:rsidR="00BF38F6" w:rsidRDefault="00BF38F6" w:rsidP="00B6337A">
            <w:pPr>
              <w:cnfStyle w:val="000000000000" w:firstRow="0" w:lastRow="0" w:firstColumn="0" w:lastColumn="0" w:oddVBand="0" w:evenVBand="0" w:oddHBand="0" w:evenHBand="0" w:firstRowFirstColumn="0" w:firstRowLastColumn="0" w:lastRowFirstColumn="0" w:lastRowLastColumn="0"/>
              <w:rPr>
                <w:i/>
                <w:sz w:val="20"/>
                <w:szCs w:val="20"/>
                <w:lang w:val="en-US"/>
              </w:rPr>
            </w:pPr>
            <w:r w:rsidRPr="004832D1">
              <w:rPr>
                <w:i/>
                <w:sz w:val="20"/>
                <w:szCs w:val="20"/>
                <w:lang w:val="en-US"/>
              </w:rPr>
              <w:t>FPIC*</w:t>
            </w:r>
            <w:r w:rsidRPr="004832D1">
              <w:rPr>
                <w:sz w:val="20"/>
                <w:szCs w:val="20"/>
                <w:lang w:val="en-US"/>
              </w:rPr>
              <w:t xml:space="preserve"> processes are applied throughout the </w:t>
            </w:r>
            <w:r w:rsidRPr="004832D1">
              <w:rPr>
                <w:i/>
                <w:sz w:val="20"/>
                <w:szCs w:val="20"/>
                <w:lang w:val="en-US"/>
              </w:rPr>
              <w:t>FSC Remedy Framework</w:t>
            </w:r>
            <w:r w:rsidRPr="004832D1">
              <w:rPr>
                <w:sz w:val="20"/>
                <w:szCs w:val="20"/>
                <w:lang w:val="en-US"/>
              </w:rPr>
              <w:t xml:space="preserve"> when engaging with </w:t>
            </w:r>
            <w:r w:rsidRPr="004832D1">
              <w:rPr>
                <w:i/>
                <w:color w:val="7030A0"/>
                <w:sz w:val="20"/>
                <w:szCs w:val="20"/>
                <w:lang w:val="en-US"/>
              </w:rPr>
              <w:t>affected rights holders*</w:t>
            </w:r>
            <w:r w:rsidRPr="004832D1">
              <w:rPr>
                <w:i/>
                <w:sz w:val="20"/>
                <w:szCs w:val="20"/>
                <w:lang w:val="en-US"/>
              </w:rPr>
              <w:t>.</w:t>
            </w:r>
            <w:r>
              <w:rPr>
                <w:i/>
                <w:sz w:val="20"/>
                <w:szCs w:val="20"/>
                <w:lang w:val="en-US"/>
              </w:rPr>
              <w:t xml:space="preserve"> </w:t>
            </w:r>
          </w:p>
          <w:p w14:paraId="7109F7E6" w14:textId="77777777" w:rsidR="00BF38F6" w:rsidRPr="00674BF9" w:rsidRDefault="00BF38F6">
            <w:pPr>
              <w:cnfStyle w:val="000000000000" w:firstRow="0" w:lastRow="0" w:firstColumn="0" w:lastColumn="0" w:oddVBand="0" w:evenVBand="0" w:oddHBand="0" w:evenHBand="0" w:firstRowFirstColumn="0" w:firstRowLastColumn="0" w:lastRowFirstColumn="0" w:lastRowLastColumn="0"/>
              <w:rPr>
                <w:i/>
                <w:iCs/>
                <w:lang w:val="en-US"/>
              </w:rPr>
            </w:pPr>
            <w:r w:rsidRPr="00F860A8">
              <w:rPr>
                <w:i/>
                <w:iCs/>
                <w:sz w:val="20"/>
                <w:szCs w:val="20"/>
                <w:lang w:val="en-US"/>
              </w:rPr>
              <w:t xml:space="preserve">FPIC* includes </w:t>
            </w:r>
            <w:r>
              <w:rPr>
                <w:i/>
                <w:iCs/>
                <w:sz w:val="20"/>
                <w:szCs w:val="20"/>
                <w:lang w:val="en-US"/>
              </w:rPr>
              <w:t>t</w:t>
            </w:r>
            <w:r w:rsidRPr="0028413E">
              <w:rPr>
                <w:i/>
                <w:iCs/>
                <w:sz w:val="20"/>
                <w:szCs w:val="20"/>
                <w:lang w:val="en-US"/>
              </w:rPr>
              <w:t>he right to grant, modify, withhold or withdraw approval</w:t>
            </w:r>
            <w:r>
              <w:rPr>
                <w:i/>
                <w:iCs/>
                <w:sz w:val="20"/>
                <w:szCs w:val="20"/>
                <w:lang w:val="en-US"/>
              </w:rPr>
              <w:t>.</w:t>
            </w:r>
          </w:p>
          <w:p w14:paraId="26782C04" w14:textId="77777777" w:rsidR="00BF38F6" w:rsidRPr="004832D1" w:rsidRDefault="00BF38F6" w:rsidP="00A81FAB">
            <w:pP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4832D1">
              <w:rPr>
                <w:i/>
                <w:sz w:val="20"/>
                <w:szCs w:val="20"/>
                <w:lang w:val="en-US"/>
              </w:rPr>
              <w:t>FPIC*</w:t>
            </w:r>
            <w:r w:rsidRPr="004832D1">
              <w:rPr>
                <w:sz w:val="20"/>
                <w:szCs w:val="20"/>
                <w:lang w:val="en-US"/>
              </w:rPr>
              <w:t xml:space="preserve"> processes are verified before moving past the</w:t>
            </w:r>
            <w:r>
              <w:rPr>
                <w:sz w:val="20"/>
                <w:szCs w:val="20"/>
                <w:lang w:val="en-US"/>
              </w:rPr>
              <w:t xml:space="preserve"> phases for the</w:t>
            </w:r>
            <w:r w:rsidRPr="004832D1">
              <w:rPr>
                <w:sz w:val="20"/>
                <w:szCs w:val="20"/>
                <w:lang w:val="en-US"/>
              </w:rPr>
              <w:t xml:space="preserve"> </w:t>
            </w:r>
            <w:r>
              <w:rPr>
                <w:sz w:val="20"/>
                <w:szCs w:val="20"/>
                <w:lang w:val="en-US"/>
              </w:rPr>
              <w:t xml:space="preserve">identification of </w:t>
            </w:r>
            <w:r w:rsidRPr="004832D1">
              <w:rPr>
                <w:i/>
                <w:sz w:val="20"/>
                <w:szCs w:val="20"/>
                <w:lang w:val="en-US"/>
              </w:rPr>
              <w:t>impact areas</w:t>
            </w:r>
            <w:r>
              <w:rPr>
                <w:sz w:val="20"/>
                <w:szCs w:val="20"/>
                <w:lang w:val="en-US"/>
              </w:rPr>
              <w:t xml:space="preserve">*, identification of associated parties, Baseline Assessments, </w:t>
            </w:r>
            <w:r w:rsidRPr="004832D1">
              <w:rPr>
                <w:sz w:val="20"/>
                <w:szCs w:val="20"/>
                <w:lang w:val="en-US"/>
              </w:rPr>
              <w:t xml:space="preserve">Concept Note and Remedy Plan phases. </w:t>
            </w:r>
          </w:p>
          <w:p w14:paraId="2BAD46E8" w14:textId="5FA92833" w:rsidR="00BF38F6" w:rsidRPr="00674BF9" w:rsidRDefault="00BF38F6" w:rsidP="00747D07">
            <w:pPr>
              <w:cnfStyle w:val="000000000000" w:firstRow="0" w:lastRow="0" w:firstColumn="0" w:lastColumn="0" w:oddVBand="0" w:evenVBand="0" w:oddHBand="0" w:evenHBand="0" w:firstRowFirstColumn="0" w:firstRowLastColumn="0" w:lastRowFirstColumn="0" w:lastRowLastColumn="0"/>
              <w:rPr>
                <w:i/>
                <w:iCs/>
                <w:sz w:val="20"/>
                <w:szCs w:val="20"/>
                <w:lang w:val="en-US"/>
              </w:rPr>
            </w:pPr>
            <w:r w:rsidRPr="004832D1">
              <w:rPr>
                <w:i/>
                <w:color w:val="7030A0"/>
                <w:sz w:val="20"/>
                <w:szCs w:val="20"/>
                <w:lang w:val="en-US"/>
              </w:rPr>
              <w:t>Affected rights holders</w:t>
            </w:r>
            <w:r w:rsidRPr="004832D1">
              <w:rPr>
                <w:color w:val="7030A0"/>
                <w:sz w:val="20"/>
                <w:szCs w:val="20"/>
                <w:lang w:val="en-US"/>
              </w:rPr>
              <w:t>*</w:t>
            </w:r>
            <w:r w:rsidRPr="004832D1">
              <w:rPr>
                <w:sz w:val="20"/>
                <w:szCs w:val="20"/>
                <w:lang w:val="en-US"/>
              </w:rPr>
              <w:t xml:space="preserve"> are entitled to enter in</w:t>
            </w:r>
            <w:r w:rsidR="00A95A27">
              <w:rPr>
                <w:sz w:val="20"/>
                <w:szCs w:val="20"/>
                <w:lang w:val="en-US"/>
              </w:rPr>
              <w:t>to</w:t>
            </w:r>
            <w:r w:rsidRPr="004832D1">
              <w:rPr>
                <w:sz w:val="20"/>
                <w:szCs w:val="20"/>
                <w:lang w:val="en-US"/>
              </w:rPr>
              <w:t xml:space="preserve"> agreements about </w:t>
            </w:r>
            <w:r w:rsidRPr="004832D1">
              <w:rPr>
                <w:i/>
                <w:sz w:val="20"/>
                <w:szCs w:val="20"/>
                <w:lang w:val="en-US"/>
              </w:rPr>
              <w:t>remedy</w:t>
            </w:r>
            <w:r w:rsidRPr="004832D1">
              <w:rPr>
                <w:sz w:val="20"/>
                <w:szCs w:val="20"/>
                <w:lang w:val="en-US"/>
              </w:rPr>
              <w:t xml:space="preserve">* with the </w:t>
            </w:r>
            <w:r w:rsidRPr="004832D1">
              <w:rPr>
                <w:i/>
                <w:sz w:val="20"/>
                <w:szCs w:val="20"/>
                <w:lang w:val="en-US"/>
              </w:rPr>
              <w:t>Organization</w:t>
            </w:r>
            <w:r w:rsidRPr="004832D1">
              <w:rPr>
                <w:sz w:val="20"/>
                <w:szCs w:val="20"/>
                <w:lang w:val="en-US"/>
              </w:rPr>
              <w:t xml:space="preserve">* or </w:t>
            </w:r>
            <w:r w:rsidRPr="004832D1">
              <w:rPr>
                <w:i/>
                <w:sz w:val="20"/>
                <w:szCs w:val="20"/>
                <w:lang w:val="en-US"/>
              </w:rPr>
              <w:t>the corporate group</w:t>
            </w:r>
            <w:r w:rsidRPr="004832D1">
              <w:rPr>
                <w:sz w:val="20"/>
                <w:szCs w:val="20"/>
                <w:lang w:val="en-US"/>
              </w:rPr>
              <w:t>*</w:t>
            </w:r>
            <w:r>
              <w:rPr>
                <w:sz w:val="20"/>
                <w:szCs w:val="20"/>
                <w:lang w:val="en-US"/>
              </w:rPr>
              <w:t>.</w:t>
            </w:r>
          </w:p>
        </w:tc>
      </w:tr>
    </w:tbl>
    <w:p w14:paraId="59A94C98" w14:textId="77777777" w:rsidR="0063474D" w:rsidRDefault="0063474D" w:rsidP="0072338E">
      <w:pPr>
        <w:pStyle w:val="Heading1"/>
        <w:jc w:val="both"/>
        <w:rPr>
          <w:rFonts w:asciiTheme="minorHAnsi" w:hAnsiTheme="minorHAnsi" w:cstheme="minorHAnsi"/>
          <w:b/>
          <w:bCs/>
        </w:rPr>
        <w:sectPr w:rsidR="0063474D" w:rsidSect="00CB519D">
          <w:headerReference w:type="default" r:id="rId23"/>
          <w:footerReference w:type="default" r:id="rId24"/>
          <w:pgSz w:w="11906" w:h="16838" w:code="9"/>
          <w:pgMar w:top="851" w:right="851" w:bottom="851" w:left="851" w:header="1162" w:footer="284" w:gutter="0"/>
          <w:cols w:space="708"/>
          <w:docGrid w:linePitch="360"/>
        </w:sectPr>
      </w:pPr>
    </w:p>
    <w:p w14:paraId="185D02BF" w14:textId="0F6D37D3" w:rsidR="00932363" w:rsidRPr="0085128B" w:rsidRDefault="566BAD83" w:rsidP="0072338E">
      <w:pPr>
        <w:pStyle w:val="Heading1"/>
        <w:jc w:val="both"/>
        <w:rPr>
          <w:rFonts w:asciiTheme="minorHAnsi" w:hAnsiTheme="minorHAnsi" w:cstheme="minorHAnsi"/>
          <w:b/>
          <w:bCs/>
        </w:rPr>
      </w:pPr>
      <w:bookmarkStart w:id="31" w:name="_Toc130303126"/>
      <w:r w:rsidRPr="0085128B">
        <w:rPr>
          <w:rFonts w:asciiTheme="minorHAnsi" w:hAnsiTheme="minorHAnsi" w:cstheme="minorHAnsi"/>
          <w:b/>
          <w:bCs/>
        </w:rPr>
        <w:lastRenderedPageBreak/>
        <w:t xml:space="preserve">Chapter 1: </w:t>
      </w:r>
      <w:r w:rsidR="5C9C4798" w:rsidRPr="0085128B">
        <w:rPr>
          <w:rFonts w:asciiTheme="minorHAnsi" w:hAnsiTheme="minorHAnsi" w:cstheme="minorHAnsi"/>
          <w:b/>
          <w:bCs/>
        </w:rPr>
        <w:t>Foundational</w:t>
      </w:r>
      <w:r w:rsidR="6568E555" w:rsidRPr="0085128B">
        <w:rPr>
          <w:rFonts w:asciiTheme="minorHAnsi" w:hAnsiTheme="minorHAnsi" w:cstheme="minorHAnsi"/>
          <w:b/>
          <w:bCs/>
        </w:rPr>
        <w:t xml:space="preserve"> systems</w:t>
      </w:r>
      <w:bookmarkEnd w:id="27"/>
      <w:bookmarkEnd w:id="28"/>
      <w:bookmarkEnd w:id="29"/>
      <w:bookmarkEnd w:id="30"/>
      <w:bookmarkEnd w:id="31"/>
    </w:p>
    <w:p w14:paraId="2EEE8915" w14:textId="44E10000" w:rsidR="00AD15A7" w:rsidRDefault="00D33135" w:rsidP="73E3ADD0">
      <w:pPr>
        <w:jc w:val="both"/>
        <w:rPr>
          <w:rFonts w:eastAsia="Calibri"/>
        </w:rPr>
      </w:pPr>
      <w:r>
        <w:rPr>
          <w:noProof/>
        </w:rPr>
        <mc:AlternateContent>
          <mc:Choice Requires="wpg">
            <w:drawing>
              <wp:anchor distT="0" distB="0" distL="114300" distR="114300" simplePos="0" relativeHeight="251658258" behindDoc="0" locked="0" layoutInCell="1" allowOverlap="1" wp14:anchorId="461A2CD7" wp14:editId="6812E949">
                <wp:simplePos x="0" y="0"/>
                <wp:positionH relativeFrom="column">
                  <wp:posOffset>-635</wp:posOffset>
                </wp:positionH>
                <wp:positionV relativeFrom="paragraph">
                  <wp:posOffset>666115</wp:posOffset>
                </wp:positionV>
                <wp:extent cx="5097145" cy="1276350"/>
                <wp:effectExtent l="0" t="0" r="8255" b="0"/>
                <wp:wrapNone/>
                <wp:docPr id="57" name="Group 57"/>
                <wp:cNvGraphicFramePr/>
                <a:graphic xmlns:a="http://schemas.openxmlformats.org/drawingml/2006/main">
                  <a:graphicData uri="http://schemas.microsoft.com/office/word/2010/wordprocessingGroup">
                    <wpg:wgp>
                      <wpg:cNvGrpSpPr/>
                      <wpg:grpSpPr>
                        <a:xfrm>
                          <a:off x="0" y="0"/>
                          <a:ext cx="5097145" cy="1276350"/>
                          <a:chOff x="0" y="0"/>
                          <a:chExt cx="5097145" cy="1276350"/>
                        </a:xfrm>
                      </wpg:grpSpPr>
                      <wps:wsp>
                        <wps:cNvPr id="52" name="Straight Connector 52"/>
                        <wps:cNvCnPr/>
                        <wps:spPr>
                          <a:xfrm>
                            <a:off x="495300" y="0"/>
                            <a:ext cx="0" cy="177800"/>
                          </a:xfrm>
                          <a:prstGeom prst="line">
                            <a:avLst/>
                          </a:prstGeom>
                          <a:ln w="12700">
                            <a:solidFill>
                              <a:srgbClr val="D0D1DB"/>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51" name="Page17" title="New Icons"/>
                          <pic:cNvPicPr>
                            <a:picLocks noChangeAspect="1"/>
                          </pic:cNvPicPr>
                        </pic:nvPicPr>
                        <pic:blipFill rotWithShape="1">
                          <a:blip r:embed="rId17" cstate="print">
                            <a:extLst>
                              <a:ext uri="{28A0092B-C50C-407E-A947-70E740481C1C}">
                                <a14:useLocalDpi xmlns:a14="http://schemas.microsoft.com/office/drawing/2010/main" val="0"/>
                              </a:ext>
                              <a:ext uri="09256b22-dbd3-431d-b490-83169907cd1b"/>
                            </a:extLst>
                          </a:blip>
                          <a:srcRect t="-588" r="51673" b="80029"/>
                          <a:stretch/>
                        </pic:blipFill>
                        <pic:spPr bwMode="auto">
                          <a:xfrm>
                            <a:off x="0" y="139700"/>
                            <a:ext cx="5097145" cy="113665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6941E0A5" id="Group 57" o:spid="_x0000_s1026" style="position:absolute;margin-left:-.05pt;margin-top:52.45pt;width:401.35pt;height:100.5pt;z-index:251658258" coordsize="50971,1276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">
                <v:line id="Straight Connector 52" o:spid="_x0000_s1027" style="position:absolute;visibility:visible;mso-wrap-style:square" from="4953,0" to="4953,1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" strokecolor="#d0d1db" strokeweight="1pt">
                  <v:stroke joinstyle="miter"/>
                </v:line>
                <v:shape id="Page17" o:spid="_x0000_s1028" type="#_x0000_t75" style="position:absolute;top:1397;width:50971;height:11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">
                  <v:imagedata r:id="rId20" o:title="" croptop="-385f" cropbottom="52448f" cropright="33864f"/>
                </v:shape>
              </v:group>
            </w:pict>
          </mc:Fallback>
        </mc:AlternateContent>
      </w:r>
      <w:r w:rsidR="004B1A1B">
        <w:rPr>
          <w:noProof/>
        </w:rPr>
        <w:drawing>
          <wp:anchor distT="0" distB="0" distL="114300" distR="114300" simplePos="0" relativeHeight="251658246" behindDoc="0" locked="0" layoutInCell="1" allowOverlap="1" wp14:anchorId="750D9AAD" wp14:editId="5FB4426B">
            <wp:simplePos x="0" y="0"/>
            <wp:positionH relativeFrom="column">
              <wp:posOffset>2450465</wp:posOffset>
            </wp:positionH>
            <wp:positionV relativeFrom="paragraph">
              <wp:posOffset>299085</wp:posOffset>
            </wp:positionV>
            <wp:extent cx="4013200" cy="299023"/>
            <wp:effectExtent l="0" t="0" r="0" b="0"/>
            <wp:wrapNone/>
            <wp:docPr id="49" name="Picture 49" title="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4_3070.Emf"/>
                    <pic:cNvPicPr/>
                  </pic:nvPicPr>
                  <pic:blipFill>
                    <a:blip r:embed="rId25" cstate="print">
                      <a:extLst>
                        <a:ext uri="{28A0092B-C50C-407E-A947-70E740481C1C}">
                          <a14:useLocalDpi xmlns:a14="http://schemas.microsoft.com/office/drawing/2010/main" val="0"/>
                        </a:ext>
                        <a:ext uri="70952796-88d8-4c15-9820-05a0d2391914"/>
                      </a:extLst>
                    </a:blip>
                    <a:stretch>
                      <a:fillRect/>
                    </a:stretch>
                  </pic:blipFill>
                  <pic:spPr>
                    <a:xfrm>
                      <a:off x="0" y="0"/>
                      <a:ext cx="4013200" cy="299023"/>
                    </a:xfrm>
                    <a:prstGeom prst="rect">
                      <a:avLst/>
                    </a:prstGeom>
                  </pic:spPr>
                </pic:pic>
              </a:graphicData>
            </a:graphic>
            <wp14:sizeRelH relativeFrom="margin">
              <wp14:pctWidth>0</wp14:pctWidth>
            </wp14:sizeRelH>
            <wp14:sizeRelV relativeFrom="margin">
              <wp14:pctHeight>0</wp14:pctHeight>
            </wp14:sizeRelV>
          </wp:anchor>
        </w:drawing>
      </w:r>
      <w:r w:rsidR="00997D94">
        <w:rPr>
          <w:noProof/>
        </w:rPr>
        <w:drawing>
          <wp:inline distT="0" distB="0" distL="0" distR="0" wp14:anchorId="11DA804E" wp14:editId="70913748">
            <wp:extent cx="6548770" cy="697230"/>
            <wp:effectExtent l="0" t="0" r="4445" b="7620"/>
            <wp:docPr id="48" name="Picture 48" title="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4_3071.Emf"/>
                    <pic:cNvPicPr/>
                  </pic:nvPicPr>
                  <pic:blipFill>
                    <a:blip r:embed="rId26" cstate="print">
                      <a:extLst>
                        <a:ext uri="370aa74e-cdb3-4ff1-a43c-9b23f5719cf4"/>
                      </a:extLst>
                    </a:blip>
                    <a:stretch>
                      <a:fillRect/>
                    </a:stretch>
                  </pic:blipFill>
                  <pic:spPr>
                    <a:xfrm>
                      <a:off x="0" y="0"/>
                      <a:ext cx="6563133" cy="698759"/>
                    </a:xfrm>
                    <a:prstGeom prst="rect">
                      <a:avLst/>
                    </a:prstGeom>
                  </pic:spPr>
                </pic:pic>
              </a:graphicData>
            </a:graphic>
          </wp:inline>
        </w:drawing>
      </w:r>
    </w:p>
    <w:p w14:paraId="68235229" w14:textId="5C754C36" w:rsidR="00337078" w:rsidRDefault="00337078" w:rsidP="73E3ADD0">
      <w:pPr>
        <w:jc w:val="both"/>
        <w:rPr>
          <w:rFonts w:eastAsia="Calibri"/>
        </w:rPr>
      </w:pPr>
    </w:p>
    <w:p w14:paraId="421A970B" w14:textId="7287FC9E" w:rsidR="000013DE" w:rsidRPr="00FF42A3" w:rsidRDefault="000013DE" w:rsidP="008A01E8">
      <w:pPr>
        <w:jc w:val="both"/>
        <w:rPr>
          <w:rFonts w:eastAsia="Arial" w:cs="Arial"/>
          <w:color w:val="000000" w:themeColor="text1"/>
        </w:rPr>
      </w:pPr>
      <w:bookmarkStart w:id="32" w:name="_Toc108792674"/>
      <w:bookmarkStart w:id="33" w:name="_Toc108792723"/>
      <w:bookmarkEnd w:id="32"/>
      <w:bookmarkEnd w:id="33"/>
    </w:p>
    <w:p w14:paraId="68B6C434" w14:textId="00F8D181" w:rsidR="00747D07" w:rsidRDefault="00747D07" w:rsidP="50EF242A">
      <w:pPr>
        <w:pStyle w:val="Clause2"/>
        <w:numPr>
          <w:ilvl w:val="1"/>
          <w:numId w:val="0"/>
        </w:numPr>
        <w:jc w:val="both"/>
        <w:rPr>
          <w:b/>
          <w:bCs/>
        </w:rPr>
      </w:pPr>
    </w:p>
    <w:p w14:paraId="7CF59F4D" w14:textId="44BED25C" w:rsidR="001743E0" w:rsidRDefault="001743E0" w:rsidP="50EF242A">
      <w:pPr>
        <w:pStyle w:val="Clause2"/>
        <w:numPr>
          <w:ilvl w:val="1"/>
          <w:numId w:val="0"/>
        </w:numPr>
        <w:jc w:val="both"/>
        <w:rPr>
          <w:b/>
          <w:bCs/>
        </w:rPr>
      </w:pPr>
    </w:p>
    <w:p w14:paraId="60BC91CF" w14:textId="77777777" w:rsidR="00A4625E" w:rsidRDefault="00A4625E" w:rsidP="50EF242A">
      <w:pPr>
        <w:pStyle w:val="Clause2"/>
        <w:numPr>
          <w:ilvl w:val="1"/>
          <w:numId w:val="0"/>
        </w:numPr>
        <w:jc w:val="both"/>
        <w:rPr>
          <w:b/>
          <w:bCs/>
        </w:rPr>
      </w:pPr>
    </w:p>
    <w:p w14:paraId="5BC518AB" w14:textId="2F5B77A8" w:rsidR="00A4625E" w:rsidRDefault="004A3EF2" w:rsidP="50EF242A">
      <w:pPr>
        <w:pStyle w:val="Clause2"/>
        <w:numPr>
          <w:ilvl w:val="1"/>
          <w:numId w:val="0"/>
        </w:numPr>
        <w:jc w:val="both"/>
        <w:rPr>
          <w:b/>
          <w:bCs/>
        </w:rPr>
      </w:pPr>
      <w:r>
        <w:rPr>
          <w:noProof/>
        </w:rPr>
        <mc:AlternateContent>
          <mc:Choice Requires="wps">
            <w:drawing>
              <wp:inline distT="0" distB="0" distL="0" distR="0" wp14:anchorId="278E0AF1" wp14:editId="3324BC98">
                <wp:extent cx="1828800" cy="2868930"/>
                <wp:effectExtent l="0" t="0" r="0" b="7620"/>
                <wp:docPr id="5" name="Text Box 5"/>
                <wp:cNvGraphicFramePr/>
                <a:graphic xmlns:a="http://schemas.openxmlformats.org/drawingml/2006/main">
                  <a:graphicData uri="http://schemas.microsoft.com/office/word/2010/wordprocessingShape">
                    <wps:wsp>
                      <wps:cNvSpPr txBox="1"/>
                      <wps:spPr>
                        <a:xfrm>
                          <a:off x="0" y="0"/>
                          <a:ext cx="1828800" cy="2869324"/>
                        </a:xfrm>
                        <a:prstGeom prst="rect">
                          <a:avLst/>
                        </a:prstGeom>
                        <a:solidFill>
                          <a:schemeClr val="bg2"/>
                        </a:solidFill>
                        <a:ln w="6350">
                          <a:noFill/>
                        </a:ln>
                      </wps:spPr>
                      <wps:txbx>
                        <w:txbxContent>
                          <w:p w14:paraId="260C86B9" w14:textId="6029EB06" w:rsidR="007B7ABC" w:rsidRDefault="007B7ABC" w:rsidP="73E3ADD0">
                            <w:pPr>
                              <w:jc w:val="both"/>
                              <w:rPr>
                                <w:rFonts w:eastAsia="Calibri"/>
                              </w:rPr>
                            </w:pPr>
                            <w:r w:rsidRPr="00270C3F">
                              <w:rPr>
                                <w:rFonts w:eastAsia="Calibri"/>
                              </w:rPr>
                              <w:t xml:space="preserve">Chapter 1 outlines measures for </w:t>
                            </w:r>
                            <w:r w:rsidR="00D14D91">
                              <w:rPr>
                                <w:rFonts w:eastAsia="Calibri"/>
                              </w:rPr>
                              <w:t xml:space="preserve">the </w:t>
                            </w:r>
                            <w:r w:rsidRPr="00270C3F">
                              <w:rPr>
                                <w:rFonts w:eastAsia="Calibri"/>
                                <w:i/>
                              </w:rPr>
                              <w:t>corporate group*</w:t>
                            </w:r>
                            <w:r w:rsidRPr="00270C3F">
                              <w:rPr>
                                <w:rFonts w:eastAsia="Calibri"/>
                              </w:rPr>
                              <w:t xml:space="preserve"> to establish systems </w:t>
                            </w:r>
                            <w:r w:rsidRPr="31C8AE19">
                              <w:rPr>
                                <w:rFonts w:eastAsia="Calibri"/>
                              </w:rPr>
                              <w:t>to</w:t>
                            </w:r>
                            <w:r w:rsidRPr="00270C3F">
                              <w:rPr>
                                <w:rFonts w:eastAsia="Calibri"/>
                              </w:rPr>
                              <w:t xml:space="preserve"> prevent activities that are unacceptable per the </w:t>
                            </w:r>
                            <w:r w:rsidRPr="00AF38BB">
                              <w:rPr>
                                <w:rFonts w:eastAsia="Calibri"/>
                                <w:i/>
                                <w:iCs/>
                              </w:rPr>
                              <w:t xml:space="preserve">Policy for </w:t>
                            </w:r>
                            <w:r w:rsidR="001058B1">
                              <w:rPr>
                                <w:rFonts w:eastAsia="Calibri"/>
                                <w:i/>
                                <w:iCs/>
                              </w:rPr>
                              <w:t xml:space="preserve">the </w:t>
                            </w:r>
                            <w:r w:rsidRPr="00AF38BB">
                              <w:rPr>
                                <w:rFonts w:eastAsia="Calibri"/>
                                <w:i/>
                                <w:iCs/>
                              </w:rPr>
                              <w:t>Association of Organizations with FSC</w:t>
                            </w:r>
                            <w:r w:rsidRPr="009F7254">
                              <w:rPr>
                                <w:rFonts w:eastAsia="Calibri"/>
                              </w:rPr>
                              <w:t xml:space="preserve"> </w:t>
                            </w:r>
                            <w:r w:rsidR="001058B1" w:rsidRPr="00F860A8">
                              <w:rPr>
                                <w:rFonts w:eastAsia="Calibri"/>
                                <w:i/>
                                <w:iCs/>
                              </w:rPr>
                              <w:t>V</w:t>
                            </w:r>
                            <w:r w:rsidR="00447A7C" w:rsidRPr="00F860A8">
                              <w:rPr>
                                <w:rFonts w:eastAsia="Calibri"/>
                                <w:i/>
                                <w:iCs/>
                              </w:rPr>
                              <w:t>2-0</w:t>
                            </w:r>
                            <w:r w:rsidRPr="00270C3F">
                              <w:rPr>
                                <w:rFonts w:eastAsia="Calibri"/>
                              </w:rPr>
                              <w:t xml:space="preserve">, and to demonstrate progress in addressing </w:t>
                            </w:r>
                            <w:r w:rsidRPr="00270C3F">
                              <w:rPr>
                                <w:rFonts w:eastAsia="Calibri"/>
                                <w:i/>
                              </w:rPr>
                              <w:t>unacceptable activities*</w:t>
                            </w:r>
                            <w:r w:rsidRPr="00270C3F">
                              <w:rPr>
                                <w:rFonts w:eastAsia="Calibri"/>
                              </w:rPr>
                              <w:t xml:space="preserve">. The required systems include due diligence frameworks for </w:t>
                            </w:r>
                            <w:r w:rsidRPr="00270C3F">
                              <w:rPr>
                                <w:rFonts w:eastAsia="Calibri"/>
                                <w:i/>
                                <w:iCs/>
                              </w:rPr>
                              <w:t>human rights</w:t>
                            </w:r>
                            <w:r w:rsidRPr="00F63FFA">
                              <w:rPr>
                                <w:rFonts w:eastAsia="Calibri"/>
                                <w:i/>
                                <w:iCs/>
                              </w:rPr>
                              <w:t>*</w:t>
                            </w:r>
                            <w:r w:rsidRPr="00270C3F">
                              <w:rPr>
                                <w:rFonts w:eastAsia="Calibri"/>
                              </w:rPr>
                              <w:t xml:space="preserve"> and </w:t>
                            </w:r>
                            <w:r w:rsidRPr="00AF38BB">
                              <w:rPr>
                                <w:rFonts w:eastAsia="Calibri"/>
                                <w:i/>
                                <w:iCs/>
                              </w:rPr>
                              <w:t>environmental values</w:t>
                            </w:r>
                            <w:r>
                              <w:rPr>
                                <w:rFonts w:eastAsia="Calibri"/>
                              </w:rPr>
                              <w:t>*</w:t>
                            </w:r>
                            <w:r w:rsidRPr="00270C3F">
                              <w:rPr>
                                <w:rFonts w:eastAsia="Calibri"/>
                              </w:rPr>
                              <w:t xml:space="preserve">, including risk, impact, and </w:t>
                            </w:r>
                            <w:r w:rsidRPr="00AF38BB">
                              <w:rPr>
                                <w:rFonts w:eastAsia="Calibri"/>
                                <w:i/>
                                <w:iCs/>
                              </w:rPr>
                              <w:t>harm</w:t>
                            </w:r>
                            <w:r>
                              <w:rPr>
                                <w:rFonts w:eastAsia="Calibri"/>
                              </w:rPr>
                              <w:t>*</w:t>
                            </w:r>
                            <w:r w:rsidRPr="002D1035">
                              <w:rPr>
                                <w:rFonts w:eastAsia="Calibri"/>
                              </w:rPr>
                              <w:t xml:space="preserve"> </w:t>
                            </w:r>
                            <w:r w:rsidRPr="00270C3F">
                              <w:rPr>
                                <w:rFonts w:eastAsia="Calibri"/>
                              </w:rPr>
                              <w:t xml:space="preserve">assessments. </w:t>
                            </w:r>
                          </w:p>
                          <w:p w14:paraId="499935A8" w14:textId="13C08D6C" w:rsidR="007B7ABC" w:rsidRPr="008957EB" w:rsidRDefault="007B7ABC" w:rsidP="73E3ADD0">
                            <w:pPr>
                              <w:jc w:val="both"/>
                              <w:rPr>
                                <w:rFonts w:eastAsia="Arial" w:cs="Arial"/>
                                <w:color w:val="000000" w:themeColor="text1"/>
                              </w:rPr>
                            </w:pPr>
                            <w:r>
                              <w:rPr>
                                <w:rFonts w:eastAsia="Calibri"/>
                              </w:rPr>
                              <w:t>NOTE: A</w:t>
                            </w:r>
                            <w:r w:rsidRPr="00270C3F">
                              <w:rPr>
                                <w:rFonts w:eastAsia="Calibri"/>
                              </w:rPr>
                              <w:t xml:space="preserve">ssessments specific to the </w:t>
                            </w:r>
                            <w:r w:rsidRPr="0084296C">
                              <w:rPr>
                                <w:rFonts w:eastAsia="Calibri"/>
                                <w:i/>
                                <w:iCs/>
                              </w:rPr>
                              <w:t>social</w:t>
                            </w:r>
                            <w:r w:rsidRPr="00270C3F">
                              <w:rPr>
                                <w:rFonts w:eastAsia="Calibri"/>
                              </w:rPr>
                              <w:t xml:space="preserve"> and </w:t>
                            </w:r>
                            <w:r w:rsidRPr="0084296C">
                              <w:rPr>
                                <w:rFonts w:eastAsia="Calibri"/>
                                <w:i/>
                                <w:iCs/>
                              </w:rPr>
                              <w:t xml:space="preserve">environmental </w:t>
                            </w:r>
                            <w:r w:rsidRPr="00270C3F">
                              <w:rPr>
                                <w:rFonts w:eastAsia="Calibri"/>
                                <w:i/>
                                <w:iCs/>
                              </w:rPr>
                              <w:t>harm</w:t>
                            </w:r>
                            <w:r w:rsidRPr="00F63FFA">
                              <w:rPr>
                                <w:rFonts w:eastAsia="Calibri"/>
                              </w:rPr>
                              <w:t>*</w:t>
                            </w:r>
                            <w:r w:rsidRPr="00270C3F">
                              <w:rPr>
                                <w:rFonts w:eastAsia="Calibri"/>
                              </w:rPr>
                              <w:t xml:space="preserve"> to be addressed by the </w:t>
                            </w:r>
                            <w:r w:rsidR="00E23370">
                              <w:rPr>
                                <w:rFonts w:eastAsia="Calibri"/>
                                <w:i/>
                                <w:iCs/>
                              </w:rPr>
                              <w:t>r</w:t>
                            </w:r>
                            <w:r w:rsidRPr="00AF38BB">
                              <w:rPr>
                                <w:rFonts w:eastAsia="Calibri"/>
                                <w:i/>
                                <w:iCs/>
                              </w:rPr>
                              <w:t>emedy</w:t>
                            </w:r>
                            <w:r>
                              <w:rPr>
                                <w:rFonts w:eastAsia="Calibri"/>
                                <w:i/>
                                <w:iCs/>
                              </w:rPr>
                              <w:t>*</w:t>
                            </w:r>
                            <w:r w:rsidRPr="00270C3F">
                              <w:rPr>
                                <w:rFonts w:eastAsia="Calibri"/>
                              </w:rPr>
                              <w:t xml:space="preserve"> </w:t>
                            </w:r>
                            <w:r w:rsidRPr="008957EB">
                              <w:rPr>
                                <w:rFonts w:eastAsia="Calibri"/>
                              </w:rPr>
                              <w:t>Process are covered at Chapter 3</w:t>
                            </w:r>
                            <w:r w:rsidR="0088620B" w:rsidRPr="008957EB">
                              <w:rPr>
                                <w:rFonts w:eastAsia="Calibri"/>
                              </w:rPr>
                              <w:t xml:space="preserve"> </w:t>
                            </w:r>
                            <w:r w:rsidRPr="00E32AD4">
                              <w:rPr>
                                <w:rFonts w:eastAsia="Calibri"/>
                              </w:rPr>
                              <w:fldChar w:fldCharType="begin"/>
                            </w:r>
                            <w:r w:rsidRPr="00E32AD4">
                              <w:rPr>
                                <w:rFonts w:eastAsia="Calibri"/>
                              </w:rPr>
                              <w:instrText xml:space="preserve"> REF _Ref108781363 \h  \* MERGEFORMAT </w:instrText>
                            </w:r>
                            <w:r w:rsidRPr="00E32AD4">
                              <w:rPr>
                                <w:rFonts w:eastAsia="Calibri"/>
                              </w:rPr>
                            </w:r>
                            <w:r w:rsidRPr="00E32AD4">
                              <w:rPr>
                                <w:rFonts w:eastAsia="Calibri"/>
                              </w:rPr>
                              <w:fldChar w:fldCharType="separate"/>
                            </w:r>
                            <w:ins w:id="34" w:author="Diana Franco Gil" w:date="2023-03-14T21:55:00Z">
                              <w:r w:rsidR="00167A13" w:rsidRPr="00167A13">
                                <w:rPr>
                                  <w:rFonts w:cstheme="minorHAnsi"/>
                                  <w:lang w:val="en-US"/>
                                </w:rPr>
                                <w:t xml:space="preserve">Part 2: Identification of associated parties, </w:t>
                              </w:r>
                              <w:r w:rsidR="00167A13" w:rsidRPr="00167A13">
                                <w:rPr>
                                  <w:rFonts w:cstheme="minorHAnsi"/>
                                  <w:i/>
                                  <w:lang w:val="en-US"/>
                                </w:rPr>
                                <w:t>impact areas*</w:t>
                              </w:r>
                              <w:r w:rsidR="00167A13" w:rsidRPr="00167A13">
                                <w:rPr>
                                  <w:rFonts w:cstheme="minorHAnsi"/>
                                  <w:lang w:val="en-US"/>
                                </w:rPr>
                                <w:t xml:space="preserve"> and Baseline Assessments of </w:t>
                              </w:r>
                              <w:r w:rsidR="00167A13" w:rsidRPr="00167A13">
                                <w:rPr>
                                  <w:rFonts w:cstheme="minorHAnsi"/>
                                  <w:i/>
                                  <w:lang w:val="en-US"/>
                                </w:rPr>
                                <w:t xml:space="preserve">social and </w:t>
                              </w:r>
                              <w:r w:rsidR="00167A13" w:rsidRPr="00167A13">
                                <w:rPr>
                                  <w:rFonts w:cstheme="minorHAnsi"/>
                                  <w:i/>
                                  <w:iCs/>
                                  <w:lang w:val="en-US"/>
                                </w:rPr>
                                <w:t>environmental harm</w:t>
                              </w:r>
                            </w:ins>
                            <w:r w:rsidRPr="00E32AD4">
                              <w:rPr>
                                <w:rFonts w:eastAsia="Calibri"/>
                              </w:rPr>
                              <w:fldChar w:fldCharType="end"/>
                            </w:r>
                            <w:r w:rsidR="00E23370">
                              <w:rPr>
                                <w:rFonts w:eastAsia="Calibri"/>
                              </w:rPr>
                              <w:t>*</w:t>
                            </w:r>
                            <w:r w:rsidRPr="00E32AD4">
                              <w:rPr>
                                <w:rFonts w:eastAsia="Calibri"/>
                              </w:rPr>
                              <w:t>.</w:t>
                            </w:r>
                          </w:p>
                          <w:p w14:paraId="15AC4EB1" w14:textId="77777777" w:rsidR="007B7ABC" w:rsidRPr="008957EB" w:rsidRDefault="007B7ABC" w:rsidP="00E1481D">
                            <w:pPr>
                              <w:spacing w:after="60"/>
                              <w:jc w:val="both"/>
                              <w:rPr>
                                <w:rFonts w:eastAsia="Arial" w:cs="Arial"/>
                                <w:color w:val="000000" w:themeColor="text1"/>
                              </w:rPr>
                            </w:pPr>
                            <w:r w:rsidRPr="008957EB">
                              <w:rPr>
                                <w:rFonts w:eastAsia="Arial" w:cs="Arial"/>
                                <w:color w:val="000000" w:themeColor="text1"/>
                              </w:rPr>
                              <w:t xml:space="preserve">NOTE: Chapter 1 applies only to: </w:t>
                            </w:r>
                          </w:p>
                          <w:p w14:paraId="0E539BEB" w14:textId="77777777" w:rsidR="007B7ABC" w:rsidRPr="008957EB" w:rsidRDefault="007B7ABC" w:rsidP="00C93AA0">
                            <w:pPr>
                              <w:pStyle w:val="ListParagraph"/>
                              <w:numPr>
                                <w:ilvl w:val="0"/>
                                <w:numId w:val="1"/>
                              </w:numPr>
                              <w:spacing w:before="0" w:after="0"/>
                              <w:ind w:left="426" w:hanging="426"/>
                              <w:jc w:val="both"/>
                              <w:rPr>
                                <w:rFonts w:eastAsia="Arial" w:cs="Arial"/>
                              </w:rPr>
                            </w:pPr>
                            <w:r w:rsidRPr="008957EB">
                              <w:rPr>
                                <w:rFonts w:eastAsia="Arial" w:cs="Arial"/>
                                <w:i/>
                                <w:iCs/>
                              </w:rPr>
                              <w:t xml:space="preserve">The corporate group* </w:t>
                            </w:r>
                            <w:r w:rsidRPr="008957EB">
                              <w:rPr>
                                <w:rFonts w:eastAsia="Arial" w:cs="Arial"/>
                              </w:rPr>
                              <w:t xml:space="preserve">that has been disassociated from FSC for engaging in </w:t>
                            </w:r>
                            <w:r w:rsidRPr="008957EB">
                              <w:rPr>
                                <w:rFonts w:eastAsia="Arial" w:cs="Arial"/>
                                <w:i/>
                              </w:rPr>
                              <w:t>u</w:t>
                            </w:r>
                            <w:r w:rsidRPr="008957EB">
                              <w:rPr>
                                <w:rFonts w:eastAsia="Arial" w:cs="Arial"/>
                                <w:i/>
                                <w:iCs/>
                              </w:rPr>
                              <w:t>nacceptable activities</w:t>
                            </w:r>
                            <w:r w:rsidRPr="008957EB">
                              <w:rPr>
                                <w:rFonts w:eastAsia="Arial" w:cs="Arial"/>
                              </w:rPr>
                              <w:t xml:space="preserve">*, and </w:t>
                            </w:r>
                          </w:p>
                          <w:p w14:paraId="38914204" w14:textId="77777777" w:rsidR="007B7ABC" w:rsidRPr="008957EB" w:rsidRDefault="007B7ABC" w:rsidP="00C76869">
                            <w:pPr>
                              <w:spacing w:before="0"/>
                              <w:ind w:left="426" w:hanging="426"/>
                              <w:jc w:val="both"/>
                              <w:rPr>
                                <w:rFonts w:eastAsia="Arial" w:cs="Arial"/>
                              </w:rPr>
                            </w:pPr>
                            <w:r w:rsidRPr="008957EB">
                              <w:rPr>
                                <w:rFonts w:eastAsia="Arial" w:cs="Arial"/>
                              </w:rPr>
                              <w:t xml:space="preserve">(2) </w:t>
                            </w:r>
                            <w:r w:rsidRPr="008957EB">
                              <w:rPr>
                                <w:rFonts w:eastAsia="Arial" w:cs="Arial"/>
                              </w:rPr>
                              <w:tab/>
                            </w:r>
                            <w:r w:rsidRPr="008957EB">
                              <w:rPr>
                                <w:rFonts w:eastAsia="Arial" w:cs="Arial"/>
                                <w:i/>
                                <w:iCs/>
                              </w:rPr>
                              <w:t>The corporate group*</w:t>
                            </w:r>
                            <w:r w:rsidRPr="008957EB">
                              <w:rPr>
                                <w:rFonts w:eastAsia="Arial" w:cs="Arial"/>
                              </w:rPr>
                              <w:t xml:space="preserve"> seeking to address </w:t>
                            </w:r>
                            <w:r w:rsidRPr="008957EB">
                              <w:rPr>
                                <w:rFonts w:eastAsia="Arial" w:cs="Arial"/>
                                <w:i/>
                                <w:iCs/>
                              </w:rPr>
                              <w:t>unacceptable activities*</w:t>
                            </w:r>
                            <w:r w:rsidRPr="008957EB">
                              <w:rPr>
                                <w:rFonts w:eastAsia="Arial" w:cs="Arial"/>
                              </w:rPr>
                              <w:t xml:space="preserve"> before associating with FSC.  </w:t>
                            </w:r>
                          </w:p>
                          <w:p w14:paraId="379E5D68" w14:textId="77777777" w:rsidR="007B7ABC" w:rsidRPr="0084296C" w:rsidRDefault="007B7ABC" w:rsidP="00010954">
                            <w:pPr>
                              <w:jc w:val="both"/>
                              <w:rPr>
                                <w:rFonts w:eastAsia="Arial" w:cs="Arial"/>
                                <w:color w:val="000000" w:themeColor="text1"/>
                              </w:rPr>
                            </w:pPr>
                            <w:r w:rsidRPr="008957EB">
                              <w:rPr>
                                <w:rFonts w:eastAsia="Arial" w:cs="Arial"/>
                                <w:color w:val="000000" w:themeColor="text1"/>
                              </w:rPr>
                              <w:t xml:space="preserve">NOTE: </w:t>
                            </w:r>
                            <w:r w:rsidRPr="008957EB">
                              <w:rPr>
                                <w:rFonts w:eastAsia="Arial" w:cs="Arial"/>
                                <w:i/>
                                <w:iCs/>
                                <w:color w:val="000000" w:themeColor="text1"/>
                              </w:rPr>
                              <w:t>Corporate groups</w:t>
                            </w:r>
                            <w:r w:rsidRPr="008957EB">
                              <w:rPr>
                                <w:rFonts w:eastAsia="Arial" w:cs="Arial"/>
                                <w:color w:val="000000" w:themeColor="text1"/>
                              </w:rPr>
                              <w:t xml:space="preserve">* should address foundational systems at the outset of the </w:t>
                            </w:r>
                            <w:r w:rsidRPr="008957EB">
                              <w:rPr>
                                <w:rFonts w:eastAsia="Arial" w:cs="Arial"/>
                                <w:i/>
                                <w:iCs/>
                                <w:color w:val="000000" w:themeColor="text1"/>
                              </w:rPr>
                              <w:t>remedy*</w:t>
                            </w:r>
                            <w:r w:rsidRPr="008957EB">
                              <w:rPr>
                                <w:rFonts w:eastAsia="Arial" w:cs="Arial"/>
                                <w:color w:val="000000" w:themeColor="text1"/>
                              </w:rPr>
                              <w:t xml:space="preserve"> process</w:t>
                            </w:r>
                            <w:r w:rsidRPr="00FF42A3">
                              <w:rPr>
                                <w:rFonts w:eastAsia="Arial" w:cs="Arial"/>
                                <w:color w:val="000000" w:themeColor="text1"/>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78E0AF1" id="Text Box 5" o:spid="_x0000_s1030" type="#_x0000_t202" style="width:2in;height:225.9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" fillcolor="#f1f8e8 [3214]" stroked="f" strokeweight=".5pt">
                <v:textbox>
                  <w:txbxContent>
                    <w:p w14:paraId="260C86B9" w14:textId="6029EB06" w:rsidR="007B7ABC" w:rsidRDefault="007B7ABC" w:rsidP="73E3ADD0">
                      <w:pPr>
                        <w:jc w:val="both"/>
                        <w:rPr>
                          <w:rFonts w:eastAsia="Calibri"/>
                        </w:rPr>
                      </w:pPr>
                      <w:r w:rsidRPr="00270C3F">
                        <w:rPr>
                          <w:rFonts w:eastAsia="Calibri"/>
                        </w:rPr>
                        <w:t xml:space="preserve">Chapter 1 outlines measures for </w:t>
                      </w:r>
                      <w:r w:rsidR="00D14D91">
                        <w:rPr>
                          <w:rFonts w:eastAsia="Calibri"/>
                        </w:rPr>
                        <w:t xml:space="preserve">the </w:t>
                      </w:r>
                      <w:r w:rsidRPr="00270C3F">
                        <w:rPr>
                          <w:rFonts w:eastAsia="Calibri"/>
                          <w:i/>
                        </w:rPr>
                        <w:t>corporate group*</w:t>
                      </w:r>
                      <w:r w:rsidRPr="00270C3F">
                        <w:rPr>
                          <w:rFonts w:eastAsia="Calibri"/>
                        </w:rPr>
                        <w:t xml:space="preserve"> to establish systems </w:t>
                      </w:r>
                      <w:r w:rsidRPr="31C8AE19">
                        <w:rPr>
                          <w:rFonts w:eastAsia="Calibri"/>
                        </w:rPr>
                        <w:t>to</w:t>
                      </w:r>
                      <w:r w:rsidRPr="00270C3F">
                        <w:rPr>
                          <w:rFonts w:eastAsia="Calibri"/>
                        </w:rPr>
                        <w:t xml:space="preserve"> prevent activities that are unacceptable per the </w:t>
                      </w:r>
                      <w:r w:rsidRPr="00AF38BB">
                        <w:rPr>
                          <w:rFonts w:eastAsia="Calibri"/>
                          <w:i/>
                          <w:iCs/>
                        </w:rPr>
                        <w:t xml:space="preserve">Policy for </w:t>
                      </w:r>
                      <w:r w:rsidR="001058B1">
                        <w:rPr>
                          <w:rFonts w:eastAsia="Calibri"/>
                          <w:i/>
                          <w:iCs/>
                        </w:rPr>
                        <w:t xml:space="preserve">the </w:t>
                      </w:r>
                      <w:r w:rsidRPr="00AF38BB">
                        <w:rPr>
                          <w:rFonts w:eastAsia="Calibri"/>
                          <w:i/>
                          <w:iCs/>
                        </w:rPr>
                        <w:t>Association of Organizations with FSC</w:t>
                      </w:r>
                      <w:r w:rsidRPr="009F7254">
                        <w:rPr>
                          <w:rFonts w:eastAsia="Calibri"/>
                        </w:rPr>
                        <w:t xml:space="preserve"> </w:t>
                      </w:r>
                      <w:r w:rsidR="001058B1" w:rsidRPr="00F860A8">
                        <w:rPr>
                          <w:rFonts w:eastAsia="Calibri"/>
                          <w:i/>
                          <w:iCs/>
                        </w:rPr>
                        <w:t>V</w:t>
                      </w:r>
                      <w:r w:rsidR="00447A7C" w:rsidRPr="00F860A8">
                        <w:rPr>
                          <w:rFonts w:eastAsia="Calibri"/>
                          <w:i/>
                          <w:iCs/>
                        </w:rPr>
                        <w:t>2-0</w:t>
                      </w:r>
                      <w:r w:rsidRPr="00270C3F">
                        <w:rPr>
                          <w:rFonts w:eastAsia="Calibri"/>
                        </w:rPr>
                        <w:t xml:space="preserve">, and to demonstrate progress in addressing </w:t>
                      </w:r>
                      <w:r w:rsidRPr="00270C3F">
                        <w:rPr>
                          <w:rFonts w:eastAsia="Calibri"/>
                          <w:i/>
                        </w:rPr>
                        <w:t>unacceptable activities*</w:t>
                      </w:r>
                      <w:r w:rsidRPr="00270C3F">
                        <w:rPr>
                          <w:rFonts w:eastAsia="Calibri"/>
                        </w:rPr>
                        <w:t xml:space="preserve">. The required systems include due diligence frameworks for </w:t>
                      </w:r>
                      <w:r w:rsidRPr="00270C3F">
                        <w:rPr>
                          <w:rFonts w:eastAsia="Calibri"/>
                          <w:i/>
                          <w:iCs/>
                        </w:rPr>
                        <w:t>human rights</w:t>
                      </w:r>
                      <w:r w:rsidRPr="00F63FFA">
                        <w:rPr>
                          <w:rFonts w:eastAsia="Calibri"/>
                          <w:i/>
                          <w:iCs/>
                        </w:rPr>
                        <w:t>*</w:t>
                      </w:r>
                      <w:r w:rsidRPr="00270C3F">
                        <w:rPr>
                          <w:rFonts w:eastAsia="Calibri"/>
                        </w:rPr>
                        <w:t xml:space="preserve"> and </w:t>
                      </w:r>
                      <w:r w:rsidRPr="00AF38BB">
                        <w:rPr>
                          <w:rFonts w:eastAsia="Calibri"/>
                          <w:i/>
                          <w:iCs/>
                        </w:rPr>
                        <w:t>environmental values</w:t>
                      </w:r>
                      <w:r>
                        <w:rPr>
                          <w:rFonts w:eastAsia="Calibri"/>
                        </w:rPr>
                        <w:t>*</w:t>
                      </w:r>
                      <w:r w:rsidRPr="00270C3F">
                        <w:rPr>
                          <w:rFonts w:eastAsia="Calibri"/>
                        </w:rPr>
                        <w:t xml:space="preserve">, including risk, impact, and </w:t>
                      </w:r>
                      <w:r w:rsidRPr="00AF38BB">
                        <w:rPr>
                          <w:rFonts w:eastAsia="Calibri"/>
                          <w:i/>
                          <w:iCs/>
                        </w:rPr>
                        <w:t>harm</w:t>
                      </w:r>
                      <w:r>
                        <w:rPr>
                          <w:rFonts w:eastAsia="Calibri"/>
                        </w:rPr>
                        <w:t>*</w:t>
                      </w:r>
                      <w:r w:rsidRPr="002D1035">
                        <w:rPr>
                          <w:rFonts w:eastAsia="Calibri"/>
                        </w:rPr>
                        <w:t xml:space="preserve"> </w:t>
                      </w:r>
                      <w:r w:rsidRPr="00270C3F">
                        <w:rPr>
                          <w:rFonts w:eastAsia="Calibri"/>
                        </w:rPr>
                        <w:t xml:space="preserve">assessments. </w:t>
                      </w:r>
                    </w:p>
                    <w:p w14:paraId="499935A8" w14:textId="13C08D6C" w:rsidR="007B7ABC" w:rsidRPr="008957EB" w:rsidRDefault="007B7ABC" w:rsidP="73E3ADD0">
                      <w:pPr>
                        <w:jc w:val="both"/>
                        <w:rPr>
                          <w:rFonts w:eastAsia="Arial" w:cs="Arial"/>
                          <w:color w:val="000000" w:themeColor="text1"/>
                        </w:rPr>
                      </w:pPr>
                      <w:r>
                        <w:rPr>
                          <w:rFonts w:eastAsia="Calibri"/>
                        </w:rPr>
                        <w:t>NOTE: A</w:t>
                      </w:r>
                      <w:r w:rsidRPr="00270C3F">
                        <w:rPr>
                          <w:rFonts w:eastAsia="Calibri"/>
                        </w:rPr>
                        <w:t xml:space="preserve">ssessments specific to the </w:t>
                      </w:r>
                      <w:r w:rsidRPr="0084296C">
                        <w:rPr>
                          <w:rFonts w:eastAsia="Calibri"/>
                          <w:i/>
                          <w:iCs/>
                        </w:rPr>
                        <w:t>social</w:t>
                      </w:r>
                      <w:r w:rsidRPr="00270C3F">
                        <w:rPr>
                          <w:rFonts w:eastAsia="Calibri"/>
                        </w:rPr>
                        <w:t xml:space="preserve"> and </w:t>
                      </w:r>
                      <w:r w:rsidRPr="0084296C">
                        <w:rPr>
                          <w:rFonts w:eastAsia="Calibri"/>
                          <w:i/>
                          <w:iCs/>
                        </w:rPr>
                        <w:t xml:space="preserve">environmental </w:t>
                      </w:r>
                      <w:r w:rsidRPr="00270C3F">
                        <w:rPr>
                          <w:rFonts w:eastAsia="Calibri"/>
                          <w:i/>
                          <w:iCs/>
                        </w:rPr>
                        <w:t>harm</w:t>
                      </w:r>
                      <w:r w:rsidRPr="00F63FFA">
                        <w:rPr>
                          <w:rFonts w:eastAsia="Calibri"/>
                        </w:rPr>
                        <w:t>*</w:t>
                      </w:r>
                      <w:r w:rsidRPr="00270C3F">
                        <w:rPr>
                          <w:rFonts w:eastAsia="Calibri"/>
                        </w:rPr>
                        <w:t xml:space="preserve"> to be addressed by the </w:t>
                      </w:r>
                      <w:r w:rsidR="00E23370">
                        <w:rPr>
                          <w:rFonts w:eastAsia="Calibri"/>
                          <w:i/>
                          <w:iCs/>
                        </w:rPr>
                        <w:t>r</w:t>
                      </w:r>
                      <w:r w:rsidRPr="00AF38BB">
                        <w:rPr>
                          <w:rFonts w:eastAsia="Calibri"/>
                          <w:i/>
                          <w:iCs/>
                        </w:rPr>
                        <w:t>emedy</w:t>
                      </w:r>
                      <w:r>
                        <w:rPr>
                          <w:rFonts w:eastAsia="Calibri"/>
                          <w:i/>
                          <w:iCs/>
                        </w:rPr>
                        <w:t>*</w:t>
                      </w:r>
                      <w:r w:rsidRPr="00270C3F">
                        <w:rPr>
                          <w:rFonts w:eastAsia="Calibri"/>
                        </w:rPr>
                        <w:t xml:space="preserve"> </w:t>
                      </w:r>
                      <w:r w:rsidRPr="008957EB">
                        <w:rPr>
                          <w:rFonts w:eastAsia="Calibri"/>
                        </w:rPr>
                        <w:t>Process are covered at Chapter 3</w:t>
                      </w:r>
                      <w:r w:rsidR="0088620B" w:rsidRPr="008957EB">
                        <w:rPr>
                          <w:rFonts w:eastAsia="Calibri"/>
                        </w:rPr>
                        <w:t xml:space="preserve"> </w:t>
                      </w:r>
                      <w:r w:rsidRPr="00E32AD4">
                        <w:rPr>
                          <w:rFonts w:eastAsia="Calibri"/>
                        </w:rPr>
                        <w:fldChar w:fldCharType="begin"/>
                      </w:r>
                      <w:r w:rsidRPr="00E32AD4">
                        <w:rPr>
                          <w:rFonts w:eastAsia="Calibri"/>
                        </w:rPr>
                        <w:instrText xml:space="preserve"> REF _Ref108781363 \h  \* MERGEFORMAT </w:instrText>
                      </w:r>
                      <w:r w:rsidRPr="00E32AD4">
                        <w:rPr>
                          <w:rFonts w:eastAsia="Calibri"/>
                        </w:rPr>
                      </w:r>
                      <w:r w:rsidRPr="00E32AD4">
                        <w:rPr>
                          <w:rFonts w:eastAsia="Calibri"/>
                        </w:rPr>
                        <w:fldChar w:fldCharType="separate"/>
                      </w:r>
                      <w:ins w:id="35" w:author="Diana Franco Gil" w:date="2023-03-14T21:55:00Z">
                        <w:r w:rsidR="00167A13" w:rsidRPr="00167A13">
                          <w:rPr>
                            <w:rFonts w:cstheme="minorHAnsi"/>
                            <w:lang w:val="en-US"/>
                          </w:rPr>
                          <w:t xml:space="preserve">Part 2: Identification of associated parties, </w:t>
                        </w:r>
                        <w:r w:rsidR="00167A13" w:rsidRPr="00167A13">
                          <w:rPr>
                            <w:rFonts w:cstheme="minorHAnsi"/>
                            <w:i/>
                            <w:lang w:val="en-US"/>
                          </w:rPr>
                          <w:t>impact areas*</w:t>
                        </w:r>
                        <w:r w:rsidR="00167A13" w:rsidRPr="00167A13">
                          <w:rPr>
                            <w:rFonts w:cstheme="minorHAnsi"/>
                            <w:lang w:val="en-US"/>
                          </w:rPr>
                          <w:t xml:space="preserve"> and Baseline Assessments of </w:t>
                        </w:r>
                        <w:r w:rsidR="00167A13" w:rsidRPr="00167A13">
                          <w:rPr>
                            <w:rFonts w:cstheme="minorHAnsi"/>
                            <w:i/>
                            <w:lang w:val="en-US"/>
                          </w:rPr>
                          <w:t xml:space="preserve">social and </w:t>
                        </w:r>
                        <w:r w:rsidR="00167A13" w:rsidRPr="00167A13">
                          <w:rPr>
                            <w:rFonts w:cstheme="minorHAnsi"/>
                            <w:i/>
                            <w:iCs/>
                            <w:lang w:val="en-US"/>
                          </w:rPr>
                          <w:t>environmental harm</w:t>
                        </w:r>
                      </w:ins>
                      <w:r w:rsidRPr="00E32AD4">
                        <w:rPr>
                          <w:rFonts w:eastAsia="Calibri"/>
                        </w:rPr>
                        <w:fldChar w:fldCharType="end"/>
                      </w:r>
                      <w:r w:rsidR="00E23370">
                        <w:rPr>
                          <w:rFonts w:eastAsia="Calibri"/>
                        </w:rPr>
                        <w:t>*</w:t>
                      </w:r>
                      <w:r w:rsidRPr="00E32AD4">
                        <w:rPr>
                          <w:rFonts w:eastAsia="Calibri"/>
                        </w:rPr>
                        <w:t>.</w:t>
                      </w:r>
                    </w:p>
                    <w:p w14:paraId="15AC4EB1" w14:textId="77777777" w:rsidR="007B7ABC" w:rsidRPr="008957EB" w:rsidRDefault="007B7ABC" w:rsidP="00E1481D">
                      <w:pPr>
                        <w:spacing w:after="60"/>
                        <w:jc w:val="both"/>
                        <w:rPr>
                          <w:rFonts w:eastAsia="Arial" w:cs="Arial"/>
                          <w:color w:val="000000" w:themeColor="text1"/>
                        </w:rPr>
                      </w:pPr>
                      <w:r w:rsidRPr="008957EB">
                        <w:rPr>
                          <w:rFonts w:eastAsia="Arial" w:cs="Arial"/>
                          <w:color w:val="000000" w:themeColor="text1"/>
                        </w:rPr>
                        <w:t xml:space="preserve">NOTE: Chapter 1 applies only to: </w:t>
                      </w:r>
                    </w:p>
                    <w:p w14:paraId="0E539BEB" w14:textId="77777777" w:rsidR="007B7ABC" w:rsidRPr="008957EB" w:rsidRDefault="007B7ABC" w:rsidP="00C93AA0">
                      <w:pPr>
                        <w:pStyle w:val="ListParagraph"/>
                        <w:numPr>
                          <w:ilvl w:val="0"/>
                          <w:numId w:val="1"/>
                        </w:numPr>
                        <w:spacing w:before="0" w:after="0"/>
                        <w:ind w:left="426" w:hanging="426"/>
                        <w:jc w:val="both"/>
                        <w:rPr>
                          <w:rFonts w:eastAsia="Arial" w:cs="Arial"/>
                        </w:rPr>
                      </w:pPr>
                      <w:r w:rsidRPr="008957EB">
                        <w:rPr>
                          <w:rFonts w:eastAsia="Arial" w:cs="Arial"/>
                          <w:i/>
                          <w:iCs/>
                        </w:rPr>
                        <w:t xml:space="preserve">The corporate group* </w:t>
                      </w:r>
                      <w:r w:rsidRPr="008957EB">
                        <w:rPr>
                          <w:rFonts w:eastAsia="Arial" w:cs="Arial"/>
                        </w:rPr>
                        <w:t xml:space="preserve">that has been disassociated from FSC for engaging in </w:t>
                      </w:r>
                      <w:r w:rsidRPr="008957EB">
                        <w:rPr>
                          <w:rFonts w:eastAsia="Arial" w:cs="Arial"/>
                          <w:i/>
                        </w:rPr>
                        <w:t>u</w:t>
                      </w:r>
                      <w:r w:rsidRPr="008957EB">
                        <w:rPr>
                          <w:rFonts w:eastAsia="Arial" w:cs="Arial"/>
                          <w:i/>
                          <w:iCs/>
                        </w:rPr>
                        <w:t>nacceptable activities</w:t>
                      </w:r>
                      <w:r w:rsidRPr="008957EB">
                        <w:rPr>
                          <w:rFonts w:eastAsia="Arial" w:cs="Arial"/>
                        </w:rPr>
                        <w:t xml:space="preserve">*, and </w:t>
                      </w:r>
                    </w:p>
                    <w:p w14:paraId="38914204" w14:textId="77777777" w:rsidR="007B7ABC" w:rsidRPr="008957EB" w:rsidRDefault="007B7ABC" w:rsidP="00C76869">
                      <w:pPr>
                        <w:spacing w:before="0"/>
                        <w:ind w:left="426" w:hanging="426"/>
                        <w:jc w:val="both"/>
                        <w:rPr>
                          <w:rFonts w:eastAsia="Arial" w:cs="Arial"/>
                        </w:rPr>
                      </w:pPr>
                      <w:r w:rsidRPr="008957EB">
                        <w:rPr>
                          <w:rFonts w:eastAsia="Arial" w:cs="Arial"/>
                        </w:rPr>
                        <w:t xml:space="preserve">(2) </w:t>
                      </w:r>
                      <w:r w:rsidRPr="008957EB">
                        <w:rPr>
                          <w:rFonts w:eastAsia="Arial" w:cs="Arial"/>
                        </w:rPr>
                        <w:tab/>
                      </w:r>
                      <w:r w:rsidRPr="008957EB">
                        <w:rPr>
                          <w:rFonts w:eastAsia="Arial" w:cs="Arial"/>
                          <w:i/>
                          <w:iCs/>
                        </w:rPr>
                        <w:t>The corporate group*</w:t>
                      </w:r>
                      <w:r w:rsidRPr="008957EB">
                        <w:rPr>
                          <w:rFonts w:eastAsia="Arial" w:cs="Arial"/>
                        </w:rPr>
                        <w:t xml:space="preserve"> seeking to address </w:t>
                      </w:r>
                      <w:r w:rsidRPr="008957EB">
                        <w:rPr>
                          <w:rFonts w:eastAsia="Arial" w:cs="Arial"/>
                          <w:i/>
                          <w:iCs/>
                        </w:rPr>
                        <w:t>unacceptable activities*</w:t>
                      </w:r>
                      <w:r w:rsidRPr="008957EB">
                        <w:rPr>
                          <w:rFonts w:eastAsia="Arial" w:cs="Arial"/>
                        </w:rPr>
                        <w:t xml:space="preserve"> before associating with FSC.  </w:t>
                      </w:r>
                    </w:p>
                    <w:p w14:paraId="379E5D68" w14:textId="77777777" w:rsidR="007B7ABC" w:rsidRPr="0084296C" w:rsidRDefault="007B7ABC" w:rsidP="00010954">
                      <w:pPr>
                        <w:jc w:val="both"/>
                        <w:rPr>
                          <w:rFonts w:eastAsia="Arial" w:cs="Arial"/>
                          <w:color w:val="000000" w:themeColor="text1"/>
                        </w:rPr>
                      </w:pPr>
                      <w:r w:rsidRPr="008957EB">
                        <w:rPr>
                          <w:rFonts w:eastAsia="Arial" w:cs="Arial"/>
                          <w:color w:val="000000" w:themeColor="text1"/>
                        </w:rPr>
                        <w:t xml:space="preserve">NOTE: </w:t>
                      </w:r>
                      <w:r w:rsidRPr="008957EB">
                        <w:rPr>
                          <w:rFonts w:eastAsia="Arial" w:cs="Arial"/>
                          <w:i/>
                          <w:iCs/>
                          <w:color w:val="000000" w:themeColor="text1"/>
                        </w:rPr>
                        <w:t>Corporate groups</w:t>
                      </w:r>
                      <w:r w:rsidRPr="008957EB">
                        <w:rPr>
                          <w:rFonts w:eastAsia="Arial" w:cs="Arial"/>
                          <w:color w:val="000000" w:themeColor="text1"/>
                        </w:rPr>
                        <w:t xml:space="preserve">* should address foundational systems at the outset of the </w:t>
                      </w:r>
                      <w:r w:rsidRPr="008957EB">
                        <w:rPr>
                          <w:rFonts w:eastAsia="Arial" w:cs="Arial"/>
                          <w:i/>
                          <w:iCs/>
                          <w:color w:val="000000" w:themeColor="text1"/>
                        </w:rPr>
                        <w:t>remedy*</w:t>
                      </w:r>
                      <w:r w:rsidRPr="008957EB">
                        <w:rPr>
                          <w:rFonts w:eastAsia="Arial" w:cs="Arial"/>
                          <w:color w:val="000000" w:themeColor="text1"/>
                        </w:rPr>
                        <w:t xml:space="preserve"> process</w:t>
                      </w:r>
                      <w:r w:rsidRPr="00FF42A3">
                        <w:rPr>
                          <w:rFonts w:eastAsia="Arial" w:cs="Arial"/>
                          <w:color w:val="000000" w:themeColor="text1"/>
                        </w:rPr>
                        <w:t>.</w:t>
                      </w:r>
                    </w:p>
                  </w:txbxContent>
                </v:textbox>
                <w10:anchorlock/>
              </v:shape>
            </w:pict>
          </mc:Fallback>
        </mc:AlternateContent>
      </w:r>
    </w:p>
    <w:p w14:paraId="0E68218B" w14:textId="25884C14" w:rsidR="000013DE" w:rsidRDefault="000013DE" w:rsidP="50EF242A">
      <w:pPr>
        <w:pStyle w:val="Clause2"/>
        <w:numPr>
          <w:ilvl w:val="1"/>
          <w:numId w:val="0"/>
        </w:numPr>
        <w:jc w:val="both"/>
        <w:rPr>
          <w:b/>
          <w:bCs/>
        </w:rPr>
      </w:pPr>
      <w:r w:rsidRPr="00FF42A3">
        <w:rPr>
          <w:b/>
          <w:bCs/>
        </w:rPr>
        <w:t xml:space="preserve">Additional </w:t>
      </w:r>
      <w:r w:rsidR="00491DF6" w:rsidRPr="00FF42A3">
        <w:rPr>
          <w:b/>
          <w:bCs/>
        </w:rPr>
        <w:t>r</w:t>
      </w:r>
      <w:r w:rsidRPr="00FF42A3">
        <w:rPr>
          <w:b/>
          <w:bCs/>
        </w:rPr>
        <w:t>equirements</w:t>
      </w:r>
    </w:p>
    <w:p w14:paraId="58569A7E" w14:textId="7F7FE540" w:rsidR="00DC1F89" w:rsidRPr="00294D8B" w:rsidRDefault="00764CF6" w:rsidP="00510772">
      <w:pPr>
        <w:pStyle w:val="Clause1-Heading"/>
        <w:jc w:val="both"/>
        <w:outlineLvl w:val="9"/>
        <w:rPr>
          <w:rFonts w:asciiTheme="minorHAnsi" w:hAnsiTheme="minorHAnsi" w:cstheme="minorBidi"/>
          <w:b/>
          <w:bCs/>
          <w:lang w:val="en-US"/>
        </w:rPr>
      </w:pPr>
      <w:r w:rsidRPr="5A1A6839">
        <w:rPr>
          <w:rFonts w:asciiTheme="minorHAnsi" w:hAnsiTheme="minorHAnsi" w:cstheme="minorBidi"/>
          <w:b/>
          <w:bCs/>
        </w:rPr>
        <w:t xml:space="preserve">Prevention of future </w:t>
      </w:r>
      <w:r w:rsidR="00DC1F89" w:rsidRPr="00AF38BB">
        <w:rPr>
          <w:rFonts w:asciiTheme="minorHAnsi" w:hAnsiTheme="minorHAnsi" w:cstheme="minorBidi"/>
          <w:b/>
          <w:i/>
          <w:iCs/>
          <w:lang w:val="en-US"/>
        </w:rPr>
        <w:t>unacceptable activities</w:t>
      </w:r>
      <w:r w:rsidR="00500051">
        <w:rPr>
          <w:rFonts w:asciiTheme="minorHAnsi" w:hAnsiTheme="minorHAnsi" w:cstheme="minorBidi"/>
          <w:b/>
          <w:i/>
          <w:iCs/>
          <w:lang w:val="en-US"/>
        </w:rPr>
        <w:t>*</w:t>
      </w:r>
      <w:r w:rsidR="00DC1F89" w:rsidRPr="5A1A6839">
        <w:rPr>
          <w:rFonts w:asciiTheme="minorHAnsi" w:hAnsiTheme="minorHAnsi" w:cstheme="minorBidi"/>
          <w:b/>
          <w:bCs/>
          <w:lang w:val="en-US"/>
        </w:rPr>
        <w:t xml:space="preserve"> and violations of the </w:t>
      </w:r>
      <w:r w:rsidR="00DC1F89" w:rsidRPr="00AF38BB">
        <w:rPr>
          <w:rFonts w:asciiTheme="minorHAnsi" w:hAnsiTheme="minorHAnsi" w:cstheme="minorBidi"/>
          <w:b/>
          <w:bCs/>
          <w:i/>
          <w:iCs/>
          <w:lang w:val="en-US"/>
        </w:rPr>
        <w:t xml:space="preserve">Policy for </w:t>
      </w:r>
      <w:r w:rsidR="000306E8">
        <w:rPr>
          <w:rFonts w:asciiTheme="minorHAnsi" w:hAnsiTheme="minorHAnsi" w:cstheme="minorBidi"/>
          <w:b/>
          <w:bCs/>
          <w:i/>
          <w:iCs/>
          <w:lang w:val="en-US"/>
        </w:rPr>
        <w:t xml:space="preserve">the </w:t>
      </w:r>
      <w:r w:rsidR="00DC1F89" w:rsidRPr="00AF38BB">
        <w:rPr>
          <w:rFonts w:asciiTheme="minorHAnsi" w:hAnsiTheme="minorHAnsi" w:cstheme="minorBidi"/>
          <w:b/>
          <w:bCs/>
          <w:i/>
          <w:iCs/>
          <w:lang w:val="en-US"/>
        </w:rPr>
        <w:t>Association</w:t>
      </w:r>
      <w:r w:rsidR="00316A10" w:rsidRPr="00AF38BB">
        <w:rPr>
          <w:rFonts w:asciiTheme="minorHAnsi" w:hAnsiTheme="minorHAnsi" w:cstheme="minorBidi"/>
          <w:b/>
          <w:bCs/>
          <w:i/>
          <w:iCs/>
          <w:lang w:val="en-US"/>
        </w:rPr>
        <w:t xml:space="preserve"> </w:t>
      </w:r>
      <w:r w:rsidR="00E44869" w:rsidRPr="00AF38BB">
        <w:rPr>
          <w:rFonts w:asciiTheme="minorHAnsi" w:hAnsiTheme="minorHAnsi" w:cstheme="minorBidi"/>
          <w:b/>
          <w:bCs/>
          <w:i/>
          <w:iCs/>
          <w:lang w:val="en-US"/>
        </w:rPr>
        <w:t>of Organizations with FSC</w:t>
      </w:r>
      <w:r w:rsidR="00316A10">
        <w:rPr>
          <w:rFonts w:asciiTheme="minorHAnsi" w:hAnsiTheme="minorHAnsi" w:cstheme="minorBidi"/>
          <w:b/>
          <w:bCs/>
          <w:lang w:val="en-US"/>
        </w:rPr>
        <w:t xml:space="preserve"> </w:t>
      </w:r>
    </w:p>
    <w:p w14:paraId="5236403E" w14:textId="4CF8AA91" w:rsidR="00EE77F8" w:rsidRPr="000B1FFE" w:rsidRDefault="00EE77F8" w:rsidP="00510772">
      <w:pPr>
        <w:pStyle w:val="Clause2"/>
        <w:ind w:left="1152"/>
        <w:jc w:val="both"/>
      </w:pPr>
      <w:r w:rsidRPr="00EB295D">
        <w:t>The</w:t>
      </w:r>
      <w:r w:rsidRPr="00375A8C">
        <w:rPr>
          <w:i/>
          <w:iCs/>
        </w:rPr>
        <w:t xml:space="preserve"> </w:t>
      </w:r>
      <w:r>
        <w:rPr>
          <w:i/>
          <w:iCs/>
        </w:rPr>
        <w:t>c</w:t>
      </w:r>
      <w:r w:rsidRPr="003D0796">
        <w:rPr>
          <w:i/>
          <w:iCs/>
        </w:rPr>
        <w:t>orporate</w:t>
      </w:r>
      <w:r w:rsidRPr="00375A8C">
        <w:rPr>
          <w:i/>
          <w:iCs/>
        </w:rPr>
        <w:t xml:space="preserve"> </w:t>
      </w:r>
      <w:r>
        <w:rPr>
          <w:i/>
          <w:iCs/>
        </w:rPr>
        <w:t>g</w:t>
      </w:r>
      <w:r w:rsidRPr="00375A8C">
        <w:rPr>
          <w:i/>
          <w:iCs/>
        </w:rPr>
        <w:t>roup*</w:t>
      </w:r>
      <w:r w:rsidRPr="00375A8C">
        <w:t xml:space="preserve"> shall have documented management systems in place such as policies, plans, procedures and/or work instructions to stop and prevent </w:t>
      </w:r>
      <w:r w:rsidRPr="00375A8C">
        <w:rPr>
          <w:i/>
          <w:iCs/>
        </w:rPr>
        <w:t>unacceptable activities*.</w:t>
      </w:r>
    </w:p>
    <w:p w14:paraId="372F65EE" w14:textId="23AB0970" w:rsidR="00F72C18" w:rsidRDefault="00EE77F8" w:rsidP="00510772">
      <w:pPr>
        <w:pStyle w:val="Clause2"/>
        <w:ind w:left="1152"/>
        <w:jc w:val="both"/>
      </w:pPr>
      <w:r w:rsidRPr="00EB295D">
        <w:t>The</w:t>
      </w:r>
      <w:r w:rsidRPr="00375A8C">
        <w:rPr>
          <w:i/>
          <w:iCs/>
        </w:rPr>
        <w:t xml:space="preserve"> </w:t>
      </w:r>
      <w:r>
        <w:rPr>
          <w:i/>
          <w:iCs/>
        </w:rPr>
        <w:t>c</w:t>
      </w:r>
      <w:r w:rsidRPr="003D0796">
        <w:rPr>
          <w:i/>
          <w:iCs/>
        </w:rPr>
        <w:t>orporate</w:t>
      </w:r>
      <w:r w:rsidRPr="00375A8C">
        <w:rPr>
          <w:i/>
          <w:iCs/>
        </w:rPr>
        <w:t xml:space="preserve"> </w:t>
      </w:r>
      <w:r>
        <w:rPr>
          <w:i/>
          <w:iCs/>
        </w:rPr>
        <w:t>g</w:t>
      </w:r>
      <w:r w:rsidRPr="00375A8C">
        <w:rPr>
          <w:i/>
          <w:iCs/>
        </w:rPr>
        <w:t>roup*</w:t>
      </w:r>
      <w:r w:rsidRPr="00375A8C">
        <w:t xml:space="preserve"> shall have monitoring and review processes</w:t>
      </w:r>
      <w:r w:rsidR="00FE2E4E">
        <w:t xml:space="preserve"> of management systems</w:t>
      </w:r>
      <w:r w:rsidRPr="00375A8C">
        <w:t>, that include:</w:t>
      </w:r>
    </w:p>
    <w:p w14:paraId="504208C9" w14:textId="3521F1D0" w:rsidR="008D28EA" w:rsidRPr="00DC7EFF" w:rsidRDefault="00700681" w:rsidP="00510772">
      <w:pPr>
        <w:pStyle w:val="List"/>
        <w:ind w:left="1436"/>
        <w:jc w:val="both"/>
      </w:pPr>
      <w:r w:rsidRPr="00DC7EFF">
        <w:t>One or both of the following d</w:t>
      </w:r>
      <w:r w:rsidR="7C625EC5" w:rsidRPr="00700681">
        <w:t xml:space="preserve">ue diligence </w:t>
      </w:r>
      <w:r w:rsidRPr="00580495">
        <w:t>frameworks</w:t>
      </w:r>
      <w:r w:rsidR="000D4033">
        <w:t xml:space="preserve"> </w:t>
      </w:r>
      <w:r w:rsidR="000D4033" w:rsidRPr="00700681">
        <w:t xml:space="preserve">that identify ongoing and new </w:t>
      </w:r>
      <w:r w:rsidR="000D4033" w:rsidRPr="00700681">
        <w:rPr>
          <w:i/>
          <w:iCs/>
        </w:rPr>
        <w:t>unacceptable activities</w:t>
      </w:r>
      <w:r w:rsidR="000D4033" w:rsidRPr="00700681">
        <w:t>*</w:t>
      </w:r>
      <w:r w:rsidR="00211DBA">
        <w:t xml:space="preserve"> depending on </w:t>
      </w:r>
      <w:r w:rsidR="005049C4">
        <w:t xml:space="preserve">any earlier identified </w:t>
      </w:r>
      <w:r w:rsidR="005049C4" w:rsidRPr="004E1C80">
        <w:rPr>
          <w:i/>
        </w:rPr>
        <w:t>unacceptable activi</w:t>
      </w:r>
      <w:r w:rsidR="00ED49E7" w:rsidRPr="004E1C80">
        <w:rPr>
          <w:i/>
        </w:rPr>
        <w:t>ties</w:t>
      </w:r>
      <w:r w:rsidR="00ED49E7">
        <w:t>*</w:t>
      </w:r>
      <w:r w:rsidR="000D4033" w:rsidRPr="00700681">
        <w:t>;</w:t>
      </w:r>
      <w:r w:rsidR="00365A68">
        <w:t xml:space="preserve"> </w:t>
      </w:r>
      <w:r w:rsidR="7C625EC5" w:rsidRPr="00700681">
        <w:t xml:space="preserve">(see sections </w:t>
      </w:r>
      <w:r w:rsidR="7C625EC5" w:rsidRPr="00700681">
        <w:fldChar w:fldCharType="begin"/>
      </w:r>
      <w:r w:rsidR="7C625EC5" w:rsidRPr="00700681">
        <w:instrText xml:space="preserve"> REF _Ref101786109 \r \h </w:instrText>
      </w:r>
      <w:r w:rsidR="009C4CA4" w:rsidRPr="004E1C80">
        <w:instrText xml:space="preserve"> \* MERGEFORMAT </w:instrText>
      </w:r>
      <w:r w:rsidR="7C625EC5" w:rsidRPr="00700681">
        <w:fldChar w:fldCharType="separate"/>
      </w:r>
      <w:r w:rsidR="00167A13">
        <w:t>2</w:t>
      </w:r>
      <w:r w:rsidR="7C625EC5" w:rsidRPr="00700681">
        <w:fldChar w:fldCharType="end"/>
      </w:r>
      <w:r w:rsidR="7C625EC5" w:rsidRPr="00700681">
        <w:t xml:space="preserve"> </w:t>
      </w:r>
      <w:r w:rsidR="004E1C80">
        <w:t>and 3</w:t>
      </w:r>
      <w:r w:rsidR="00722F52">
        <w:t xml:space="preserve"> below</w:t>
      </w:r>
      <w:r w:rsidR="7C625EC5" w:rsidRPr="00700681">
        <w:t>)</w:t>
      </w:r>
    </w:p>
    <w:p w14:paraId="740770EA" w14:textId="72C61FE3" w:rsidR="00700681" w:rsidRPr="004E1C80" w:rsidRDefault="007E1E86" w:rsidP="000A2005">
      <w:pPr>
        <w:pStyle w:val="List2"/>
        <w:ind w:left="1701"/>
        <w:jc w:val="both"/>
      </w:pPr>
      <w:r w:rsidRPr="004E1C80">
        <w:t xml:space="preserve">For </w:t>
      </w:r>
      <w:r w:rsidRPr="004E1C80">
        <w:rPr>
          <w:i/>
          <w:iCs/>
        </w:rPr>
        <w:t>corporate groups*</w:t>
      </w:r>
      <w:r w:rsidRPr="004E1C80">
        <w:t xml:space="preserve"> involved </w:t>
      </w:r>
      <w:r w:rsidR="00700681">
        <w:t xml:space="preserve">in </w:t>
      </w:r>
      <w:r w:rsidR="00700681">
        <w:rPr>
          <w:i/>
          <w:iCs/>
        </w:rPr>
        <w:t xml:space="preserve">unacceptable activities* </w:t>
      </w:r>
      <w:r w:rsidR="00700681">
        <w:t xml:space="preserve">related to </w:t>
      </w:r>
      <w:r w:rsidR="00700681">
        <w:rPr>
          <w:i/>
          <w:iCs/>
        </w:rPr>
        <w:t xml:space="preserve">social harm*: </w:t>
      </w:r>
      <w:r w:rsidR="7C625EC5" w:rsidRPr="00700681">
        <w:rPr>
          <w:i/>
          <w:iCs/>
        </w:rPr>
        <w:t>Human Rights Due Diligence</w:t>
      </w:r>
      <w:r w:rsidR="7C625EC5" w:rsidRPr="00700681">
        <w:t xml:space="preserve">* </w:t>
      </w:r>
      <w:r w:rsidR="00DD6946" w:rsidRPr="004E1C80">
        <w:t>framework</w:t>
      </w:r>
      <w:r w:rsidR="00697973">
        <w:t>, and/or</w:t>
      </w:r>
      <w:r w:rsidR="000E1958">
        <w:t>,</w:t>
      </w:r>
      <w:r w:rsidR="7C625EC5" w:rsidRPr="00700681">
        <w:t xml:space="preserve"> </w:t>
      </w:r>
    </w:p>
    <w:p w14:paraId="0D13FBD8" w14:textId="0B44515E" w:rsidR="005E0854" w:rsidRPr="00700681" w:rsidRDefault="00974989" w:rsidP="000A2005">
      <w:pPr>
        <w:pStyle w:val="List2"/>
        <w:ind w:left="1701"/>
        <w:jc w:val="both"/>
      </w:pPr>
      <w:r>
        <w:t>For</w:t>
      </w:r>
      <w:r w:rsidR="00394B2A">
        <w:t xml:space="preserve"> </w:t>
      </w:r>
      <w:r w:rsidR="00394B2A" w:rsidRPr="6FB1B7C5">
        <w:rPr>
          <w:i/>
          <w:iCs/>
        </w:rPr>
        <w:t xml:space="preserve">corporate groups* </w:t>
      </w:r>
      <w:r w:rsidR="00394B2A">
        <w:t xml:space="preserve">involved in </w:t>
      </w:r>
      <w:r w:rsidR="00394B2A" w:rsidRPr="6FB1B7C5">
        <w:rPr>
          <w:i/>
          <w:iCs/>
        </w:rPr>
        <w:t xml:space="preserve">unacceptable activities* </w:t>
      </w:r>
      <w:r w:rsidR="00394B2A">
        <w:t xml:space="preserve">related to </w:t>
      </w:r>
      <w:r w:rsidR="00394B2A" w:rsidRPr="6FB1B7C5">
        <w:rPr>
          <w:i/>
          <w:iCs/>
        </w:rPr>
        <w:t>environmental harm*</w:t>
      </w:r>
      <w:r w:rsidR="000D4033" w:rsidRPr="6FB1B7C5">
        <w:rPr>
          <w:i/>
          <w:iCs/>
        </w:rPr>
        <w:t>:</w:t>
      </w:r>
      <w:r w:rsidR="00394B2A" w:rsidRPr="6FB1B7C5">
        <w:rPr>
          <w:i/>
          <w:iCs/>
        </w:rPr>
        <w:t xml:space="preserve"> </w:t>
      </w:r>
      <w:r w:rsidR="7C625EC5" w:rsidRPr="6FB1B7C5">
        <w:rPr>
          <w:i/>
          <w:iCs/>
        </w:rPr>
        <w:t>Environmental Due Diligence</w:t>
      </w:r>
      <w:r w:rsidR="7C625EC5">
        <w:t xml:space="preserve">* </w:t>
      </w:r>
      <w:r w:rsidR="00DD6946" w:rsidRPr="004E1C80">
        <w:t>framework</w:t>
      </w:r>
      <w:r w:rsidR="000E1958">
        <w:t>.</w:t>
      </w:r>
      <w:r w:rsidR="00DD6946" w:rsidRPr="004E1C80">
        <w:t xml:space="preserve"> </w:t>
      </w:r>
    </w:p>
    <w:p w14:paraId="52B14118" w14:textId="4D429E5B" w:rsidR="005E0854" w:rsidRDefault="642E4C4A" w:rsidP="00510772">
      <w:pPr>
        <w:pStyle w:val="List"/>
        <w:ind w:left="1436"/>
        <w:jc w:val="both"/>
      </w:pPr>
      <w:r>
        <w:t xml:space="preserve">Management practice reviews; </w:t>
      </w:r>
    </w:p>
    <w:p w14:paraId="751B1553" w14:textId="5116584F" w:rsidR="005E0854" w:rsidRDefault="005E0854" w:rsidP="00510772">
      <w:pPr>
        <w:pStyle w:val="List"/>
        <w:ind w:left="1436"/>
        <w:jc w:val="both"/>
      </w:pPr>
      <w:r>
        <w:t xml:space="preserve">The integration of feedback from the </w:t>
      </w:r>
      <w:r w:rsidRPr="6FB1B7C5">
        <w:rPr>
          <w:i/>
          <w:iCs/>
        </w:rPr>
        <w:t>grievance mechanism</w:t>
      </w:r>
      <w:r>
        <w:t xml:space="preserve">* and </w:t>
      </w:r>
      <w:r w:rsidRPr="6FB1B7C5">
        <w:rPr>
          <w:i/>
          <w:iCs/>
        </w:rPr>
        <w:t>Registry of Harm</w:t>
      </w:r>
      <w:r>
        <w:t xml:space="preserve">*. </w:t>
      </w:r>
    </w:p>
    <w:p w14:paraId="48968B3F" w14:textId="5FCF34B4" w:rsidR="00C45AD1" w:rsidRDefault="00C45AD1" w:rsidP="00510772">
      <w:pPr>
        <w:pStyle w:val="Clause2"/>
        <w:ind w:left="1152"/>
        <w:jc w:val="both"/>
        <w:rPr>
          <w:lang w:val="en-US"/>
        </w:rPr>
      </w:pPr>
      <w:r>
        <w:lastRenderedPageBreak/>
        <w:t xml:space="preserve">The </w:t>
      </w:r>
      <w:r w:rsidRPr="00C45AD1">
        <w:rPr>
          <w:i/>
          <w:iCs/>
          <w:lang w:val="en-US"/>
        </w:rPr>
        <w:t>corporate group*</w:t>
      </w:r>
      <w:r w:rsidRPr="00C45AD1">
        <w:rPr>
          <w:lang w:val="en-US"/>
        </w:rPr>
        <w:t xml:space="preserve"> shall demonstrate continuous improvement in addressing and preventing </w:t>
      </w:r>
      <w:r w:rsidRPr="00C45AD1">
        <w:rPr>
          <w:i/>
          <w:iCs/>
          <w:lang w:val="en-US"/>
        </w:rPr>
        <w:t xml:space="preserve">unacceptable activities* </w:t>
      </w:r>
      <w:r w:rsidRPr="00C45AD1">
        <w:rPr>
          <w:lang w:val="en-US"/>
        </w:rPr>
        <w:t>through annual P</w:t>
      </w:r>
      <w:r w:rsidR="00063E0E">
        <w:rPr>
          <w:lang w:val="en-US"/>
        </w:rPr>
        <w:t xml:space="preserve">olicy </w:t>
      </w:r>
      <w:r w:rsidRPr="00C45AD1">
        <w:rPr>
          <w:lang w:val="en-US"/>
        </w:rPr>
        <w:t>f</w:t>
      </w:r>
      <w:r w:rsidR="00116194">
        <w:rPr>
          <w:lang w:val="en-US"/>
        </w:rPr>
        <w:t xml:space="preserve">or </w:t>
      </w:r>
      <w:r w:rsidRPr="00C45AD1">
        <w:rPr>
          <w:lang w:val="en-US"/>
        </w:rPr>
        <w:t>A</w:t>
      </w:r>
      <w:r w:rsidR="00116194">
        <w:rPr>
          <w:lang w:val="en-US"/>
        </w:rPr>
        <w:t>ssociation</w:t>
      </w:r>
      <w:r w:rsidRPr="00C45AD1">
        <w:rPr>
          <w:lang w:val="en-US"/>
        </w:rPr>
        <w:t xml:space="preserve"> conformity assessments (see</w:t>
      </w:r>
      <w:r w:rsidR="00E152B6">
        <w:rPr>
          <w:lang w:val="en-US"/>
        </w:rPr>
        <w:t xml:space="preserve"> </w:t>
      </w:r>
      <w:r w:rsidR="003F5D56" w:rsidRPr="00AF38BB">
        <w:rPr>
          <w:i/>
          <w:iCs/>
          <w:lang w:val="en-US"/>
        </w:rPr>
        <w:fldChar w:fldCharType="begin"/>
      </w:r>
      <w:r w:rsidR="003F5D56" w:rsidRPr="001D4B6C">
        <w:rPr>
          <w:i/>
          <w:iCs/>
          <w:lang w:val="en-US"/>
        </w:rPr>
        <w:instrText xml:space="preserve"> REF _Ref108785457 \h </w:instrText>
      </w:r>
      <w:r w:rsidR="003F5D56">
        <w:rPr>
          <w:i/>
          <w:iCs/>
          <w:lang w:val="en-US"/>
        </w:rPr>
        <w:instrText xml:space="preserve"> \* MERGEFORMAT </w:instrText>
      </w:r>
      <w:r w:rsidR="003F5D56" w:rsidRPr="00AF38BB">
        <w:rPr>
          <w:i/>
          <w:iCs/>
          <w:lang w:val="en-US"/>
        </w:rPr>
      </w:r>
      <w:r w:rsidR="003F5D56" w:rsidRPr="00AF38BB">
        <w:rPr>
          <w:i/>
          <w:iCs/>
          <w:lang w:val="en-US"/>
        </w:rPr>
        <w:fldChar w:fldCharType="separate"/>
      </w:r>
      <w:ins w:id="36" w:author="Diana Franco Gil" w:date="2023-03-14T21:55:00Z">
        <w:r w:rsidR="00167A13" w:rsidRPr="00167A13">
          <w:rPr>
            <w:i/>
            <w:iCs/>
          </w:rPr>
          <w:t>Annex 4: Indicators for evaluating Conformity with the Policy for the Association of Organizations with FSC</w:t>
        </w:r>
      </w:ins>
      <w:r w:rsidR="003F5D56" w:rsidRPr="00AF38BB">
        <w:rPr>
          <w:i/>
          <w:iCs/>
          <w:lang w:val="en-US"/>
        </w:rPr>
        <w:fldChar w:fldCharType="end"/>
      </w:r>
      <w:r w:rsidR="00052B85">
        <w:t>)</w:t>
      </w:r>
      <w:r w:rsidRPr="00C45AD1">
        <w:rPr>
          <w:lang w:val="en-US"/>
        </w:rPr>
        <w:t xml:space="preserve">. </w:t>
      </w:r>
    </w:p>
    <w:p w14:paraId="08E7AA13" w14:textId="516EC6A2" w:rsidR="00052B85" w:rsidRPr="00961738" w:rsidRDefault="00E8528D" w:rsidP="00270C3F">
      <w:pPr>
        <w:pStyle w:val="List"/>
        <w:numPr>
          <w:ilvl w:val="0"/>
          <w:numId w:val="0"/>
        </w:numPr>
        <w:ind w:left="1134"/>
        <w:jc w:val="both"/>
        <w:rPr>
          <w:lang w:val="en-US"/>
        </w:rPr>
      </w:pPr>
      <w:r w:rsidRPr="00270C3F">
        <w:rPr>
          <w:lang w:val="en-US"/>
        </w:rPr>
        <w:t>a.</w:t>
      </w:r>
      <w:r>
        <w:rPr>
          <w:i/>
          <w:iCs/>
          <w:lang w:val="en-US"/>
        </w:rPr>
        <w:t xml:space="preserve">  </w:t>
      </w:r>
      <w:r w:rsidR="00961738" w:rsidRPr="227E040A">
        <w:rPr>
          <w:i/>
          <w:iCs/>
          <w:lang w:val="en-US"/>
        </w:rPr>
        <w:t>Independent</w:t>
      </w:r>
      <w:r w:rsidR="00961738" w:rsidRPr="227E040A">
        <w:rPr>
          <w:lang w:val="en-US"/>
        </w:rPr>
        <w:t>* monitoring of P</w:t>
      </w:r>
      <w:r w:rsidR="00F37B7C">
        <w:rPr>
          <w:lang w:val="en-US"/>
        </w:rPr>
        <w:t xml:space="preserve">olicy for </w:t>
      </w:r>
      <w:r w:rsidR="00961738" w:rsidRPr="227E040A">
        <w:rPr>
          <w:lang w:val="en-US"/>
        </w:rPr>
        <w:t>A</w:t>
      </w:r>
      <w:r w:rsidR="00F37B7C">
        <w:rPr>
          <w:lang w:val="en-US"/>
        </w:rPr>
        <w:t>ssociation</w:t>
      </w:r>
      <w:r w:rsidR="00961738" w:rsidRPr="227E040A">
        <w:rPr>
          <w:lang w:val="en-US"/>
        </w:rPr>
        <w:t xml:space="preserve"> </w:t>
      </w:r>
      <w:r w:rsidR="00DB106F">
        <w:rPr>
          <w:lang w:val="en-US"/>
        </w:rPr>
        <w:t>conformity</w:t>
      </w:r>
      <w:r w:rsidR="00DB106F" w:rsidRPr="227E040A">
        <w:rPr>
          <w:lang w:val="en-US"/>
        </w:rPr>
        <w:t xml:space="preserve"> </w:t>
      </w:r>
      <w:r w:rsidR="00961738" w:rsidRPr="227E040A">
        <w:rPr>
          <w:lang w:val="en-US"/>
        </w:rPr>
        <w:t xml:space="preserve">shall be undertaken and public summaries on progress published annually. </w:t>
      </w:r>
    </w:p>
    <w:p w14:paraId="761BABF1" w14:textId="6B8101FA" w:rsidR="005E0854" w:rsidRPr="008A539B" w:rsidRDefault="00B11214" w:rsidP="00510772">
      <w:pPr>
        <w:pStyle w:val="Clause1-Heading"/>
        <w:jc w:val="both"/>
        <w:outlineLvl w:val="9"/>
        <w:rPr>
          <w:rFonts w:asciiTheme="minorHAnsi" w:hAnsiTheme="minorHAnsi" w:cstheme="minorHAnsi"/>
          <w:b/>
        </w:rPr>
      </w:pPr>
      <w:bookmarkStart w:id="37" w:name="_Ref101786109"/>
      <w:r w:rsidRPr="008A539B">
        <w:rPr>
          <w:rFonts w:asciiTheme="minorHAnsi" w:hAnsiTheme="minorHAnsi" w:cstheme="minorHAnsi"/>
          <w:b/>
          <w:i/>
        </w:rPr>
        <w:t>Human Rights Due Diligence</w:t>
      </w:r>
      <w:r w:rsidR="00974FA3" w:rsidRPr="008A539B">
        <w:rPr>
          <w:rFonts w:asciiTheme="minorHAnsi" w:hAnsiTheme="minorHAnsi" w:cstheme="minorHAnsi"/>
          <w:b/>
          <w:i/>
        </w:rPr>
        <w:t>*</w:t>
      </w:r>
      <w:r w:rsidRPr="008A539B">
        <w:rPr>
          <w:rFonts w:asciiTheme="minorHAnsi" w:hAnsiTheme="minorHAnsi" w:cstheme="minorHAnsi"/>
          <w:b/>
          <w:i/>
        </w:rPr>
        <w:t xml:space="preserve"> </w:t>
      </w:r>
      <w:r w:rsidRPr="008A539B">
        <w:rPr>
          <w:rFonts w:asciiTheme="minorHAnsi" w:hAnsiTheme="minorHAnsi" w:cstheme="minorHAnsi"/>
          <w:b/>
        </w:rPr>
        <w:t>(HRDD) framework</w:t>
      </w:r>
      <w:bookmarkEnd w:id="37"/>
    </w:p>
    <w:p w14:paraId="13EBD502" w14:textId="6C4075E6" w:rsidR="00434B82" w:rsidRDefault="00434B82" w:rsidP="00510772">
      <w:pPr>
        <w:pStyle w:val="Clause2"/>
        <w:ind w:left="1143"/>
        <w:jc w:val="both"/>
      </w:pPr>
      <w:r w:rsidRPr="0080557C">
        <w:t>The</w:t>
      </w:r>
      <w:r w:rsidRPr="00375A8C">
        <w:rPr>
          <w:i/>
          <w:iCs/>
        </w:rPr>
        <w:t xml:space="preserve"> </w:t>
      </w:r>
      <w:r>
        <w:rPr>
          <w:i/>
          <w:iCs/>
        </w:rPr>
        <w:t>c</w:t>
      </w:r>
      <w:r w:rsidRPr="003D0796">
        <w:rPr>
          <w:i/>
          <w:iCs/>
        </w:rPr>
        <w:t>orporate</w:t>
      </w:r>
      <w:r w:rsidRPr="00375A8C">
        <w:rPr>
          <w:i/>
          <w:iCs/>
        </w:rPr>
        <w:t xml:space="preserve"> </w:t>
      </w:r>
      <w:r>
        <w:rPr>
          <w:i/>
          <w:iCs/>
        </w:rPr>
        <w:t>g</w:t>
      </w:r>
      <w:r w:rsidRPr="00375A8C">
        <w:rPr>
          <w:i/>
          <w:iCs/>
        </w:rPr>
        <w:t xml:space="preserve">roup* </w:t>
      </w:r>
      <w:r w:rsidRPr="00375A8C">
        <w:t>shall have a</w:t>
      </w:r>
      <w:r w:rsidR="003C0417">
        <w:t>n</w:t>
      </w:r>
      <w:r w:rsidRPr="00375A8C">
        <w:t xml:space="preserve"> </w:t>
      </w:r>
      <w:r w:rsidRPr="00270C3F">
        <w:rPr>
          <w:i/>
          <w:iCs/>
        </w:rPr>
        <w:t>HRDD</w:t>
      </w:r>
      <w:r w:rsidR="00D11746">
        <w:t>*</w:t>
      </w:r>
      <w:r w:rsidRPr="00375A8C">
        <w:t xml:space="preserve"> framework in place that includes processes and procedures for:</w:t>
      </w:r>
    </w:p>
    <w:p w14:paraId="29E65D31" w14:textId="4B57AF86" w:rsidR="007B2712" w:rsidRDefault="7D76C4A1" w:rsidP="00510772">
      <w:pPr>
        <w:pStyle w:val="List"/>
        <w:numPr>
          <w:ilvl w:val="0"/>
          <w:numId w:val="10"/>
        </w:numPr>
        <w:ind w:left="1436"/>
        <w:jc w:val="both"/>
      </w:pPr>
      <w:r>
        <w:t xml:space="preserve">Identification of potential </w:t>
      </w:r>
      <w:r w:rsidRPr="21C34F99">
        <w:rPr>
          <w:i/>
          <w:iCs/>
        </w:rPr>
        <w:t>human rights</w:t>
      </w:r>
      <w:r>
        <w:t xml:space="preserve">* impacts resulting from the </w:t>
      </w:r>
      <w:r w:rsidRPr="21C34F99">
        <w:rPr>
          <w:i/>
          <w:iCs/>
        </w:rPr>
        <w:t xml:space="preserve">corporate </w:t>
      </w:r>
      <w:r w:rsidRPr="31C8AE19">
        <w:rPr>
          <w:i/>
          <w:iCs/>
        </w:rPr>
        <w:t>group</w:t>
      </w:r>
      <w:r>
        <w:t>’s</w:t>
      </w:r>
      <w:r w:rsidR="0019304B">
        <w:t>*</w:t>
      </w:r>
      <w:r>
        <w:t xml:space="preserve"> activities and business relationships</w:t>
      </w:r>
      <w:r w:rsidR="00BF00B7">
        <w:t xml:space="preserve"> through </w:t>
      </w:r>
      <w:r w:rsidR="00BF00B7" w:rsidRPr="008A539B">
        <w:t>human rights risk assessments</w:t>
      </w:r>
      <w:r w:rsidR="00BF00B7">
        <w:t xml:space="preserve"> (HR</w:t>
      </w:r>
      <w:r w:rsidR="0059232E">
        <w:t>RA</w:t>
      </w:r>
      <w:r w:rsidR="00BF00B7">
        <w:t>s)</w:t>
      </w:r>
      <w:r>
        <w:t>;</w:t>
      </w:r>
    </w:p>
    <w:p w14:paraId="0591F985" w14:textId="7DF59260" w:rsidR="007B2712" w:rsidRDefault="7D76C4A1" w:rsidP="00510772">
      <w:pPr>
        <w:pStyle w:val="List"/>
        <w:ind w:left="1436"/>
        <w:jc w:val="both"/>
      </w:pPr>
      <w:r>
        <w:t xml:space="preserve">Prioritization of the </w:t>
      </w:r>
      <w:r w:rsidRPr="00270C3F">
        <w:rPr>
          <w:i/>
          <w:iCs/>
        </w:rPr>
        <w:t>corporate group</w:t>
      </w:r>
      <w:r w:rsidRPr="31C8AE19">
        <w:rPr>
          <w:i/>
          <w:iCs/>
        </w:rPr>
        <w:t>’s</w:t>
      </w:r>
      <w:r w:rsidRPr="00D11746">
        <w:t>*</w:t>
      </w:r>
      <w:r>
        <w:t xml:space="preserve"> sector</w:t>
      </w:r>
      <w:r w:rsidR="00BF00B7">
        <w:t>-</w:t>
      </w:r>
      <w:r>
        <w:t xml:space="preserve"> and region</w:t>
      </w:r>
      <w:r w:rsidR="00BF00B7">
        <w:t>-</w:t>
      </w:r>
      <w:r>
        <w:t xml:space="preserve">specific </w:t>
      </w:r>
      <w:r w:rsidRPr="21C34F99">
        <w:rPr>
          <w:i/>
          <w:iCs/>
        </w:rPr>
        <w:t>salient human rights issues</w:t>
      </w:r>
      <w:r>
        <w:t>* in HRRAs;</w:t>
      </w:r>
    </w:p>
    <w:p w14:paraId="4C1E1930" w14:textId="2EE84DFC" w:rsidR="007B2712" w:rsidRDefault="002129CF" w:rsidP="00510772">
      <w:pPr>
        <w:pStyle w:val="List"/>
        <w:ind w:left="1436"/>
        <w:jc w:val="both"/>
      </w:pPr>
      <w:r>
        <w:t>Identification</w:t>
      </w:r>
      <w:r w:rsidR="7D76C4A1">
        <w:t xml:space="preserve"> of </w:t>
      </w:r>
      <w:r w:rsidR="7D76C4A1" w:rsidRPr="21C34F99">
        <w:rPr>
          <w:i/>
          <w:iCs/>
        </w:rPr>
        <w:t>human rights</w:t>
      </w:r>
      <w:r w:rsidR="7D76C4A1">
        <w:t xml:space="preserve">* impacts through </w:t>
      </w:r>
      <w:r w:rsidR="7D76C4A1" w:rsidRPr="21C34F99">
        <w:rPr>
          <w:i/>
          <w:iCs/>
        </w:rPr>
        <w:t>Human Rights Impact Assessments</w:t>
      </w:r>
      <w:r w:rsidR="7D76C4A1">
        <w:t>* (HRIAs) paying particular attention to issues highlighted by HRRAs;</w:t>
      </w:r>
    </w:p>
    <w:p w14:paraId="39B93748" w14:textId="292663B5" w:rsidR="007B2712" w:rsidRDefault="007B2712" w:rsidP="00510772">
      <w:pPr>
        <w:pStyle w:val="List"/>
        <w:ind w:left="1436"/>
        <w:jc w:val="both"/>
      </w:pPr>
      <w:r>
        <w:t xml:space="preserve">Analysis of HRRAs for the presence of </w:t>
      </w:r>
      <w:r w:rsidRPr="000748C4">
        <w:rPr>
          <w:i/>
          <w:iCs/>
        </w:rPr>
        <w:t>harm</w:t>
      </w:r>
      <w:r>
        <w:t>*;</w:t>
      </w:r>
    </w:p>
    <w:p w14:paraId="118A8DC4" w14:textId="6112C2AE" w:rsidR="007B2712" w:rsidRDefault="5D369E99" w:rsidP="00510772">
      <w:pPr>
        <w:pStyle w:val="List"/>
        <w:ind w:left="1436"/>
        <w:jc w:val="both"/>
      </w:pPr>
      <w:r>
        <w:t xml:space="preserve">Recording of </w:t>
      </w:r>
      <w:r w:rsidRPr="00270C3F">
        <w:rPr>
          <w:i/>
          <w:iCs/>
        </w:rPr>
        <w:t>harm</w:t>
      </w:r>
      <w:r w:rsidR="00FF42A3">
        <w:t>*</w:t>
      </w:r>
      <w:r>
        <w:t xml:space="preserve"> in a </w:t>
      </w:r>
      <w:r w:rsidRPr="00270C3F">
        <w:rPr>
          <w:i/>
          <w:iCs/>
        </w:rPr>
        <w:t>Registry of Harm*</w:t>
      </w:r>
      <w:r>
        <w:t xml:space="preserve"> (see</w:t>
      </w:r>
      <w:r w:rsidR="0092686F">
        <w:t xml:space="preserve"> Chapter 3,</w:t>
      </w:r>
      <w:r>
        <w:t xml:space="preserve"> </w:t>
      </w:r>
      <w:r w:rsidR="755A811B" w:rsidRPr="407A2BD6">
        <w:rPr>
          <w:lang w:val="en-US"/>
        </w:rPr>
        <w:t xml:space="preserve">section </w:t>
      </w:r>
      <w:r w:rsidR="00D5090D">
        <w:fldChar w:fldCharType="begin"/>
      </w:r>
      <w:r w:rsidR="00D5090D">
        <w:rPr>
          <w:lang w:val="en-US"/>
        </w:rPr>
        <w:instrText xml:space="preserve"> REF _Ref108781701 \r \h </w:instrText>
      </w:r>
      <w:r w:rsidR="00D5090D">
        <w:fldChar w:fldCharType="separate"/>
      </w:r>
      <w:r w:rsidR="00167A13">
        <w:rPr>
          <w:lang w:val="en-US"/>
        </w:rPr>
        <w:t>12</w:t>
      </w:r>
      <w:r w:rsidR="00D5090D">
        <w:fldChar w:fldCharType="end"/>
      </w:r>
      <w:r>
        <w:t>);</w:t>
      </w:r>
    </w:p>
    <w:p w14:paraId="0B6D4C0F" w14:textId="17003FEC" w:rsidR="007B2712" w:rsidRDefault="7D76C4A1" w:rsidP="00510772">
      <w:pPr>
        <w:pStyle w:val="List"/>
        <w:ind w:left="1436"/>
        <w:jc w:val="both"/>
      </w:pPr>
      <w:r>
        <w:t xml:space="preserve">Integration of findings from these </w:t>
      </w:r>
      <w:r w:rsidRPr="21C34F99">
        <w:rPr>
          <w:i/>
          <w:iCs/>
        </w:rPr>
        <w:t>HRDD</w:t>
      </w:r>
      <w:r>
        <w:t xml:space="preserve">* processes into the </w:t>
      </w:r>
      <w:r w:rsidRPr="21C34F99">
        <w:rPr>
          <w:i/>
          <w:iCs/>
        </w:rPr>
        <w:t>corporate group</w:t>
      </w:r>
      <w:r w:rsidR="00667BF2">
        <w:rPr>
          <w:i/>
          <w:iCs/>
        </w:rPr>
        <w:t>’s</w:t>
      </w:r>
      <w:r>
        <w:t>* procedures in order to take action to cease, prevent and mitigate potential adverse impacts;</w:t>
      </w:r>
      <w:r w:rsidR="00D42063">
        <w:t xml:space="preserve"> and</w:t>
      </w:r>
    </w:p>
    <w:p w14:paraId="1EE73FC7" w14:textId="50FD5FE4" w:rsidR="00764CF6" w:rsidRDefault="007B2712" w:rsidP="00510772">
      <w:pPr>
        <w:pStyle w:val="List"/>
        <w:ind w:left="1436"/>
        <w:jc w:val="both"/>
      </w:pPr>
      <w:r>
        <w:t xml:space="preserve">Performance tracking and communication with </w:t>
      </w:r>
      <w:r w:rsidR="006D572D" w:rsidRPr="006D572D">
        <w:rPr>
          <w:i/>
          <w:iCs/>
          <w:color w:val="B57E00" w:themeColor="accent3" w:themeShade="BF"/>
        </w:rPr>
        <w:t>interested stakeholders</w:t>
      </w:r>
      <w:r>
        <w:t>*</w:t>
      </w:r>
      <w:r w:rsidR="00D42063">
        <w:t>.</w:t>
      </w:r>
    </w:p>
    <w:p w14:paraId="3F80C846" w14:textId="6C6A8A9F" w:rsidR="001D3E3F" w:rsidRDefault="008B5810" w:rsidP="00510772">
      <w:pPr>
        <w:pStyle w:val="Clause2"/>
        <w:ind w:left="1152"/>
        <w:jc w:val="both"/>
      </w:pPr>
      <w:r>
        <w:t xml:space="preserve">The </w:t>
      </w:r>
      <w:r w:rsidRPr="00270C3F">
        <w:rPr>
          <w:i/>
          <w:iCs/>
        </w:rPr>
        <w:t>corporate group*</w:t>
      </w:r>
      <w:r w:rsidRPr="31C8AE19">
        <w:rPr>
          <w:i/>
          <w:iCs/>
        </w:rPr>
        <w:t xml:space="preserve"> </w:t>
      </w:r>
      <w:r w:rsidRPr="00270C3F">
        <w:t>shall produce m</w:t>
      </w:r>
      <w:r w:rsidRPr="008B5810">
        <w:t xml:space="preserve">onitoring reports on the progress of implementation of the </w:t>
      </w:r>
      <w:r w:rsidRPr="00270C3F">
        <w:rPr>
          <w:i/>
          <w:iCs/>
        </w:rPr>
        <w:t>HRDD</w:t>
      </w:r>
      <w:r w:rsidR="00D11746" w:rsidRPr="00270C3F">
        <w:rPr>
          <w:i/>
          <w:iCs/>
        </w:rPr>
        <w:t>*</w:t>
      </w:r>
      <w:r w:rsidRPr="008B5810">
        <w:t xml:space="preserve"> framework.</w:t>
      </w:r>
    </w:p>
    <w:p w14:paraId="27257422" w14:textId="767435BB" w:rsidR="00A2680E" w:rsidRPr="008A539B" w:rsidRDefault="00A2680E" w:rsidP="00510772">
      <w:pPr>
        <w:pStyle w:val="Clause1-Heading"/>
        <w:jc w:val="both"/>
        <w:outlineLvl w:val="9"/>
        <w:rPr>
          <w:rFonts w:asciiTheme="minorHAnsi" w:hAnsiTheme="minorHAnsi" w:cstheme="minorHAnsi"/>
          <w:b/>
          <w:lang w:val="en-US"/>
        </w:rPr>
      </w:pPr>
      <w:bookmarkStart w:id="38" w:name="_Ref96334841"/>
      <w:r w:rsidRPr="008A539B">
        <w:rPr>
          <w:rFonts w:asciiTheme="minorHAnsi" w:hAnsiTheme="minorHAnsi" w:cstheme="minorHAnsi"/>
          <w:b/>
          <w:i/>
          <w:lang w:val="en-US"/>
        </w:rPr>
        <w:t>Environmental Due Diligence</w:t>
      </w:r>
      <w:r w:rsidR="00683011" w:rsidRPr="008A539B">
        <w:rPr>
          <w:rFonts w:asciiTheme="minorHAnsi" w:hAnsiTheme="minorHAnsi" w:cstheme="minorHAnsi"/>
          <w:b/>
          <w:lang w:val="en-US"/>
        </w:rPr>
        <w:t>*</w:t>
      </w:r>
      <w:r w:rsidRPr="008A539B">
        <w:rPr>
          <w:rFonts w:asciiTheme="minorHAnsi" w:hAnsiTheme="minorHAnsi" w:cstheme="minorHAnsi"/>
          <w:b/>
          <w:lang w:val="en-US"/>
        </w:rPr>
        <w:t xml:space="preserve"> (EDD) framework</w:t>
      </w:r>
      <w:bookmarkEnd w:id="38"/>
    </w:p>
    <w:p w14:paraId="6D24C15A" w14:textId="4BB57D5C" w:rsidR="00A2680E" w:rsidRDefault="002D1238" w:rsidP="00510772">
      <w:pPr>
        <w:pStyle w:val="Clause2"/>
        <w:ind w:left="1143"/>
        <w:jc w:val="both"/>
        <w:rPr>
          <w:lang w:val="en-US"/>
        </w:rPr>
      </w:pPr>
      <w:r w:rsidRPr="002D1238">
        <w:rPr>
          <w:lang w:val="en-US"/>
        </w:rPr>
        <w:t>The</w:t>
      </w:r>
      <w:r w:rsidRPr="002D1238">
        <w:rPr>
          <w:i/>
          <w:iCs/>
          <w:lang w:val="en-US"/>
        </w:rPr>
        <w:t xml:space="preserve"> corporate group*</w:t>
      </w:r>
      <w:r w:rsidRPr="002D1238">
        <w:rPr>
          <w:lang w:val="en-US"/>
        </w:rPr>
        <w:t xml:space="preserve"> shall have an </w:t>
      </w:r>
      <w:r w:rsidRPr="002D1238">
        <w:rPr>
          <w:i/>
          <w:iCs/>
          <w:lang w:val="en-US"/>
        </w:rPr>
        <w:t>EDD*</w:t>
      </w:r>
      <w:r w:rsidRPr="002D1238">
        <w:rPr>
          <w:lang w:val="en-US"/>
        </w:rPr>
        <w:t xml:space="preserve"> framework in place, that includes processes and procedures for</w:t>
      </w:r>
      <w:r w:rsidR="001F5038">
        <w:rPr>
          <w:lang w:val="en-US"/>
        </w:rPr>
        <w:t>:</w:t>
      </w:r>
    </w:p>
    <w:p w14:paraId="31CC2973" w14:textId="5D0AF76B" w:rsidR="00BD2BF8" w:rsidRPr="00BD2BF8" w:rsidRDefault="00BD2BF8" w:rsidP="00510772">
      <w:pPr>
        <w:pStyle w:val="List"/>
        <w:numPr>
          <w:ilvl w:val="0"/>
          <w:numId w:val="11"/>
        </w:numPr>
        <w:ind w:left="1418"/>
        <w:jc w:val="both"/>
        <w:rPr>
          <w:lang w:val="en-US"/>
        </w:rPr>
      </w:pPr>
      <w:r w:rsidRPr="31C8AE19">
        <w:rPr>
          <w:lang w:val="en-US"/>
        </w:rPr>
        <w:t xml:space="preserve">Identification of likely potential </w:t>
      </w:r>
      <w:r w:rsidR="00814771" w:rsidRPr="31C8AE19">
        <w:rPr>
          <w:lang w:val="en-US"/>
        </w:rPr>
        <w:t>risk</w:t>
      </w:r>
      <w:r w:rsidR="00DB360F" w:rsidRPr="31C8AE19">
        <w:rPr>
          <w:lang w:val="en-US"/>
        </w:rPr>
        <w:t>s</w:t>
      </w:r>
      <w:r w:rsidR="00814771" w:rsidRPr="31C8AE19">
        <w:rPr>
          <w:lang w:val="en-US"/>
        </w:rPr>
        <w:t xml:space="preserve"> to</w:t>
      </w:r>
      <w:r w:rsidRPr="00BD2BF8">
        <w:rPr>
          <w:lang w:val="en-US"/>
        </w:rPr>
        <w:t xml:space="preserve"> </w:t>
      </w:r>
      <w:r w:rsidRPr="00BD2BF8">
        <w:rPr>
          <w:i/>
          <w:iCs/>
          <w:lang w:val="en-US"/>
        </w:rPr>
        <w:t>environmental values</w:t>
      </w:r>
      <w:r w:rsidRPr="00BD2BF8">
        <w:rPr>
          <w:lang w:val="en-US"/>
        </w:rPr>
        <w:t xml:space="preserve">* </w:t>
      </w:r>
      <w:r w:rsidRPr="31C8AE19">
        <w:rPr>
          <w:lang w:val="en-US"/>
        </w:rPr>
        <w:t xml:space="preserve">resulting from </w:t>
      </w:r>
      <w:r w:rsidRPr="00BD2BF8">
        <w:rPr>
          <w:lang w:val="en-US"/>
        </w:rPr>
        <w:t xml:space="preserve">the </w:t>
      </w:r>
      <w:r w:rsidRPr="00BD2BF8">
        <w:rPr>
          <w:i/>
          <w:iCs/>
          <w:lang w:val="en-US"/>
        </w:rPr>
        <w:t>corporate group</w:t>
      </w:r>
      <w:r w:rsidR="00430A13">
        <w:rPr>
          <w:i/>
          <w:iCs/>
          <w:lang w:val="en-US"/>
        </w:rPr>
        <w:t>’s</w:t>
      </w:r>
      <w:r w:rsidRPr="00BD2BF8">
        <w:rPr>
          <w:i/>
          <w:iCs/>
          <w:lang w:val="en-US"/>
        </w:rPr>
        <w:t>*</w:t>
      </w:r>
      <w:r w:rsidRPr="00BD2BF8">
        <w:rPr>
          <w:lang w:val="en-US"/>
        </w:rPr>
        <w:t xml:space="preserve"> activities</w:t>
      </w:r>
      <w:r w:rsidR="000F2171">
        <w:rPr>
          <w:lang w:val="en-US"/>
        </w:rPr>
        <w:t xml:space="preserve">, </w:t>
      </w:r>
      <w:r w:rsidR="000F2171" w:rsidRPr="31C8AE19">
        <w:rPr>
          <w:lang w:val="en-US"/>
        </w:rPr>
        <w:t xml:space="preserve">through </w:t>
      </w:r>
      <w:r w:rsidR="000F2171">
        <w:rPr>
          <w:lang w:val="en-US"/>
        </w:rPr>
        <w:t>e</w:t>
      </w:r>
      <w:r w:rsidR="000F2171" w:rsidRPr="31C8AE19">
        <w:rPr>
          <w:lang w:val="en-US"/>
        </w:rPr>
        <w:t xml:space="preserve">nvironmental </w:t>
      </w:r>
      <w:r w:rsidR="000F2171">
        <w:rPr>
          <w:lang w:val="en-US"/>
        </w:rPr>
        <w:t>r</w:t>
      </w:r>
      <w:r w:rsidR="000F2171" w:rsidRPr="31C8AE19">
        <w:rPr>
          <w:lang w:val="en-US"/>
        </w:rPr>
        <w:t xml:space="preserve">isk </w:t>
      </w:r>
      <w:r w:rsidR="000F2171">
        <w:rPr>
          <w:lang w:val="en-US"/>
        </w:rPr>
        <w:t>a</w:t>
      </w:r>
      <w:r w:rsidR="000F2171" w:rsidRPr="31C8AE19">
        <w:rPr>
          <w:lang w:val="en-US"/>
        </w:rPr>
        <w:t>ssessments (ERAs)</w:t>
      </w:r>
      <w:r w:rsidR="00D42063">
        <w:rPr>
          <w:lang w:val="en-US"/>
        </w:rPr>
        <w:t>;</w:t>
      </w:r>
    </w:p>
    <w:p w14:paraId="7E85DEB1" w14:textId="08C29C71" w:rsidR="00FE4C76" w:rsidRPr="00FE4C76" w:rsidRDefault="00FE4C76" w:rsidP="00510772">
      <w:pPr>
        <w:pStyle w:val="List"/>
        <w:ind w:left="1436"/>
        <w:jc w:val="both"/>
        <w:rPr>
          <w:lang w:val="en-US"/>
        </w:rPr>
      </w:pPr>
      <w:r w:rsidRPr="00FE4C76">
        <w:rPr>
          <w:lang w:val="en-US"/>
        </w:rPr>
        <w:t xml:space="preserve">Prioritization of </w:t>
      </w:r>
      <w:r w:rsidRPr="00FE4C76">
        <w:rPr>
          <w:i/>
          <w:iCs/>
          <w:lang w:val="en-US"/>
        </w:rPr>
        <w:t>corporate group</w:t>
      </w:r>
      <w:r w:rsidR="00430A13">
        <w:rPr>
          <w:i/>
          <w:iCs/>
          <w:lang w:val="en-US"/>
        </w:rPr>
        <w:t>’s</w:t>
      </w:r>
      <w:r w:rsidR="00A63DE9">
        <w:rPr>
          <w:i/>
          <w:iCs/>
          <w:lang w:val="en-US"/>
        </w:rPr>
        <w:t>*</w:t>
      </w:r>
      <w:r w:rsidRPr="00FE4C76">
        <w:rPr>
          <w:i/>
          <w:iCs/>
          <w:lang w:val="en-US"/>
        </w:rPr>
        <w:t xml:space="preserve"> </w:t>
      </w:r>
      <w:r w:rsidRPr="00FE4C76">
        <w:rPr>
          <w:lang w:val="en-US"/>
        </w:rPr>
        <w:t xml:space="preserve">sector and region specific </w:t>
      </w:r>
      <w:r w:rsidRPr="00FE4C76">
        <w:rPr>
          <w:i/>
          <w:iCs/>
          <w:lang w:val="en-US"/>
        </w:rPr>
        <w:t>salient environmental issues*</w:t>
      </w:r>
      <w:r w:rsidRPr="00FE4C76">
        <w:rPr>
          <w:lang w:val="en-US"/>
        </w:rPr>
        <w:t xml:space="preserve"> in ERAs;</w:t>
      </w:r>
    </w:p>
    <w:p w14:paraId="3037931D" w14:textId="7CD4914F" w:rsidR="005A64ED" w:rsidRPr="005A64ED" w:rsidRDefault="005A64ED" w:rsidP="00510772">
      <w:pPr>
        <w:pStyle w:val="List"/>
        <w:ind w:left="1436"/>
        <w:jc w:val="both"/>
        <w:rPr>
          <w:lang w:val="en-US"/>
        </w:rPr>
      </w:pPr>
      <w:r w:rsidRPr="31C8AE19">
        <w:rPr>
          <w:lang w:val="en-US"/>
        </w:rPr>
        <w:t>Identification</w:t>
      </w:r>
      <w:r w:rsidRPr="005A64ED">
        <w:rPr>
          <w:lang w:val="en-US"/>
        </w:rPr>
        <w:t xml:space="preserve"> of environmental impacts </w:t>
      </w:r>
      <w:r w:rsidRPr="31C8AE19">
        <w:rPr>
          <w:lang w:val="en-US"/>
        </w:rPr>
        <w:t xml:space="preserve">through </w:t>
      </w:r>
      <w:r w:rsidR="00EC479D">
        <w:rPr>
          <w:lang w:val="en-US"/>
        </w:rPr>
        <w:t>e</w:t>
      </w:r>
      <w:r w:rsidRPr="00EC479D">
        <w:rPr>
          <w:lang w:val="en-US"/>
        </w:rPr>
        <w:t xml:space="preserve">nvironmental </w:t>
      </w:r>
      <w:r w:rsidR="00EC479D">
        <w:rPr>
          <w:lang w:val="en-US"/>
        </w:rPr>
        <w:t>i</w:t>
      </w:r>
      <w:r w:rsidRPr="00EC479D">
        <w:rPr>
          <w:lang w:val="en-US"/>
        </w:rPr>
        <w:t xml:space="preserve">mpact </w:t>
      </w:r>
      <w:r w:rsidR="00EC479D">
        <w:rPr>
          <w:lang w:val="en-US"/>
        </w:rPr>
        <w:t>a</w:t>
      </w:r>
      <w:r w:rsidRPr="00EC479D">
        <w:rPr>
          <w:lang w:val="en-US"/>
        </w:rPr>
        <w:t>ssessments</w:t>
      </w:r>
      <w:r w:rsidRPr="31C8AE19">
        <w:rPr>
          <w:lang w:val="en-US"/>
        </w:rPr>
        <w:t xml:space="preserve"> (EIAs) or similar assessments, </w:t>
      </w:r>
      <w:r w:rsidRPr="005A64ED">
        <w:rPr>
          <w:lang w:val="en-US"/>
        </w:rPr>
        <w:t>paying particular attention to issues highlighted by ERAs;</w:t>
      </w:r>
    </w:p>
    <w:p w14:paraId="35D70652" w14:textId="692B02CA" w:rsidR="00373FF7" w:rsidRPr="00373FF7" w:rsidRDefault="00373FF7" w:rsidP="00510772">
      <w:pPr>
        <w:pStyle w:val="List"/>
        <w:ind w:left="1436"/>
        <w:jc w:val="both"/>
        <w:rPr>
          <w:lang w:val="en-US"/>
        </w:rPr>
      </w:pPr>
      <w:r w:rsidRPr="00373FF7">
        <w:rPr>
          <w:lang w:val="en-US"/>
        </w:rPr>
        <w:t xml:space="preserve">Analysis of impact assessments for the presence of </w:t>
      </w:r>
      <w:r w:rsidRPr="00373FF7">
        <w:rPr>
          <w:i/>
          <w:iCs/>
          <w:lang w:val="en-US"/>
        </w:rPr>
        <w:t>harm*</w:t>
      </w:r>
      <w:r w:rsidRPr="00373FF7">
        <w:rPr>
          <w:u w:val="single"/>
          <w:lang w:val="en-US"/>
        </w:rPr>
        <w:t>;</w:t>
      </w:r>
    </w:p>
    <w:p w14:paraId="5145520D" w14:textId="12F859FC" w:rsidR="00A41117" w:rsidRPr="00A41117" w:rsidRDefault="00A41117" w:rsidP="00510772">
      <w:pPr>
        <w:pStyle w:val="List"/>
        <w:ind w:left="1436"/>
        <w:jc w:val="both"/>
        <w:rPr>
          <w:lang w:val="en-US"/>
        </w:rPr>
      </w:pPr>
      <w:r w:rsidRPr="00270C3F">
        <w:rPr>
          <w:lang w:val="en-US"/>
        </w:rPr>
        <w:t>Recording</w:t>
      </w:r>
      <w:r w:rsidRPr="31C8AE19">
        <w:rPr>
          <w:i/>
          <w:iCs/>
          <w:lang w:val="en-US"/>
        </w:rPr>
        <w:t xml:space="preserve"> </w:t>
      </w:r>
      <w:r w:rsidRPr="00270C3F">
        <w:rPr>
          <w:lang w:val="en-US"/>
        </w:rPr>
        <w:t>of</w:t>
      </w:r>
      <w:r w:rsidRPr="31C8AE19">
        <w:rPr>
          <w:i/>
          <w:iCs/>
          <w:lang w:val="en-US"/>
        </w:rPr>
        <w:t xml:space="preserve"> harm</w:t>
      </w:r>
      <w:r w:rsidRPr="00A41117">
        <w:rPr>
          <w:i/>
          <w:iCs/>
          <w:lang w:val="en-US"/>
        </w:rPr>
        <w:t>*</w:t>
      </w:r>
      <w:r w:rsidRPr="00A41117">
        <w:rPr>
          <w:lang w:val="en-US"/>
        </w:rPr>
        <w:t xml:space="preserve"> in a </w:t>
      </w:r>
      <w:r w:rsidRPr="00A41117">
        <w:rPr>
          <w:i/>
          <w:iCs/>
          <w:lang w:val="en-US"/>
        </w:rPr>
        <w:t>Registry of Harm*</w:t>
      </w:r>
      <w:r w:rsidRPr="00A41117">
        <w:rPr>
          <w:lang w:val="en-US"/>
        </w:rPr>
        <w:t xml:space="preserve"> (</w:t>
      </w:r>
      <w:r w:rsidRPr="00A41117">
        <w:rPr>
          <w:iCs/>
          <w:lang w:val="en-US"/>
        </w:rPr>
        <w:t>see</w:t>
      </w:r>
      <w:r w:rsidR="00A55B36">
        <w:rPr>
          <w:iCs/>
          <w:lang w:val="en-US"/>
        </w:rPr>
        <w:t xml:space="preserve"> </w:t>
      </w:r>
      <w:r w:rsidR="00A55B36">
        <w:rPr>
          <w:lang w:val="en-US"/>
        </w:rPr>
        <w:t>section</w:t>
      </w:r>
      <w:r w:rsidR="002234B8">
        <w:rPr>
          <w:lang w:val="en-US"/>
        </w:rPr>
        <w:t xml:space="preserve"> </w:t>
      </w:r>
      <w:r w:rsidR="002234B8">
        <w:rPr>
          <w:lang w:val="en-US"/>
        </w:rPr>
        <w:fldChar w:fldCharType="begin"/>
      </w:r>
      <w:r w:rsidR="002234B8">
        <w:rPr>
          <w:lang w:val="en-US"/>
        </w:rPr>
        <w:instrText xml:space="preserve"> REF _Ref108781701 \n \h </w:instrText>
      </w:r>
      <w:r w:rsidR="002234B8">
        <w:rPr>
          <w:lang w:val="en-US"/>
        </w:rPr>
      </w:r>
      <w:r w:rsidR="002234B8">
        <w:rPr>
          <w:lang w:val="en-US"/>
        </w:rPr>
        <w:fldChar w:fldCharType="separate"/>
      </w:r>
      <w:r w:rsidR="00167A13">
        <w:rPr>
          <w:lang w:val="en-US"/>
        </w:rPr>
        <w:t>12</w:t>
      </w:r>
      <w:r w:rsidR="002234B8">
        <w:rPr>
          <w:lang w:val="en-US"/>
        </w:rPr>
        <w:fldChar w:fldCharType="end"/>
      </w:r>
      <w:r w:rsidRPr="00A41117">
        <w:rPr>
          <w:lang w:val="en-US"/>
        </w:rPr>
        <w:t>);</w:t>
      </w:r>
    </w:p>
    <w:p w14:paraId="412C53EE" w14:textId="4049A8E7" w:rsidR="005A60D7" w:rsidRPr="005A60D7" w:rsidRDefault="005A60D7" w:rsidP="00510772">
      <w:pPr>
        <w:pStyle w:val="List"/>
        <w:ind w:left="1436"/>
        <w:jc w:val="both"/>
        <w:rPr>
          <w:lang w:val="en-US"/>
        </w:rPr>
      </w:pPr>
      <w:r w:rsidRPr="31C8AE19">
        <w:rPr>
          <w:lang w:val="en-US"/>
        </w:rPr>
        <w:t>Integration</w:t>
      </w:r>
      <w:r w:rsidRPr="005A60D7">
        <w:rPr>
          <w:lang w:val="en-US"/>
        </w:rPr>
        <w:t xml:space="preserve"> of findings of </w:t>
      </w:r>
      <w:r w:rsidRPr="005A60D7">
        <w:rPr>
          <w:i/>
          <w:iCs/>
          <w:lang w:val="en-US"/>
        </w:rPr>
        <w:t>EDD*</w:t>
      </w:r>
      <w:r w:rsidRPr="005A60D7">
        <w:rPr>
          <w:lang w:val="en-US"/>
        </w:rPr>
        <w:t xml:space="preserve"> processes into the </w:t>
      </w:r>
      <w:r w:rsidRPr="005A60D7">
        <w:rPr>
          <w:i/>
          <w:iCs/>
          <w:lang w:val="en-US"/>
        </w:rPr>
        <w:t>corporate group</w:t>
      </w:r>
      <w:r w:rsidR="00A1223B">
        <w:rPr>
          <w:i/>
          <w:iCs/>
          <w:lang w:val="en-US"/>
        </w:rPr>
        <w:t>’s</w:t>
      </w:r>
      <w:r w:rsidRPr="005A60D7">
        <w:rPr>
          <w:i/>
          <w:iCs/>
          <w:lang w:val="en-US"/>
        </w:rPr>
        <w:t>*</w:t>
      </w:r>
      <w:r w:rsidRPr="005A60D7">
        <w:rPr>
          <w:lang w:val="en-US"/>
        </w:rPr>
        <w:t xml:space="preserve"> procedures in order to take action to cease, prevent and mitigate potential adverse impacts;</w:t>
      </w:r>
      <w:r w:rsidR="00D42063">
        <w:rPr>
          <w:lang w:val="en-US"/>
        </w:rPr>
        <w:t xml:space="preserve"> and</w:t>
      </w:r>
    </w:p>
    <w:p w14:paraId="70DF5F53" w14:textId="4AFCF597" w:rsidR="00471988" w:rsidRPr="00471988" w:rsidRDefault="00471988" w:rsidP="00510772">
      <w:pPr>
        <w:pStyle w:val="List"/>
        <w:ind w:left="1436"/>
        <w:jc w:val="both"/>
        <w:rPr>
          <w:lang w:val="en-US"/>
        </w:rPr>
      </w:pPr>
      <w:r w:rsidRPr="00471988">
        <w:rPr>
          <w:lang w:val="en-US"/>
        </w:rPr>
        <w:t xml:space="preserve">Performance tracking and communication with </w:t>
      </w:r>
      <w:r w:rsidR="006D572D" w:rsidRPr="006D572D">
        <w:rPr>
          <w:i/>
          <w:iCs/>
          <w:color w:val="B57E00" w:themeColor="accent3" w:themeShade="BF"/>
          <w:lang w:val="en-US"/>
        </w:rPr>
        <w:t>interested stakeholders</w:t>
      </w:r>
      <w:r w:rsidRPr="00471988">
        <w:rPr>
          <w:i/>
          <w:lang w:val="en-US"/>
        </w:rPr>
        <w:t>*</w:t>
      </w:r>
      <w:r w:rsidR="00D42063">
        <w:rPr>
          <w:i/>
          <w:lang w:val="en-US"/>
        </w:rPr>
        <w:t>.</w:t>
      </w:r>
    </w:p>
    <w:p w14:paraId="00965E8E" w14:textId="30590455" w:rsidR="00343A48" w:rsidRDefault="0060179F" w:rsidP="00510772">
      <w:pPr>
        <w:pStyle w:val="Clause2"/>
        <w:ind w:left="1152"/>
        <w:jc w:val="both"/>
        <w:rPr>
          <w:lang w:val="en-US"/>
        </w:rPr>
      </w:pPr>
      <w:r>
        <w:rPr>
          <w:lang w:val="en-US"/>
        </w:rPr>
        <w:t xml:space="preserve">The </w:t>
      </w:r>
      <w:r>
        <w:rPr>
          <w:i/>
          <w:iCs/>
          <w:lang w:val="en-US"/>
        </w:rPr>
        <w:t xml:space="preserve">corporate group* </w:t>
      </w:r>
      <w:r w:rsidRPr="00050B93">
        <w:rPr>
          <w:lang w:val="en-US"/>
        </w:rPr>
        <w:t>shall produce</w:t>
      </w:r>
      <w:r>
        <w:rPr>
          <w:i/>
          <w:iCs/>
          <w:lang w:val="en-US"/>
        </w:rPr>
        <w:t xml:space="preserve"> </w:t>
      </w:r>
      <w:r>
        <w:rPr>
          <w:lang w:val="en-US"/>
        </w:rPr>
        <w:t>m</w:t>
      </w:r>
      <w:r w:rsidR="00AF5342" w:rsidRPr="00AF5342">
        <w:rPr>
          <w:lang w:val="en-US"/>
        </w:rPr>
        <w:t xml:space="preserve">onitoring reports on the progress of implementation of the </w:t>
      </w:r>
      <w:r w:rsidR="00AF5342" w:rsidRPr="00270C3F">
        <w:rPr>
          <w:i/>
          <w:iCs/>
          <w:lang w:val="en-US"/>
        </w:rPr>
        <w:t>EDD</w:t>
      </w:r>
      <w:r w:rsidR="00C40EF9" w:rsidRPr="00270C3F">
        <w:rPr>
          <w:i/>
          <w:iCs/>
          <w:lang w:val="en-US"/>
        </w:rPr>
        <w:t>*</w:t>
      </w:r>
      <w:r w:rsidR="00AF5342" w:rsidRPr="00AF5342">
        <w:rPr>
          <w:lang w:val="en-US"/>
        </w:rPr>
        <w:t xml:space="preserve"> framework.</w:t>
      </w:r>
    </w:p>
    <w:p w14:paraId="43FFA6F7" w14:textId="290C00A3" w:rsidR="00606559" w:rsidRPr="00270C3F" w:rsidRDefault="00606559" w:rsidP="00270C3F">
      <w:pPr>
        <w:pStyle w:val="Clause2"/>
        <w:numPr>
          <w:ilvl w:val="0"/>
          <w:numId w:val="0"/>
        </w:numPr>
        <w:ind w:left="567" w:hanging="567"/>
        <w:jc w:val="both"/>
        <w:rPr>
          <w:b/>
          <w:lang w:val="en-US"/>
        </w:rPr>
      </w:pPr>
      <w:r w:rsidRPr="008A539B">
        <w:rPr>
          <w:rFonts w:cstheme="minorHAnsi"/>
          <w:b/>
          <w:color w:val="78BE20" w:themeColor="accent1"/>
          <w:sz w:val="26"/>
          <w:szCs w:val="26"/>
          <w:lang w:val="en-US"/>
        </w:rPr>
        <w:t>4.</w:t>
      </w:r>
      <w:r w:rsidR="00343A48" w:rsidRPr="008A539B">
        <w:rPr>
          <w:rFonts w:cstheme="minorHAnsi"/>
          <w:b/>
          <w:color w:val="78BE20" w:themeColor="accent1"/>
          <w:sz w:val="26"/>
          <w:szCs w:val="26"/>
          <w:lang w:val="en-US"/>
        </w:rPr>
        <w:tab/>
      </w:r>
      <w:r w:rsidRPr="008A539B">
        <w:rPr>
          <w:rFonts w:cstheme="minorHAnsi"/>
          <w:b/>
          <w:color w:val="78BE20" w:themeColor="accent1"/>
          <w:sz w:val="26"/>
          <w:szCs w:val="26"/>
          <w:lang w:val="en-US"/>
        </w:rPr>
        <w:t>Verification of foundational systems</w:t>
      </w:r>
    </w:p>
    <w:p w14:paraId="076C6DD4" w14:textId="51BFD866" w:rsidR="00E30A1B" w:rsidRDefault="005879B9" w:rsidP="00B16984">
      <w:pPr>
        <w:ind w:left="1134" w:hanging="567"/>
        <w:jc w:val="both"/>
        <w:rPr>
          <w:lang w:val="en-US"/>
        </w:rPr>
      </w:pPr>
      <w:r>
        <w:rPr>
          <w:lang w:val="en-US"/>
        </w:rPr>
        <w:t xml:space="preserve">4.1 </w:t>
      </w:r>
      <w:r w:rsidR="003F0FA8">
        <w:rPr>
          <w:lang w:val="en-US"/>
        </w:rPr>
        <w:tab/>
      </w:r>
      <w:r>
        <w:rPr>
          <w:lang w:val="en-US"/>
        </w:rPr>
        <w:t xml:space="preserve">The </w:t>
      </w:r>
      <w:r w:rsidRPr="00270C3F">
        <w:rPr>
          <w:i/>
          <w:iCs/>
          <w:lang w:val="en-US"/>
        </w:rPr>
        <w:t>corporate group*</w:t>
      </w:r>
      <w:r>
        <w:rPr>
          <w:i/>
          <w:iCs/>
          <w:lang w:val="en-US"/>
        </w:rPr>
        <w:t xml:space="preserve"> </w:t>
      </w:r>
      <w:r>
        <w:rPr>
          <w:lang w:val="en-US"/>
        </w:rPr>
        <w:t xml:space="preserve">shall submit </w:t>
      </w:r>
      <w:r w:rsidR="00BD6321">
        <w:rPr>
          <w:lang w:val="en-US"/>
        </w:rPr>
        <w:t xml:space="preserve">proof of </w:t>
      </w:r>
      <w:r w:rsidR="00DB106F">
        <w:rPr>
          <w:lang w:val="en-US"/>
        </w:rPr>
        <w:t xml:space="preserve">conformity </w:t>
      </w:r>
      <w:r w:rsidR="00E0087C">
        <w:rPr>
          <w:lang w:val="en-US"/>
        </w:rPr>
        <w:t>of the foundational system</w:t>
      </w:r>
      <w:r w:rsidR="00BD6321">
        <w:rPr>
          <w:lang w:val="en-US"/>
        </w:rPr>
        <w:t xml:space="preserve"> requirements</w:t>
      </w:r>
      <w:r w:rsidR="000010EA">
        <w:rPr>
          <w:lang w:val="en-US"/>
        </w:rPr>
        <w:t xml:space="preserve"> of Chapter 1</w:t>
      </w:r>
      <w:r w:rsidR="00BD6321">
        <w:rPr>
          <w:lang w:val="en-US"/>
        </w:rPr>
        <w:t xml:space="preserve"> to the </w:t>
      </w:r>
      <w:r w:rsidR="00BD6321" w:rsidRPr="00270C3F">
        <w:rPr>
          <w:i/>
          <w:iCs/>
          <w:lang w:val="en-US"/>
        </w:rPr>
        <w:t>Third Party Verifier</w:t>
      </w:r>
      <w:r w:rsidR="00BD6321">
        <w:rPr>
          <w:lang w:val="en-US"/>
        </w:rPr>
        <w:t>* for evaluation</w:t>
      </w:r>
      <w:r w:rsidR="00E0087C">
        <w:rPr>
          <w:lang w:val="en-US"/>
        </w:rPr>
        <w:t xml:space="preserve"> prior to </w:t>
      </w:r>
      <w:r w:rsidR="00E0087C" w:rsidRPr="00270C3F">
        <w:rPr>
          <w:i/>
          <w:iCs/>
          <w:lang w:val="en-US"/>
        </w:rPr>
        <w:t>ending disassociation</w:t>
      </w:r>
      <w:r w:rsidR="0093234B">
        <w:rPr>
          <w:i/>
          <w:iCs/>
          <w:lang w:val="en-US"/>
        </w:rPr>
        <w:t>*</w:t>
      </w:r>
      <w:r w:rsidR="006B35DF">
        <w:rPr>
          <w:i/>
          <w:iCs/>
          <w:lang w:val="en-US"/>
        </w:rPr>
        <w:t xml:space="preserve"> </w:t>
      </w:r>
      <w:r w:rsidR="006B35DF">
        <w:rPr>
          <w:lang w:val="en-US"/>
        </w:rPr>
        <w:t xml:space="preserve">or applying for </w:t>
      </w:r>
      <w:r w:rsidR="006B35DF">
        <w:rPr>
          <w:i/>
          <w:iCs/>
          <w:lang w:val="en-US"/>
        </w:rPr>
        <w:t>association*</w:t>
      </w:r>
      <w:r w:rsidR="00CA3CA0">
        <w:rPr>
          <w:lang w:val="en-US"/>
        </w:rPr>
        <w:t>.</w:t>
      </w:r>
      <w:r w:rsidR="009F0188">
        <w:rPr>
          <w:lang w:val="en-US"/>
        </w:rPr>
        <w:t xml:space="preserve"> (See</w:t>
      </w:r>
      <w:r w:rsidR="007C35B6">
        <w:rPr>
          <w:lang w:val="en-US"/>
        </w:rPr>
        <w:t xml:space="preserve"> </w:t>
      </w:r>
      <w:r w:rsidR="007C35B6">
        <w:rPr>
          <w:lang w:val="en-US"/>
        </w:rPr>
        <w:fldChar w:fldCharType="begin"/>
      </w:r>
      <w:r w:rsidR="007C35B6">
        <w:rPr>
          <w:lang w:val="en-US"/>
        </w:rPr>
        <w:instrText xml:space="preserve"> REF _Ref109055646 \h </w:instrText>
      </w:r>
      <w:r w:rsidR="007C35B6">
        <w:rPr>
          <w:lang w:val="en-US"/>
        </w:rPr>
      </w:r>
      <w:r w:rsidR="007C35B6">
        <w:rPr>
          <w:lang w:val="en-US"/>
        </w:rPr>
        <w:fldChar w:fldCharType="separate"/>
      </w:r>
      <w:ins w:id="39" w:author="Diana Franco Gil" w:date="2023-03-14T21:55:00Z">
        <w:r w:rsidR="00167A13" w:rsidRPr="00AC4FFE">
          <w:rPr>
            <w:rFonts w:cstheme="minorHAnsi"/>
            <w:b/>
            <w:bCs/>
            <w:lang w:val="en-GB"/>
          </w:rPr>
          <w:t xml:space="preserve">Annex 1: </w:t>
        </w:r>
        <w:r w:rsidR="00167A13" w:rsidRPr="00AC4FFE">
          <w:rPr>
            <w:rFonts w:cstheme="minorHAnsi"/>
            <w:b/>
            <w:bCs/>
          </w:rPr>
          <w:t>Third Party Verification Checklist</w:t>
        </w:r>
      </w:ins>
      <w:r w:rsidR="007C35B6">
        <w:rPr>
          <w:lang w:val="en-US"/>
        </w:rPr>
        <w:fldChar w:fldCharType="end"/>
      </w:r>
      <w:r w:rsidR="007C35B6">
        <w:rPr>
          <w:lang w:val="en-US"/>
        </w:rPr>
        <w:t>)</w:t>
      </w:r>
      <w:r w:rsidR="00CA5B7A">
        <w:rPr>
          <w:lang w:val="en-US"/>
        </w:rPr>
        <w:t xml:space="preserve"> </w:t>
      </w:r>
      <w:bookmarkStart w:id="40" w:name="_Toc1500570170"/>
      <w:bookmarkStart w:id="41" w:name="_Toc1321365829"/>
      <w:bookmarkStart w:id="42" w:name="_Toc284065321"/>
      <w:bookmarkStart w:id="43" w:name="_Ref108786350"/>
    </w:p>
    <w:p w14:paraId="0E18802F" w14:textId="77777777" w:rsidR="00B67777" w:rsidRDefault="00B67777" w:rsidP="00B67777">
      <w:pPr>
        <w:jc w:val="both"/>
        <w:rPr>
          <w:lang w:val="en-US"/>
        </w:rPr>
        <w:sectPr w:rsidR="00B67777" w:rsidSect="00CB519D">
          <w:pgSz w:w="11906" w:h="16838" w:code="9"/>
          <w:pgMar w:top="851" w:right="851" w:bottom="851" w:left="851" w:header="1162" w:footer="284" w:gutter="0"/>
          <w:cols w:space="708"/>
          <w:docGrid w:linePitch="360"/>
        </w:sectPr>
      </w:pPr>
    </w:p>
    <w:p w14:paraId="4863CECE" w14:textId="40E0B429" w:rsidR="007B2997" w:rsidRPr="00777B89" w:rsidRDefault="41C734FB" w:rsidP="00777B89">
      <w:pPr>
        <w:pStyle w:val="Heading1"/>
        <w:jc w:val="both"/>
        <w:rPr>
          <w:rFonts w:asciiTheme="minorHAnsi" w:hAnsiTheme="minorHAnsi" w:cstheme="minorHAnsi"/>
          <w:b/>
          <w:bCs/>
          <w:lang w:val="en-US"/>
        </w:rPr>
      </w:pPr>
      <w:bookmarkStart w:id="44" w:name="_Toc130303127"/>
      <w:r w:rsidRPr="008A539B">
        <w:rPr>
          <w:rFonts w:asciiTheme="minorHAnsi" w:hAnsiTheme="minorHAnsi" w:cstheme="minorHAnsi"/>
          <w:b/>
          <w:bCs/>
          <w:lang w:val="en-US"/>
        </w:rPr>
        <w:lastRenderedPageBreak/>
        <w:t xml:space="preserve">Chapter </w:t>
      </w:r>
      <w:r w:rsidR="5A14786C" w:rsidRPr="008A539B">
        <w:rPr>
          <w:rFonts w:asciiTheme="minorHAnsi" w:hAnsiTheme="minorHAnsi" w:cstheme="minorHAnsi"/>
          <w:b/>
          <w:bCs/>
          <w:lang w:val="en-US"/>
        </w:rPr>
        <w:t xml:space="preserve">2: </w:t>
      </w:r>
      <w:r w:rsidR="6DD3123B" w:rsidRPr="008A539B">
        <w:rPr>
          <w:rFonts w:asciiTheme="minorHAnsi" w:hAnsiTheme="minorHAnsi" w:cstheme="minorHAnsi"/>
          <w:b/>
          <w:bCs/>
          <w:lang w:val="en-US"/>
        </w:rPr>
        <w:t xml:space="preserve">Trust </w:t>
      </w:r>
      <w:r w:rsidR="00A2592F" w:rsidRPr="008A539B">
        <w:rPr>
          <w:rFonts w:asciiTheme="minorHAnsi" w:hAnsiTheme="minorHAnsi" w:cstheme="minorHAnsi"/>
          <w:b/>
          <w:bCs/>
          <w:lang w:val="en-US"/>
        </w:rPr>
        <w:t>b</w:t>
      </w:r>
      <w:r w:rsidR="6DD3123B" w:rsidRPr="008A539B">
        <w:rPr>
          <w:rFonts w:asciiTheme="minorHAnsi" w:hAnsiTheme="minorHAnsi" w:cstheme="minorHAnsi"/>
          <w:b/>
          <w:bCs/>
          <w:lang w:val="en-US"/>
        </w:rPr>
        <w:t xml:space="preserve">uilding </w:t>
      </w:r>
      <w:r w:rsidR="00A2592F" w:rsidRPr="008A539B">
        <w:rPr>
          <w:rFonts w:asciiTheme="minorHAnsi" w:hAnsiTheme="minorHAnsi" w:cstheme="minorHAnsi"/>
          <w:b/>
          <w:bCs/>
          <w:lang w:val="en-US"/>
        </w:rPr>
        <w:t>m</w:t>
      </w:r>
      <w:r w:rsidR="6DD3123B" w:rsidRPr="008A539B">
        <w:rPr>
          <w:rFonts w:asciiTheme="minorHAnsi" w:hAnsiTheme="minorHAnsi" w:cstheme="minorHAnsi"/>
          <w:b/>
          <w:bCs/>
          <w:lang w:val="en-US"/>
        </w:rPr>
        <w:t>easures</w:t>
      </w:r>
      <w:bookmarkEnd w:id="40"/>
      <w:bookmarkEnd w:id="41"/>
      <w:bookmarkEnd w:id="42"/>
      <w:bookmarkEnd w:id="43"/>
      <w:bookmarkEnd w:id="44"/>
    </w:p>
    <w:p w14:paraId="2D1C27EB" w14:textId="3FDF5BAE" w:rsidR="007B2997" w:rsidRDefault="00E640C0" w:rsidP="71BE8709">
      <w:pPr>
        <w:rPr>
          <w:rFonts w:eastAsia="Calibri" w:cstheme="minorHAnsi"/>
          <w:lang w:val="en-US"/>
        </w:rPr>
      </w:pPr>
      <w:r>
        <w:rPr>
          <w:noProof/>
        </w:rPr>
        <mc:AlternateContent>
          <mc:Choice Requires="wpg">
            <w:drawing>
              <wp:anchor distT="0" distB="0" distL="114300" distR="114300" simplePos="0" relativeHeight="251658261" behindDoc="0" locked="0" layoutInCell="1" allowOverlap="1" wp14:anchorId="2D2BEDAC" wp14:editId="1D7B9A25">
                <wp:simplePos x="0" y="0"/>
                <wp:positionH relativeFrom="column">
                  <wp:posOffset>1125855</wp:posOffset>
                </wp:positionH>
                <wp:positionV relativeFrom="paragraph">
                  <wp:posOffset>638972</wp:posOffset>
                </wp:positionV>
                <wp:extent cx="5097145" cy="1270000"/>
                <wp:effectExtent l="0" t="0" r="8255" b="6350"/>
                <wp:wrapNone/>
                <wp:docPr id="47" name="Group 47"/>
                <wp:cNvGraphicFramePr/>
                <a:graphic xmlns:a="http://schemas.openxmlformats.org/drawingml/2006/main">
                  <a:graphicData uri="http://schemas.microsoft.com/office/word/2010/wordprocessingGroup">
                    <wpg:wgp>
                      <wpg:cNvGrpSpPr/>
                      <wpg:grpSpPr>
                        <a:xfrm>
                          <a:off x="0" y="0"/>
                          <a:ext cx="5097145" cy="1270000"/>
                          <a:chOff x="0" y="0"/>
                          <a:chExt cx="5097145" cy="1270000"/>
                        </a:xfrm>
                      </wpg:grpSpPr>
                      <pic:pic xmlns:pic="http://schemas.openxmlformats.org/drawingml/2006/picture">
                        <pic:nvPicPr>
                          <pic:cNvPr id="50" name="Page17" title="New Icons"/>
                          <pic:cNvPicPr>
                            <a:picLocks noChangeAspect="1"/>
                          </pic:cNvPicPr>
                        </pic:nvPicPr>
                        <pic:blipFill rotWithShape="1">
                          <a:blip r:embed="rId17" cstate="print">
                            <a:extLst>
                              <a:ext uri="{28A0092B-C50C-407E-A947-70E740481C1C}">
                                <a14:useLocalDpi xmlns:a14="http://schemas.microsoft.com/office/drawing/2010/main" val="0"/>
                              </a:ext>
                              <a:ext uri="09256b22-dbd3-431d-b490-83169907cd1b"/>
                            </a:extLst>
                          </a:blip>
                          <a:srcRect t="19282" r="51673" b="60734"/>
                          <a:stretch/>
                        </pic:blipFill>
                        <pic:spPr bwMode="auto">
                          <a:xfrm>
                            <a:off x="0" y="165100"/>
                            <a:ext cx="5097145" cy="1104900"/>
                          </a:xfrm>
                          <a:prstGeom prst="rect">
                            <a:avLst/>
                          </a:prstGeom>
                          <a:ln>
                            <a:noFill/>
                          </a:ln>
                          <a:extLst>
                            <a:ext uri="{53640926-AAD7-44D8-BBD7-CCE9431645EC}">
                              <a14:shadowObscured xmlns:a14="http://schemas.microsoft.com/office/drawing/2010/main"/>
                            </a:ext>
                          </a:extLst>
                        </pic:spPr>
                      </pic:pic>
                      <wps:wsp>
                        <wps:cNvPr id="53" name="Straight Connector 53"/>
                        <wps:cNvCnPr/>
                        <wps:spPr>
                          <a:xfrm>
                            <a:off x="495300" y="0"/>
                            <a:ext cx="0" cy="177800"/>
                          </a:xfrm>
                          <a:prstGeom prst="line">
                            <a:avLst/>
                          </a:prstGeom>
                          <a:ln w="12700">
                            <a:solidFill>
                              <a:srgbClr val="D0D1DB"/>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F66129A" id="Group 47" o:spid="_x0000_s1026" style="position:absolute;margin-left:88.65pt;margin-top:50.3pt;width:401.35pt;height:100pt;z-index:251658261" coordsize="50971,1270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">
                <v:shape id="Page17" o:spid="_x0000_s1027" type="#_x0000_t75" style="position:absolute;top:1651;width:50971;height:1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">
                  <v:imagedata r:id="rId20" o:title="" croptop="12637f" cropbottom="39803f" cropright="33864f"/>
                </v:shape>
                <v:line id="Straight Connector 53" o:spid="_x0000_s1028" style="position:absolute;visibility:visible;mso-wrap-style:square" from="4953,0" to="4953,1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" strokecolor="#d0d1db" strokeweight="1pt">
                  <v:stroke joinstyle="miter"/>
                </v:line>
              </v:group>
            </w:pict>
          </mc:Fallback>
        </mc:AlternateContent>
      </w:r>
      <w:r w:rsidR="000921B1">
        <w:rPr>
          <w:noProof/>
        </w:rPr>
        <w:drawing>
          <wp:anchor distT="0" distB="0" distL="114300" distR="114300" simplePos="0" relativeHeight="251658247" behindDoc="0" locked="0" layoutInCell="1" allowOverlap="1" wp14:anchorId="131AFC38" wp14:editId="2164DBAA">
            <wp:simplePos x="0" y="0"/>
            <wp:positionH relativeFrom="column">
              <wp:posOffset>2362200</wp:posOffset>
            </wp:positionH>
            <wp:positionV relativeFrom="paragraph">
              <wp:posOffset>313055</wp:posOffset>
            </wp:positionV>
            <wp:extent cx="4013200" cy="299023"/>
            <wp:effectExtent l="0" t="0" r="0" b="0"/>
            <wp:wrapNone/>
            <wp:docPr id="55" name="Picture 55" title="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4_3070.Emf"/>
                    <pic:cNvPicPr/>
                  </pic:nvPicPr>
                  <pic:blipFill>
                    <a:blip r:embed="rId25" cstate="print">
                      <a:extLst>
                        <a:ext uri="{28A0092B-C50C-407E-A947-70E740481C1C}">
                          <a14:useLocalDpi xmlns:a14="http://schemas.microsoft.com/office/drawing/2010/main" val="0"/>
                        </a:ext>
                        <a:ext uri="70952796-88d8-4c15-9820-05a0d2391914"/>
                      </a:extLst>
                    </a:blip>
                    <a:stretch>
                      <a:fillRect/>
                    </a:stretch>
                  </pic:blipFill>
                  <pic:spPr>
                    <a:xfrm>
                      <a:off x="0" y="0"/>
                      <a:ext cx="4013200" cy="299023"/>
                    </a:xfrm>
                    <a:prstGeom prst="rect">
                      <a:avLst/>
                    </a:prstGeom>
                  </pic:spPr>
                </pic:pic>
              </a:graphicData>
            </a:graphic>
            <wp14:sizeRelH relativeFrom="margin">
              <wp14:pctWidth>0</wp14:pctWidth>
            </wp14:sizeRelH>
            <wp14:sizeRelV relativeFrom="margin">
              <wp14:pctHeight>0</wp14:pctHeight>
            </wp14:sizeRelV>
          </wp:anchor>
        </w:drawing>
      </w:r>
      <w:r w:rsidR="000921B1">
        <w:rPr>
          <w:noProof/>
        </w:rPr>
        <w:drawing>
          <wp:inline distT="0" distB="0" distL="0" distR="0" wp14:anchorId="09EEE64F" wp14:editId="338977FC">
            <wp:extent cx="6413500" cy="682828"/>
            <wp:effectExtent l="0" t="0" r="6350" b="3175"/>
            <wp:docPr id="54" name="Picture 54" title="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4_3075.Emf"/>
                    <pic:cNvPicPr/>
                  </pic:nvPicPr>
                  <pic:blipFill>
                    <a:blip r:embed="rId27" cstate="print">
                      <a:extLst>
                        <a:ext uri="7f37149f-b502-4040-bb10-225187fc01de"/>
                      </a:extLst>
                    </a:blip>
                    <a:stretch>
                      <a:fillRect/>
                    </a:stretch>
                  </pic:blipFill>
                  <pic:spPr>
                    <a:xfrm>
                      <a:off x="0" y="0"/>
                      <a:ext cx="6496686" cy="691685"/>
                    </a:xfrm>
                    <a:prstGeom prst="rect">
                      <a:avLst/>
                    </a:prstGeom>
                  </pic:spPr>
                </pic:pic>
              </a:graphicData>
            </a:graphic>
          </wp:inline>
        </w:drawing>
      </w:r>
    </w:p>
    <w:p w14:paraId="6B8C2E90" w14:textId="63A05B97" w:rsidR="007B2997" w:rsidRDefault="007B2997" w:rsidP="71BE8709">
      <w:pPr>
        <w:rPr>
          <w:rFonts w:eastAsia="Calibri" w:cstheme="minorHAnsi"/>
          <w:lang w:val="en-US"/>
        </w:rPr>
      </w:pPr>
    </w:p>
    <w:p w14:paraId="563EE346" w14:textId="1B50F17B" w:rsidR="007B2997" w:rsidRDefault="007B2997" w:rsidP="71BE8709">
      <w:pPr>
        <w:rPr>
          <w:rFonts w:eastAsia="Calibri" w:cstheme="minorHAnsi"/>
          <w:lang w:val="en-US"/>
        </w:rPr>
      </w:pPr>
    </w:p>
    <w:p w14:paraId="2AF13130" w14:textId="07483BAF" w:rsidR="008A749E" w:rsidRDefault="008A749E" w:rsidP="71BE8709">
      <w:pPr>
        <w:rPr>
          <w:rFonts w:eastAsia="Calibri" w:cstheme="minorHAnsi"/>
          <w:lang w:val="en-US"/>
        </w:rPr>
      </w:pPr>
    </w:p>
    <w:p w14:paraId="25FE3BDA" w14:textId="77777777" w:rsidR="00FA4584" w:rsidRDefault="00FA4584" w:rsidP="71BE8709">
      <w:pPr>
        <w:rPr>
          <w:rFonts w:eastAsia="Calibri" w:cstheme="minorHAnsi"/>
          <w:lang w:val="en-US"/>
        </w:rPr>
      </w:pPr>
    </w:p>
    <w:p w14:paraId="5444A6B6" w14:textId="20B20CE8" w:rsidR="008A539B" w:rsidRPr="00102534" w:rsidRDefault="008A539B" w:rsidP="00102534">
      <w:pPr>
        <w:rPr>
          <w:rFonts w:eastAsia="Calibri" w:cstheme="minorHAnsi"/>
          <w:lang w:val="en-US"/>
        </w:rPr>
      </w:pPr>
      <w:r>
        <w:rPr>
          <w:noProof/>
        </w:rPr>
        <mc:AlternateContent>
          <mc:Choice Requires="wps">
            <w:drawing>
              <wp:anchor distT="0" distB="0" distL="114300" distR="114300" simplePos="0" relativeHeight="251658243" behindDoc="0" locked="0" layoutInCell="1" allowOverlap="1" wp14:anchorId="4443C7A2" wp14:editId="067112A7">
                <wp:simplePos x="0" y="0"/>
                <wp:positionH relativeFrom="margin">
                  <wp:align>left</wp:align>
                </wp:positionH>
                <wp:positionV relativeFrom="paragraph">
                  <wp:posOffset>278682</wp:posOffset>
                </wp:positionV>
                <wp:extent cx="1828800" cy="1828800"/>
                <wp:effectExtent l="0" t="0" r="0" b="7620"/>
                <wp:wrapTopAndBottom/>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noFill/>
                        </a:ln>
                      </wps:spPr>
                      <wps:txbx>
                        <w:txbxContent>
                          <w:p w14:paraId="6F3B83E0" w14:textId="45DC4E8A" w:rsidR="00E85BE6" w:rsidRPr="008957EB" w:rsidRDefault="00E85BE6" w:rsidP="008A539B">
                            <w:pPr>
                              <w:jc w:val="both"/>
                              <w:rPr>
                                <w:lang w:val="en-US"/>
                              </w:rPr>
                            </w:pPr>
                            <w:r w:rsidRPr="00270C3F">
                              <w:rPr>
                                <w:rFonts w:eastAsia="Calibri" w:cstheme="minorHAnsi"/>
                                <w:lang w:val="en-US"/>
                              </w:rPr>
                              <w:t xml:space="preserve">Chapter 2 outlines trust building measures for </w:t>
                            </w:r>
                            <w:r w:rsidRPr="00270C3F">
                              <w:rPr>
                                <w:rFonts w:eastAsia="Calibri" w:cstheme="minorHAnsi"/>
                                <w:i/>
                                <w:iCs/>
                                <w:lang w:val="en-US"/>
                              </w:rPr>
                              <w:t>corporate groups*</w:t>
                            </w:r>
                            <w:r w:rsidRPr="00270C3F">
                              <w:rPr>
                                <w:rFonts w:eastAsia="Calibri" w:cstheme="minorHAnsi"/>
                                <w:lang w:val="en-US"/>
                              </w:rPr>
                              <w:t>, including</w:t>
                            </w:r>
                            <w:r>
                              <w:rPr>
                                <w:rFonts w:eastAsia="Calibri" w:cstheme="minorHAnsi"/>
                                <w:lang w:val="en-US"/>
                              </w:rPr>
                              <w:t xml:space="preserve"> </w:t>
                            </w:r>
                            <w:r w:rsidRPr="00270C3F">
                              <w:rPr>
                                <w:rFonts w:eastAsia="Calibri" w:cstheme="minorHAnsi"/>
                                <w:lang w:val="en-US"/>
                              </w:rPr>
                              <w:t xml:space="preserve">specific requirements for compliance with any applicable fees or penalties for </w:t>
                            </w:r>
                            <w:r w:rsidRPr="00F655AD">
                              <w:rPr>
                                <w:rFonts w:eastAsia="Calibri" w:cstheme="minorHAnsi"/>
                                <w:i/>
                                <w:iCs/>
                                <w:lang w:val="en-US"/>
                              </w:rPr>
                              <w:t>social</w:t>
                            </w:r>
                            <w:r w:rsidRPr="00270C3F">
                              <w:rPr>
                                <w:rFonts w:eastAsia="Calibri" w:cstheme="minorHAnsi"/>
                                <w:lang w:val="en-US"/>
                              </w:rPr>
                              <w:t xml:space="preserve"> and </w:t>
                            </w:r>
                            <w:r w:rsidRPr="007D5A5C">
                              <w:rPr>
                                <w:rFonts w:eastAsia="Calibri" w:cstheme="minorHAnsi"/>
                                <w:i/>
                                <w:iCs/>
                                <w:lang w:val="en-US"/>
                              </w:rPr>
                              <w:t>environmental</w:t>
                            </w:r>
                            <w:r w:rsidRPr="001D4B6C">
                              <w:rPr>
                                <w:rFonts w:eastAsia="Calibri" w:cstheme="minorHAnsi"/>
                                <w:i/>
                                <w:iCs/>
                                <w:lang w:val="en-US"/>
                              </w:rPr>
                              <w:t xml:space="preserve"> </w:t>
                            </w:r>
                            <w:r w:rsidRPr="00270C3F">
                              <w:rPr>
                                <w:rFonts w:eastAsia="Calibri" w:cstheme="minorHAnsi"/>
                                <w:i/>
                                <w:iCs/>
                                <w:lang w:val="en-US"/>
                              </w:rPr>
                              <w:t>harm*,</w:t>
                            </w:r>
                            <w:r w:rsidRPr="00270C3F">
                              <w:rPr>
                                <w:rFonts w:eastAsia="Calibri" w:cstheme="minorHAnsi"/>
                                <w:lang w:val="en-US"/>
                              </w:rPr>
                              <w:t xml:space="preserve"> and safeguards to protect </w:t>
                            </w:r>
                            <w:r w:rsidRPr="00270C3F">
                              <w:rPr>
                                <w:rFonts w:eastAsia="Calibri" w:cstheme="minorHAnsi"/>
                                <w:i/>
                                <w:iCs/>
                                <w:lang w:val="en-US"/>
                              </w:rPr>
                              <w:t>workers*,</w:t>
                            </w:r>
                            <w:r w:rsidRPr="00270C3F">
                              <w:rPr>
                                <w:rFonts w:eastAsia="Calibri" w:cstheme="minorHAnsi"/>
                                <w:lang w:val="en-US"/>
                              </w:rPr>
                              <w:t xml:space="preserve"> communities, and environmental health. Chapter 2 also allows for </w:t>
                            </w:r>
                            <w:r w:rsidR="00096118">
                              <w:rPr>
                                <w:rFonts w:eastAsia="Calibri" w:cstheme="minorHAnsi"/>
                                <w:lang w:val="en-US"/>
                              </w:rPr>
                              <w:t xml:space="preserve">an </w:t>
                            </w:r>
                            <w:r w:rsidR="00C4777F">
                              <w:rPr>
                                <w:rFonts w:eastAsia="Calibri" w:cstheme="minorHAnsi"/>
                                <w:lang w:val="en-US"/>
                              </w:rPr>
                              <w:t xml:space="preserve">extended </w:t>
                            </w:r>
                            <w:r w:rsidR="00E9491A" w:rsidRPr="008957EB">
                              <w:rPr>
                                <w:rFonts w:eastAsia="Calibri" w:cstheme="minorHAnsi"/>
                                <w:lang w:val="en-US"/>
                              </w:rPr>
                              <w:t>scope for remedy</w:t>
                            </w:r>
                            <w:r w:rsidRPr="008957EB">
                              <w:rPr>
                                <w:rFonts w:eastAsia="Calibri" w:cstheme="minorHAnsi"/>
                                <w:lang w:val="en-US"/>
                              </w:rPr>
                              <w:t xml:space="preserve"> measures at FSC’s discretion in especially grave cases of </w:t>
                            </w:r>
                            <w:r w:rsidRPr="008957EB">
                              <w:rPr>
                                <w:rFonts w:eastAsia="Calibri" w:cstheme="minorHAnsi"/>
                                <w:i/>
                                <w:iCs/>
                                <w:lang w:val="en-US"/>
                              </w:rPr>
                              <w:t>unacceptable activities</w:t>
                            </w:r>
                            <w:r w:rsidR="00096118" w:rsidRPr="008957EB">
                              <w:rPr>
                                <w:rFonts w:eastAsia="Calibri" w:cstheme="minorHAnsi"/>
                                <w:i/>
                                <w:iCs/>
                                <w:lang w:val="en-US"/>
                              </w:rPr>
                              <w:t>*</w:t>
                            </w:r>
                            <w:r w:rsidRPr="008957EB">
                              <w:rPr>
                                <w:rFonts w:eastAsia="Calibri" w:cstheme="minorHAnsi"/>
                                <w:i/>
                                <w:iCs/>
                                <w:lang w:val="en-US"/>
                              </w:rPr>
                              <w:t>.</w:t>
                            </w:r>
                          </w:p>
                          <w:p w14:paraId="593F26C7" w14:textId="77777777" w:rsidR="00E85BE6" w:rsidRPr="008957EB" w:rsidRDefault="00E85BE6" w:rsidP="0086615B">
                            <w:pPr>
                              <w:spacing w:after="60"/>
                              <w:jc w:val="both"/>
                              <w:rPr>
                                <w:rFonts w:eastAsia="Arial" w:cs="Arial"/>
                              </w:rPr>
                            </w:pPr>
                            <w:r w:rsidRPr="008957EB">
                              <w:rPr>
                                <w:rFonts w:eastAsia="Arial" w:cs="Arial"/>
                                <w:color w:val="000000" w:themeColor="text1"/>
                              </w:rPr>
                              <w:t xml:space="preserve">NOTE: Chapter 2 applies only to: </w:t>
                            </w:r>
                          </w:p>
                          <w:p w14:paraId="66BF8A9D" w14:textId="77777777" w:rsidR="00E85BE6" w:rsidRPr="008957EB" w:rsidRDefault="00E85BE6" w:rsidP="00510772">
                            <w:pPr>
                              <w:pStyle w:val="ListParagraph"/>
                              <w:numPr>
                                <w:ilvl w:val="0"/>
                                <w:numId w:val="58"/>
                              </w:numPr>
                              <w:spacing w:before="0" w:after="0"/>
                              <w:ind w:left="426" w:hanging="426"/>
                              <w:jc w:val="both"/>
                              <w:rPr>
                                <w:rFonts w:eastAsia="Arial" w:cs="Arial"/>
                              </w:rPr>
                            </w:pPr>
                            <w:r w:rsidRPr="008957EB">
                              <w:rPr>
                                <w:rFonts w:eastAsia="Arial" w:cs="Arial"/>
                              </w:rPr>
                              <w:t xml:space="preserve">The </w:t>
                            </w:r>
                            <w:r w:rsidRPr="008957EB">
                              <w:rPr>
                                <w:rFonts w:eastAsia="Arial" w:cs="Arial"/>
                                <w:i/>
                                <w:iCs/>
                              </w:rPr>
                              <w:t>corporate group*</w:t>
                            </w:r>
                            <w:r w:rsidRPr="008957EB">
                              <w:rPr>
                                <w:rFonts w:eastAsia="Arial" w:cs="Arial"/>
                              </w:rPr>
                              <w:t xml:space="preserve"> that has been disassociated from FSC for engaging in </w:t>
                            </w:r>
                            <w:r w:rsidRPr="008957EB">
                              <w:rPr>
                                <w:rFonts w:eastAsia="Arial" w:cs="Arial"/>
                                <w:i/>
                                <w:iCs/>
                              </w:rPr>
                              <w:t>unacceptable activities</w:t>
                            </w:r>
                            <w:r w:rsidRPr="008957EB">
                              <w:rPr>
                                <w:rFonts w:eastAsia="Arial" w:cs="Arial"/>
                              </w:rPr>
                              <w:t>*, and</w:t>
                            </w:r>
                          </w:p>
                          <w:p w14:paraId="5D359F92" w14:textId="77777777" w:rsidR="00E85BE6" w:rsidRPr="008957EB" w:rsidRDefault="00E85BE6" w:rsidP="00510772">
                            <w:pPr>
                              <w:pStyle w:val="ListParagraph"/>
                              <w:numPr>
                                <w:ilvl w:val="0"/>
                                <w:numId w:val="58"/>
                              </w:numPr>
                              <w:spacing w:before="0" w:after="0"/>
                              <w:ind w:left="426" w:hanging="426"/>
                              <w:jc w:val="both"/>
                            </w:pPr>
                            <w:r w:rsidRPr="008957EB">
                              <w:rPr>
                                <w:rFonts w:eastAsia="Arial" w:cs="Arial"/>
                                <w:i/>
                              </w:rPr>
                              <w:t>The</w:t>
                            </w:r>
                            <w:r w:rsidRPr="008957EB">
                              <w:rPr>
                                <w:rFonts w:eastAsia="Arial" w:cs="Arial"/>
                              </w:rPr>
                              <w:t xml:space="preserve"> </w:t>
                            </w:r>
                            <w:r w:rsidRPr="008957EB">
                              <w:rPr>
                                <w:rFonts w:eastAsia="Arial" w:cs="Arial"/>
                                <w:i/>
                                <w:iCs/>
                              </w:rPr>
                              <w:t>corporate group*</w:t>
                            </w:r>
                            <w:r w:rsidRPr="008957EB">
                              <w:rPr>
                                <w:rFonts w:eastAsia="Arial" w:cs="Arial"/>
                              </w:rPr>
                              <w:t xml:space="preserve"> seeking to address </w:t>
                            </w:r>
                            <w:r w:rsidRPr="008957EB">
                              <w:rPr>
                                <w:rFonts w:eastAsia="Arial" w:cs="Arial"/>
                                <w:i/>
                                <w:iCs/>
                              </w:rPr>
                              <w:t>unacceptable activities*</w:t>
                            </w:r>
                            <w:r w:rsidRPr="008957EB">
                              <w:rPr>
                                <w:rFonts w:eastAsia="Arial" w:cs="Arial"/>
                              </w:rPr>
                              <w:t xml:space="preserve"> before associating with FSC.  </w:t>
                            </w:r>
                          </w:p>
                          <w:p w14:paraId="6D378B83" w14:textId="448ABE71" w:rsidR="00E85BE6" w:rsidRPr="00F655AD" w:rsidRDefault="00E85BE6" w:rsidP="00010954">
                            <w:pPr>
                              <w:jc w:val="both"/>
                              <w:rPr>
                                <w:rFonts w:eastAsia="Arial" w:cs="Arial"/>
                                <w:color w:val="000000" w:themeColor="text1"/>
                              </w:rPr>
                            </w:pPr>
                            <w:r w:rsidRPr="008957EB">
                              <w:rPr>
                                <w:rFonts w:eastAsia="Arial" w:cs="Arial"/>
                                <w:color w:val="000000" w:themeColor="text1"/>
                              </w:rPr>
                              <w:t xml:space="preserve">NOTE:  </w:t>
                            </w:r>
                            <w:r w:rsidR="00560926">
                              <w:rPr>
                                <w:rFonts w:eastAsia="Arial" w:cs="Arial"/>
                                <w:i/>
                                <w:color w:val="000000" w:themeColor="text1"/>
                              </w:rPr>
                              <w:t>The c</w:t>
                            </w:r>
                            <w:r w:rsidRPr="008957EB">
                              <w:rPr>
                                <w:rFonts w:eastAsia="Arial" w:cs="Arial"/>
                                <w:i/>
                                <w:color w:val="000000" w:themeColor="text1"/>
                              </w:rPr>
                              <w:t>orporate</w:t>
                            </w:r>
                            <w:r w:rsidRPr="00270C3F">
                              <w:rPr>
                                <w:rFonts w:eastAsia="Arial" w:cs="Arial"/>
                                <w:i/>
                                <w:color w:val="000000" w:themeColor="text1"/>
                              </w:rPr>
                              <w:t xml:space="preserve"> group</w:t>
                            </w:r>
                            <w:r w:rsidRPr="50EF242A">
                              <w:rPr>
                                <w:rFonts w:eastAsia="Arial" w:cs="Arial"/>
                                <w:color w:val="000000" w:themeColor="text1"/>
                              </w:rPr>
                              <w:t xml:space="preserve">* should address </w:t>
                            </w:r>
                            <w:r>
                              <w:rPr>
                                <w:rFonts w:eastAsia="Arial" w:cs="Arial"/>
                                <w:color w:val="000000" w:themeColor="text1"/>
                              </w:rPr>
                              <w:t>trust building measures</w:t>
                            </w:r>
                            <w:r w:rsidRPr="50EF242A">
                              <w:rPr>
                                <w:rFonts w:eastAsia="Arial" w:cs="Arial"/>
                                <w:color w:val="000000" w:themeColor="text1"/>
                              </w:rPr>
                              <w:t xml:space="preserve"> at the outset of the </w:t>
                            </w:r>
                            <w:r w:rsidRPr="001D4B6C">
                              <w:rPr>
                                <w:rFonts w:eastAsia="Arial" w:cs="Arial"/>
                                <w:i/>
                                <w:iCs/>
                                <w:color w:val="000000" w:themeColor="text1"/>
                              </w:rPr>
                              <w:t>remedy</w:t>
                            </w:r>
                            <w:r>
                              <w:rPr>
                                <w:rFonts w:eastAsia="Arial" w:cs="Arial"/>
                                <w:i/>
                                <w:iCs/>
                                <w:color w:val="000000" w:themeColor="text1"/>
                              </w:rPr>
                              <w:t>*</w:t>
                            </w:r>
                            <w:r w:rsidRPr="50EF242A">
                              <w:rPr>
                                <w:rFonts w:eastAsia="Arial" w:cs="Arial"/>
                                <w:color w:val="000000" w:themeColor="text1"/>
                              </w:rPr>
                              <w:t xml:space="preserve"> process.</w:t>
                            </w:r>
                            <w:r w:rsidRPr="50EF242A">
                              <w:rPr>
                                <w:b/>
                                <w:bC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4443C7A2" id="Text Box 7" o:spid="_x0000_s1031" type="#_x0000_t202" style="position:absolute;margin-left:0;margin-top:21.95pt;width:2in;height:2in;z-index:251658243;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" fillcolor="#f1f8e8 [3214]" stroked="f" strokeweight=".5pt">
                <v:textbox style="mso-fit-shape-to-text:t">
                  <w:txbxContent>
                    <w:p w14:paraId="6F3B83E0" w14:textId="45DC4E8A" w:rsidR="00E85BE6" w:rsidRPr="008957EB" w:rsidRDefault="00E85BE6" w:rsidP="008A539B">
                      <w:pPr>
                        <w:jc w:val="both"/>
                        <w:rPr>
                          <w:lang w:val="en-US"/>
                        </w:rPr>
                      </w:pPr>
                      <w:r w:rsidRPr="00270C3F">
                        <w:rPr>
                          <w:rFonts w:eastAsia="Calibri" w:cstheme="minorHAnsi"/>
                          <w:lang w:val="en-US"/>
                        </w:rPr>
                        <w:t xml:space="preserve">Chapter 2 outlines trust building measures for </w:t>
                      </w:r>
                      <w:r w:rsidRPr="00270C3F">
                        <w:rPr>
                          <w:rFonts w:eastAsia="Calibri" w:cstheme="minorHAnsi"/>
                          <w:i/>
                          <w:iCs/>
                          <w:lang w:val="en-US"/>
                        </w:rPr>
                        <w:t>corporate groups*</w:t>
                      </w:r>
                      <w:r w:rsidRPr="00270C3F">
                        <w:rPr>
                          <w:rFonts w:eastAsia="Calibri" w:cstheme="minorHAnsi"/>
                          <w:lang w:val="en-US"/>
                        </w:rPr>
                        <w:t>, including</w:t>
                      </w:r>
                      <w:r>
                        <w:rPr>
                          <w:rFonts w:eastAsia="Calibri" w:cstheme="minorHAnsi"/>
                          <w:lang w:val="en-US"/>
                        </w:rPr>
                        <w:t xml:space="preserve"> </w:t>
                      </w:r>
                      <w:r w:rsidRPr="00270C3F">
                        <w:rPr>
                          <w:rFonts w:eastAsia="Calibri" w:cstheme="minorHAnsi"/>
                          <w:lang w:val="en-US"/>
                        </w:rPr>
                        <w:t xml:space="preserve">specific requirements for compliance with any applicable fees or penalties for </w:t>
                      </w:r>
                      <w:r w:rsidRPr="00F655AD">
                        <w:rPr>
                          <w:rFonts w:eastAsia="Calibri" w:cstheme="minorHAnsi"/>
                          <w:i/>
                          <w:iCs/>
                          <w:lang w:val="en-US"/>
                        </w:rPr>
                        <w:t>social</w:t>
                      </w:r>
                      <w:r w:rsidRPr="00270C3F">
                        <w:rPr>
                          <w:rFonts w:eastAsia="Calibri" w:cstheme="minorHAnsi"/>
                          <w:lang w:val="en-US"/>
                        </w:rPr>
                        <w:t xml:space="preserve"> and </w:t>
                      </w:r>
                      <w:r w:rsidRPr="007D5A5C">
                        <w:rPr>
                          <w:rFonts w:eastAsia="Calibri" w:cstheme="minorHAnsi"/>
                          <w:i/>
                          <w:iCs/>
                          <w:lang w:val="en-US"/>
                        </w:rPr>
                        <w:t>environmental</w:t>
                      </w:r>
                      <w:r w:rsidRPr="001D4B6C">
                        <w:rPr>
                          <w:rFonts w:eastAsia="Calibri" w:cstheme="minorHAnsi"/>
                          <w:i/>
                          <w:iCs/>
                          <w:lang w:val="en-US"/>
                        </w:rPr>
                        <w:t xml:space="preserve"> </w:t>
                      </w:r>
                      <w:r w:rsidRPr="00270C3F">
                        <w:rPr>
                          <w:rFonts w:eastAsia="Calibri" w:cstheme="minorHAnsi"/>
                          <w:i/>
                          <w:iCs/>
                          <w:lang w:val="en-US"/>
                        </w:rPr>
                        <w:t>harm*,</w:t>
                      </w:r>
                      <w:r w:rsidRPr="00270C3F">
                        <w:rPr>
                          <w:rFonts w:eastAsia="Calibri" w:cstheme="minorHAnsi"/>
                          <w:lang w:val="en-US"/>
                        </w:rPr>
                        <w:t xml:space="preserve"> and safeguards to protect </w:t>
                      </w:r>
                      <w:r w:rsidRPr="00270C3F">
                        <w:rPr>
                          <w:rFonts w:eastAsia="Calibri" w:cstheme="minorHAnsi"/>
                          <w:i/>
                          <w:iCs/>
                          <w:lang w:val="en-US"/>
                        </w:rPr>
                        <w:t>workers*,</w:t>
                      </w:r>
                      <w:r w:rsidRPr="00270C3F">
                        <w:rPr>
                          <w:rFonts w:eastAsia="Calibri" w:cstheme="minorHAnsi"/>
                          <w:lang w:val="en-US"/>
                        </w:rPr>
                        <w:t xml:space="preserve"> communities, and environmental health. Chapter 2 also allows for </w:t>
                      </w:r>
                      <w:r w:rsidR="00096118">
                        <w:rPr>
                          <w:rFonts w:eastAsia="Calibri" w:cstheme="minorHAnsi"/>
                          <w:lang w:val="en-US"/>
                        </w:rPr>
                        <w:t xml:space="preserve">an </w:t>
                      </w:r>
                      <w:r w:rsidR="00C4777F">
                        <w:rPr>
                          <w:rFonts w:eastAsia="Calibri" w:cstheme="minorHAnsi"/>
                          <w:lang w:val="en-US"/>
                        </w:rPr>
                        <w:t xml:space="preserve">extended </w:t>
                      </w:r>
                      <w:r w:rsidR="00E9491A" w:rsidRPr="008957EB">
                        <w:rPr>
                          <w:rFonts w:eastAsia="Calibri" w:cstheme="minorHAnsi"/>
                          <w:lang w:val="en-US"/>
                        </w:rPr>
                        <w:t>scope for remedy</w:t>
                      </w:r>
                      <w:r w:rsidRPr="008957EB">
                        <w:rPr>
                          <w:rFonts w:eastAsia="Calibri" w:cstheme="minorHAnsi"/>
                          <w:lang w:val="en-US"/>
                        </w:rPr>
                        <w:t xml:space="preserve"> measures at FSC’s discretion in especially grave cases of </w:t>
                      </w:r>
                      <w:r w:rsidRPr="008957EB">
                        <w:rPr>
                          <w:rFonts w:eastAsia="Calibri" w:cstheme="minorHAnsi"/>
                          <w:i/>
                          <w:iCs/>
                          <w:lang w:val="en-US"/>
                        </w:rPr>
                        <w:t>unacceptable activities</w:t>
                      </w:r>
                      <w:r w:rsidR="00096118" w:rsidRPr="008957EB">
                        <w:rPr>
                          <w:rFonts w:eastAsia="Calibri" w:cstheme="minorHAnsi"/>
                          <w:i/>
                          <w:iCs/>
                          <w:lang w:val="en-US"/>
                        </w:rPr>
                        <w:t>*</w:t>
                      </w:r>
                      <w:r w:rsidRPr="008957EB">
                        <w:rPr>
                          <w:rFonts w:eastAsia="Calibri" w:cstheme="minorHAnsi"/>
                          <w:i/>
                          <w:iCs/>
                          <w:lang w:val="en-US"/>
                        </w:rPr>
                        <w:t>.</w:t>
                      </w:r>
                    </w:p>
                    <w:p w14:paraId="593F26C7" w14:textId="77777777" w:rsidR="00E85BE6" w:rsidRPr="008957EB" w:rsidRDefault="00E85BE6" w:rsidP="0086615B">
                      <w:pPr>
                        <w:spacing w:after="60"/>
                        <w:jc w:val="both"/>
                        <w:rPr>
                          <w:rFonts w:eastAsia="Arial" w:cs="Arial"/>
                        </w:rPr>
                      </w:pPr>
                      <w:r w:rsidRPr="008957EB">
                        <w:rPr>
                          <w:rFonts w:eastAsia="Arial" w:cs="Arial"/>
                          <w:color w:val="000000" w:themeColor="text1"/>
                        </w:rPr>
                        <w:t xml:space="preserve">NOTE: Chapter 2 applies only to: </w:t>
                      </w:r>
                    </w:p>
                    <w:p w14:paraId="66BF8A9D" w14:textId="77777777" w:rsidR="00E85BE6" w:rsidRPr="008957EB" w:rsidRDefault="00E85BE6" w:rsidP="00510772">
                      <w:pPr>
                        <w:pStyle w:val="ListParagraph"/>
                        <w:numPr>
                          <w:ilvl w:val="0"/>
                          <w:numId w:val="58"/>
                        </w:numPr>
                        <w:spacing w:before="0" w:after="0"/>
                        <w:ind w:left="426" w:hanging="426"/>
                        <w:jc w:val="both"/>
                        <w:rPr>
                          <w:rFonts w:eastAsia="Arial" w:cs="Arial"/>
                        </w:rPr>
                      </w:pPr>
                      <w:r w:rsidRPr="008957EB">
                        <w:rPr>
                          <w:rFonts w:eastAsia="Arial" w:cs="Arial"/>
                        </w:rPr>
                        <w:t xml:space="preserve">The </w:t>
                      </w:r>
                      <w:r w:rsidRPr="008957EB">
                        <w:rPr>
                          <w:rFonts w:eastAsia="Arial" w:cs="Arial"/>
                          <w:i/>
                          <w:iCs/>
                        </w:rPr>
                        <w:t>corporate group*</w:t>
                      </w:r>
                      <w:r w:rsidRPr="008957EB">
                        <w:rPr>
                          <w:rFonts w:eastAsia="Arial" w:cs="Arial"/>
                        </w:rPr>
                        <w:t xml:space="preserve"> that has been disassociated from FSC for engaging in </w:t>
                      </w:r>
                      <w:r w:rsidRPr="008957EB">
                        <w:rPr>
                          <w:rFonts w:eastAsia="Arial" w:cs="Arial"/>
                          <w:i/>
                          <w:iCs/>
                        </w:rPr>
                        <w:t>unacceptable activities</w:t>
                      </w:r>
                      <w:r w:rsidRPr="008957EB">
                        <w:rPr>
                          <w:rFonts w:eastAsia="Arial" w:cs="Arial"/>
                        </w:rPr>
                        <w:t>*, and</w:t>
                      </w:r>
                    </w:p>
                    <w:p w14:paraId="5D359F92" w14:textId="77777777" w:rsidR="00E85BE6" w:rsidRPr="008957EB" w:rsidRDefault="00E85BE6" w:rsidP="00510772">
                      <w:pPr>
                        <w:pStyle w:val="ListParagraph"/>
                        <w:numPr>
                          <w:ilvl w:val="0"/>
                          <w:numId w:val="58"/>
                        </w:numPr>
                        <w:spacing w:before="0" w:after="0"/>
                        <w:ind w:left="426" w:hanging="426"/>
                        <w:jc w:val="both"/>
                      </w:pPr>
                      <w:r w:rsidRPr="008957EB">
                        <w:rPr>
                          <w:rFonts w:eastAsia="Arial" w:cs="Arial"/>
                          <w:i/>
                        </w:rPr>
                        <w:t>The</w:t>
                      </w:r>
                      <w:r w:rsidRPr="008957EB">
                        <w:rPr>
                          <w:rFonts w:eastAsia="Arial" w:cs="Arial"/>
                        </w:rPr>
                        <w:t xml:space="preserve"> </w:t>
                      </w:r>
                      <w:r w:rsidRPr="008957EB">
                        <w:rPr>
                          <w:rFonts w:eastAsia="Arial" w:cs="Arial"/>
                          <w:i/>
                          <w:iCs/>
                        </w:rPr>
                        <w:t>corporate group*</w:t>
                      </w:r>
                      <w:r w:rsidRPr="008957EB">
                        <w:rPr>
                          <w:rFonts w:eastAsia="Arial" w:cs="Arial"/>
                        </w:rPr>
                        <w:t xml:space="preserve"> seeking to address </w:t>
                      </w:r>
                      <w:r w:rsidRPr="008957EB">
                        <w:rPr>
                          <w:rFonts w:eastAsia="Arial" w:cs="Arial"/>
                          <w:i/>
                          <w:iCs/>
                        </w:rPr>
                        <w:t>unacceptable activities*</w:t>
                      </w:r>
                      <w:r w:rsidRPr="008957EB">
                        <w:rPr>
                          <w:rFonts w:eastAsia="Arial" w:cs="Arial"/>
                        </w:rPr>
                        <w:t xml:space="preserve"> before associating with FSC.  </w:t>
                      </w:r>
                    </w:p>
                    <w:p w14:paraId="6D378B83" w14:textId="448ABE71" w:rsidR="00E85BE6" w:rsidRPr="00F655AD" w:rsidRDefault="00E85BE6" w:rsidP="00010954">
                      <w:pPr>
                        <w:jc w:val="both"/>
                        <w:rPr>
                          <w:rFonts w:eastAsia="Arial" w:cs="Arial"/>
                          <w:color w:val="000000" w:themeColor="text1"/>
                        </w:rPr>
                      </w:pPr>
                      <w:r w:rsidRPr="008957EB">
                        <w:rPr>
                          <w:rFonts w:eastAsia="Arial" w:cs="Arial"/>
                          <w:color w:val="000000" w:themeColor="text1"/>
                        </w:rPr>
                        <w:t xml:space="preserve">NOTE:  </w:t>
                      </w:r>
                      <w:r w:rsidR="00560926">
                        <w:rPr>
                          <w:rFonts w:eastAsia="Arial" w:cs="Arial"/>
                          <w:i/>
                          <w:color w:val="000000" w:themeColor="text1"/>
                        </w:rPr>
                        <w:t>The c</w:t>
                      </w:r>
                      <w:r w:rsidRPr="008957EB">
                        <w:rPr>
                          <w:rFonts w:eastAsia="Arial" w:cs="Arial"/>
                          <w:i/>
                          <w:color w:val="000000" w:themeColor="text1"/>
                        </w:rPr>
                        <w:t>orporate</w:t>
                      </w:r>
                      <w:r w:rsidRPr="00270C3F">
                        <w:rPr>
                          <w:rFonts w:eastAsia="Arial" w:cs="Arial"/>
                          <w:i/>
                          <w:color w:val="000000" w:themeColor="text1"/>
                        </w:rPr>
                        <w:t xml:space="preserve"> group</w:t>
                      </w:r>
                      <w:r w:rsidRPr="50EF242A">
                        <w:rPr>
                          <w:rFonts w:eastAsia="Arial" w:cs="Arial"/>
                          <w:color w:val="000000" w:themeColor="text1"/>
                        </w:rPr>
                        <w:t xml:space="preserve">* should address </w:t>
                      </w:r>
                      <w:r>
                        <w:rPr>
                          <w:rFonts w:eastAsia="Arial" w:cs="Arial"/>
                          <w:color w:val="000000" w:themeColor="text1"/>
                        </w:rPr>
                        <w:t>trust building measures</w:t>
                      </w:r>
                      <w:r w:rsidRPr="50EF242A">
                        <w:rPr>
                          <w:rFonts w:eastAsia="Arial" w:cs="Arial"/>
                          <w:color w:val="000000" w:themeColor="text1"/>
                        </w:rPr>
                        <w:t xml:space="preserve"> at the outset of the </w:t>
                      </w:r>
                      <w:r w:rsidRPr="001D4B6C">
                        <w:rPr>
                          <w:rFonts w:eastAsia="Arial" w:cs="Arial"/>
                          <w:i/>
                          <w:iCs/>
                          <w:color w:val="000000" w:themeColor="text1"/>
                        </w:rPr>
                        <w:t>remedy</w:t>
                      </w:r>
                      <w:r>
                        <w:rPr>
                          <w:rFonts w:eastAsia="Arial" w:cs="Arial"/>
                          <w:i/>
                          <w:iCs/>
                          <w:color w:val="000000" w:themeColor="text1"/>
                        </w:rPr>
                        <w:t>*</w:t>
                      </w:r>
                      <w:r w:rsidRPr="50EF242A">
                        <w:rPr>
                          <w:rFonts w:eastAsia="Arial" w:cs="Arial"/>
                          <w:color w:val="000000" w:themeColor="text1"/>
                        </w:rPr>
                        <w:t xml:space="preserve"> process.</w:t>
                      </w:r>
                      <w:r w:rsidRPr="50EF242A">
                        <w:rPr>
                          <w:b/>
                          <w:bCs/>
                        </w:rPr>
                        <w:t xml:space="preserve"> </w:t>
                      </w:r>
                    </w:p>
                  </w:txbxContent>
                </v:textbox>
                <w10:wrap type="topAndBottom" anchorx="margin"/>
              </v:shape>
            </w:pict>
          </mc:Fallback>
        </mc:AlternateContent>
      </w:r>
    </w:p>
    <w:p w14:paraId="6331CF2F" w14:textId="16981127" w:rsidR="00164B07" w:rsidRPr="008957EB" w:rsidRDefault="000013DE" w:rsidP="00270C3F">
      <w:pPr>
        <w:pStyle w:val="Clause2"/>
        <w:numPr>
          <w:ilvl w:val="1"/>
          <w:numId w:val="0"/>
        </w:numPr>
        <w:jc w:val="both"/>
      </w:pPr>
      <w:r w:rsidRPr="008957EB">
        <w:rPr>
          <w:b/>
          <w:bCs/>
        </w:rPr>
        <w:t xml:space="preserve">Additional </w:t>
      </w:r>
      <w:r w:rsidR="00980D93" w:rsidRPr="008957EB">
        <w:rPr>
          <w:b/>
          <w:bCs/>
        </w:rPr>
        <w:t>r</w:t>
      </w:r>
      <w:r w:rsidRPr="008957EB">
        <w:rPr>
          <w:b/>
          <w:bCs/>
        </w:rPr>
        <w:t xml:space="preserve">equirements </w:t>
      </w:r>
    </w:p>
    <w:p w14:paraId="7EFF2546" w14:textId="179E3CE1" w:rsidR="00F44CF7" w:rsidRPr="008957EB" w:rsidRDefault="00F44CF7" w:rsidP="00510772">
      <w:pPr>
        <w:pStyle w:val="Clause1-Heading"/>
        <w:numPr>
          <w:ilvl w:val="0"/>
          <w:numId w:val="80"/>
        </w:numPr>
        <w:jc w:val="both"/>
        <w:outlineLvl w:val="9"/>
        <w:rPr>
          <w:rFonts w:asciiTheme="minorHAnsi" w:hAnsiTheme="minorHAnsi" w:cstheme="minorHAnsi"/>
          <w:b/>
          <w:lang w:val="en-US"/>
        </w:rPr>
      </w:pPr>
      <w:r w:rsidRPr="008957EB">
        <w:rPr>
          <w:rFonts w:asciiTheme="minorHAnsi" w:hAnsiTheme="minorHAnsi" w:cstheme="minorHAnsi"/>
          <w:b/>
          <w:lang w:val="en-US"/>
        </w:rPr>
        <w:t xml:space="preserve">Mitigation of risks in </w:t>
      </w:r>
      <w:r w:rsidR="00D1550E" w:rsidRPr="008957EB">
        <w:rPr>
          <w:rFonts w:asciiTheme="minorHAnsi" w:hAnsiTheme="minorHAnsi" w:cstheme="minorHAnsi"/>
          <w:b/>
          <w:lang w:val="en-US"/>
        </w:rPr>
        <w:t>wider corporate group</w:t>
      </w:r>
    </w:p>
    <w:p w14:paraId="08E622C8" w14:textId="4785AACE" w:rsidR="00164B07" w:rsidRPr="008957EB" w:rsidRDefault="004F174B" w:rsidP="00510772">
      <w:pPr>
        <w:pStyle w:val="Clause2"/>
        <w:ind w:left="1143"/>
        <w:jc w:val="both"/>
        <w:rPr>
          <w:lang w:val="en-US"/>
        </w:rPr>
      </w:pPr>
      <w:r w:rsidRPr="008957EB">
        <w:rPr>
          <w:lang w:val="en-US"/>
        </w:rPr>
        <w:t>D</w:t>
      </w:r>
      <w:r w:rsidR="00AB36C2" w:rsidRPr="008957EB">
        <w:rPr>
          <w:lang w:val="en-US"/>
        </w:rPr>
        <w:t xml:space="preserve">ue to the magnitude or gravity of </w:t>
      </w:r>
      <w:r w:rsidR="00AB36C2" w:rsidRPr="008957EB">
        <w:rPr>
          <w:i/>
          <w:iCs/>
          <w:lang w:val="en-US"/>
        </w:rPr>
        <w:t>harm</w:t>
      </w:r>
      <w:r w:rsidR="00F63FFA" w:rsidRPr="008957EB">
        <w:rPr>
          <w:lang w:val="en-US"/>
        </w:rPr>
        <w:t>*</w:t>
      </w:r>
      <w:r w:rsidR="000013DE" w:rsidRPr="008957EB">
        <w:rPr>
          <w:lang w:val="en-US"/>
        </w:rPr>
        <w:t xml:space="preserve">, </w:t>
      </w:r>
      <w:r w:rsidR="00AB36C2" w:rsidRPr="008957EB">
        <w:rPr>
          <w:lang w:val="en-US"/>
        </w:rPr>
        <w:t xml:space="preserve">FSC can stipulate </w:t>
      </w:r>
      <w:r w:rsidR="00ED4BB1">
        <w:rPr>
          <w:lang w:val="en-US"/>
        </w:rPr>
        <w:t xml:space="preserve">the application of the </w:t>
      </w:r>
      <w:r w:rsidR="00ED4BB1">
        <w:rPr>
          <w:i/>
          <w:iCs/>
          <w:lang w:val="en-US"/>
        </w:rPr>
        <w:t>FSC</w:t>
      </w:r>
      <w:r w:rsidR="009873CB">
        <w:rPr>
          <w:i/>
          <w:iCs/>
          <w:lang w:val="en-US"/>
        </w:rPr>
        <w:t xml:space="preserve"> Remedy Framework</w:t>
      </w:r>
      <w:r w:rsidR="00AB36C2" w:rsidRPr="008957EB">
        <w:rPr>
          <w:lang w:val="en-US"/>
        </w:rPr>
        <w:t xml:space="preserve"> for </w:t>
      </w:r>
      <w:r w:rsidR="004E2F78" w:rsidRPr="008957EB">
        <w:rPr>
          <w:lang w:val="en-US"/>
        </w:rPr>
        <w:t xml:space="preserve">the wider </w:t>
      </w:r>
      <w:r w:rsidR="00AB36C2" w:rsidRPr="008957EB">
        <w:rPr>
          <w:lang w:val="en-US"/>
        </w:rPr>
        <w:t>corporate group before</w:t>
      </w:r>
      <w:r w:rsidR="00E70E44" w:rsidRPr="008957EB">
        <w:rPr>
          <w:lang w:val="en-US"/>
        </w:rPr>
        <w:t xml:space="preserve"> </w:t>
      </w:r>
      <w:r w:rsidR="00E70E44" w:rsidRPr="008957EB">
        <w:rPr>
          <w:i/>
          <w:iCs/>
          <w:lang w:val="en-US"/>
        </w:rPr>
        <w:t>associati</w:t>
      </w:r>
      <w:r w:rsidR="00320B2F" w:rsidRPr="008957EB">
        <w:rPr>
          <w:i/>
          <w:iCs/>
          <w:lang w:val="en-US"/>
        </w:rPr>
        <w:t>on</w:t>
      </w:r>
      <w:r w:rsidR="00320B2F" w:rsidRPr="008957EB">
        <w:rPr>
          <w:lang w:val="en-US"/>
        </w:rPr>
        <w:t>*</w:t>
      </w:r>
      <w:r w:rsidR="00E70E44" w:rsidRPr="008957EB">
        <w:rPr>
          <w:lang w:val="en-US"/>
        </w:rPr>
        <w:t xml:space="preserve"> or</w:t>
      </w:r>
      <w:r w:rsidR="00AB36C2" w:rsidRPr="008957EB">
        <w:rPr>
          <w:lang w:val="en-US"/>
        </w:rPr>
        <w:t xml:space="preserve"> </w:t>
      </w:r>
      <w:r w:rsidR="00AB36C2" w:rsidRPr="008957EB">
        <w:rPr>
          <w:i/>
          <w:iCs/>
          <w:lang w:val="en-US"/>
        </w:rPr>
        <w:t>ending disassociation</w:t>
      </w:r>
      <w:r w:rsidR="00E0087C" w:rsidRPr="008957EB">
        <w:rPr>
          <w:lang w:val="en-US"/>
        </w:rPr>
        <w:t>*</w:t>
      </w:r>
      <w:r w:rsidR="00AB36C2" w:rsidRPr="008957EB">
        <w:rPr>
          <w:lang w:val="en-US"/>
        </w:rPr>
        <w:t xml:space="preserve">. </w:t>
      </w:r>
    </w:p>
    <w:p w14:paraId="6BC058A8" w14:textId="70349DC0" w:rsidR="00E2459D" w:rsidRPr="008957EB" w:rsidRDefault="00E2459D" w:rsidP="00DC7EFF">
      <w:pPr>
        <w:pStyle w:val="Clause2"/>
        <w:numPr>
          <w:ilvl w:val="0"/>
          <w:numId w:val="0"/>
        </w:numPr>
        <w:ind w:left="576"/>
        <w:jc w:val="both"/>
        <w:rPr>
          <w:lang w:val="en-US"/>
        </w:rPr>
      </w:pPr>
      <w:r w:rsidRPr="008957EB">
        <w:rPr>
          <w:lang w:val="en-US"/>
        </w:rPr>
        <w:t>NOTE:</w:t>
      </w:r>
      <w:r w:rsidR="00320193" w:rsidRPr="008957EB">
        <w:rPr>
          <w:lang w:val="en-US"/>
        </w:rPr>
        <w:t xml:space="preserve"> </w:t>
      </w:r>
      <w:r w:rsidR="00F60490" w:rsidRPr="008957EB">
        <w:rPr>
          <w:lang w:val="en-US"/>
        </w:rPr>
        <w:t xml:space="preserve">For the scope of the wider corporate group, </w:t>
      </w:r>
      <w:r w:rsidR="005E7871" w:rsidRPr="008957EB">
        <w:rPr>
          <w:lang w:val="en-US"/>
        </w:rPr>
        <w:t xml:space="preserve">see </w:t>
      </w:r>
      <w:r w:rsidR="000259EB" w:rsidRPr="008957EB">
        <w:rPr>
          <w:lang w:val="en-US"/>
        </w:rPr>
        <w:t xml:space="preserve">the </w:t>
      </w:r>
      <w:r w:rsidR="005E7871" w:rsidRPr="008957EB">
        <w:rPr>
          <w:lang w:val="en-US"/>
        </w:rPr>
        <w:t xml:space="preserve">FSC-POL-01-004 </w:t>
      </w:r>
      <w:r w:rsidR="005E7871" w:rsidRPr="008957EB">
        <w:rPr>
          <w:i/>
          <w:iCs/>
          <w:lang w:val="en-US"/>
        </w:rPr>
        <w:t>Policy for Association</w:t>
      </w:r>
      <w:r w:rsidR="005E7871" w:rsidRPr="008957EB">
        <w:rPr>
          <w:lang w:val="en-US"/>
        </w:rPr>
        <w:t xml:space="preserve"> V3</w:t>
      </w:r>
      <w:r w:rsidR="00135C6B" w:rsidRPr="008957EB">
        <w:rPr>
          <w:lang w:val="en-US"/>
        </w:rPr>
        <w:noBreakHyphen/>
        <w:t>0</w:t>
      </w:r>
      <w:r w:rsidR="00D1007B" w:rsidRPr="008957EB">
        <w:rPr>
          <w:lang w:val="en-US"/>
        </w:rPr>
        <w:t xml:space="preserve"> </w:t>
      </w:r>
      <w:r w:rsidR="000259EB" w:rsidRPr="008957EB">
        <w:rPr>
          <w:lang w:val="en-US"/>
        </w:rPr>
        <w:t xml:space="preserve">for the </w:t>
      </w:r>
      <w:r w:rsidR="00D1007B" w:rsidRPr="008957EB">
        <w:rPr>
          <w:lang w:val="en-US"/>
        </w:rPr>
        <w:t xml:space="preserve">definition of </w:t>
      </w:r>
      <w:r w:rsidR="00E6305C" w:rsidRPr="008957EB">
        <w:rPr>
          <w:lang w:val="en-US"/>
        </w:rPr>
        <w:t>'</w:t>
      </w:r>
      <w:r w:rsidR="004C62D1" w:rsidRPr="008957EB">
        <w:rPr>
          <w:lang w:val="en-US"/>
        </w:rPr>
        <w:t>c</w:t>
      </w:r>
      <w:r w:rsidR="00D1007B" w:rsidRPr="008957EB">
        <w:rPr>
          <w:lang w:val="en-US"/>
        </w:rPr>
        <w:t>orporate group</w:t>
      </w:r>
      <w:r w:rsidR="00495B32">
        <w:rPr>
          <w:lang w:val="en-US"/>
        </w:rPr>
        <w:t xml:space="preserve"> </w:t>
      </w:r>
      <w:r w:rsidR="00894B4E">
        <w:rPr>
          <w:lang w:val="en-US"/>
        </w:rPr>
        <w:t xml:space="preserve">and </w:t>
      </w:r>
      <w:r w:rsidR="00BA7690">
        <w:rPr>
          <w:lang w:val="en-US"/>
        </w:rPr>
        <w:t xml:space="preserve">for details </w:t>
      </w:r>
      <w:r w:rsidR="004F390B">
        <w:rPr>
          <w:lang w:val="en-US"/>
        </w:rPr>
        <w:t>of the application of the measure, se</w:t>
      </w:r>
      <w:r w:rsidR="00A0341C">
        <w:rPr>
          <w:lang w:val="en-US"/>
        </w:rPr>
        <w:t>e</w:t>
      </w:r>
      <w:r w:rsidR="004F390B">
        <w:rPr>
          <w:lang w:val="en-US"/>
        </w:rPr>
        <w:t xml:space="preserve"> </w:t>
      </w:r>
      <w:r w:rsidR="00894B4E" w:rsidRPr="00894B4E">
        <w:rPr>
          <w:lang w:val="en-US"/>
        </w:rPr>
        <w:t xml:space="preserve">ADV-10-004-01 </w:t>
      </w:r>
      <w:r w:rsidR="00894B4E" w:rsidRPr="00953687">
        <w:rPr>
          <w:i/>
          <w:iCs/>
          <w:lang w:val="en-US"/>
        </w:rPr>
        <w:t>Scope of remedy for outstanding magnitude or gravity of harm caused</w:t>
      </w:r>
      <w:r w:rsidR="005E7871" w:rsidRPr="008957EB">
        <w:rPr>
          <w:lang w:val="en-US"/>
        </w:rPr>
        <w:t>.</w:t>
      </w:r>
    </w:p>
    <w:p w14:paraId="33BD7110" w14:textId="481B2224" w:rsidR="005D1D9E" w:rsidRPr="008957EB" w:rsidRDefault="005D1D9E" w:rsidP="00510772">
      <w:pPr>
        <w:pStyle w:val="Clause1-Heading"/>
        <w:jc w:val="both"/>
        <w:outlineLvl w:val="9"/>
        <w:rPr>
          <w:rFonts w:asciiTheme="minorHAnsi" w:hAnsiTheme="minorHAnsi" w:cstheme="minorHAnsi"/>
          <w:b/>
          <w:lang w:val="en-US"/>
        </w:rPr>
      </w:pPr>
      <w:r w:rsidRPr="008957EB">
        <w:rPr>
          <w:rFonts w:asciiTheme="minorHAnsi" w:hAnsiTheme="minorHAnsi" w:cstheme="minorHAnsi"/>
          <w:b/>
          <w:lang w:val="en-US"/>
        </w:rPr>
        <w:t>Payment of fees, taxes, fines</w:t>
      </w:r>
      <w:r w:rsidR="00B569D8" w:rsidRPr="008957EB">
        <w:rPr>
          <w:rFonts w:asciiTheme="minorHAnsi" w:hAnsiTheme="minorHAnsi" w:cstheme="minorHAnsi"/>
          <w:b/>
          <w:lang w:val="en-US"/>
        </w:rPr>
        <w:t>,</w:t>
      </w:r>
      <w:r w:rsidRPr="008957EB">
        <w:rPr>
          <w:rFonts w:asciiTheme="minorHAnsi" w:hAnsiTheme="minorHAnsi" w:cstheme="minorHAnsi"/>
          <w:b/>
          <w:lang w:val="en-US"/>
        </w:rPr>
        <w:t xml:space="preserve"> and penalties</w:t>
      </w:r>
    </w:p>
    <w:p w14:paraId="52635F5B" w14:textId="79904C41" w:rsidR="0038710D" w:rsidRPr="0038710D" w:rsidRDefault="00932964" w:rsidP="0038710D">
      <w:pPr>
        <w:pStyle w:val="Clause2"/>
        <w:spacing w:line="240" w:lineRule="auto"/>
        <w:ind w:left="1145"/>
        <w:jc w:val="both"/>
        <w:rPr>
          <w:rFonts w:cs="Arial"/>
        </w:rPr>
      </w:pPr>
      <w:r w:rsidRPr="00D856F9">
        <w:rPr>
          <w:rFonts w:eastAsia="Arial" w:cs="Arial"/>
          <w:color w:val="000000" w:themeColor="text1"/>
        </w:rPr>
        <w:t>The</w:t>
      </w:r>
      <w:r w:rsidRPr="00D856F9">
        <w:rPr>
          <w:rFonts w:eastAsia="Arial" w:cs="Arial"/>
          <w:i/>
          <w:iCs/>
          <w:color w:val="000000" w:themeColor="text1"/>
        </w:rPr>
        <w:t xml:space="preserve"> corporate group*</w:t>
      </w:r>
      <w:r w:rsidRPr="00D856F9">
        <w:rPr>
          <w:rFonts w:eastAsia="Arial" w:cs="Arial"/>
          <w:color w:val="000000" w:themeColor="text1"/>
        </w:rPr>
        <w:t xml:space="preserve"> shall pay </w:t>
      </w:r>
      <w:r>
        <w:rPr>
          <w:rFonts w:eastAsia="Arial" w:cs="Arial"/>
          <w:color w:val="000000" w:themeColor="text1"/>
        </w:rPr>
        <w:t xml:space="preserve">in full </w:t>
      </w:r>
      <w:r w:rsidRPr="00D856F9">
        <w:rPr>
          <w:rFonts w:eastAsia="Arial" w:cs="Arial"/>
          <w:color w:val="000000" w:themeColor="text1"/>
        </w:rPr>
        <w:t>legally required fees and taxes due as part of normal business practice.</w:t>
      </w:r>
    </w:p>
    <w:p w14:paraId="3699EC66" w14:textId="68E78D40" w:rsidR="00FA2637" w:rsidRPr="002077FF" w:rsidRDefault="00FA2637" w:rsidP="00510772">
      <w:pPr>
        <w:pStyle w:val="Clause2"/>
        <w:spacing w:line="240" w:lineRule="auto"/>
        <w:ind w:left="1145"/>
        <w:jc w:val="both"/>
        <w:rPr>
          <w:rFonts w:cs="Arial"/>
        </w:rPr>
      </w:pPr>
      <w:r w:rsidRPr="00D856F9">
        <w:t>The</w:t>
      </w:r>
      <w:r w:rsidRPr="002077FF">
        <w:rPr>
          <w:i/>
        </w:rPr>
        <w:t xml:space="preserve"> corporate group</w:t>
      </w:r>
      <w:r w:rsidRPr="00D856F9">
        <w:t>* shall pay</w:t>
      </w:r>
      <w:r w:rsidR="006236A5">
        <w:t xml:space="preserve"> in full</w:t>
      </w:r>
      <w:r w:rsidRPr="00D856F9">
        <w:t xml:space="preserve"> legally required fees, taxes, fines and penalties for damage to </w:t>
      </w:r>
      <w:r w:rsidRPr="002077FF">
        <w:rPr>
          <w:i/>
        </w:rPr>
        <w:t>environmental values*</w:t>
      </w:r>
      <w:r w:rsidRPr="00D856F9">
        <w:t xml:space="preserve"> or </w:t>
      </w:r>
      <w:r w:rsidRPr="002077FF">
        <w:rPr>
          <w:i/>
        </w:rPr>
        <w:t>harm*</w:t>
      </w:r>
      <w:r w:rsidRPr="00D856F9">
        <w:t xml:space="preserve"> to</w:t>
      </w:r>
      <w:r w:rsidRPr="002077FF">
        <w:rPr>
          <w:color w:val="000000" w:themeColor="text1"/>
        </w:rPr>
        <w:t xml:space="preserve"> </w:t>
      </w:r>
      <w:r w:rsidRPr="002077FF">
        <w:rPr>
          <w:i/>
          <w:color w:val="7030A0"/>
        </w:rPr>
        <w:t>affected rights holders</w:t>
      </w:r>
      <w:r w:rsidRPr="002077FF">
        <w:rPr>
          <w:i/>
        </w:rPr>
        <w:t>*</w:t>
      </w:r>
      <w:r w:rsidRPr="004D5D1A">
        <w:t>.</w:t>
      </w:r>
    </w:p>
    <w:p w14:paraId="4784C1EA" w14:textId="287C747D" w:rsidR="00AC01C8" w:rsidRDefault="008F110C" w:rsidP="00510772">
      <w:pPr>
        <w:pStyle w:val="Clause1-Heading"/>
        <w:jc w:val="both"/>
        <w:outlineLvl w:val="9"/>
        <w:rPr>
          <w:rFonts w:asciiTheme="minorHAnsi" w:hAnsiTheme="minorHAnsi" w:cstheme="minorHAnsi"/>
          <w:b/>
          <w:lang w:val="en-US"/>
        </w:rPr>
      </w:pPr>
      <w:bookmarkStart w:id="45" w:name="_Toc108792678"/>
      <w:bookmarkStart w:id="46" w:name="_Toc108792727"/>
      <w:bookmarkEnd w:id="45"/>
      <w:bookmarkEnd w:id="46"/>
      <w:r w:rsidRPr="00B87ED3">
        <w:rPr>
          <w:rFonts w:asciiTheme="minorHAnsi" w:hAnsiTheme="minorHAnsi" w:cstheme="minorHAnsi"/>
          <w:b/>
          <w:iCs/>
          <w:lang w:val="en-US"/>
        </w:rPr>
        <w:t>Protection</w:t>
      </w:r>
      <w:r w:rsidRPr="002C6DB3">
        <w:rPr>
          <w:rFonts w:asciiTheme="minorHAnsi" w:hAnsiTheme="minorHAnsi" w:cstheme="minorHAnsi"/>
          <w:b/>
          <w:lang w:val="en-US"/>
        </w:rPr>
        <w:t xml:space="preserve"> of </w:t>
      </w:r>
      <w:r w:rsidRPr="002C6DB3">
        <w:rPr>
          <w:rFonts w:asciiTheme="minorHAnsi" w:hAnsiTheme="minorHAnsi" w:cstheme="minorHAnsi"/>
          <w:b/>
          <w:i/>
          <w:lang w:val="en-US"/>
        </w:rPr>
        <w:t>workers</w:t>
      </w:r>
      <w:r w:rsidR="00927AA7" w:rsidRPr="002C6DB3">
        <w:rPr>
          <w:rFonts w:asciiTheme="minorHAnsi" w:hAnsiTheme="minorHAnsi" w:cstheme="minorHAnsi"/>
          <w:b/>
          <w:lang w:val="en-US"/>
        </w:rPr>
        <w:t>*</w:t>
      </w:r>
      <w:r w:rsidRPr="002C6DB3">
        <w:rPr>
          <w:rFonts w:asciiTheme="minorHAnsi" w:hAnsiTheme="minorHAnsi" w:cstheme="minorHAnsi"/>
          <w:b/>
          <w:lang w:val="en-US"/>
        </w:rPr>
        <w:t>, communities, and environmental health</w:t>
      </w:r>
    </w:p>
    <w:p w14:paraId="6D3FACCB" w14:textId="25D5C9A5" w:rsidR="00CE11D8" w:rsidRDefault="009B28D8" w:rsidP="008A539B">
      <w:pPr>
        <w:pStyle w:val="ListNumber2"/>
        <w:numPr>
          <w:ilvl w:val="0"/>
          <w:numId w:val="0"/>
        </w:numPr>
        <w:ind w:left="852" w:hanging="284"/>
        <w:rPr>
          <w:lang w:val="en-US"/>
        </w:rPr>
      </w:pPr>
      <w:r w:rsidRPr="008A539B">
        <w:t>3.1.</w:t>
      </w:r>
      <w:r>
        <w:rPr>
          <w:lang w:val="en-US"/>
        </w:rPr>
        <w:t xml:space="preserve"> </w:t>
      </w:r>
      <w:r w:rsidR="0033025A">
        <w:rPr>
          <w:lang w:val="en-US"/>
        </w:rPr>
        <w:t xml:space="preserve">Based on the </w:t>
      </w:r>
      <w:r w:rsidR="00A42ABE">
        <w:rPr>
          <w:lang w:val="en-US"/>
        </w:rPr>
        <w:t xml:space="preserve">scope of </w:t>
      </w:r>
      <w:r w:rsidR="00A42ABE">
        <w:rPr>
          <w:i/>
          <w:iCs/>
          <w:lang w:val="en-US"/>
        </w:rPr>
        <w:t xml:space="preserve">unacceptable activities*, </w:t>
      </w:r>
      <w:r w:rsidR="00A42ABE">
        <w:rPr>
          <w:lang w:val="en-US"/>
        </w:rPr>
        <w:t>FSC may stipulate the following measures</w:t>
      </w:r>
      <w:r w:rsidR="009933A4">
        <w:rPr>
          <w:lang w:val="en-US"/>
        </w:rPr>
        <w:t>:</w:t>
      </w:r>
      <w:r w:rsidR="00AE34F4">
        <w:rPr>
          <w:lang w:val="en-US"/>
        </w:rPr>
        <w:t xml:space="preserve"> </w:t>
      </w:r>
    </w:p>
    <w:p w14:paraId="7B78E0F1" w14:textId="66E6B9CA" w:rsidR="00AC01C8" w:rsidRPr="0051421E" w:rsidRDefault="00AC01C8" w:rsidP="007B032C">
      <w:pPr>
        <w:pStyle w:val="List"/>
        <w:numPr>
          <w:ilvl w:val="7"/>
          <w:numId w:val="73"/>
        </w:numPr>
        <w:ind w:left="1418"/>
        <w:jc w:val="both"/>
        <w:rPr>
          <w:lang w:val="en-US"/>
        </w:rPr>
      </w:pPr>
      <w:r w:rsidRPr="0051421E">
        <w:rPr>
          <w:lang w:val="en-US"/>
        </w:rPr>
        <w:t>The</w:t>
      </w:r>
      <w:r w:rsidRPr="0051421E">
        <w:rPr>
          <w:i/>
          <w:iCs/>
          <w:lang w:val="en-US"/>
        </w:rPr>
        <w:t xml:space="preserve"> corporate group*</w:t>
      </w:r>
      <w:r w:rsidRPr="0051421E">
        <w:rPr>
          <w:lang w:val="en-US"/>
        </w:rPr>
        <w:t xml:space="preserve"> shall</w:t>
      </w:r>
      <w:r w:rsidR="00165DEE" w:rsidRPr="0051421E">
        <w:rPr>
          <w:lang w:val="en-US"/>
        </w:rPr>
        <w:t xml:space="preserve"> demonstrate</w:t>
      </w:r>
      <w:r w:rsidRPr="0051421E">
        <w:rPr>
          <w:lang w:val="en-US"/>
        </w:rPr>
        <w:t xml:space="preserve"> protect</w:t>
      </w:r>
      <w:r w:rsidR="00165DEE" w:rsidRPr="0051421E">
        <w:rPr>
          <w:lang w:val="en-US"/>
        </w:rPr>
        <w:t>ion of the</w:t>
      </w:r>
      <w:r w:rsidRPr="0051421E">
        <w:rPr>
          <w:lang w:val="en-US"/>
        </w:rPr>
        <w:t xml:space="preserve"> public and </w:t>
      </w:r>
      <w:r w:rsidRPr="0051421E">
        <w:rPr>
          <w:i/>
          <w:iCs/>
          <w:lang w:val="en-US"/>
        </w:rPr>
        <w:t>workers’*</w:t>
      </w:r>
      <w:r w:rsidRPr="0051421E">
        <w:rPr>
          <w:lang w:val="en-US"/>
        </w:rPr>
        <w:t xml:space="preserve"> health in its forestry operations</w:t>
      </w:r>
      <w:r w:rsidR="00165DEE" w:rsidRPr="0051421E">
        <w:rPr>
          <w:lang w:val="en-US"/>
        </w:rPr>
        <w:t xml:space="preserve"> by</w:t>
      </w:r>
      <w:r w:rsidR="00A83717" w:rsidRPr="0051421E">
        <w:rPr>
          <w:lang w:val="en-US"/>
        </w:rPr>
        <w:t xml:space="preserve">:  </w:t>
      </w:r>
    </w:p>
    <w:p w14:paraId="675A83F8" w14:textId="2E0312DE" w:rsidR="00AC01C8" w:rsidRPr="000C5637" w:rsidRDefault="00165DEE" w:rsidP="007B032C">
      <w:pPr>
        <w:pStyle w:val="List2"/>
        <w:numPr>
          <w:ilvl w:val="1"/>
          <w:numId w:val="85"/>
        </w:numPr>
        <w:ind w:left="1701"/>
        <w:rPr>
          <w:lang w:val="en-US"/>
        </w:rPr>
      </w:pPr>
      <w:r w:rsidRPr="0044503F">
        <w:rPr>
          <w:lang w:val="en-US"/>
        </w:rPr>
        <w:t>I</w:t>
      </w:r>
      <w:r w:rsidR="009936E1" w:rsidRPr="0044503F">
        <w:rPr>
          <w:lang w:val="en-US"/>
        </w:rPr>
        <w:t>mplementation of health and safety practices that meet or exceed the ILO Code of Practice on Safety and Health in Forestry Work</w:t>
      </w:r>
      <w:r w:rsidR="00F75328" w:rsidRPr="0044503F">
        <w:rPr>
          <w:lang w:val="en-US"/>
        </w:rPr>
        <w:t>,</w:t>
      </w:r>
      <w:r w:rsidR="009936E1" w:rsidRPr="000C5637">
        <w:rPr>
          <w:lang w:val="en-US"/>
        </w:rPr>
        <w:t xml:space="preserve"> </w:t>
      </w:r>
      <w:r w:rsidR="009936E1" w:rsidRPr="000C5637">
        <w:rPr>
          <w:i/>
          <w:iCs/>
          <w:lang w:val="en-US"/>
        </w:rPr>
        <w:t>demonstrated</w:t>
      </w:r>
      <w:r w:rsidR="00CA372D" w:rsidRPr="000C5637">
        <w:rPr>
          <w:lang w:val="en-US"/>
        </w:rPr>
        <w:t>*</w:t>
      </w:r>
      <w:r w:rsidR="009936E1" w:rsidRPr="000C5637">
        <w:rPr>
          <w:lang w:val="en-US"/>
        </w:rPr>
        <w:t xml:space="preserve"> through</w:t>
      </w:r>
      <w:r w:rsidR="00B93E3F" w:rsidRPr="000C5637">
        <w:rPr>
          <w:lang w:val="en-US"/>
        </w:rPr>
        <w:t xml:space="preserve"> an</w:t>
      </w:r>
      <w:r w:rsidR="009936E1" w:rsidRPr="000C5637">
        <w:rPr>
          <w:lang w:val="en-US"/>
        </w:rPr>
        <w:t xml:space="preserve"> </w:t>
      </w:r>
      <w:r w:rsidR="009936E1" w:rsidRPr="000C5637">
        <w:rPr>
          <w:i/>
          <w:iCs/>
          <w:lang w:val="en-US"/>
        </w:rPr>
        <w:t>independent*</w:t>
      </w:r>
      <w:r w:rsidR="009936E1" w:rsidRPr="000C5637">
        <w:rPr>
          <w:lang w:val="en-US"/>
        </w:rPr>
        <w:t xml:space="preserve"> third party assessment</w:t>
      </w:r>
      <w:r w:rsidR="00F75328" w:rsidRPr="000C5637">
        <w:rPr>
          <w:lang w:val="en-US"/>
        </w:rPr>
        <w:t xml:space="preserve"> (for example, through certification aga</w:t>
      </w:r>
      <w:r w:rsidR="00CA1B88" w:rsidRPr="000C5637">
        <w:rPr>
          <w:lang w:val="en-US"/>
        </w:rPr>
        <w:t>inst ISO 45001)</w:t>
      </w:r>
      <w:r w:rsidR="009936E1" w:rsidRPr="000C5637">
        <w:rPr>
          <w:lang w:val="en-US"/>
        </w:rPr>
        <w:t>.</w:t>
      </w:r>
    </w:p>
    <w:p w14:paraId="306AE0EF" w14:textId="607BA32F" w:rsidR="009936E1" w:rsidRPr="00C10693" w:rsidRDefault="00165DEE" w:rsidP="007B032C">
      <w:pPr>
        <w:pStyle w:val="List2"/>
        <w:ind w:left="1701"/>
        <w:rPr>
          <w:lang w:val="en-US"/>
        </w:rPr>
      </w:pPr>
      <w:r>
        <w:rPr>
          <w:lang w:val="en-US"/>
        </w:rPr>
        <w:lastRenderedPageBreak/>
        <w:t>Prevention</w:t>
      </w:r>
      <w:r w:rsidR="00C10693" w:rsidRPr="00C10693">
        <w:rPr>
          <w:lang w:val="en-US"/>
        </w:rPr>
        <w:t xml:space="preserve"> and mitigat</w:t>
      </w:r>
      <w:r>
        <w:rPr>
          <w:lang w:val="en-US"/>
        </w:rPr>
        <w:t>ion of</w:t>
      </w:r>
      <w:r w:rsidR="00C10693" w:rsidRPr="00C10693">
        <w:rPr>
          <w:lang w:val="en-US"/>
        </w:rPr>
        <w:t xml:space="preserve"> damage to </w:t>
      </w:r>
      <w:r w:rsidR="00C10693" w:rsidRPr="00C10693">
        <w:rPr>
          <w:i/>
          <w:iCs/>
          <w:lang w:val="en-US"/>
        </w:rPr>
        <w:t>environmental values*</w:t>
      </w:r>
      <w:r w:rsidR="00C10693" w:rsidRPr="00C10693">
        <w:rPr>
          <w:lang w:val="en-US"/>
        </w:rPr>
        <w:t xml:space="preserve"> and human health from </w:t>
      </w:r>
      <w:r w:rsidR="00C10693" w:rsidRPr="00C10693">
        <w:rPr>
          <w:i/>
          <w:iCs/>
          <w:lang w:val="en-US"/>
        </w:rPr>
        <w:t>chemical*</w:t>
      </w:r>
      <w:r w:rsidR="00C10693" w:rsidRPr="00C10693">
        <w:rPr>
          <w:lang w:val="en-US"/>
        </w:rPr>
        <w:t xml:space="preserve"> use in forestry operations</w:t>
      </w:r>
      <w:r w:rsidR="007B7FCE">
        <w:rPr>
          <w:lang w:val="en-US"/>
        </w:rPr>
        <w:t>,</w:t>
      </w:r>
      <w:r w:rsidR="00C10693" w:rsidRPr="00C10693">
        <w:rPr>
          <w:lang w:val="en-US"/>
        </w:rPr>
        <w:t xml:space="preserve"> and </w:t>
      </w:r>
      <w:r w:rsidR="00C10693" w:rsidRPr="00C10693">
        <w:rPr>
          <w:i/>
          <w:iCs/>
          <w:lang w:val="en-US"/>
        </w:rPr>
        <w:t xml:space="preserve">remedy* harm* </w:t>
      </w:r>
      <w:r w:rsidR="00C10693" w:rsidRPr="00C10693">
        <w:rPr>
          <w:lang w:val="en-US"/>
        </w:rPr>
        <w:t xml:space="preserve">where damage occurs.  </w:t>
      </w:r>
    </w:p>
    <w:p w14:paraId="47FBA30C" w14:textId="281B09EB" w:rsidR="006E0F7A" w:rsidRPr="00CE11D8" w:rsidRDefault="006E0F7A" w:rsidP="007B032C">
      <w:pPr>
        <w:pStyle w:val="List"/>
        <w:numPr>
          <w:ilvl w:val="0"/>
          <w:numId w:val="83"/>
        </w:numPr>
        <w:ind w:left="1418"/>
        <w:rPr>
          <w:lang w:val="en-US"/>
        </w:rPr>
      </w:pPr>
      <w:r w:rsidRPr="00CE11D8">
        <w:rPr>
          <w:lang w:val="en-US"/>
        </w:rPr>
        <w:t>The</w:t>
      </w:r>
      <w:r w:rsidRPr="00CE11D8">
        <w:rPr>
          <w:i/>
          <w:iCs/>
          <w:lang w:val="en-US"/>
        </w:rPr>
        <w:t xml:space="preserve"> corporate group*</w:t>
      </w:r>
      <w:r w:rsidRPr="00CE11D8">
        <w:rPr>
          <w:lang w:val="en-US"/>
        </w:rPr>
        <w:t xml:space="preserve"> shall assess </w:t>
      </w:r>
      <w:r w:rsidR="00F01259" w:rsidRPr="00CE11D8">
        <w:rPr>
          <w:lang w:val="en-US"/>
        </w:rPr>
        <w:t>and mitigate</w:t>
      </w:r>
      <w:r w:rsidRPr="00CE11D8">
        <w:rPr>
          <w:lang w:val="en-US"/>
        </w:rPr>
        <w:t xml:space="preserve"> potential risk of damage by uncontrolled spread of fires including: </w:t>
      </w:r>
    </w:p>
    <w:p w14:paraId="6A1AD60D" w14:textId="77777777" w:rsidR="003E5E19" w:rsidRPr="00BC5EC1" w:rsidRDefault="003E5E19" w:rsidP="007B032C">
      <w:pPr>
        <w:pStyle w:val="List2"/>
        <w:ind w:left="1701"/>
        <w:rPr>
          <w:lang w:val="en-US"/>
        </w:rPr>
      </w:pPr>
      <w:r w:rsidRPr="00BC5EC1">
        <w:rPr>
          <w:lang w:val="en-US"/>
        </w:rPr>
        <w:t xml:space="preserve">A map of fire-prone areas and potentially affected communities; </w:t>
      </w:r>
    </w:p>
    <w:p w14:paraId="2292B13A" w14:textId="1BD79440" w:rsidR="003E5E19" w:rsidRPr="003E5E19" w:rsidRDefault="003E5E19" w:rsidP="007B032C">
      <w:pPr>
        <w:pStyle w:val="List2"/>
        <w:ind w:left="1701"/>
        <w:rPr>
          <w:lang w:val="en-US"/>
        </w:rPr>
      </w:pPr>
      <w:r w:rsidRPr="003E5E19">
        <w:rPr>
          <w:lang w:val="en-US"/>
        </w:rPr>
        <w:t xml:space="preserve">Management plans and activities that prevent the starting of </w:t>
      </w:r>
      <w:r w:rsidR="003A3B56">
        <w:rPr>
          <w:lang w:val="en-US"/>
        </w:rPr>
        <w:t xml:space="preserve">uncontrolled </w:t>
      </w:r>
      <w:r w:rsidRPr="003E5E19">
        <w:rPr>
          <w:lang w:val="en-US"/>
        </w:rPr>
        <w:t xml:space="preserve">manmade fires;  </w:t>
      </w:r>
    </w:p>
    <w:p w14:paraId="70A5C540" w14:textId="77777777" w:rsidR="003E5E19" w:rsidRPr="003E5E19" w:rsidRDefault="003E5E19" w:rsidP="007B032C">
      <w:pPr>
        <w:pStyle w:val="List2"/>
        <w:ind w:left="1701"/>
        <w:rPr>
          <w:lang w:val="en-US"/>
        </w:rPr>
      </w:pPr>
      <w:r w:rsidRPr="003E5E19">
        <w:rPr>
          <w:lang w:val="en-US"/>
        </w:rPr>
        <w:t xml:space="preserve">Management plans and activities that build resilience in the forest system in order to prevent the uncontrolled spread of fires; </w:t>
      </w:r>
    </w:p>
    <w:p w14:paraId="2F064F97" w14:textId="242136B8" w:rsidR="006E0F7A" w:rsidRPr="003E5E19" w:rsidRDefault="003E5E19" w:rsidP="007B032C">
      <w:pPr>
        <w:pStyle w:val="List2"/>
        <w:ind w:left="1701"/>
        <w:rPr>
          <w:lang w:val="en-US"/>
        </w:rPr>
      </w:pPr>
      <w:r w:rsidRPr="003E5E19">
        <w:rPr>
          <w:lang w:val="en-US"/>
        </w:rPr>
        <w:t xml:space="preserve">Fire early warning systems and mitigation procedures. </w:t>
      </w:r>
    </w:p>
    <w:p w14:paraId="603D56E7" w14:textId="7A0F305A" w:rsidR="00A9149D" w:rsidRPr="00917847" w:rsidRDefault="00A9149D" w:rsidP="007B032C">
      <w:pPr>
        <w:pStyle w:val="List"/>
        <w:ind w:left="1418"/>
        <w:rPr>
          <w:lang w:val="en-US"/>
        </w:rPr>
      </w:pPr>
      <w:r w:rsidRPr="00917847">
        <w:rPr>
          <w:lang w:val="en-US"/>
        </w:rPr>
        <w:t xml:space="preserve">The </w:t>
      </w:r>
      <w:r w:rsidRPr="00917847">
        <w:rPr>
          <w:i/>
          <w:iCs/>
          <w:lang w:val="en-US"/>
        </w:rPr>
        <w:t>corporate group</w:t>
      </w:r>
      <w:r w:rsidRPr="00917847">
        <w:rPr>
          <w:lang w:val="en-US"/>
        </w:rPr>
        <w:t>* shall evaluate greenhouse gas (GHG) emissions from its forestry operations and take steps to ameliorate impacts, including:</w:t>
      </w:r>
    </w:p>
    <w:p w14:paraId="0DE7DCB3" w14:textId="28B1EEDC" w:rsidR="00532A95" w:rsidRPr="00BC5EC1" w:rsidRDefault="00532A95" w:rsidP="007B032C">
      <w:pPr>
        <w:pStyle w:val="List2"/>
        <w:ind w:left="1701"/>
        <w:rPr>
          <w:lang w:val="en-US"/>
        </w:rPr>
      </w:pPr>
      <w:r w:rsidRPr="00BC5EC1">
        <w:rPr>
          <w:lang w:val="en-US"/>
        </w:rPr>
        <w:t xml:space="preserve">Measuring and evaluating emissions for </w:t>
      </w:r>
      <w:r w:rsidRPr="00BC5EC1">
        <w:rPr>
          <w:i/>
          <w:iCs/>
          <w:lang w:val="en-US"/>
        </w:rPr>
        <w:t>scale</w:t>
      </w:r>
      <w:r w:rsidR="006127CF" w:rsidRPr="00BC5EC1">
        <w:rPr>
          <w:lang w:val="en-US"/>
        </w:rPr>
        <w:t>*</w:t>
      </w:r>
      <w:r w:rsidRPr="00BC5EC1">
        <w:rPr>
          <w:lang w:val="en-US"/>
        </w:rPr>
        <w:t>, intensity and risk to human health and wellbeing according to national GHG reporting guidelines</w:t>
      </w:r>
      <w:r w:rsidR="00F63FFA" w:rsidRPr="00BC5EC1">
        <w:rPr>
          <w:lang w:val="en-US"/>
        </w:rPr>
        <w:t>; and</w:t>
      </w:r>
    </w:p>
    <w:p w14:paraId="480F8A6E" w14:textId="28543845" w:rsidR="00285738" w:rsidRPr="00C77BFD" w:rsidRDefault="00532A95" w:rsidP="007B032C">
      <w:pPr>
        <w:pStyle w:val="List2"/>
        <w:ind w:left="1701"/>
        <w:rPr>
          <w:lang w:val="en-US"/>
        </w:rPr>
      </w:pPr>
      <w:r w:rsidRPr="00532A95">
        <w:rPr>
          <w:lang w:val="en-US"/>
        </w:rPr>
        <w:t>Implementing plans to reduce emissions within timescales that match national and international ambitions on GHG emissions reductions</w:t>
      </w:r>
      <w:r w:rsidR="00F63FFA">
        <w:rPr>
          <w:lang w:val="en-US"/>
        </w:rPr>
        <w:t>.</w:t>
      </w:r>
      <w:r w:rsidRPr="00532A95">
        <w:rPr>
          <w:lang w:val="en-US"/>
        </w:rPr>
        <w:t xml:space="preserve"> </w:t>
      </w:r>
      <w:bookmarkStart w:id="47" w:name="_Toc108792682"/>
      <w:bookmarkStart w:id="48" w:name="_Toc108792731"/>
      <w:bookmarkStart w:id="49" w:name="_Toc108792683"/>
      <w:bookmarkStart w:id="50" w:name="_Toc108792732"/>
      <w:bookmarkEnd w:id="47"/>
      <w:bookmarkEnd w:id="48"/>
      <w:bookmarkEnd w:id="49"/>
      <w:bookmarkEnd w:id="50"/>
    </w:p>
    <w:p w14:paraId="7F0A9AC6" w14:textId="1CC10716" w:rsidR="00CA3CA0" w:rsidRPr="008423F1" w:rsidRDefault="00CA3CA0" w:rsidP="00510772">
      <w:pPr>
        <w:pStyle w:val="Clause1-Heading"/>
        <w:numPr>
          <w:ilvl w:val="0"/>
          <w:numId w:val="79"/>
        </w:numPr>
        <w:jc w:val="both"/>
        <w:outlineLvl w:val="9"/>
        <w:rPr>
          <w:rFonts w:asciiTheme="minorHAnsi" w:hAnsiTheme="minorHAnsi" w:cstheme="minorHAnsi"/>
          <w:b/>
          <w:lang w:val="en-US"/>
        </w:rPr>
      </w:pPr>
      <w:bookmarkStart w:id="51" w:name="_Toc108792685"/>
      <w:bookmarkStart w:id="52" w:name="_Toc108792734"/>
      <w:bookmarkEnd w:id="51"/>
      <w:bookmarkEnd w:id="52"/>
      <w:r w:rsidRPr="008423F1">
        <w:rPr>
          <w:rFonts w:asciiTheme="minorHAnsi" w:hAnsiTheme="minorHAnsi" w:cstheme="minorHAnsi"/>
          <w:b/>
          <w:lang w:val="en-US"/>
        </w:rPr>
        <w:t>Verification of foundational systems</w:t>
      </w:r>
    </w:p>
    <w:p w14:paraId="54E08B19" w14:textId="11260C31" w:rsidR="00CA3CA0" w:rsidRPr="005879B9" w:rsidRDefault="00CA3CA0" w:rsidP="00110A46">
      <w:pPr>
        <w:pStyle w:val="Clause2"/>
        <w:ind w:left="1134"/>
        <w:rPr>
          <w:lang w:val="en-US"/>
        </w:rPr>
      </w:pPr>
      <w:r>
        <w:rPr>
          <w:lang w:val="en-US"/>
        </w:rPr>
        <w:t xml:space="preserve">The </w:t>
      </w:r>
      <w:r w:rsidRPr="00213500">
        <w:rPr>
          <w:i/>
          <w:iCs/>
          <w:lang w:val="en-US"/>
        </w:rPr>
        <w:t>corporate group*</w:t>
      </w:r>
      <w:r>
        <w:rPr>
          <w:i/>
          <w:iCs/>
          <w:lang w:val="en-US"/>
        </w:rPr>
        <w:t xml:space="preserve"> </w:t>
      </w:r>
      <w:r>
        <w:rPr>
          <w:lang w:val="en-US"/>
        </w:rPr>
        <w:t xml:space="preserve">shall submit proof of </w:t>
      </w:r>
      <w:r w:rsidR="00DB106F">
        <w:rPr>
          <w:lang w:val="en-US"/>
        </w:rPr>
        <w:t xml:space="preserve">conformity </w:t>
      </w:r>
      <w:r>
        <w:rPr>
          <w:lang w:val="en-US"/>
        </w:rPr>
        <w:t>of the trust building measure</w:t>
      </w:r>
      <w:r w:rsidR="000010EA">
        <w:rPr>
          <w:lang w:val="en-US"/>
        </w:rPr>
        <w:t xml:space="preserve"> requirements of Chapter 2</w:t>
      </w:r>
      <w:r>
        <w:rPr>
          <w:lang w:val="en-US"/>
        </w:rPr>
        <w:t xml:space="preserve"> to the </w:t>
      </w:r>
      <w:r w:rsidRPr="00213500">
        <w:rPr>
          <w:i/>
          <w:iCs/>
          <w:lang w:val="en-US"/>
        </w:rPr>
        <w:t>Third Party Verifier</w:t>
      </w:r>
      <w:r>
        <w:rPr>
          <w:lang w:val="en-US"/>
        </w:rPr>
        <w:t xml:space="preserve">* for evaluation prior to </w:t>
      </w:r>
      <w:r w:rsidRPr="00213500">
        <w:rPr>
          <w:i/>
          <w:iCs/>
          <w:lang w:val="en-US"/>
        </w:rPr>
        <w:t>ending disassociation</w:t>
      </w:r>
      <w:r w:rsidRPr="2566ED3C">
        <w:rPr>
          <w:lang w:val="en-US"/>
        </w:rPr>
        <w:t>*</w:t>
      </w:r>
      <w:r w:rsidR="003A442E">
        <w:rPr>
          <w:lang w:val="en-US"/>
        </w:rPr>
        <w:t xml:space="preserve"> or applying for </w:t>
      </w:r>
      <w:r w:rsidR="003A442E" w:rsidRPr="00270C3F">
        <w:rPr>
          <w:i/>
          <w:iCs/>
          <w:lang w:val="en-US"/>
        </w:rPr>
        <w:t>association</w:t>
      </w:r>
      <w:r w:rsidR="003A442E">
        <w:rPr>
          <w:lang w:val="en-US"/>
        </w:rPr>
        <w:t>*</w:t>
      </w:r>
      <w:r w:rsidRPr="2566ED3C">
        <w:rPr>
          <w:lang w:val="en-US"/>
        </w:rPr>
        <w:t>.</w:t>
      </w:r>
      <w:r>
        <w:rPr>
          <w:lang w:val="en-US"/>
        </w:rPr>
        <w:t xml:space="preserve"> </w:t>
      </w:r>
    </w:p>
    <w:p w14:paraId="37EE6672" w14:textId="77777777" w:rsidR="00277499" w:rsidRDefault="00277499">
      <w:pPr>
        <w:spacing w:before="0" w:after="160" w:line="259" w:lineRule="auto"/>
        <w:rPr>
          <w:lang w:val="en-US"/>
        </w:rPr>
      </w:pPr>
      <w:r>
        <w:rPr>
          <w:lang w:val="en-US"/>
        </w:rPr>
        <w:br w:type="page"/>
      </w:r>
    </w:p>
    <w:p w14:paraId="1FB5FF57" w14:textId="6A380C06" w:rsidR="006E09BA" w:rsidRPr="006E09BA" w:rsidRDefault="21C6D7E2" w:rsidP="00102534">
      <w:pPr>
        <w:pStyle w:val="Heading1"/>
        <w:jc w:val="both"/>
        <w:rPr>
          <w:rFonts w:asciiTheme="minorHAnsi" w:hAnsiTheme="minorHAnsi" w:cstheme="minorHAnsi"/>
          <w:b/>
          <w:bCs/>
          <w:i/>
          <w:lang w:val="en-US"/>
        </w:rPr>
      </w:pPr>
      <w:bookmarkStart w:id="53" w:name="_Toc655911977"/>
      <w:bookmarkStart w:id="54" w:name="_Toc2052004232"/>
      <w:bookmarkStart w:id="55" w:name="_Toc1799033428"/>
      <w:bookmarkStart w:id="56" w:name="_Toc130303128"/>
      <w:r w:rsidRPr="008423F1">
        <w:rPr>
          <w:rFonts w:asciiTheme="minorHAnsi" w:hAnsiTheme="minorHAnsi" w:cstheme="minorHAnsi"/>
          <w:b/>
          <w:bCs/>
          <w:lang w:val="en-US"/>
        </w:rPr>
        <w:lastRenderedPageBreak/>
        <w:t>Chapter 3</w:t>
      </w:r>
      <w:bookmarkEnd w:id="53"/>
      <w:bookmarkEnd w:id="54"/>
      <w:bookmarkEnd w:id="55"/>
      <w:r w:rsidR="008F160B" w:rsidRPr="008423F1">
        <w:rPr>
          <w:rFonts w:asciiTheme="minorHAnsi" w:hAnsiTheme="minorHAnsi" w:cstheme="minorHAnsi"/>
          <w:b/>
          <w:bCs/>
          <w:lang w:val="en-US"/>
        </w:rPr>
        <w:t xml:space="preserve">: </w:t>
      </w:r>
      <w:r w:rsidR="073B3712" w:rsidRPr="008423F1">
        <w:rPr>
          <w:rFonts w:asciiTheme="minorHAnsi" w:hAnsiTheme="minorHAnsi" w:cstheme="minorHAnsi"/>
          <w:b/>
          <w:bCs/>
          <w:lang w:val="en-US"/>
        </w:rPr>
        <w:t>R</w:t>
      </w:r>
      <w:r w:rsidR="008F160B" w:rsidRPr="008423F1">
        <w:rPr>
          <w:rFonts w:asciiTheme="minorHAnsi" w:hAnsiTheme="minorHAnsi" w:cstheme="minorHAnsi"/>
          <w:b/>
          <w:bCs/>
          <w:lang w:val="en-US"/>
        </w:rPr>
        <w:t xml:space="preserve">equirements for </w:t>
      </w:r>
      <w:r w:rsidR="00550F44" w:rsidRPr="008423F1">
        <w:rPr>
          <w:rFonts w:asciiTheme="minorHAnsi" w:hAnsiTheme="minorHAnsi" w:cstheme="minorHAnsi"/>
          <w:b/>
          <w:bCs/>
          <w:i/>
          <w:lang w:val="en-US"/>
        </w:rPr>
        <w:t>r</w:t>
      </w:r>
      <w:r w:rsidR="008F160B" w:rsidRPr="008423F1">
        <w:rPr>
          <w:rFonts w:asciiTheme="minorHAnsi" w:hAnsiTheme="minorHAnsi" w:cstheme="minorHAnsi"/>
          <w:b/>
          <w:bCs/>
          <w:i/>
          <w:lang w:val="en-US"/>
        </w:rPr>
        <w:t>emedying</w:t>
      </w:r>
      <w:r w:rsidR="005846D0" w:rsidRPr="008423F1">
        <w:rPr>
          <w:rFonts w:asciiTheme="minorHAnsi" w:hAnsiTheme="minorHAnsi" w:cstheme="minorHAnsi"/>
          <w:b/>
          <w:bCs/>
          <w:i/>
          <w:lang w:val="en-US"/>
        </w:rPr>
        <w:t>*</w:t>
      </w:r>
      <w:r w:rsidR="008F160B" w:rsidRPr="008423F1">
        <w:rPr>
          <w:rFonts w:asciiTheme="minorHAnsi" w:hAnsiTheme="minorHAnsi" w:cstheme="minorHAnsi"/>
          <w:b/>
          <w:bCs/>
          <w:lang w:val="en-US"/>
        </w:rPr>
        <w:t xml:space="preserve"> </w:t>
      </w:r>
      <w:r w:rsidR="00550F44" w:rsidRPr="008423F1">
        <w:rPr>
          <w:rFonts w:asciiTheme="minorHAnsi" w:hAnsiTheme="minorHAnsi" w:cstheme="minorHAnsi"/>
          <w:b/>
          <w:bCs/>
          <w:i/>
          <w:lang w:val="en-US"/>
        </w:rPr>
        <w:t>e</w:t>
      </w:r>
      <w:r w:rsidR="008F160B" w:rsidRPr="008423F1">
        <w:rPr>
          <w:rFonts w:asciiTheme="minorHAnsi" w:hAnsiTheme="minorHAnsi" w:cstheme="minorHAnsi"/>
          <w:b/>
          <w:bCs/>
          <w:i/>
          <w:lang w:val="en-US"/>
        </w:rPr>
        <w:t>nvironmental</w:t>
      </w:r>
      <w:r w:rsidR="008F160B" w:rsidRPr="008423F1">
        <w:rPr>
          <w:rFonts w:asciiTheme="minorHAnsi" w:hAnsiTheme="minorHAnsi" w:cstheme="minorHAnsi"/>
          <w:b/>
          <w:bCs/>
          <w:lang w:val="en-US"/>
        </w:rPr>
        <w:t xml:space="preserve"> and </w:t>
      </w:r>
      <w:r w:rsidR="00550F44" w:rsidRPr="008423F1">
        <w:rPr>
          <w:rFonts w:asciiTheme="minorHAnsi" w:hAnsiTheme="minorHAnsi" w:cstheme="minorHAnsi"/>
          <w:b/>
          <w:bCs/>
          <w:i/>
          <w:lang w:val="en-US"/>
        </w:rPr>
        <w:t>s</w:t>
      </w:r>
      <w:r w:rsidR="008F160B" w:rsidRPr="008423F1">
        <w:rPr>
          <w:rFonts w:asciiTheme="minorHAnsi" w:hAnsiTheme="minorHAnsi" w:cstheme="minorHAnsi"/>
          <w:b/>
          <w:bCs/>
          <w:i/>
          <w:lang w:val="en-US"/>
        </w:rPr>
        <w:t>ocial</w:t>
      </w:r>
      <w:r w:rsidR="008F160B" w:rsidRPr="008423F1">
        <w:rPr>
          <w:rFonts w:asciiTheme="minorHAnsi" w:hAnsiTheme="minorHAnsi" w:cstheme="minorHAnsi"/>
          <w:b/>
          <w:bCs/>
          <w:lang w:val="en-US"/>
        </w:rPr>
        <w:t xml:space="preserve"> </w:t>
      </w:r>
      <w:r w:rsidR="00550F44" w:rsidRPr="008423F1">
        <w:rPr>
          <w:rFonts w:asciiTheme="minorHAnsi" w:hAnsiTheme="minorHAnsi" w:cstheme="minorHAnsi"/>
          <w:b/>
          <w:bCs/>
          <w:i/>
          <w:lang w:val="en-US"/>
        </w:rPr>
        <w:t>h</w:t>
      </w:r>
      <w:r w:rsidR="008F160B" w:rsidRPr="008423F1">
        <w:rPr>
          <w:rFonts w:asciiTheme="minorHAnsi" w:hAnsiTheme="minorHAnsi" w:cstheme="minorHAnsi"/>
          <w:b/>
          <w:bCs/>
          <w:i/>
          <w:lang w:val="en-US"/>
        </w:rPr>
        <w:t>arm</w:t>
      </w:r>
      <w:r w:rsidR="00D8217D" w:rsidRPr="008423F1">
        <w:rPr>
          <w:rFonts w:asciiTheme="minorHAnsi" w:hAnsiTheme="minorHAnsi" w:cstheme="minorHAnsi"/>
          <w:b/>
          <w:bCs/>
          <w:i/>
          <w:lang w:val="en-US"/>
        </w:rPr>
        <w:t>*</w:t>
      </w:r>
      <w:bookmarkEnd w:id="56"/>
    </w:p>
    <w:p w14:paraId="3844EAE3" w14:textId="24C4AAC1" w:rsidR="00546681" w:rsidRDefault="006E09BA" w:rsidP="00546681">
      <w:pPr>
        <w:rPr>
          <w:lang w:val="en-US"/>
        </w:rPr>
      </w:pPr>
      <w:bookmarkStart w:id="57" w:name="_Toc119662569"/>
      <w:r>
        <w:rPr>
          <w:noProof/>
        </w:rPr>
        <mc:AlternateContent>
          <mc:Choice Requires="wps">
            <w:drawing>
              <wp:inline distT="0" distB="0" distL="0" distR="0" wp14:anchorId="27D777D8" wp14:editId="1590FED4">
                <wp:extent cx="6479540" cy="4107976"/>
                <wp:effectExtent l="0" t="0" r="0" b="6985"/>
                <wp:docPr id="12" name="Text Box 12"/>
                <wp:cNvGraphicFramePr/>
                <a:graphic xmlns:a="http://schemas.openxmlformats.org/drawingml/2006/main">
                  <a:graphicData uri="http://schemas.microsoft.com/office/word/2010/wordprocessingShape">
                    <wps:wsp>
                      <wps:cNvSpPr txBox="1"/>
                      <wps:spPr>
                        <a:xfrm>
                          <a:off x="0" y="0"/>
                          <a:ext cx="6479540" cy="4107976"/>
                        </a:xfrm>
                        <a:prstGeom prst="rect">
                          <a:avLst/>
                        </a:prstGeom>
                        <a:solidFill>
                          <a:schemeClr val="bg2"/>
                        </a:solidFill>
                        <a:ln w="6350">
                          <a:noFill/>
                        </a:ln>
                      </wps:spPr>
                      <wps:txbx>
                        <w:txbxContent>
                          <w:p w14:paraId="2585D767" w14:textId="77777777" w:rsidR="006E09BA" w:rsidRPr="008957EB" w:rsidRDefault="006E09BA" w:rsidP="006E09BA">
                            <w:pPr>
                              <w:jc w:val="both"/>
                              <w:rPr>
                                <w:lang w:val="en-US"/>
                              </w:rPr>
                            </w:pPr>
                            <w:r w:rsidRPr="008957EB">
                              <w:rPr>
                                <w:rFonts w:eastAsia="Calibri"/>
                                <w:lang w:val="en-US"/>
                              </w:rPr>
                              <w:t xml:space="preserve">Chapter 3 outlines the process and requirements for </w:t>
                            </w:r>
                            <w:r w:rsidRPr="008957EB">
                              <w:rPr>
                                <w:rFonts w:eastAsia="Calibri"/>
                                <w:i/>
                                <w:iCs/>
                                <w:lang w:val="en-US"/>
                              </w:rPr>
                              <w:t>remedy*</w:t>
                            </w:r>
                            <w:r w:rsidRPr="008957EB">
                              <w:rPr>
                                <w:rFonts w:eastAsia="Calibri"/>
                                <w:lang w:val="en-US"/>
                              </w:rPr>
                              <w:t xml:space="preserve"> of </w:t>
                            </w:r>
                            <w:r w:rsidRPr="008957EB">
                              <w:rPr>
                                <w:rFonts w:eastAsia="Calibri"/>
                                <w:i/>
                                <w:lang w:val="en-US"/>
                              </w:rPr>
                              <w:t>conversion</w:t>
                            </w:r>
                            <w:r w:rsidRPr="008957EB">
                              <w:rPr>
                                <w:rFonts w:eastAsia="Calibri"/>
                                <w:lang w:val="en-US"/>
                              </w:rPr>
                              <w:t xml:space="preserve">* and/or </w:t>
                            </w:r>
                            <w:r w:rsidRPr="008957EB">
                              <w:rPr>
                                <w:rFonts w:eastAsia="Calibri"/>
                                <w:i/>
                                <w:lang w:val="en-US"/>
                              </w:rPr>
                              <w:t xml:space="preserve">unacceptable activities* </w:t>
                            </w:r>
                            <w:r w:rsidRPr="008957EB">
                              <w:rPr>
                                <w:rFonts w:eastAsia="Calibri"/>
                                <w:lang w:val="en-US"/>
                              </w:rPr>
                              <w:t xml:space="preserve">beginning with foundational requirements in Part 1, and ending with provisions for monitoring, reporting, and transparency in Part 7.  It is recommended that users familiarize themselves with the entirety of Chapter 3 before undertaking the </w:t>
                            </w:r>
                            <w:r w:rsidRPr="008957EB">
                              <w:rPr>
                                <w:rFonts w:eastAsia="Calibri"/>
                                <w:i/>
                                <w:iCs/>
                                <w:lang w:val="en-US"/>
                              </w:rPr>
                              <w:t>remedy*</w:t>
                            </w:r>
                            <w:r w:rsidRPr="008957EB">
                              <w:rPr>
                                <w:rFonts w:eastAsia="Calibri"/>
                                <w:lang w:val="en-US"/>
                              </w:rPr>
                              <w:t xml:space="preserve"> process.  As outlined in the Introduction, Chapter 3 also differentiates between core requirements which apply both to cases of </w:t>
                            </w:r>
                            <w:r w:rsidRPr="008957EB">
                              <w:rPr>
                                <w:rFonts w:eastAsia="Calibri"/>
                                <w:i/>
                                <w:lang w:val="en-US"/>
                              </w:rPr>
                              <w:t>conversion</w:t>
                            </w:r>
                            <w:r w:rsidRPr="008957EB">
                              <w:rPr>
                                <w:rFonts w:eastAsia="Calibri"/>
                                <w:lang w:val="en-US"/>
                              </w:rPr>
                              <w:t xml:space="preserve">* and </w:t>
                            </w:r>
                            <w:r w:rsidRPr="008957EB">
                              <w:rPr>
                                <w:rFonts w:eastAsia="Calibri"/>
                                <w:i/>
                                <w:lang w:val="en-US"/>
                              </w:rPr>
                              <w:t>unacceptable activities*</w:t>
                            </w:r>
                            <w:r w:rsidRPr="008957EB">
                              <w:rPr>
                                <w:rFonts w:eastAsia="Calibri"/>
                                <w:lang w:val="en-US"/>
                              </w:rPr>
                              <w:t xml:space="preserve"> and additional requirements which apply only to cases of </w:t>
                            </w:r>
                            <w:r w:rsidRPr="008957EB">
                              <w:rPr>
                                <w:rFonts w:eastAsia="Calibri"/>
                                <w:i/>
                                <w:lang w:val="en-US"/>
                              </w:rPr>
                              <w:t>unacceptable activities*.</w:t>
                            </w:r>
                          </w:p>
                          <w:p w14:paraId="1AA547B6" w14:textId="77777777" w:rsidR="006E09BA" w:rsidRPr="008957EB" w:rsidRDefault="006E09BA" w:rsidP="006E09BA">
                            <w:pPr>
                              <w:rPr>
                                <w:lang w:val="en-US"/>
                              </w:rPr>
                            </w:pPr>
                            <w:r w:rsidRPr="008957EB">
                              <w:rPr>
                                <w:lang w:val="en-US"/>
                              </w:rPr>
                              <w:t xml:space="preserve">NOTE: Chapter 3 applies to: </w:t>
                            </w:r>
                          </w:p>
                          <w:p w14:paraId="51BCDAEC" w14:textId="77777777" w:rsidR="006E09BA" w:rsidRPr="008957EB" w:rsidRDefault="006E09BA" w:rsidP="006E09BA">
                            <w:pPr>
                              <w:ind w:left="426" w:hanging="426"/>
                              <w:jc w:val="both"/>
                              <w:rPr>
                                <w:rFonts w:eastAsia="Arial" w:cs="Arial"/>
                                <w:lang w:val="en-US"/>
                              </w:rPr>
                            </w:pPr>
                            <w:r w:rsidRPr="008957EB">
                              <w:rPr>
                                <w:lang w:val="en-US"/>
                              </w:rPr>
                              <w:t>(</w:t>
                            </w:r>
                            <w:r w:rsidRPr="008957EB">
                              <w:rPr>
                                <w:rFonts w:eastAsia="Arial" w:cs="Arial"/>
                              </w:rPr>
                              <w:t xml:space="preserve">1) </w:t>
                            </w:r>
                            <w:r w:rsidRPr="008957EB">
                              <w:rPr>
                                <w:rFonts w:eastAsia="Arial" w:cs="Arial"/>
                              </w:rPr>
                              <w:tab/>
                            </w:r>
                            <w:r w:rsidRPr="008957EB">
                              <w:rPr>
                                <w:rFonts w:eastAsia="Arial" w:cs="Arial"/>
                                <w:i/>
                                <w:iCs/>
                              </w:rPr>
                              <w:t>The Organization</w:t>
                            </w:r>
                            <w:r w:rsidRPr="008957EB">
                              <w:rPr>
                                <w:rFonts w:eastAsia="Arial" w:cs="Arial"/>
                              </w:rPr>
                              <w:t xml:space="preserve">* that was </w:t>
                            </w:r>
                            <w:r w:rsidRPr="008957EB">
                              <w:rPr>
                                <w:rFonts w:eastAsia="Arial" w:cs="Arial"/>
                                <w:i/>
                                <w:iCs/>
                              </w:rPr>
                              <w:t>directly or indirectly involved</w:t>
                            </w:r>
                            <w:r w:rsidRPr="008957EB">
                              <w:rPr>
                                <w:rFonts w:eastAsia="Arial" w:cs="Arial"/>
                              </w:rPr>
                              <w:t xml:space="preserve">* in </w:t>
                            </w:r>
                            <w:r w:rsidRPr="008957EB">
                              <w:rPr>
                                <w:rFonts w:eastAsia="Arial" w:cs="Arial"/>
                                <w:i/>
                                <w:iCs/>
                              </w:rPr>
                              <w:t>conversion</w:t>
                            </w:r>
                            <w:r w:rsidRPr="008957EB">
                              <w:rPr>
                                <w:rFonts w:eastAsia="Arial" w:cs="Arial"/>
                              </w:rPr>
                              <w:t xml:space="preserve">* that occurred between 1 December 1994 and 31 December 2020.  In such cases, </w:t>
                            </w:r>
                            <w:r w:rsidRPr="008957EB">
                              <w:rPr>
                                <w:rFonts w:eastAsia="Arial" w:cs="Arial"/>
                                <w:i/>
                                <w:iCs/>
                              </w:rPr>
                              <w:t>The Organization*</w:t>
                            </w:r>
                            <w:r w:rsidRPr="008957EB">
                              <w:rPr>
                                <w:rFonts w:eastAsia="Arial" w:cs="Arial"/>
                              </w:rPr>
                              <w:t xml:space="preserve"> must conform with the core requirements.</w:t>
                            </w:r>
                          </w:p>
                          <w:p w14:paraId="5527665A" w14:textId="77777777" w:rsidR="006E09BA" w:rsidRPr="008957EB" w:rsidRDefault="006E09BA" w:rsidP="006E09BA">
                            <w:pPr>
                              <w:ind w:left="426" w:hanging="426"/>
                              <w:jc w:val="both"/>
                              <w:rPr>
                                <w:rFonts w:eastAsia="Arial" w:cs="Arial"/>
                                <w:lang w:val="en-US"/>
                              </w:rPr>
                            </w:pPr>
                            <w:r w:rsidRPr="008957EB">
                              <w:rPr>
                                <w:rFonts w:eastAsia="Arial" w:cs="Arial"/>
                              </w:rPr>
                              <w:t xml:space="preserve">(2) </w:t>
                            </w:r>
                            <w:r w:rsidRPr="008957EB">
                              <w:rPr>
                                <w:rFonts w:eastAsia="Arial" w:cs="Arial"/>
                              </w:rPr>
                              <w:tab/>
                            </w:r>
                            <w:r w:rsidRPr="008957EB">
                              <w:rPr>
                                <w:rFonts w:eastAsia="Arial" w:cs="Arial"/>
                                <w:i/>
                                <w:iCs/>
                              </w:rPr>
                              <w:t>The Organization</w:t>
                            </w:r>
                            <w:r w:rsidRPr="008957EB">
                              <w:rPr>
                                <w:rFonts w:eastAsia="Arial" w:cs="Arial"/>
                              </w:rPr>
                              <w:t xml:space="preserve">* not involved in </w:t>
                            </w:r>
                            <w:r w:rsidRPr="008957EB">
                              <w:rPr>
                                <w:rFonts w:eastAsia="Arial" w:cs="Arial"/>
                                <w:i/>
                                <w:iCs/>
                              </w:rPr>
                              <w:t>conversion*</w:t>
                            </w:r>
                            <w:r w:rsidRPr="008957EB">
                              <w:rPr>
                                <w:rFonts w:eastAsia="Arial" w:cs="Arial"/>
                              </w:rPr>
                              <w:t xml:space="preserve"> but that has acquired a </w:t>
                            </w:r>
                            <w:r w:rsidRPr="008957EB">
                              <w:rPr>
                                <w:rFonts w:eastAsia="Arial" w:cs="Arial"/>
                                <w:i/>
                                <w:iCs/>
                              </w:rPr>
                              <w:t>management unit</w:t>
                            </w:r>
                            <w:r w:rsidRPr="008957EB">
                              <w:rPr>
                                <w:rFonts w:eastAsia="Arial" w:cs="Arial"/>
                              </w:rPr>
                              <w:t xml:space="preserve">* where </w:t>
                            </w:r>
                            <w:r w:rsidRPr="008957EB">
                              <w:rPr>
                                <w:rFonts w:eastAsia="Arial" w:cs="Arial"/>
                                <w:i/>
                                <w:iCs/>
                              </w:rPr>
                              <w:t>conversion</w:t>
                            </w:r>
                            <w:r w:rsidRPr="008957EB">
                              <w:rPr>
                                <w:rFonts w:eastAsia="Arial" w:cs="Arial"/>
                              </w:rPr>
                              <w:t xml:space="preserve">* has taken place in this period.  In such cases, </w:t>
                            </w:r>
                            <w:r w:rsidRPr="008957EB">
                              <w:rPr>
                                <w:rFonts w:eastAsia="Arial" w:cs="Arial"/>
                                <w:i/>
                                <w:iCs/>
                              </w:rPr>
                              <w:t>The Organization*</w:t>
                            </w:r>
                            <w:r w:rsidRPr="008957EB">
                              <w:rPr>
                                <w:rFonts w:eastAsia="Arial" w:cs="Arial"/>
                              </w:rPr>
                              <w:t xml:space="preserve"> must conform with the core requirements.</w:t>
                            </w:r>
                          </w:p>
                          <w:p w14:paraId="638E63A2" w14:textId="77777777" w:rsidR="006E09BA" w:rsidRPr="00270C3F" w:rsidRDefault="006E09BA" w:rsidP="006E09BA">
                            <w:pPr>
                              <w:ind w:left="426" w:hanging="426"/>
                              <w:jc w:val="both"/>
                              <w:rPr>
                                <w:rFonts w:eastAsia="Arial" w:cs="Arial"/>
                                <w:lang w:val="en-US"/>
                              </w:rPr>
                            </w:pPr>
                            <w:r w:rsidRPr="008957EB">
                              <w:rPr>
                                <w:rFonts w:eastAsia="Arial" w:cs="Arial"/>
                              </w:rPr>
                              <w:t xml:space="preserve">(3) </w:t>
                            </w:r>
                            <w:r w:rsidRPr="008957EB">
                              <w:rPr>
                                <w:rFonts w:eastAsia="Arial" w:cs="Arial"/>
                              </w:rPr>
                              <w:tab/>
                              <w:t xml:space="preserve">The </w:t>
                            </w:r>
                            <w:r w:rsidRPr="008957EB">
                              <w:rPr>
                                <w:rFonts w:eastAsia="Arial" w:cs="Arial"/>
                                <w:i/>
                                <w:iCs/>
                              </w:rPr>
                              <w:t>corporate group*</w:t>
                            </w:r>
                            <w:r w:rsidRPr="008957EB">
                              <w:rPr>
                                <w:rFonts w:eastAsia="Arial" w:cs="Arial"/>
                              </w:rPr>
                              <w:t xml:space="preserve"> that have</w:t>
                            </w:r>
                            <w:r w:rsidRPr="00270C3F">
                              <w:rPr>
                                <w:rFonts w:eastAsia="Arial" w:cs="Arial"/>
                              </w:rPr>
                              <w:t xml:space="preserve"> been disassociated from FSC for </w:t>
                            </w:r>
                            <w:r w:rsidRPr="756B53B1">
                              <w:rPr>
                                <w:rFonts w:eastAsia="Arial" w:cs="Arial"/>
                              </w:rPr>
                              <w:t xml:space="preserve">committing </w:t>
                            </w:r>
                            <w:r w:rsidRPr="00270C3F">
                              <w:rPr>
                                <w:rFonts w:eastAsia="Arial" w:cs="Arial"/>
                                <w:i/>
                                <w:iCs/>
                              </w:rPr>
                              <w:t>unacceptable activities</w:t>
                            </w:r>
                            <w:r w:rsidRPr="00270C3F">
                              <w:rPr>
                                <w:rFonts w:eastAsia="Arial" w:cs="Arial"/>
                              </w:rPr>
                              <w:t>*. In such cases, the</w:t>
                            </w:r>
                            <w:r>
                              <w:rPr>
                                <w:rFonts w:eastAsia="Arial" w:cs="Arial"/>
                              </w:rPr>
                              <w:t xml:space="preserve"> </w:t>
                            </w:r>
                            <w:r>
                              <w:rPr>
                                <w:rFonts w:eastAsia="Arial" w:cs="Arial"/>
                                <w:i/>
                                <w:iCs/>
                              </w:rPr>
                              <w:t>corporate group*</w:t>
                            </w:r>
                            <w:r w:rsidRPr="00270C3F">
                              <w:rPr>
                                <w:rFonts w:eastAsia="Arial" w:cs="Arial"/>
                              </w:rPr>
                              <w:t xml:space="preserve"> must conform with both the core requirements</w:t>
                            </w:r>
                            <w:r w:rsidRPr="00270C3F">
                              <w:rPr>
                                <w:rFonts w:eastAsia="Arial" w:cs="Arial" w:hint="eastAsia"/>
                              </w:rPr>
                              <w:t>”</w:t>
                            </w:r>
                            <w:r w:rsidRPr="00270C3F">
                              <w:rPr>
                                <w:rFonts w:eastAsia="Arial" w:cs="Arial"/>
                              </w:rPr>
                              <w:t>and the additional requirements.</w:t>
                            </w:r>
                          </w:p>
                          <w:p w14:paraId="68912EFE" w14:textId="77777777" w:rsidR="006E09BA" w:rsidRPr="00A21600" w:rsidRDefault="006E09BA" w:rsidP="006E09BA">
                            <w:pPr>
                              <w:ind w:left="426" w:hanging="426"/>
                              <w:jc w:val="both"/>
                              <w:rPr>
                                <w:rFonts w:eastAsia="Arial" w:cs="Arial"/>
                              </w:rPr>
                            </w:pPr>
                            <w:r w:rsidRPr="00270C3F">
                              <w:rPr>
                                <w:rFonts w:eastAsia="Arial" w:cs="Arial"/>
                              </w:rPr>
                              <w:t>(4)</w:t>
                            </w:r>
                            <w:r>
                              <w:rPr>
                                <w:rFonts w:eastAsia="Arial" w:cs="Arial"/>
                              </w:rPr>
                              <w:t xml:space="preserve"> </w:t>
                            </w:r>
                            <w:r>
                              <w:rPr>
                                <w:rFonts w:eastAsia="Arial" w:cs="Arial"/>
                              </w:rPr>
                              <w:tab/>
                              <w:t xml:space="preserve">The </w:t>
                            </w:r>
                            <w:r>
                              <w:rPr>
                                <w:rFonts w:eastAsia="Arial" w:cs="Arial"/>
                                <w:i/>
                                <w:iCs/>
                              </w:rPr>
                              <w:t>corporate group*</w:t>
                            </w:r>
                            <w:r w:rsidRPr="00270C3F">
                              <w:rPr>
                                <w:rFonts w:eastAsia="Arial" w:cs="Arial"/>
                              </w:rPr>
                              <w:t xml:space="preserve"> seeking to address </w:t>
                            </w:r>
                            <w:r w:rsidRPr="00270C3F">
                              <w:rPr>
                                <w:rFonts w:eastAsia="Arial" w:cs="Arial"/>
                                <w:i/>
                                <w:iCs/>
                              </w:rPr>
                              <w:t>unacceptable activities*</w:t>
                            </w:r>
                            <w:r w:rsidRPr="00270C3F">
                              <w:rPr>
                                <w:rFonts w:eastAsia="Arial" w:cs="Arial"/>
                              </w:rPr>
                              <w:t xml:space="preserve"> before associating with FSC. In such cases, the </w:t>
                            </w:r>
                            <w:r>
                              <w:rPr>
                                <w:rFonts w:eastAsia="Arial" w:cs="Arial"/>
                                <w:i/>
                                <w:iCs/>
                              </w:rPr>
                              <w:t xml:space="preserve">corporate group* </w:t>
                            </w:r>
                            <w:r w:rsidRPr="00270C3F">
                              <w:rPr>
                                <w:rFonts w:eastAsia="Arial" w:cs="Arial"/>
                              </w:rPr>
                              <w:t xml:space="preserve">must conform with both the core requirements and the additional requirements.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7D777D8" id="Text Box 12" o:spid="_x0000_s1032" type="#_x0000_t202" style="width:510.2pt;height:32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" fillcolor="#f1f8e8 [3214]" stroked="f" strokeweight=".5pt">
                <v:textbox>
                  <w:txbxContent>
                    <w:p w14:paraId="2585D767" w14:textId="77777777" w:rsidR="006E09BA" w:rsidRPr="008957EB" w:rsidRDefault="006E09BA" w:rsidP="006E09BA">
                      <w:pPr>
                        <w:jc w:val="both"/>
                        <w:rPr>
                          <w:lang w:val="en-US"/>
                        </w:rPr>
                      </w:pPr>
                      <w:r w:rsidRPr="008957EB">
                        <w:rPr>
                          <w:rFonts w:eastAsia="Calibri"/>
                          <w:lang w:val="en-US"/>
                        </w:rPr>
                        <w:t xml:space="preserve">Chapter 3 outlines the process and requirements for </w:t>
                      </w:r>
                      <w:r w:rsidRPr="008957EB">
                        <w:rPr>
                          <w:rFonts w:eastAsia="Calibri"/>
                          <w:i/>
                          <w:iCs/>
                          <w:lang w:val="en-US"/>
                        </w:rPr>
                        <w:t>remedy*</w:t>
                      </w:r>
                      <w:r w:rsidRPr="008957EB">
                        <w:rPr>
                          <w:rFonts w:eastAsia="Calibri"/>
                          <w:lang w:val="en-US"/>
                        </w:rPr>
                        <w:t xml:space="preserve"> of </w:t>
                      </w:r>
                      <w:r w:rsidRPr="008957EB">
                        <w:rPr>
                          <w:rFonts w:eastAsia="Calibri"/>
                          <w:i/>
                          <w:lang w:val="en-US"/>
                        </w:rPr>
                        <w:t>conversion</w:t>
                      </w:r>
                      <w:r w:rsidRPr="008957EB">
                        <w:rPr>
                          <w:rFonts w:eastAsia="Calibri"/>
                          <w:lang w:val="en-US"/>
                        </w:rPr>
                        <w:t xml:space="preserve">* and/or </w:t>
                      </w:r>
                      <w:r w:rsidRPr="008957EB">
                        <w:rPr>
                          <w:rFonts w:eastAsia="Calibri"/>
                          <w:i/>
                          <w:lang w:val="en-US"/>
                        </w:rPr>
                        <w:t xml:space="preserve">unacceptable activities* </w:t>
                      </w:r>
                      <w:r w:rsidRPr="008957EB">
                        <w:rPr>
                          <w:rFonts w:eastAsia="Calibri"/>
                          <w:lang w:val="en-US"/>
                        </w:rPr>
                        <w:t xml:space="preserve">beginning with foundational requirements in Part 1, and ending with provisions for monitoring, reporting, and transparency in Part 7.  It is recommended that users familiarize themselves with the entirety of Chapter 3 before undertaking the </w:t>
                      </w:r>
                      <w:r w:rsidRPr="008957EB">
                        <w:rPr>
                          <w:rFonts w:eastAsia="Calibri"/>
                          <w:i/>
                          <w:iCs/>
                          <w:lang w:val="en-US"/>
                        </w:rPr>
                        <w:t>remedy*</w:t>
                      </w:r>
                      <w:r w:rsidRPr="008957EB">
                        <w:rPr>
                          <w:rFonts w:eastAsia="Calibri"/>
                          <w:lang w:val="en-US"/>
                        </w:rPr>
                        <w:t xml:space="preserve"> process.  As outlined in the Introduction, Chapter 3 also differentiates between core requirements which apply both to cases of </w:t>
                      </w:r>
                      <w:r w:rsidRPr="008957EB">
                        <w:rPr>
                          <w:rFonts w:eastAsia="Calibri"/>
                          <w:i/>
                          <w:lang w:val="en-US"/>
                        </w:rPr>
                        <w:t>conversion</w:t>
                      </w:r>
                      <w:r w:rsidRPr="008957EB">
                        <w:rPr>
                          <w:rFonts w:eastAsia="Calibri"/>
                          <w:lang w:val="en-US"/>
                        </w:rPr>
                        <w:t xml:space="preserve">* and </w:t>
                      </w:r>
                      <w:r w:rsidRPr="008957EB">
                        <w:rPr>
                          <w:rFonts w:eastAsia="Calibri"/>
                          <w:i/>
                          <w:lang w:val="en-US"/>
                        </w:rPr>
                        <w:t>unacceptable activities*</w:t>
                      </w:r>
                      <w:r w:rsidRPr="008957EB">
                        <w:rPr>
                          <w:rFonts w:eastAsia="Calibri"/>
                          <w:lang w:val="en-US"/>
                        </w:rPr>
                        <w:t xml:space="preserve"> and additional requirements which apply only to cases of </w:t>
                      </w:r>
                      <w:r w:rsidRPr="008957EB">
                        <w:rPr>
                          <w:rFonts w:eastAsia="Calibri"/>
                          <w:i/>
                          <w:lang w:val="en-US"/>
                        </w:rPr>
                        <w:t>unacceptable activities*.</w:t>
                      </w:r>
                    </w:p>
                    <w:p w14:paraId="1AA547B6" w14:textId="77777777" w:rsidR="006E09BA" w:rsidRPr="008957EB" w:rsidRDefault="006E09BA" w:rsidP="006E09BA">
                      <w:pPr>
                        <w:rPr>
                          <w:lang w:val="en-US"/>
                        </w:rPr>
                      </w:pPr>
                      <w:r w:rsidRPr="008957EB">
                        <w:rPr>
                          <w:lang w:val="en-US"/>
                        </w:rPr>
                        <w:t xml:space="preserve">NOTE: Chapter 3 applies to: </w:t>
                      </w:r>
                    </w:p>
                    <w:p w14:paraId="51BCDAEC" w14:textId="77777777" w:rsidR="006E09BA" w:rsidRPr="008957EB" w:rsidRDefault="006E09BA" w:rsidP="006E09BA">
                      <w:pPr>
                        <w:ind w:left="426" w:hanging="426"/>
                        <w:jc w:val="both"/>
                        <w:rPr>
                          <w:rFonts w:eastAsia="Arial" w:cs="Arial"/>
                          <w:lang w:val="en-US"/>
                        </w:rPr>
                      </w:pPr>
                      <w:r w:rsidRPr="008957EB">
                        <w:rPr>
                          <w:lang w:val="en-US"/>
                        </w:rPr>
                        <w:t>(</w:t>
                      </w:r>
                      <w:r w:rsidRPr="008957EB">
                        <w:rPr>
                          <w:rFonts w:eastAsia="Arial" w:cs="Arial"/>
                        </w:rPr>
                        <w:t xml:space="preserve">1) </w:t>
                      </w:r>
                      <w:r w:rsidRPr="008957EB">
                        <w:rPr>
                          <w:rFonts w:eastAsia="Arial" w:cs="Arial"/>
                        </w:rPr>
                        <w:tab/>
                      </w:r>
                      <w:r w:rsidRPr="008957EB">
                        <w:rPr>
                          <w:rFonts w:eastAsia="Arial" w:cs="Arial"/>
                          <w:i/>
                          <w:iCs/>
                        </w:rPr>
                        <w:t>The Organization</w:t>
                      </w:r>
                      <w:r w:rsidRPr="008957EB">
                        <w:rPr>
                          <w:rFonts w:eastAsia="Arial" w:cs="Arial"/>
                        </w:rPr>
                        <w:t xml:space="preserve">* that was </w:t>
                      </w:r>
                      <w:r w:rsidRPr="008957EB">
                        <w:rPr>
                          <w:rFonts w:eastAsia="Arial" w:cs="Arial"/>
                          <w:i/>
                          <w:iCs/>
                        </w:rPr>
                        <w:t>directly or indirectly involved</w:t>
                      </w:r>
                      <w:r w:rsidRPr="008957EB">
                        <w:rPr>
                          <w:rFonts w:eastAsia="Arial" w:cs="Arial"/>
                        </w:rPr>
                        <w:t xml:space="preserve">* in </w:t>
                      </w:r>
                      <w:r w:rsidRPr="008957EB">
                        <w:rPr>
                          <w:rFonts w:eastAsia="Arial" w:cs="Arial"/>
                          <w:i/>
                          <w:iCs/>
                        </w:rPr>
                        <w:t>conversion</w:t>
                      </w:r>
                      <w:r w:rsidRPr="008957EB">
                        <w:rPr>
                          <w:rFonts w:eastAsia="Arial" w:cs="Arial"/>
                        </w:rPr>
                        <w:t xml:space="preserve">* that occurred between 1 December 1994 and 31 December 2020.  In such cases, </w:t>
                      </w:r>
                      <w:r w:rsidRPr="008957EB">
                        <w:rPr>
                          <w:rFonts w:eastAsia="Arial" w:cs="Arial"/>
                          <w:i/>
                          <w:iCs/>
                        </w:rPr>
                        <w:t>The Organization*</w:t>
                      </w:r>
                      <w:r w:rsidRPr="008957EB">
                        <w:rPr>
                          <w:rFonts w:eastAsia="Arial" w:cs="Arial"/>
                        </w:rPr>
                        <w:t xml:space="preserve"> must conform with the core requirements.</w:t>
                      </w:r>
                    </w:p>
                    <w:p w14:paraId="5527665A" w14:textId="77777777" w:rsidR="006E09BA" w:rsidRPr="008957EB" w:rsidRDefault="006E09BA" w:rsidP="006E09BA">
                      <w:pPr>
                        <w:ind w:left="426" w:hanging="426"/>
                        <w:jc w:val="both"/>
                        <w:rPr>
                          <w:rFonts w:eastAsia="Arial" w:cs="Arial"/>
                          <w:lang w:val="en-US"/>
                        </w:rPr>
                      </w:pPr>
                      <w:r w:rsidRPr="008957EB">
                        <w:rPr>
                          <w:rFonts w:eastAsia="Arial" w:cs="Arial"/>
                        </w:rPr>
                        <w:t xml:space="preserve">(2) </w:t>
                      </w:r>
                      <w:r w:rsidRPr="008957EB">
                        <w:rPr>
                          <w:rFonts w:eastAsia="Arial" w:cs="Arial"/>
                        </w:rPr>
                        <w:tab/>
                      </w:r>
                      <w:r w:rsidRPr="008957EB">
                        <w:rPr>
                          <w:rFonts w:eastAsia="Arial" w:cs="Arial"/>
                          <w:i/>
                          <w:iCs/>
                        </w:rPr>
                        <w:t>The Organization</w:t>
                      </w:r>
                      <w:r w:rsidRPr="008957EB">
                        <w:rPr>
                          <w:rFonts w:eastAsia="Arial" w:cs="Arial"/>
                        </w:rPr>
                        <w:t xml:space="preserve">* not involved in </w:t>
                      </w:r>
                      <w:r w:rsidRPr="008957EB">
                        <w:rPr>
                          <w:rFonts w:eastAsia="Arial" w:cs="Arial"/>
                          <w:i/>
                          <w:iCs/>
                        </w:rPr>
                        <w:t>conversion*</w:t>
                      </w:r>
                      <w:r w:rsidRPr="008957EB">
                        <w:rPr>
                          <w:rFonts w:eastAsia="Arial" w:cs="Arial"/>
                        </w:rPr>
                        <w:t xml:space="preserve"> but that has acquired a </w:t>
                      </w:r>
                      <w:r w:rsidRPr="008957EB">
                        <w:rPr>
                          <w:rFonts w:eastAsia="Arial" w:cs="Arial"/>
                          <w:i/>
                          <w:iCs/>
                        </w:rPr>
                        <w:t>management unit</w:t>
                      </w:r>
                      <w:r w:rsidRPr="008957EB">
                        <w:rPr>
                          <w:rFonts w:eastAsia="Arial" w:cs="Arial"/>
                        </w:rPr>
                        <w:t xml:space="preserve">* where </w:t>
                      </w:r>
                      <w:r w:rsidRPr="008957EB">
                        <w:rPr>
                          <w:rFonts w:eastAsia="Arial" w:cs="Arial"/>
                          <w:i/>
                          <w:iCs/>
                        </w:rPr>
                        <w:t>conversion</w:t>
                      </w:r>
                      <w:r w:rsidRPr="008957EB">
                        <w:rPr>
                          <w:rFonts w:eastAsia="Arial" w:cs="Arial"/>
                        </w:rPr>
                        <w:t xml:space="preserve">* has taken place in this period.  In such cases, </w:t>
                      </w:r>
                      <w:r w:rsidRPr="008957EB">
                        <w:rPr>
                          <w:rFonts w:eastAsia="Arial" w:cs="Arial"/>
                          <w:i/>
                          <w:iCs/>
                        </w:rPr>
                        <w:t>The Organization*</w:t>
                      </w:r>
                      <w:r w:rsidRPr="008957EB">
                        <w:rPr>
                          <w:rFonts w:eastAsia="Arial" w:cs="Arial"/>
                        </w:rPr>
                        <w:t xml:space="preserve"> must conform with the core requirements.</w:t>
                      </w:r>
                    </w:p>
                    <w:p w14:paraId="638E63A2" w14:textId="77777777" w:rsidR="006E09BA" w:rsidRPr="00270C3F" w:rsidRDefault="006E09BA" w:rsidP="006E09BA">
                      <w:pPr>
                        <w:ind w:left="426" w:hanging="426"/>
                        <w:jc w:val="both"/>
                        <w:rPr>
                          <w:rFonts w:eastAsia="Arial" w:cs="Arial"/>
                          <w:lang w:val="en-US"/>
                        </w:rPr>
                      </w:pPr>
                      <w:r w:rsidRPr="008957EB">
                        <w:rPr>
                          <w:rFonts w:eastAsia="Arial" w:cs="Arial"/>
                        </w:rPr>
                        <w:t xml:space="preserve">(3) </w:t>
                      </w:r>
                      <w:r w:rsidRPr="008957EB">
                        <w:rPr>
                          <w:rFonts w:eastAsia="Arial" w:cs="Arial"/>
                        </w:rPr>
                        <w:tab/>
                        <w:t xml:space="preserve">The </w:t>
                      </w:r>
                      <w:r w:rsidRPr="008957EB">
                        <w:rPr>
                          <w:rFonts w:eastAsia="Arial" w:cs="Arial"/>
                          <w:i/>
                          <w:iCs/>
                        </w:rPr>
                        <w:t>corporate group*</w:t>
                      </w:r>
                      <w:r w:rsidRPr="008957EB">
                        <w:rPr>
                          <w:rFonts w:eastAsia="Arial" w:cs="Arial"/>
                        </w:rPr>
                        <w:t xml:space="preserve"> that have</w:t>
                      </w:r>
                      <w:r w:rsidRPr="00270C3F">
                        <w:rPr>
                          <w:rFonts w:eastAsia="Arial" w:cs="Arial"/>
                        </w:rPr>
                        <w:t xml:space="preserve"> been disassociated from FSC for </w:t>
                      </w:r>
                      <w:r w:rsidRPr="756B53B1">
                        <w:rPr>
                          <w:rFonts w:eastAsia="Arial" w:cs="Arial"/>
                        </w:rPr>
                        <w:t xml:space="preserve">committing </w:t>
                      </w:r>
                      <w:r w:rsidRPr="00270C3F">
                        <w:rPr>
                          <w:rFonts w:eastAsia="Arial" w:cs="Arial"/>
                          <w:i/>
                          <w:iCs/>
                        </w:rPr>
                        <w:t>unacceptable activities</w:t>
                      </w:r>
                      <w:r w:rsidRPr="00270C3F">
                        <w:rPr>
                          <w:rFonts w:eastAsia="Arial" w:cs="Arial"/>
                        </w:rPr>
                        <w:t>*. In such cases, the</w:t>
                      </w:r>
                      <w:r>
                        <w:rPr>
                          <w:rFonts w:eastAsia="Arial" w:cs="Arial"/>
                        </w:rPr>
                        <w:t xml:space="preserve"> </w:t>
                      </w:r>
                      <w:r>
                        <w:rPr>
                          <w:rFonts w:eastAsia="Arial" w:cs="Arial"/>
                          <w:i/>
                          <w:iCs/>
                        </w:rPr>
                        <w:t>corporate group*</w:t>
                      </w:r>
                      <w:r w:rsidRPr="00270C3F">
                        <w:rPr>
                          <w:rFonts w:eastAsia="Arial" w:cs="Arial"/>
                        </w:rPr>
                        <w:t xml:space="preserve"> must conform with both the core requirements</w:t>
                      </w:r>
                      <w:r w:rsidRPr="00270C3F">
                        <w:rPr>
                          <w:rFonts w:eastAsia="Arial" w:cs="Arial" w:hint="eastAsia"/>
                        </w:rPr>
                        <w:t>”</w:t>
                      </w:r>
                      <w:r w:rsidRPr="00270C3F">
                        <w:rPr>
                          <w:rFonts w:eastAsia="Arial" w:cs="Arial"/>
                        </w:rPr>
                        <w:t>and the additional requirements.</w:t>
                      </w:r>
                    </w:p>
                    <w:p w14:paraId="68912EFE" w14:textId="77777777" w:rsidR="006E09BA" w:rsidRPr="00A21600" w:rsidRDefault="006E09BA" w:rsidP="006E09BA">
                      <w:pPr>
                        <w:ind w:left="426" w:hanging="426"/>
                        <w:jc w:val="both"/>
                        <w:rPr>
                          <w:rFonts w:eastAsia="Arial" w:cs="Arial"/>
                        </w:rPr>
                      </w:pPr>
                      <w:r w:rsidRPr="00270C3F">
                        <w:rPr>
                          <w:rFonts w:eastAsia="Arial" w:cs="Arial"/>
                        </w:rPr>
                        <w:t>(4)</w:t>
                      </w:r>
                      <w:r>
                        <w:rPr>
                          <w:rFonts w:eastAsia="Arial" w:cs="Arial"/>
                        </w:rPr>
                        <w:t xml:space="preserve"> </w:t>
                      </w:r>
                      <w:r>
                        <w:rPr>
                          <w:rFonts w:eastAsia="Arial" w:cs="Arial"/>
                        </w:rPr>
                        <w:tab/>
                        <w:t xml:space="preserve">The </w:t>
                      </w:r>
                      <w:r>
                        <w:rPr>
                          <w:rFonts w:eastAsia="Arial" w:cs="Arial"/>
                          <w:i/>
                          <w:iCs/>
                        </w:rPr>
                        <w:t>corporate group*</w:t>
                      </w:r>
                      <w:r w:rsidRPr="00270C3F">
                        <w:rPr>
                          <w:rFonts w:eastAsia="Arial" w:cs="Arial"/>
                        </w:rPr>
                        <w:t xml:space="preserve"> seeking to address </w:t>
                      </w:r>
                      <w:r w:rsidRPr="00270C3F">
                        <w:rPr>
                          <w:rFonts w:eastAsia="Arial" w:cs="Arial"/>
                          <w:i/>
                          <w:iCs/>
                        </w:rPr>
                        <w:t>unacceptable activities*</w:t>
                      </w:r>
                      <w:r w:rsidRPr="00270C3F">
                        <w:rPr>
                          <w:rFonts w:eastAsia="Arial" w:cs="Arial"/>
                        </w:rPr>
                        <w:t xml:space="preserve"> before associating with FSC. In such cases, the </w:t>
                      </w:r>
                      <w:r>
                        <w:rPr>
                          <w:rFonts w:eastAsia="Arial" w:cs="Arial"/>
                          <w:i/>
                          <w:iCs/>
                        </w:rPr>
                        <w:t xml:space="preserve">corporate group* </w:t>
                      </w:r>
                      <w:r w:rsidRPr="00270C3F">
                        <w:rPr>
                          <w:rFonts w:eastAsia="Arial" w:cs="Arial"/>
                        </w:rPr>
                        <w:t xml:space="preserve">must conform with both the core requirements and the additional requirements. </w:t>
                      </w:r>
                    </w:p>
                  </w:txbxContent>
                </v:textbox>
                <w10:anchorlock/>
              </v:shape>
            </w:pict>
          </mc:Fallback>
        </mc:AlternateContent>
      </w:r>
      <w:bookmarkEnd w:id="57"/>
    </w:p>
    <w:p w14:paraId="027984F8" w14:textId="77777777" w:rsidR="00F1350F" w:rsidRDefault="00F1350F" w:rsidP="00546681">
      <w:pPr>
        <w:rPr>
          <w:lang w:val="en-US"/>
        </w:rPr>
      </w:pPr>
    </w:p>
    <w:p w14:paraId="5D18C13D" w14:textId="4155DD8D" w:rsidR="00335F26" w:rsidRPr="00CB1408" w:rsidRDefault="4152238C" w:rsidP="00CB1408">
      <w:pPr>
        <w:pStyle w:val="Heading2"/>
        <w:jc w:val="both"/>
        <w:rPr>
          <w:rFonts w:asciiTheme="minorHAnsi" w:hAnsiTheme="minorHAnsi" w:cstheme="minorBidi"/>
          <w:b/>
          <w:bCs/>
          <w:color w:val="285C4D"/>
          <w:lang w:val="en-US"/>
        </w:rPr>
      </w:pPr>
      <w:bookmarkStart w:id="58" w:name="_Toc512469600"/>
      <w:bookmarkStart w:id="59" w:name="_Toc1305426318"/>
      <w:bookmarkStart w:id="60" w:name="_Toc207038462"/>
      <w:bookmarkStart w:id="61" w:name="_Toc130303129"/>
      <w:r w:rsidRPr="008423F1">
        <w:rPr>
          <w:rFonts w:asciiTheme="minorHAnsi" w:hAnsiTheme="minorHAnsi" w:cstheme="minorBidi"/>
          <w:b/>
          <w:bCs/>
          <w:color w:val="285C4D" w:themeColor="accent2"/>
          <w:lang w:val="en-US"/>
        </w:rPr>
        <w:t xml:space="preserve">Part 1: </w:t>
      </w:r>
      <w:r w:rsidR="2C8743C9" w:rsidRPr="008423F1">
        <w:rPr>
          <w:rFonts w:asciiTheme="minorHAnsi" w:hAnsiTheme="minorHAnsi" w:cstheme="minorBidi"/>
          <w:b/>
          <w:bCs/>
          <w:color w:val="285C4D" w:themeColor="accent2"/>
          <w:lang w:val="en-US"/>
        </w:rPr>
        <w:t>Foundational requirements</w:t>
      </w:r>
      <w:bookmarkEnd w:id="58"/>
      <w:bookmarkEnd w:id="59"/>
      <w:bookmarkEnd w:id="60"/>
      <w:bookmarkEnd w:id="61"/>
    </w:p>
    <w:p w14:paraId="0DDFC6D7" w14:textId="3F4BB2C6" w:rsidR="00335F26" w:rsidRDefault="00E21863" w:rsidP="00C104ED">
      <w:pPr>
        <w:rPr>
          <w:lang w:val="en-US"/>
        </w:rPr>
      </w:pPr>
      <w:r>
        <w:rPr>
          <w:noProof/>
        </w:rPr>
        <mc:AlternateContent>
          <mc:Choice Requires="wpg">
            <w:drawing>
              <wp:anchor distT="0" distB="0" distL="114300" distR="114300" simplePos="0" relativeHeight="251658253" behindDoc="0" locked="0" layoutInCell="1" allowOverlap="1" wp14:anchorId="56162E6B" wp14:editId="596BF3DB">
                <wp:simplePos x="0" y="0"/>
                <wp:positionH relativeFrom="column">
                  <wp:posOffset>272415</wp:posOffset>
                </wp:positionH>
                <wp:positionV relativeFrom="paragraph">
                  <wp:posOffset>311785</wp:posOffset>
                </wp:positionV>
                <wp:extent cx="6188710" cy="1329055"/>
                <wp:effectExtent l="0" t="0" r="2540" b="4445"/>
                <wp:wrapNone/>
                <wp:docPr id="295" name="Group 295"/>
                <wp:cNvGraphicFramePr/>
                <a:graphic xmlns:a="http://schemas.openxmlformats.org/drawingml/2006/main">
                  <a:graphicData uri="http://schemas.microsoft.com/office/word/2010/wordprocessingGroup">
                    <wpg:wgp>
                      <wpg:cNvGrpSpPr/>
                      <wpg:grpSpPr>
                        <a:xfrm>
                          <a:off x="0" y="0"/>
                          <a:ext cx="6188710" cy="1329055"/>
                          <a:chOff x="0" y="0"/>
                          <a:chExt cx="6188710" cy="1329055"/>
                        </a:xfrm>
                      </wpg:grpSpPr>
                      <pic:pic xmlns:pic="http://schemas.openxmlformats.org/drawingml/2006/picture">
                        <pic:nvPicPr>
                          <pic:cNvPr id="297" name="Page14_3060" title="Group"/>
                          <pic:cNvPicPr>
                            <a:picLocks noChangeAspect="1"/>
                          </pic:cNvPicPr>
                        </pic:nvPicPr>
                        <pic:blipFill>
                          <a:blip r:embed="rId28" cstate="print">
                            <a:extLst>
                              <a:ext uri="{28A0092B-C50C-407E-A947-70E740481C1C}">
                                <a14:useLocalDpi xmlns:a14="http://schemas.microsoft.com/office/drawing/2010/main" val="0"/>
                              </a:ext>
                              <a:ext uri="0a2e73b1-84cf-44c4-8cae-50db3fca66a3"/>
                            </a:extLst>
                          </a:blip>
                          <a:stretch>
                            <a:fillRect/>
                          </a:stretch>
                        </pic:blipFill>
                        <pic:spPr>
                          <a:xfrm>
                            <a:off x="2101850" y="0"/>
                            <a:ext cx="4023995" cy="263525"/>
                          </a:xfrm>
                          <a:prstGeom prst="rect">
                            <a:avLst/>
                          </a:prstGeom>
                        </pic:spPr>
                      </pic:pic>
                      <pic:pic xmlns:pic="http://schemas.openxmlformats.org/drawingml/2006/picture">
                        <pic:nvPicPr>
                          <pic:cNvPr id="327" name="Page17_2228" title="Swimlane (vertical)"/>
                          <pic:cNvPicPr>
                            <a:picLocks noChangeAspect="1"/>
                          </pic:cNvPicPr>
                        </pic:nvPicPr>
                        <pic:blipFill>
                          <a:blip r:embed="rId29" cstate="print">
                            <a:extLst>
                              <a:ext uri="{28A0092B-C50C-407E-A947-70E740481C1C}">
                                <a14:useLocalDpi xmlns:a14="http://schemas.microsoft.com/office/drawing/2010/main" val="0"/>
                              </a:ext>
                              <a:ext uri="009f2c83-0d6c-4db4-a717-566f776321b9"/>
                            </a:extLst>
                          </a:blip>
                          <a:stretch>
                            <a:fillRect/>
                          </a:stretch>
                        </pic:blipFill>
                        <pic:spPr>
                          <a:xfrm>
                            <a:off x="0" y="520700"/>
                            <a:ext cx="6188710" cy="808355"/>
                          </a:xfrm>
                          <a:prstGeom prst="rect">
                            <a:avLst/>
                          </a:prstGeom>
                        </pic:spPr>
                      </pic:pic>
                      <wps:wsp>
                        <wps:cNvPr id="343" name="Straight Connector 343"/>
                        <wps:cNvCnPr/>
                        <wps:spPr>
                          <a:xfrm>
                            <a:off x="2374900" y="355600"/>
                            <a:ext cx="0" cy="177800"/>
                          </a:xfrm>
                          <a:prstGeom prst="line">
                            <a:avLst/>
                          </a:prstGeom>
                          <a:ln w="12700">
                            <a:solidFill>
                              <a:srgbClr val="D0D1DB"/>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7DB5006" id="Group 295" o:spid="_x0000_s1026" style="position:absolute;margin-left:21.45pt;margin-top:24.55pt;width:487.3pt;height:104.65pt;z-index:251658253" coordsize="61887,1329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">
                <v:shape id="Page14_3060" o:spid="_x0000_s1027" type="#_x0000_t75" style="position:absolute;left:21018;width:40240;height:2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">
                  <v:imagedata r:id="rId30" o:title=""/>
                </v:shape>
                <v:shape id="Page17_2228" o:spid="_x0000_s1028" type="#_x0000_t75" style="position:absolute;top:5207;width:61887;height:8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">
                  <v:imagedata r:id="rId31" o:title=""/>
                </v:shape>
                <v:line id="Straight Connector 343" o:spid="_x0000_s1029" style="position:absolute;visibility:visible;mso-wrap-style:square" from="23749,3556" to="23749,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" strokecolor="#d0d1db" strokeweight="1pt">
                  <v:stroke joinstyle="miter"/>
                </v:line>
              </v:group>
            </w:pict>
          </mc:Fallback>
        </mc:AlternateContent>
      </w:r>
      <w:r w:rsidR="00855F7F">
        <w:rPr>
          <w:noProof/>
        </w:rPr>
        <w:drawing>
          <wp:inline distT="0" distB="0" distL="0" distR="0" wp14:anchorId="6E2FAAFF" wp14:editId="48761D29">
            <wp:extent cx="6441413" cy="685800"/>
            <wp:effectExtent l="0" t="0" r="0" b="0"/>
            <wp:docPr id="204" name="Picture 204" title="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4_3068.Emf"/>
                    <pic:cNvPicPr/>
                  </pic:nvPicPr>
                  <pic:blipFill>
                    <a:blip r:embed="rId32" cstate="print">
                      <a:extLst>
                        <a:ext uri="1806e917-0251-4d79-8d03-bd63a840fd48"/>
                      </a:extLst>
                    </a:blip>
                    <a:stretch>
                      <a:fillRect/>
                    </a:stretch>
                  </pic:blipFill>
                  <pic:spPr>
                    <a:xfrm>
                      <a:off x="0" y="0"/>
                      <a:ext cx="6454421" cy="687185"/>
                    </a:xfrm>
                    <a:prstGeom prst="rect">
                      <a:avLst/>
                    </a:prstGeom>
                  </pic:spPr>
                </pic:pic>
              </a:graphicData>
            </a:graphic>
          </wp:inline>
        </w:drawing>
      </w:r>
      <w:r w:rsidR="00892D78">
        <w:rPr>
          <w:noProof/>
        </w:rPr>
        <mc:AlternateContent>
          <mc:Choice Requires="wps">
            <w:drawing>
              <wp:anchor distT="0" distB="0" distL="114300" distR="114300" simplePos="0" relativeHeight="251658248" behindDoc="0" locked="0" layoutInCell="1" allowOverlap="1" wp14:anchorId="087610AB" wp14:editId="354BC59A">
                <wp:simplePos x="0" y="0"/>
                <wp:positionH relativeFrom="column">
                  <wp:posOffset>-692785</wp:posOffset>
                </wp:positionH>
                <wp:positionV relativeFrom="paragraph">
                  <wp:posOffset>337185</wp:posOffset>
                </wp:positionV>
                <wp:extent cx="0" cy="177800"/>
                <wp:effectExtent l="0" t="0" r="38100" b="31750"/>
                <wp:wrapNone/>
                <wp:docPr id="61" name="Straight Connector 61"/>
                <wp:cNvGraphicFramePr/>
                <a:graphic xmlns:a="http://schemas.openxmlformats.org/drawingml/2006/main">
                  <a:graphicData uri="http://schemas.microsoft.com/office/word/2010/wordprocessingShape">
                    <wps:wsp>
                      <wps:cNvCnPr/>
                      <wps:spPr>
                        <a:xfrm>
                          <a:off x="0" y="0"/>
                          <a:ext cx="0" cy="177800"/>
                        </a:xfrm>
                        <a:prstGeom prst="line">
                          <a:avLst/>
                        </a:prstGeom>
                        <a:ln w="12700">
                          <a:solidFill>
                            <a:srgbClr val="D0D1D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B3C872" id="Straight Connector 61" o:spid="_x0000_s1026" style="position:absolute;z-index:251658248;visibility:visible;mso-wrap-style:square;mso-wrap-distance-left:9pt;mso-wrap-distance-top:0;mso-wrap-distance-right:9pt;mso-wrap-distance-bottom:0;mso-position-horizontal:absolute;mso-position-horizontal-relative:text;mso-position-vertical:absolute;mso-position-vertical-relative:text" from="-54.55pt,26.55pt" to="-54.5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" strokecolor="#d0d1db" strokeweight="1pt">
                <v:stroke joinstyle="miter"/>
              </v:line>
            </w:pict>
          </mc:Fallback>
        </mc:AlternateContent>
      </w:r>
    </w:p>
    <w:p w14:paraId="4CCD100B" w14:textId="445C26DD" w:rsidR="00335F26" w:rsidRDefault="00335F26" w:rsidP="00C104ED">
      <w:pPr>
        <w:rPr>
          <w:lang w:val="en-US"/>
        </w:rPr>
      </w:pPr>
    </w:p>
    <w:p w14:paraId="3B63F0A7" w14:textId="062EDB70" w:rsidR="00335F26" w:rsidRDefault="00335F26" w:rsidP="00C104ED">
      <w:pPr>
        <w:rPr>
          <w:lang w:val="en-US"/>
        </w:rPr>
      </w:pPr>
    </w:p>
    <w:p w14:paraId="68240F7A" w14:textId="77777777" w:rsidR="004D378C" w:rsidRDefault="004D378C" w:rsidP="00C104ED">
      <w:pPr>
        <w:rPr>
          <w:lang w:val="en-US"/>
        </w:rPr>
      </w:pPr>
    </w:p>
    <w:p w14:paraId="5C541742" w14:textId="22EF2C52" w:rsidR="00335F26" w:rsidRDefault="00335F26" w:rsidP="00697C00">
      <w:pPr>
        <w:rPr>
          <w:lang w:val="en-US"/>
        </w:rPr>
      </w:pPr>
    </w:p>
    <w:p w14:paraId="4C0B2C1F" w14:textId="248812B7" w:rsidR="009A48C4" w:rsidRDefault="009A48C4" w:rsidP="00B4010F">
      <w:pPr>
        <w:rPr>
          <w:lang w:val="en-US"/>
        </w:rPr>
      </w:pPr>
      <w:r>
        <w:rPr>
          <w:noProof/>
        </w:rPr>
        <mc:AlternateContent>
          <mc:Choice Requires="wps">
            <w:drawing>
              <wp:inline distT="0" distB="0" distL="0" distR="0" wp14:anchorId="0E2878EE" wp14:editId="716098ED">
                <wp:extent cx="1828800" cy="1828800"/>
                <wp:effectExtent l="0" t="0" r="0" b="0"/>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noFill/>
                        </a:ln>
                      </wps:spPr>
                      <wps:txbx>
                        <w:txbxContent>
                          <w:p w14:paraId="5FD3AFBB" w14:textId="3DE5396D" w:rsidR="00E85BE6" w:rsidRPr="00E05F03" w:rsidRDefault="00E85BE6" w:rsidP="00010954">
                            <w:pPr>
                              <w:jc w:val="both"/>
                              <w:rPr>
                                <w:rFonts w:eastAsia="Calibri"/>
                                <w:lang w:val="en-US"/>
                              </w:rPr>
                            </w:pPr>
                            <w:r w:rsidRPr="00270C3F">
                              <w:rPr>
                                <w:rFonts w:eastAsia="Calibri"/>
                                <w:lang w:val="en-US"/>
                              </w:rPr>
                              <w:t xml:space="preserve">Part 1 outlines requirements that provide a foundation for a successful </w:t>
                            </w:r>
                            <w:r w:rsidRPr="002C57D3">
                              <w:rPr>
                                <w:rFonts w:eastAsia="Calibri"/>
                                <w:i/>
                                <w:iCs/>
                                <w:lang w:val="en-US"/>
                              </w:rPr>
                              <w:t>remedy</w:t>
                            </w:r>
                            <w:r>
                              <w:rPr>
                                <w:rFonts w:eastAsia="Calibri"/>
                                <w:lang w:val="en-US"/>
                              </w:rPr>
                              <w:t>*</w:t>
                            </w:r>
                            <w:r w:rsidRPr="00270C3F">
                              <w:rPr>
                                <w:rFonts w:eastAsia="Calibri"/>
                                <w:lang w:val="en-US"/>
                              </w:rPr>
                              <w:t xml:space="preserve"> process, including </w:t>
                            </w:r>
                            <w:r w:rsidRPr="00C55AA0">
                              <w:rPr>
                                <w:rFonts w:eastAsia="Calibri"/>
                                <w:lang w:val="en-US"/>
                              </w:rPr>
                              <w:t xml:space="preserve">provision of sufficient resources, implementation of anti-corruption measures, and establishment of </w:t>
                            </w:r>
                            <w:r w:rsidRPr="00C55AA0">
                              <w:rPr>
                                <w:rFonts w:eastAsia="Calibri"/>
                                <w:i/>
                                <w:iCs/>
                                <w:lang w:val="en-US"/>
                              </w:rPr>
                              <w:t>grievance*</w:t>
                            </w:r>
                            <w:r w:rsidRPr="00C55AA0">
                              <w:rPr>
                                <w:rFonts w:eastAsia="Calibri"/>
                                <w:lang w:val="en-US"/>
                              </w:rPr>
                              <w:t xml:space="preserve"> procedures. Part 1 </w:t>
                            </w:r>
                            <w:r w:rsidR="001E3CC0">
                              <w:rPr>
                                <w:rFonts w:eastAsia="Calibri"/>
                                <w:lang w:val="en-US"/>
                              </w:rPr>
                              <w:t>also</w:t>
                            </w:r>
                            <w:r w:rsidRPr="00C55AA0">
                              <w:rPr>
                                <w:rFonts w:eastAsia="Calibri"/>
                                <w:lang w:val="en-US"/>
                              </w:rPr>
                              <w:t xml:space="preserve"> requires the application of procedures of </w:t>
                            </w:r>
                            <w:r w:rsidRPr="00C55AA0">
                              <w:rPr>
                                <w:rFonts w:eastAsia="Calibri"/>
                                <w:i/>
                                <w:lang w:val="en-US"/>
                              </w:rPr>
                              <w:t>Free</w:t>
                            </w:r>
                            <w:r>
                              <w:rPr>
                                <w:rFonts w:eastAsia="Calibri"/>
                                <w:i/>
                                <w:lang w:val="en-US"/>
                              </w:rPr>
                              <w:t>,</w:t>
                            </w:r>
                            <w:r w:rsidRPr="00C55AA0">
                              <w:rPr>
                                <w:rFonts w:eastAsia="Calibri"/>
                                <w:i/>
                                <w:lang w:val="en-US"/>
                              </w:rPr>
                              <w:t xml:space="preserve"> Prior Informed Consent* (FPIC) </w:t>
                            </w:r>
                            <w:r w:rsidRPr="00C55AA0">
                              <w:rPr>
                                <w:rFonts w:eastAsia="Calibri"/>
                                <w:lang w:val="en-US"/>
                              </w:rPr>
                              <w:t xml:space="preserve">throughout the </w:t>
                            </w:r>
                            <w:r w:rsidRPr="00C55AA0">
                              <w:rPr>
                                <w:rFonts w:eastAsia="Calibri"/>
                                <w:i/>
                                <w:iCs/>
                                <w:lang w:val="en-US"/>
                              </w:rPr>
                              <w:t>remedy*</w:t>
                            </w:r>
                            <w:r w:rsidRPr="00C55AA0">
                              <w:rPr>
                                <w:rFonts w:eastAsia="Calibri"/>
                                <w:lang w:val="en-US"/>
                              </w:rPr>
                              <w:t xml:space="preserve"> process, whenever </w:t>
                            </w:r>
                            <w:r w:rsidRPr="007C20FE">
                              <w:rPr>
                                <w:rFonts w:eastAsia="Calibri"/>
                                <w:i/>
                                <w:color w:val="7030A0"/>
                                <w:lang w:val="en-US"/>
                              </w:rPr>
                              <w:t>affected rights holders</w:t>
                            </w:r>
                            <w:r w:rsidRPr="00C55AA0">
                              <w:rPr>
                                <w:rFonts w:eastAsia="Calibri"/>
                                <w:i/>
                                <w:lang w:val="en-US"/>
                              </w:rPr>
                              <w:t>*</w:t>
                            </w:r>
                            <w:r w:rsidRPr="00C55AA0">
                              <w:rPr>
                                <w:rFonts w:eastAsia="Calibri"/>
                                <w:lang w:val="en-US"/>
                              </w:rPr>
                              <w:t xml:space="preserve"> are involved.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E2878EE" id="Text Box 13"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" fillcolor="#f1f8e8 [3214]" stroked="f" strokeweight=".5pt">
                <v:textbox style="mso-fit-shape-to-text:t">
                  <w:txbxContent>
                    <w:p w14:paraId="5FD3AFBB" w14:textId="3DE5396D" w:rsidR="00E85BE6" w:rsidRPr="00E05F03" w:rsidRDefault="00E85BE6" w:rsidP="00010954">
                      <w:pPr>
                        <w:jc w:val="both"/>
                        <w:rPr>
                          <w:rFonts w:eastAsia="Calibri"/>
                          <w:lang w:val="en-US"/>
                        </w:rPr>
                      </w:pPr>
                      <w:r w:rsidRPr="00270C3F">
                        <w:rPr>
                          <w:rFonts w:eastAsia="Calibri"/>
                          <w:lang w:val="en-US"/>
                        </w:rPr>
                        <w:t xml:space="preserve">Part 1 outlines requirements that provide a foundation for a successful </w:t>
                      </w:r>
                      <w:r w:rsidRPr="002C57D3">
                        <w:rPr>
                          <w:rFonts w:eastAsia="Calibri"/>
                          <w:i/>
                          <w:iCs/>
                          <w:lang w:val="en-US"/>
                        </w:rPr>
                        <w:t>remedy</w:t>
                      </w:r>
                      <w:r>
                        <w:rPr>
                          <w:rFonts w:eastAsia="Calibri"/>
                          <w:lang w:val="en-US"/>
                        </w:rPr>
                        <w:t>*</w:t>
                      </w:r>
                      <w:r w:rsidRPr="00270C3F">
                        <w:rPr>
                          <w:rFonts w:eastAsia="Calibri"/>
                          <w:lang w:val="en-US"/>
                        </w:rPr>
                        <w:t xml:space="preserve"> process, including </w:t>
                      </w:r>
                      <w:r w:rsidRPr="00C55AA0">
                        <w:rPr>
                          <w:rFonts w:eastAsia="Calibri"/>
                          <w:lang w:val="en-US"/>
                        </w:rPr>
                        <w:t xml:space="preserve">provision of sufficient resources, implementation of anti-corruption measures, and establishment of </w:t>
                      </w:r>
                      <w:r w:rsidRPr="00C55AA0">
                        <w:rPr>
                          <w:rFonts w:eastAsia="Calibri"/>
                          <w:i/>
                          <w:iCs/>
                          <w:lang w:val="en-US"/>
                        </w:rPr>
                        <w:t>grievance*</w:t>
                      </w:r>
                      <w:r w:rsidRPr="00C55AA0">
                        <w:rPr>
                          <w:rFonts w:eastAsia="Calibri"/>
                          <w:lang w:val="en-US"/>
                        </w:rPr>
                        <w:t xml:space="preserve"> procedures. Part 1 </w:t>
                      </w:r>
                      <w:r w:rsidR="001E3CC0">
                        <w:rPr>
                          <w:rFonts w:eastAsia="Calibri"/>
                          <w:lang w:val="en-US"/>
                        </w:rPr>
                        <w:t>also</w:t>
                      </w:r>
                      <w:r w:rsidRPr="00C55AA0">
                        <w:rPr>
                          <w:rFonts w:eastAsia="Calibri"/>
                          <w:lang w:val="en-US"/>
                        </w:rPr>
                        <w:t xml:space="preserve"> requires the application of procedures of </w:t>
                      </w:r>
                      <w:r w:rsidRPr="00C55AA0">
                        <w:rPr>
                          <w:rFonts w:eastAsia="Calibri"/>
                          <w:i/>
                          <w:lang w:val="en-US"/>
                        </w:rPr>
                        <w:t>Free</w:t>
                      </w:r>
                      <w:r>
                        <w:rPr>
                          <w:rFonts w:eastAsia="Calibri"/>
                          <w:i/>
                          <w:lang w:val="en-US"/>
                        </w:rPr>
                        <w:t>,</w:t>
                      </w:r>
                      <w:r w:rsidRPr="00C55AA0">
                        <w:rPr>
                          <w:rFonts w:eastAsia="Calibri"/>
                          <w:i/>
                          <w:lang w:val="en-US"/>
                        </w:rPr>
                        <w:t xml:space="preserve"> Prior Informed Consent* (FPIC) </w:t>
                      </w:r>
                      <w:r w:rsidRPr="00C55AA0">
                        <w:rPr>
                          <w:rFonts w:eastAsia="Calibri"/>
                          <w:lang w:val="en-US"/>
                        </w:rPr>
                        <w:t xml:space="preserve">throughout the </w:t>
                      </w:r>
                      <w:r w:rsidRPr="00C55AA0">
                        <w:rPr>
                          <w:rFonts w:eastAsia="Calibri"/>
                          <w:i/>
                          <w:iCs/>
                          <w:lang w:val="en-US"/>
                        </w:rPr>
                        <w:t>remedy*</w:t>
                      </w:r>
                      <w:r w:rsidRPr="00C55AA0">
                        <w:rPr>
                          <w:rFonts w:eastAsia="Calibri"/>
                          <w:lang w:val="en-US"/>
                        </w:rPr>
                        <w:t xml:space="preserve"> process, whenever </w:t>
                      </w:r>
                      <w:r w:rsidRPr="007C20FE">
                        <w:rPr>
                          <w:rFonts w:eastAsia="Calibri"/>
                          <w:i/>
                          <w:color w:val="7030A0"/>
                          <w:lang w:val="en-US"/>
                        </w:rPr>
                        <w:t>affected rights holders</w:t>
                      </w:r>
                      <w:r w:rsidRPr="00C55AA0">
                        <w:rPr>
                          <w:rFonts w:eastAsia="Calibri"/>
                          <w:i/>
                          <w:lang w:val="en-US"/>
                        </w:rPr>
                        <w:t>*</w:t>
                      </w:r>
                      <w:r w:rsidRPr="00C55AA0">
                        <w:rPr>
                          <w:rFonts w:eastAsia="Calibri"/>
                          <w:lang w:val="en-US"/>
                        </w:rPr>
                        <w:t xml:space="preserve"> are involved.  </w:t>
                      </w:r>
                    </w:p>
                  </w:txbxContent>
                </v:textbox>
                <w10:anchorlock/>
              </v:shape>
            </w:pict>
          </mc:Fallback>
        </mc:AlternateContent>
      </w:r>
    </w:p>
    <w:p w14:paraId="54AD4B10" w14:textId="6A18277C" w:rsidR="005E55F5" w:rsidRPr="008423F1" w:rsidRDefault="07656ECC" w:rsidP="00510772">
      <w:pPr>
        <w:pStyle w:val="Clause1-Heading"/>
        <w:numPr>
          <w:ilvl w:val="0"/>
          <w:numId w:val="67"/>
        </w:numPr>
        <w:jc w:val="both"/>
        <w:outlineLvl w:val="9"/>
        <w:rPr>
          <w:rFonts w:asciiTheme="minorHAnsi" w:hAnsiTheme="minorHAnsi" w:cstheme="minorHAnsi"/>
          <w:b/>
          <w:bCs/>
        </w:rPr>
      </w:pPr>
      <w:bookmarkStart w:id="62" w:name="_Ref95587006"/>
      <w:bookmarkStart w:id="63" w:name="_Toc249931229"/>
      <w:bookmarkStart w:id="64" w:name="_Toc1409949163"/>
      <w:bookmarkStart w:id="65" w:name="_Toc1444927020"/>
      <w:r w:rsidRPr="008423F1">
        <w:rPr>
          <w:rFonts w:asciiTheme="minorHAnsi" w:hAnsiTheme="minorHAnsi" w:cstheme="minorHAnsi"/>
          <w:b/>
          <w:bCs/>
        </w:rPr>
        <w:t>Conducive implementation environment</w:t>
      </w:r>
      <w:bookmarkEnd w:id="62"/>
      <w:bookmarkEnd w:id="63"/>
      <w:bookmarkEnd w:id="64"/>
      <w:bookmarkEnd w:id="65"/>
    </w:p>
    <w:p w14:paraId="16B7847A" w14:textId="593BB417" w:rsidR="005E55F5" w:rsidRPr="0050082A" w:rsidRDefault="005E55F5" w:rsidP="00D645A3">
      <w:pPr>
        <w:jc w:val="both"/>
        <w:rPr>
          <w:rFonts w:cs="Arial"/>
          <w:b/>
          <w:bCs/>
        </w:rPr>
      </w:pPr>
      <w:r w:rsidRPr="0050082A">
        <w:rPr>
          <w:rFonts w:cs="Arial"/>
          <w:b/>
          <w:bCs/>
        </w:rPr>
        <w:t>Core requirements</w:t>
      </w:r>
    </w:p>
    <w:p w14:paraId="19620321" w14:textId="152FAC73" w:rsidR="005E55F5" w:rsidRDefault="005E55F5" w:rsidP="00510772">
      <w:pPr>
        <w:pStyle w:val="Clause2"/>
        <w:ind w:left="1143"/>
        <w:jc w:val="both"/>
      </w:pPr>
      <w:r w:rsidRPr="008957EB">
        <w:rPr>
          <w:i/>
          <w:iCs/>
        </w:rPr>
        <w:lastRenderedPageBreak/>
        <w:t>The Organization</w:t>
      </w:r>
      <w:r w:rsidRPr="008957EB">
        <w:t xml:space="preserve">* or the </w:t>
      </w:r>
      <w:r w:rsidRPr="008957EB">
        <w:rPr>
          <w:i/>
          <w:iCs/>
        </w:rPr>
        <w:t>corporate group</w:t>
      </w:r>
      <w:r w:rsidRPr="008957EB">
        <w:t>*</w:t>
      </w:r>
      <w:r>
        <w:t xml:space="preserve"> </w:t>
      </w:r>
      <w:r w:rsidRPr="0050082A">
        <w:t>shall provid</w:t>
      </w:r>
      <w:r w:rsidR="00351AE7">
        <w:t>e</w:t>
      </w:r>
      <w:r w:rsidRPr="0050082A">
        <w:t xml:space="preserve"> sufficient resources and apply continuous learning and improvement principles and practices to ensure and improve implementation. </w:t>
      </w:r>
    </w:p>
    <w:p w14:paraId="486AB2B5" w14:textId="77777777" w:rsidR="009E7C92" w:rsidRDefault="009E7C92" w:rsidP="00B421F0">
      <w:pPr>
        <w:pStyle w:val="Clause2"/>
        <w:numPr>
          <w:ilvl w:val="0"/>
          <w:numId w:val="0"/>
        </w:numPr>
        <w:jc w:val="both"/>
        <w:rPr>
          <w:b/>
          <w:bCs/>
        </w:rPr>
      </w:pPr>
    </w:p>
    <w:p w14:paraId="1CDA211A" w14:textId="3EE73F0D" w:rsidR="005E55F5" w:rsidRDefault="00777D8F" w:rsidP="00B421F0">
      <w:pPr>
        <w:pStyle w:val="Clause2"/>
        <w:numPr>
          <w:ilvl w:val="0"/>
          <w:numId w:val="0"/>
        </w:numPr>
        <w:jc w:val="both"/>
        <w:rPr>
          <w:b/>
          <w:bCs/>
        </w:rPr>
      </w:pPr>
      <w:r w:rsidRPr="00777D8F">
        <w:rPr>
          <w:b/>
          <w:bCs/>
        </w:rPr>
        <w:t xml:space="preserve">Additional Requirements </w:t>
      </w:r>
    </w:p>
    <w:p w14:paraId="472CA29F" w14:textId="3370CBDB" w:rsidR="00777D8F" w:rsidRPr="000E1E04" w:rsidRDefault="00741832" w:rsidP="00510772">
      <w:pPr>
        <w:pStyle w:val="Clause2"/>
        <w:ind w:left="1143"/>
        <w:jc w:val="both"/>
      </w:pPr>
      <w:r>
        <w:t xml:space="preserve">The </w:t>
      </w:r>
      <w:r w:rsidRPr="00741832">
        <w:rPr>
          <w:i/>
          <w:iCs/>
          <w:lang w:val="en-US"/>
        </w:rPr>
        <w:t>corporate group</w:t>
      </w:r>
      <w:r w:rsidRPr="00741832">
        <w:rPr>
          <w:lang w:val="en-US"/>
        </w:rPr>
        <w:t xml:space="preserve">* shall have policies and procedures in place to ensure sufficient and appropriately trained personnel and </w:t>
      </w:r>
      <w:r w:rsidRPr="00741832">
        <w:rPr>
          <w:i/>
          <w:iCs/>
          <w:lang w:val="en-US"/>
        </w:rPr>
        <w:t>workers*</w:t>
      </w:r>
      <w:r w:rsidR="007F420E">
        <w:rPr>
          <w:i/>
          <w:iCs/>
          <w:lang w:val="en-US"/>
        </w:rPr>
        <w:t xml:space="preserve"> </w:t>
      </w:r>
      <w:r w:rsidR="007F420E" w:rsidRPr="00270C3F">
        <w:rPr>
          <w:lang w:val="en-US"/>
        </w:rPr>
        <w:t>to impl</w:t>
      </w:r>
      <w:r w:rsidR="007F420E">
        <w:rPr>
          <w:lang w:val="en-US"/>
        </w:rPr>
        <w:t xml:space="preserve">ement </w:t>
      </w:r>
      <w:r w:rsidR="002833BE">
        <w:rPr>
          <w:lang w:val="en-US"/>
        </w:rPr>
        <w:t xml:space="preserve">the </w:t>
      </w:r>
      <w:r w:rsidR="002833BE" w:rsidRPr="002C57D3">
        <w:rPr>
          <w:i/>
          <w:iCs/>
          <w:lang w:val="en-US"/>
        </w:rPr>
        <w:t>FSC Remedy Fr</w:t>
      </w:r>
      <w:r w:rsidR="00B67813" w:rsidRPr="002C57D3">
        <w:rPr>
          <w:i/>
          <w:iCs/>
          <w:lang w:val="en-US"/>
        </w:rPr>
        <w:t>am</w:t>
      </w:r>
      <w:r w:rsidR="00BC0198" w:rsidRPr="002C57D3">
        <w:rPr>
          <w:i/>
          <w:iCs/>
          <w:lang w:val="en-US"/>
        </w:rPr>
        <w:t>ework</w:t>
      </w:r>
      <w:r w:rsidRPr="007F420E">
        <w:rPr>
          <w:lang w:val="en-US"/>
        </w:rPr>
        <w:t>.</w:t>
      </w:r>
    </w:p>
    <w:p w14:paraId="121025A7" w14:textId="3338FCA3" w:rsidR="00A452DE" w:rsidRPr="008423F1" w:rsidRDefault="00A452DE" w:rsidP="00510772">
      <w:pPr>
        <w:pStyle w:val="Clause1-Heading"/>
        <w:numPr>
          <w:ilvl w:val="0"/>
          <w:numId w:val="79"/>
        </w:numPr>
        <w:outlineLvl w:val="9"/>
        <w:rPr>
          <w:rFonts w:asciiTheme="minorHAnsi" w:hAnsiTheme="minorHAnsi" w:cstheme="minorHAnsi"/>
          <w:b/>
          <w:bCs/>
          <w:lang w:val="en-US"/>
        </w:rPr>
      </w:pPr>
      <w:bookmarkStart w:id="66" w:name="_Toc94906321"/>
      <w:r w:rsidRPr="008423F1">
        <w:rPr>
          <w:rFonts w:asciiTheme="minorHAnsi" w:hAnsiTheme="minorHAnsi" w:cstheme="minorHAnsi"/>
          <w:b/>
          <w:bCs/>
          <w:lang w:val="en-US"/>
        </w:rPr>
        <w:t xml:space="preserve">The agreement between FSC and </w:t>
      </w:r>
      <w:r w:rsidRPr="008423F1">
        <w:rPr>
          <w:rFonts w:asciiTheme="minorHAnsi" w:hAnsiTheme="minorHAnsi" w:cstheme="minorHAnsi"/>
          <w:b/>
          <w:bCs/>
          <w:i/>
          <w:lang w:val="en-US"/>
        </w:rPr>
        <w:t>The Organization</w:t>
      </w:r>
      <w:r w:rsidR="00656BB7" w:rsidRPr="008423F1">
        <w:rPr>
          <w:rFonts w:asciiTheme="minorHAnsi" w:hAnsiTheme="minorHAnsi" w:cstheme="minorHAnsi"/>
          <w:b/>
          <w:bCs/>
          <w:lang w:val="en-US"/>
        </w:rPr>
        <w:t>*</w:t>
      </w:r>
      <w:r w:rsidR="00BD2D08" w:rsidRPr="008423F1">
        <w:rPr>
          <w:rFonts w:asciiTheme="minorHAnsi" w:hAnsiTheme="minorHAnsi" w:cstheme="minorHAnsi"/>
          <w:b/>
          <w:bCs/>
          <w:lang w:val="en-US"/>
        </w:rPr>
        <w:t xml:space="preserve"> or the </w:t>
      </w:r>
      <w:r w:rsidR="00BD2D08" w:rsidRPr="008423F1">
        <w:rPr>
          <w:rFonts w:asciiTheme="minorHAnsi" w:hAnsiTheme="minorHAnsi" w:cstheme="minorHAnsi"/>
          <w:b/>
          <w:bCs/>
          <w:i/>
          <w:lang w:val="en-US"/>
        </w:rPr>
        <w:t>corporate group</w:t>
      </w:r>
      <w:r w:rsidR="00901B3B" w:rsidRPr="008423F1">
        <w:rPr>
          <w:rFonts w:asciiTheme="minorHAnsi" w:hAnsiTheme="minorHAnsi" w:cstheme="minorHAnsi"/>
          <w:b/>
          <w:bCs/>
          <w:i/>
          <w:lang w:val="en-US"/>
        </w:rPr>
        <w:t>*</w:t>
      </w:r>
    </w:p>
    <w:p w14:paraId="77C4787E" w14:textId="77777777" w:rsidR="004555DC" w:rsidRPr="00270C3F" w:rsidRDefault="10B1F5BA" w:rsidP="00B421F0">
      <w:pPr>
        <w:keepNext/>
        <w:rPr>
          <w:b/>
          <w:bCs/>
        </w:rPr>
      </w:pPr>
      <w:r w:rsidRPr="00270C3F">
        <w:rPr>
          <w:b/>
          <w:bCs/>
        </w:rPr>
        <w:t>Core requirements</w:t>
      </w:r>
    </w:p>
    <w:p w14:paraId="10813617" w14:textId="27DC6842" w:rsidR="00A452DE" w:rsidRPr="00251135" w:rsidRDefault="00A452DE" w:rsidP="00510772">
      <w:pPr>
        <w:pStyle w:val="Clause2"/>
        <w:keepNext/>
        <w:ind w:left="1143"/>
        <w:jc w:val="both"/>
        <w:rPr>
          <w:lang w:val="en-US"/>
        </w:rPr>
      </w:pPr>
      <w:r w:rsidRPr="00E02938">
        <w:rPr>
          <w:i/>
          <w:iCs/>
          <w:lang w:val="en-US"/>
        </w:rPr>
        <w:t xml:space="preserve">The </w:t>
      </w:r>
      <w:r>
        <w:rPr>
          <w:i/>
          <w:iCs/>
          <w:lang w:val="en-US"/>
        </w:rPr>
        <w:t>Organization* or c</w:t>
      </w:r>
      <w:r w:rsidRPr="00E02938">
        <w:rPr>
          <w:i/>
          <w:iCs/>
          <w:lang w:val="en-US"/>
        </w:rPr>
        <w:t>orporate</w:t>
      </w:r>
      <w:r w:rsidRPr="00E02938">
        <w:rPr>
          <w:lang w:val="en-CA"/>
        </w:rPr>
        <w:t xml:space="preserve"> </w:t>
      </w:r>
      <w:r w:rsidRPr="00E02938">
        <w:rPr>
          <w:i/>
          <w:iCs/>
          <w:lang w:val="en-CA"/>
        </w:rPr>
        <w:t>group*</w:t>
      </w:r>
      <w:r w:rsidRPr="00E02938">
        <w:rPr>
          <w:lang w:val="en-CA"/>
        </w:rPr>
        <w:t xml:space="preserve"> seeking </w:t>
      </w:r>
      <w:r w:rsidRPr="002C57D3">
        <w:rPr>
          <w:i/>
          <w:iCs/>
          <w:lang w:val="en-CA"/>
        </w:rPr>
        <w:t>association</w:t>
      </w:r>
      <w:r w:rsidR="00F02A95">
        <w:rPr>
          <w:lang w:val="en-CA"/>
        </w:rPr>
        <w:t>*</w:t>
      </w:r>
      <w:r w:rsidRPr="00E02938">
        <w:rPr>
          <w:lang w:val="en-CA"/>
        </w:rPr>
        <w:t xml:space="preserve"> </w:t>
      </w:r>
      <w:r>
        <w:rPr>
          <w:lang w:val="en-CA"/>
        </w:rPr>
        <w:t xml:space="preserve">or certification </w:t>
      </w:r>
      <w:r w:rsidRPr="00E02938">
        <w:rPr>
          <w:lang w:val="en-CA"/>
        </w:rPr>
        <w:t>shall sign an agreement with FSC regulating the terms and conditions of the engagement</w:t>
      </w:r>
      <w:r>
        <w:rPr>
          <w:lang w:val="en-CA"/>
        </w:rPr>
        <w:t xml:space="preserve">, prior to undertaking the </w:t>
      </w:r>
      <w:r w:rsidRPr="0011005E">
        <w:rPr>
          <w:i/>
          <w:iCs/>
          <w:lang w:val="en-CA"/>
        </w:rPr>
        <w:t>remedy</w:t>
      </w:r>
      <w:r w:rsidRPr="00C63030">
        <w:rPr>
          <w:lang w:val="en-CA"/>
        </w:rPr>
        <w:t>*</w:t>
      </w:r>
      <w:r>
        <w:rPr>
          <w:lang w:val="en-CA"/>
        </w:rPr>
        <w:t xml:space="preserve"> process</w:t>
      </w:r>
      <w:r w:rsidR="00200FA9">
        <w:rPr>
          <w:lang w:val="en-CA"/>
        </w:rPr>
        <w:t>.</w:t>
      </w:r>
    </w:p>
    <w:p w14:paraId="5626D983" w14:textId="7785C1D1" w:rsidR="00444131" w:rsidRPr="00414759" w:rsidRDefault="00A452DE" w:rsidP="00510772">
      <w:pPr>
        <w:pStyle w:val="List"/>
        <w:numPr>
          <w:ilvl w:val="0"/>
          <w:numId w:val="57"/>
        </w:numPr>
        <w:ind w:left="1418"/>
        <w:jc w:val="both"/>
        <w:rPr>
          <w:lang w:val="en-US"/>
        </w:rPr>
      </w:pPr>
      <w:r w:rsidRPr="00414759">
        <w:rPr>
          <w:lang w:val="en-CA"/>
        </w:rPr>
        <w:t xml:space="preserve">This agreement shall not be considered </w:t>
      </w:r>
      <w:r w:rsidRPr="002C57D3">
        <w:rPr>
          <w:i/>
          <w:iCs/>
          <w:lang w:val="en-CA"/>
        </w:rPr>
        <w:t>association</w:t>
      </w:r>
      <w:r w:rsidR="00F02A95">
        <w:rPr>
          <w:i/>
          <w:iCs/>
          <w:lang w:val="en-CA"/>
        </w:rPr>
        <w:t>*</w:t>
      </w:r>
      <w:r w:rsidR="00D66BC2">
        <w:rPr>
          <w:lang w:val="en-CA"/>
        </w:rPr>
        <w:t>.</w:t>
      </w:r>
    </w:p>
    <w:p w14:paraId="4804C03C" w14:textId="204A1C27" w:rsidR="00A452DE" w:rsidRPr="00BD2D08" w:rsidRDefault="00A452DE" w:rsidP="00510772">
      <w:pPr>
        <w:pStyle w:val="List"/>
        <w:ind w:left="1418"/>
        <w:jc w:val="both"/>
        <w:rPr>
          <w:lang w:val="en-US"/>
        </w:rPr>
      </w:pPr>
      <w:r w:rsidRPr="00BD2D08">
        <w:rPr>
          <w:lang w:val="en-US"/>
        </w:rPr>
        <w:t xml:space="preserve">The Parties shall review the terms and conditions of the agreement every two years. </w:t>
      </w:r>
    </w:p>
    <w:p w14:paraId="794F9A41" w14:textId="76C0DC70" w:rsidR="00A452DE" w:rsidRDefault="00A452DE" w:rsidP="00510772">
      <w:pPr>
        <w:pStyle w:val="List"/>
        <w:ind w:left="1418"/>
        <w:jc w:val="both"/>
        <w:rPr>
          <w:lang w:val="en-US"/>
        </w:rPr>
      </w:pPr>
      <w:r w:rsidRPr="001E6764">
        <w:rPr>
          <w:lang w:val="en-US"/>
        </w:rPr>
        <w:t>The agreement shall be automatically renewed for another two years unless terminated.  The purpose of the two</w:t>
      </w:r>
      <w:r>
        <w:rPr>
          <w:lang w:val="en-US"/>
        </w:rPr>
        <w:t>-</w:t>
      </w:r>
      <w:r w:rsidRPr="001E6764">
        <w:rPr>
          <w:lang w:val="en-US"/>
        </w:rPr>
        <w:t xml:space="preserve">year commitment period is to ensure continuity of resources to implement the </w:t>
      </w:r>
      <w:r w:rsidRPr="001E6764">
        <w:rPr>
          <w:i/>
          <w:iCs/>
          <w:lang w:val="en-US"/>
        </w:rPr>
        <w:t xml:space="preserve">remedy* </w:t>
      </w:r>
      <w:r w:rsidRPr="001E6764">
        <w:rPr>
          <w:lang w:val="en-US"/>
        </w:rPr>
        <w:t xml:space="preserve">process and to provide predictability for </w:t>
      </w:r>
      <w:r w:rsidRPr="002C57D3">
        <w:rPr>
          <w:i/>
          <w:iCs/>
          <w:lang w:val="en-US"/>
        </w:rPr>
        <w:t>stakeholder</w:t>
      </w:r>
      <w:r w:rsidR="00B007B2">
        <w:rPr>
          <w:i/>
          <w:iCs/>
          <w:lang w:val="en-US"/>
        </w:rPr>
        <w:t>*</w:t>
      </w:r>
      <w:r w:rsidRPr="001E6764">
        <w:rPr>
          <w:lang w:val="en-US"/>
        </w:rPr>
        <w:t xml:space="preserve"> engagement.  </w:t>
      </w:r>
    </w:p>
    <w:p w14:paraId="7DDDB55B" w14:textId="7E3E6D71" w:rsidR="00A452DE" w:rsidRDefault="00A452DE" w:rsidP="00510772">
      <w:pPr>
        <w:pStyle w:val="List"/>
        <w:ind w:left="1418"/>
        <w:jc w:val="both"/>
        <w:rPr>
          <w:lang w:val="en-US"/>
        </w:rPr>
      </w:pPr>
      <w:r w:rsidRPr="00DE4089">
        <w:rPr>
          <w:lang w:val="en-US"/>
        </w:rPr>
        <w:t xml:space="preserve">The agreement shall provide the </w:t>
      </w:r>
      <w:r w:rsidRPr="00DE4089">
        <w:rPr>
          <w:i/>
          <w:iCs/>
          <w:lang w:val="en-US"/>
        </w:rPr>
        <w:t>Third Party Verifier</w:t>
      </w:r>
      <w:r w:rsidRPr="00DE4089">
        <w:rPr>
          <w:lang w:val="en-US"/>
        </w:rPr>
        <w:t xml:space="preserve">* and </w:t>
      </w:r>
      <w:r w:rsidRPr="00DE4089">
        <w:rPr>
          <w:i/>
          <w:iCs/>
          <w:lang w:val="en-US"/>
        </w:rPr>
        <w:t>Independent Assessor</w:t>
      </w:r>
      <w:r w:rsidRPr="00DE4089">
        <w:rPr>
          <w:lang w:val="en-US"/>
        </w:rPr>
        <w:t xml:space="preserve">* access to any and all reasonable documentation required for </w:t>
      </w:r>
      <w:r>
        <w:rPr>
          <w:lang w:val="en-US"/>
        </w:rPr>
        <w:t xml:space="preserve">confirming the scope of </w:t>
      </w:r>
      <w:r w:rsidR="00FE21EA">
        <w:rPr>
          <w:i/>
          <w:iCs/>
          <w:lang w:val="en-US"/>
        </w:rPr>
        <w:t xml:space="preserve">The Organization* </w:t>
      </w:r>
      <w:r w:rsidR="00FE21EA">
        <w:rPr>
          <w:lang w:val="en-US"/>
        </w:rPr>
        <w:t>or</w:t>
      </w:r>
      <w:r>
        <w:rPr>
          <w:lang w:val="en-US"/>
        </w:rPr>
        <w:t xml:space="preserve"> </w:t>
      </w:r>
      <w:r w:rsidRPr="00A10B91">
        <w:rPr>
          <w:i/>
          <w:iCs/>
          <w:lang w:val="en-US"/>
        </w:rPr>
        <w:t>corporate group*</w:t>
      </w:r>
      <w:r>
        <w:rPr>
          <w:i/>
          <w:iCs/>
          <w:lang w:val="en-US"/>
        </w:rPr>
        <w:t xml:space="preserve"> </w:t>
      </w:r>
      <w:r>
        <w:rPr>
          <w:lang w:val="en-US"/>
        </w:rPr>
        <w:t>and for</w:t>
      </w:r>
      <w:r w:rsidRPr="00A10B91">
        <w:rPr>
          <w:i/>
          <w:iCs/>
          <w:lang w:val="en-US"/>
        </w:rPr>
        <w:t xml:space="preserve"> </w:t>
      </w:r>
      <w:r w:rsidRPr="00DE4089">
        <w:rPr>
          <w:lang w:val="en-US"/>
        </w:rPr>
        <w:t>the verification</w:t>
      </w:r>
      <w:r>
        <w:rPr>
          <w:lang w:val="en-US"/>
        </w:rPr>
        <w:t>, evaluation,</w:t>
      </w:r>
      <w:r w:rsidRPr="00DE4089">
        <w:rPr>
          <w:lang w:val="en-US"/>
        </w:rPr>
        <w:t xml:space="preserve"> and monitoring of </w:t>
      </w:r>
      <w:r w:rsidR="002F4AA1">
        <w:rPr>
          <w:lang w:val="en-US"/>
        </w:rPr>
        <w:t xml:space="preserve">implementation of </w:t>
      </w:r>
      <w:r w:rsidRPr="00DE4089">
        <w:rPr>
          <w:lang w:val="en-US"/>
        </w:rPr>
        <w:t xml:space="preserve">the </w:t>
      </w:r>
      <w:r w:rsidRPr="003C4306">
        <w:rPr>
          <w:i/>
          <w:iCs/>
          <w:lang w:val="en-US"/>
        </w:rPr>
        <w:t>FSC Remedy Framework</w:t>
      </w:r>
      <w:r w:rsidRPr="5C6351D9">
        <w:rPr>
          <w:lang w:val="en-US"/>
        </w:rPr>
        <w:t>.</w:t>
      </w:r>
    </w:p>
    <w:p w14:paraId="3D836D1A" w14:textId="4B9BF958" w:rsidR="00A452DE" w:rsidRPr="002662A0" w:rsidRDefault="00A452DE" w:rsidP="00510772">
      <w:pPr>
        <w:pStyle w:val="List"/>
        <w:ind w:left="1418"/>
        <w:jc w:val="both"/>
        <w:rPr>
          <w:lang w:val="en-US"/>
        </w:rPr>
      </w:pPr>
      <w:r w:rsidRPr="002662A0">
        <w:rPr>
          <w:lang w:val="en-US"/>
        </w:rPr>
        <w:t xml:space="preserve">This shall include a commitment by </w:t>
      </w:r>
      <w:r w:rsidRPr="002662A0">
        <w:rPr>
          <w:i/>
          <w:iCs/>
          <w:lang w:val="en-US"/>
        </w:rPr>
        <w:t>The Organization</w:t>
      </w:r>
      <w:r w:rsidRPr="002662A0">
        <w:rPr>
          <w:lang w:val="en-US"/>
        </w:rPr>
        <w:t xml:space="preserve">* or </w:t>
      </w:r>
      <w:r w:rsidRPr="002662A0">
        <w:rPr>
          <w:i/>
          <w:iCs/>
          <w:lang w:val="en-US"/>
        </w:rPr>
        <w:t>corporate</w:t>
      </w:r>
      <w:r w:rsidRPr="002662A0">
        <w:rPr>
          <w:lang w:val="en-US"/>
        </w:rPr>
        <w:t xml:space="preserve"> </w:t>
      </w:r>
      <w:r w:rsidRPr="00213500">
        <w:rPr>
          <w:i/>
          <w:lang w:val="en-US"/>
        </w:rPr>
        <w:t>group</w:t>
      </w:r>
      <w:r w:rsidRPr="002662A0">
        <w:rPr>
          <w:lang w:val="en-US"/>
        </w:rPr>
        <w:t>* to the FSC Mission.</w:t>
      </w:r>
    </w:p>
    <w:p w14:paraId="14786B74" w14:textId="326FD6B1" w:rsidR="00A452DE" w:rsidRDefault="00A452DE" w:rsidP="00510772">
      <w:pPr>
        <w:pStyle w:val="Clause2"/>
        <w:ind w:left="1143"/>
        <w:jc w:val="both"/>
        <w:rPr>
          <w:lang w:val="en-US"/>
        </w:rPr>
      </w:pPr>
      <w:r w:rsidRPr="006F6896">
        <w:rPr>
          <w:i/>
          <w:iCs/>
          <w:lang w:val="en-US"/>
        </w:rPr>
        <w:t>The Organization</w:t>
      </w:r>
      <w:r w:rsidRPr="006F6896">
        <w:rPr>
          <w:lang w:val="en-US"/>
        </w:rPr>
        <w:t xml:space="preserve">* or </w:t>
      </w:r>
      <w:r w:rsidRPr="00901B3B">
        <w:rPr>
          <w:i/>
          <w:iCs/>
          <w:lang w:val="en-US"/>
        </w:rPr>
        <w:t>corporate</w:t>
      </w:r>
      <w:r w:rsidRPr="003C4306">
        <w:rPr>
          <w:i/>
          <w:iCs/>
          <w:lang w:val="en-US"/>
        </w:rPr>
        <w:t xml:space="preserve"> group</w:t>
      </w:r>
      <w:r w:rsidRPr="006F6896">
        <w:rPr>
          <w:lang w:val="en-US"/>
        </w:rPr>
        <w:t xml:space="preserve">* shall subject itself </w:t>
      </w:r>
      <w:r w:rsidRPr="00997241">
        <w:rPr>
          <w:lang w:val="en-US"/>
        </w:rPr>
        <w:t xml:space="preserve">and its </w:t>
      </w:r>
      <w:r w:rsidRPr="00270C3F">
        <w:rPr>
          <w:i/>
          <w:iCs/>
          <w:lang w:val="en-US"/>
        </w:rPr>
        <w:t>remedy</w:t>
      </w:r>
      <w:r w:rsidRPr="00997241">
        <w:rPr>
          <w:lang w:val="en-US"/>
        </w:rPr>
        <w:t xml:space="preserve">* process to the FSC Dispute Resolution System to manage </w:t>
      </w:r>
      <w:r w:rsidRPr="00270C3F">
        <w:rPr>
          <w:lang w:val="en-US"/>
        </w:rPr>
        <w:t>complaints</w:t>
      </w:r>
      <w:r w:rsidRPr="006F6896">
        <w:rPr>
          <w:lang w:val="en-US"/>
        </w:rPr>
        <w:t xml:space="preserve"> from </w:t>
      </w:r>
      <w:r w:rsidRPr="003C4306">
        <w:rPr>
          <w:i/>
          <w:iCs/>
          <w:lang w:val="en-US"/>
        </w:rPr>
        <w:t>stakeholders</w:t>
      </w:r>
      <w:r w:rsidR="00AE4BCB">
        <w:rPr>
          <w:i/>
          <w:iCs/>
          <w:lang w:val="en-US"/>
        </w:rPr>
        <w:t>*</w:t>
      </w:r>
      <w:r w:rsidRPr="006F6896">
        <w:rPr>
          <w:lang w:val="en-US"/>
        </w:rPr>
        <w:t xml:space="preserve"> where there is concern regarding the </w:t>
      </w:r>
      <w:r w:rsidR="001F3E77">
        <w:rPr>
          <w:lang w:val="en-US"/>
        </w:rPr>
        <w:t xml:space="preserve">implementation of the </w:t>
      </w:r>
      <w:r w:rsidRPr="003C4306">
        <w:rPr>
          <w:i/>
          <w:iCs/>
          <w:lang w:val="en-US"/>
        </w:rPr>
        <w:t>FSC Remedy Framework</w:t>
      </w:r>
      <w:r w:rsidRPr="006F6896">
        <w:rPr>
          <w:lang w:val="en-US"/>
        </w:rPr>
        <w:t xml:space="preserve">. </w:t>
      </w:r>
    </w:p>
    <w:p w14:paraId="393FB424" w14:textId="142C87B1" w:rsidR="00A452DE" w:rsidRPr="003D28C9" w:rsidRDefault="00A452DE" w:rsidP="00510772">
      <w:pPr>
        <w:pStyle w:val="Clause2"/>
        <w:numPr>
          <w:ilvl w:val="1"/>
          <w:numId w:val="66"/>
        </w:numPr>
        <w:ind w:left="1138" w:hanging="562"/>
        <w:jc w:val="both"/>
        <w:rPr>
          <w:lang w:val="en-US"/>
        </w:rPr>
      </w:pPr>
      <w:r w:rsidRPr="3B4CE1EB">
        <w:rPr>
          <w:i/>
          <w:iCs/>
          <w:lang w:val="en-CA"/>
        </w:rPr>
        <w:t>The Organization*</w:t>
      </w:r>
      <w:r w:rsidRPr="3B4CE1EB">
        <w:rPr>
          <w:lang w:val="en-CA"/>
        </w:rPr>
        <w:t xml:space="preserve"> or </w:t>
      </w:r>
      <w:r w:rsidRPr="3B4CE1EB">
        <w:rPr>
          <w:i/>
          <w:iCs/>
          <w:lang w:val="en-CA"/>
        </w:rPr>
        <w:t>corporate</w:t>
      </w:r>
      <w:r w:rsidRPr="3B4CE1EB">
        <w:rPr>
          <w:lang w:val="en-CA"/>
        </w:rPr>
        <w:t xml:space="preserve"> </w:t>
      </w:r>
      <w:r w:rsidRPr="3B4CE1EB">
        <w:rPr>
          <w:i/>
          <w:iCs/>
          <w:lang w:val="en-CA"/>
        </w:rPr>
        <w:t>group*</w:t>
      </w:r>
      <w:r w:rsidR="00CE5683">
        <w:rPr>
          <w:i/>
          <w:iCs/>
          <w:lang w:val="en-CA"/>
        </w:rPr>
        <w:t xml:space="preserve"> </w:t>
      </w:r>
      <w:r w:rsidR="00CE5683">
        <w:rPr>
          <w:lang w:val="en-CA"/>
        </w:rPr>
        <w:t xml:space="preserve">shall cover </w:t>
      </w:r>
      <w:r w:rsidR="00485D8F">
        <w:rPr>
          <w:lang w:val="en-CA"/>
        </w:rPr>
        <w:t>all</w:t>
      </w:r>
      <w:r w:rsidR="00CE5683" w:rsidRPr="3B4CE1EB">
        <w:rPr>
          <w:lang w:val="en-CA"/>
        </w:rPr>
        <w:t xml:space="preserve"> cost</w:t>
      </w:r>
      <w:r w:rsidR="00485D8F">
        <w:rPr>
          <w:lang w:val="en-CA"/>
        </w:rPr>
        <w:t>s</w:t>
      </w:r>
      <w:r w:rsidR="00CE5683" w:rsidRPr="3B4CE1EB">
        <w:rPr>
          <w:lang w:val="en-CA"/>
        </w:rPr>
        <w:t xml:space="preserve"> of implementation of the </w:t>
      </w:r>
      <w:r w:rsidR="00CE5683" w:rsidRPr="3B4CE1EB">
        <w:rPr>
          <w:i/>
          <w:iCs/>
          <w:lang w:val="en-CA"/>
        </w:rPr>
        <w:t>remedy</w:t>
      </w:r>
      <w:r w:rsidR="00CE5683" w:rsidRPr="3B4CE1EB">
        <w:rPr>
          <w:lang w:val="en-CA"/>
        </w:rPr>
        <w:t>* process</w:t>
      </w:r>
      <w:r w:rsidR="008F1BE2">
        <w:rPr>
          <w:lang w:val="en-CA"/>
        </w:rPr>
        <w:t>.</w:t>
      </w:r>
    </w:p>
    <w:p w14:paraId="5BEEA95C" w14:textId="38CA114A" w:rsidR="00A452DE" w:rsidRPr="0011005E" w:rsidRDefault="00A452DE" w:rsidP="00510772">
      <w:pPr>
        <w:pStyle w:val="Clause2"/>
        <w:numPr>
          <w:ilvl w:val="1"/>
          <w:numId w:val="66"/>
        </w:numPr>
        <w:ind w:left="1138" w:hanging="562"/>
        <w:jc w:val="both"/>
        <w:rPr>
          <w:lang w:val="en-US"/>
        </w:rPr>
      </w:pPr>
      <w:r w:rsidRPr="3B4CE1EB">
        <w:rPr>
          <w:lang w:val="en-CA"/>
        </w:rPr>
        <w:t xml:space="preserve">The ultimate responsibility for the plan, implementation, and delivery of </w:t>
      </w:r>
      <w:r w:rsidRPr="3B4CE1EB">
        <w:rPr>
          <w:i/>
          <w:iCs/>
          <w:lang w:val="en-CA"/>
        </w:rPr>
        <w:t xml:space="preserve">conservation* </w:t>
      </w:r>
      <w:r w:rsidR="00594B63">
        <w:rPr>
          <w:lang w:val="en-CA"/>
        </w:rPr>
        <w:t xml:space="preserve">and </w:t>
      </w:r>
      <w:r w:rsidR="00594B63">
        <w:rPr>
          <w:i/>
          <w:iCs/>
          <w:lang w:val="en-CA"/>
        </w:rPr>
        <w:t>restoration</w:t>
      </w:r>
      <w:r w:rsidRPr="3B4CE1EB">
        <w:rPr>
          <w:i/>
          <w:iCs/>
          <w:lang w:val="en-CA"/>
        </w:rPr>
        <w:t xml:space="preserve">* </w:t>
      </w:r>
      <w:r w:rsidRPr="3B4CE1EB">
        <w:rPr>
          <w:lang w:val="en-CA"/>
        </w:rPr>
        <w:t xml:space="preserve">outcomes and social benefits shall rest with </w:t>
      </w:r>
      <w:r w:rsidRPr="3B4CE1EB">
        <w:rPr>
          <w:i/>
          <w:iCs/>
          <w:lang w:val="en-CA"/>
        </w:rPr>
        <w:t>The Organization*</w:t>
      </w:r>
      <w:r w:rsidRPr="3B4CE1EB">
        <w:rPr>
          <w:lang w:val="en-CA"/>
        </w:rPr>
        <w:t xml:space="preserve"> or </w:t>
      </w:r>
      <w:r w:rsidRPr="3B4CE1EB">
        <w:rPr>
          <w:i/>
          <w:iCs/>
          <w:lang w:val="en-CA"/>
        </w:rPr>
        <w:t>corporate</w:t>
      </w:r>
      <w:r w:rsidRPr="3B4CE1EB">
        <w:rPr>
          <w:lang w:val="en-CA"/>
        </w:rPr>
        <w:t xml:space="preserve"> </w:t>
      </w:r>
      <w:r w:rsidRPr="3B4CE1EB">
        <w:rPr>
          <w:i/>
          <w:iCs/>
          <w:lang w:val="en-CA"/>
        </w:rPr>
        <w:t>group*.</w:t>
      </w:r>
    </w:p>
    <w:p w14:paraId="627688FB" w14:textId="2FC73A7A" w:rsidR="00A452DE" w:rsidRPr="0011005E" w:rsidRDefault="00A452DE" w:rsidP="00510772">
      <w:pPr>
        <w:pStyle w:val="Clause2"/>
        <w:numPr>
          <w:ilvl w:val="1"/>
          <w:numId w:val="66"/>
        </w:numPr>
        <w:ind w:left="1138" w:hanging="562"/>
        <w:jc w:val="both"/>
        <w:rPr>
          <w:lang w:val="en-US"/>
        </w:rPr>
      </w:pPr>
      <w:r w:rsidRPr="48DC17C9">
        <w:rPr>
          <w:lang w:val="en-US"/>
        </w:rPr>
        <w:t xml:space="preserve">FSC shall verify the qualifications of </w:t>
      </w:r>
      <w:r w:rsidR="00FC21B1">
        <w:rPr>
          <w:lang w:val="en-US"/>
        </w:rPr>
        <w:t xml:space="preserve">the </w:t>
      </w:r>
      <w:r w:rsidRPr="48DC17C9">
        <w:rPr>
          <w:i/>
          <w:iCs/>
          <w:lang w:val="en-US"/>
        </w:rPr>
        <w:t>Independent Assessor*</w:t>
      </w:r>
      <w:r w:rsidR="002273E5">
        <w:rPr>
          <w:i/>
          <w:iCs/>
          <w:lang w:val="en-US"/>
        </w:rPr>
        <w:t>,</w:t>
      </w:r>
      <w:r w:rsidRPr="48DC17C9">
        <w:rPr>
          <w:i/>
          <w:iCs/>
          <w:lang w:val="en-US"/>
        </w:rPr>
        <w:t xml:space="preserve"> </w:t>
      </w:r>
      <w:r w:rsidRPr="0011005E">
        <w:rPr>
          <w:lang w:val="en-US"/>
        </w:rPr>
        <w:t>including based on written information and assessors’ regionally-specific experience.</w:t>
      </w:r>
    </w:p>
    <w:p w14:paraId="27F1EBFD" w14:textId="283F4B8B" w:rsidR="00A452DE" w:rsidRPr="00C04020" w:rsidRDefault="00A452DE" w:rsidP="00510772">
      <w:pPr>
        <w:pStyle w:val="Clause2"/>
        <w:numPr>
          <w:ilvl w:val="1"/>
          <w:numId w:val="66"/>
        </w:numPr>
        <w:ind w:left="1138" w:hanging="562"/>
        <w:jc w:val="both"/>
        <w:rPr>
          <w:lang w:val="en-US"/>
        </w:rPr>
      </w:pPr>
      <w:r w:rsidRPr="3B4CE1EB">
        <w:rPr>
          <w:lang w:val="en-CA"/>
        </w:rPr>
        <w:t xml:space="preserve">FSC shall approve a </w:t>
      </w:r>
      <w:r w:rsidRPr="3B4CE1EB">
        <w:rPr>
          <w:i/>
          <w:iCs/>
          <w:lang w:val="en-CA"/>
        </w:rPr>
        <w:t>Third Party Verifier</w:t>
      </w:r>
      <w:r w:rsidRPr="3B4CE1EB">
        <w:rPr>
          <w:lang w:val="en-CA"/>
        </w:rPr>
        <w:t xml:space="preserve">* based on the expertise required to evaluate </w:t>
      </w:r>
      <w:r w:rsidRPr="008423F1">
        <w:rPr>
          <w:i/>
          <w:lang w:val="en-CA"/>
        </w:rPr>
        <w:t>social</w:t>
      </w:r>
      <w:r w:rsidRPr="008E57BE">
        <w:rPr>
          <w:lang w:val="en-CA"/>
        </w:rPr>
        <w:t xml:space="preserve"> and </w:t>
      </w:r>
      <w:r w:rsidRPr="003C4306">
        <w:rPr>
          <w:i/>
          <w:iCs/>
          <w:lang w:val="en-CA"/>
        </w:rPr>
        <w:t xml:space="preserve">environmental </w:t>
      </w:r>
      <w:r w:rsidRPr="0011005E">
        <w:rPr>
          <w:i/>
          <w:iCs/>
          <w:lang w:val="en-CA"/>
        </w:rPr>
        <w:t>harm</w:t>
      </w:r>
      <w:r w:rsidRPr="008E57BE">
        <w:rPr>
          <w:lang w:val="en-CA"/>
        </w:rPr>
        <w:t>*</w:t>
      </w:r>
      <w:r w:rsidRPr="3B4CE1EB">
        <w:rPr>
          <w:lang w:val="en-CA"/>
        </w:rPr>
        <w:t xml:space="preserve"> and plans to </w:t>
      </w:r>
      <w:r w:rsidRPr="3B4CE1EB">
        <w:rPr>
          <w:i/>
          <w:iCs/>
          <w:lang w:val="en-CA"/>
        </w:rPr>
        <w:t>remedy</w:t>
      </w:r>
      <w:r w:rsidRPr="3B4CE1EB">
        <w:rPr>
          <w:lang w:val="en-CA"/>
        </w:rPr>
        <w:t xml:space="preserve">* </w:t>
      </w:r>
      <w:r w:rsidR="042F7858" w:rsidRPr="0C8FB8A4">
        <w:rPr>
          <w:lang w:val="en-CA"/>
        </w:rPr>
        <w:t>this</w:t>
      </w:r>
      <w:r w:rsidRPr="3B4CE1EB">
        <w:rPr>
          <w:lang w:val="en-CA"/>
        </w:rPr>
        <w:t xml:space="preserve"> </w:t>
      </w:r>
      <w:r w:rsidRPr="00C55AA0">
        <w:rPr>
          <w:i/>
          <w:iCs/>
          <w:lang w:val="en-CA"/>
        </w:rPr>
        <w:t>harm</w:t>
      </w:r>
      <w:r w:rsidR="00C55AA0" w:rsidRPr="00C55AA0">
        <w:rPr>
          <w:i/>
          <w:iCs/>
          <w:lang w:val="en-CA"/>
        </w:rPr>
        <w:t>*</w:t>
      </w:r>
      <w:r w:rsidRPr="00C55AA0">
        <w:rPr>
          <w:i/>
          <w:iCs/>
          <w:lang w:val="en-CA"/>
        </w:rPr>
        <w:t>.</w:t>
      </w:r>
    </w:p>
    <w:p w14:paraId="75B724C5" w14:textId="50802A9A" w:rsidR="00734C7B" w:rsidRPr="00270C3F" w:rsidRDefault="186C8544" w:rsidP="00270C3F">
      <w:pPr>
        <w:rPr>
          <w:b/>
          <w:bCs/>
        </w:rPr>
      </w:pPr>
      <w:r w:rsidRPr="407A2BD6">
        <w:rPr>
          <w:b/>
          <w:bCs/>
        </w:rPr>
        <w:t>Additional</w:t>
      </w:r>
      <w:r w:rsidRPr="00270C3F">
        <w:rPr>
          <w:b/>
          <w:bCs/>
        </w:rPr>
        <w:t xml:space="preserve"> requirements</w:t>
      </w:r>
    </w:p>
    <w:p w14:paraId="1DD8FD0C" w14:textId="66253AED" w:rsidR="00734C7B" w:rsidRPr="00BD2D08" w:rsidRDefault="186C8544" w:rsidP="00510772">
      <w:pPr>
        <w:pStyle w:val="Clause2"/>
        <w:numPr>
          <w:ilvl w:val="1"/>
          <w:numId w:val="66"/>
        </w:numPr>
        <w:jc w:val="both"/>
        <w:rPr>
          <w:lang w:val="en-US"/>
        </w:rPr>
      </w:pPr>
      <w:r w:rsidRPr="407A2BD6">
        <w:rPr>
          <w:lang w:val="en-CA"/>
        </w:rPr>
        <w:t xml:space="preserve">FSC may contract the </w:t>
      </w:r>
      <w:r w:rsidRPr="407A2BD6">
        <w:rPr>
          <w:i/>
          <w:iCs/>
          <w:lang w:val="en-CA"/>
        </w:rPr>
        <w:t xml:space="preserve">Third Party Verifier* </w:t>
      </w:r>
      <w:r w:rsidRPr="407A2BD6">
        <w:rPr>
          <w:lang w:val="en-CA"/>
        </w:rPr>
        <w:t xml:space="preserve">directly until </w:t>
      </w:r>
      <w:r w:rsidRPr="407A2BD6">
        <w:rPr>
          <w:lang w:val="en-US"/>
        </w:rPr>
        <w:t xml:space="preserve">FSC has </w:t>
      </w:r>
      <w:r w:rsidRPr="003C4306">
        <w:rPr>
          <w:lang w:val="en-US"/>
        </w:rPr>
        <w:t>ended the</w:t>
      </w:r>
      <w:r w:rsidRPr="407A2BD6">
        <w:rPr>
          <w:lang w:val="en-US"/>
        </w:rPr>
        <w:t xml:space="preserve"> </w:t>
      </w:r>
      <w:r w:rsidRPr="407A2BD6">
        <w:rPr>
          <w:i/>
          <w:iCs/>
          <w:lang w:val="en-US"/>
        </w:rPr>
        <w:t>disassociation*</w:t>
      </w:r>
      <w:r w:rsidRPr="407A2BD6">
        <w:rPr>
          <w:lang w:val="en-US"/>
        </w:rPr>
        <w:t xml:space="preserve"> from </w:t>
      </w:r>
      <w:r w:rsidRPr="407A2BD6">
        <w:rPr>
          <w:lang w:val="en-CA"/>
        </w:rPr>
        <w:t xml:space="preserve">the </w:t>
      </w:r>
      <w:r w:rsidRPr="407A2BD6">
        <w:rPr>
          <w:i/>
          <w:iCs/>
          <w:lang w:val="en-CA"/>
        </w:rPr>
        <w:t>corporate</w:t>
      </w:r>
      <w:r w:rsidRPr="407A2BD6">
        <w:rPr>
          <w:lang w:val="en-CA"/>
        </w:rPr>
        <w:t xml:space="preserve"> </w:t>
      </w:r>
      <w:r w:rsidRPr="407A2BD6">
        <w:rPr>
          <w:i/>
          <w:iCs/>
          <w:lang w:val="en-CA"/>
        </w:rPr>
        <w:t>group*</w:t>
      </w:r>
      <w:r w:rsidRPr="407A2BD6">
        <w:rPr>
          <w:lang w:val="en-CA"/>
        </w:rPr>
        <w:t xml:space="preserve">. These costs shall be reimbursed fully by the </w:t>
      </w:r>
      <w:r w:rsidRPr="407A2BD6">
        <w:rPr>
          <w:i/>
          <w:iCs/>
          <w:lang w:val="en-CA"/>
        </w:rPr>
        <w:t>corporate</w:t>
      </w:r>
      <w:r w:rsidRPr="407A2BD6">
        <w:rPr>
          <w:lang w:val="en-CA"/>
        </w:rPr>
        <w:t xml:space="preserve"> </w:t>
      </w:r>
      <w:r w:rsidRPr="407A2BD6">
        <w:rPr>
          <w:i/>
          <w:iCs/>
          <w:lang w:val="en-CA"/>
        </w:rPr>
        <w:t>group*</w:t>
      </w:r>
      <w:r w:rsidRPr="407A2BD6">
        <w:rPr>
          <w:lang w:val="en-CA"/>
        </w:rPr>
        <w:t xml:space="preserve"> before the </w:t>
      </w:r>
      <w:r w:rsidRPr="407A2BD6">
        <w:rPr>
          <w:i/>
          <w:iCs/>
          <w:lang w:val="en-CA"/>
        </w:rPr>
        <w:t>disassociation</w:t>
      </w:r>
      <w:r w:rsidRPr="407A2BD6">
        <w:rPr>
          <w:lang w:val="en-CA"/>
        </w:rPr>
        <w:t>* can end.</w:t>
      </w:r>
    </w:p>
    <w:p w14:paraId="4949B660" w14:textId="39CDD15C" w:rsidR="000E1E04" w:rsidRPr="008423F1" w:rsidRDefault="62F6DAF4" w:rsidP="00510772">
      <w:pPr>
        <w:pStyle w:val="Clause1-Heading"/>
        <w:numPr>
          <w:ilvl w:val="0"/>
          <w:numId w:val="79"/>
        </w:numPr>
        <w:jc w:val="both"/>
        <w:outlineLvl w:val="9"/>
        <w:rPr>
          <w:rFonts w:asciiTheme="minorHAnsi" w:hAnsiTheme="minorHAnsi" w:cstheme="minorHAnsi"/>
          <w:b/>
          <w:lang w:val="en-US"/>
        </w:rPr>
      </w:pPr>
      <w:bookmarkStart w:id="67" w:name="_Ref114585996"/>
      <w:r w:rsidRPr="008423F1">
        <w:rPr>
          <w:rFonts w:asciiTheme="minorHAnsi" w:hAnsiTheme="minorHAnsi" w:cstheme="minorHAnsi"/>
          <w:b/>
          <w:lang w:val="en-US"/>
        </w:rPr>
        <w:t xml:space="preserve">Establishment of a </w:t>
      </w:r>
      <w:r w:rsidRPr="008423F1">
        <w:rPr>
          <w:rFonts w:asciiTheme="minorHAnsi" w:hAnsiTheme="minorHAnsi" w:cstheme="minorHAnsi"/>
          <w:b/>
          <w:i/>
          <w:lang w:val="en-US"/>
        </w:rPr>
        <w:t>grievance mechanism</w:t>
      </w:r>
      <w:bookmarkEnd w:id="66"/>
      <w:r w:rsidR="00B312F3" w:rsidRPr="008423F1">
        <w:rPr>
          <w:rFonts w:asciiTheme="minorHAnsi" w:hAnsiTheme="minorHAnsi" w:cstheme="minorHAnsi"/>
          <w:b/>
          <w:i/>
          <w:lang w:val="en-US"/>
        </w:rPr>
        <w:t>*</w:t>
      </w:r>
      <w:bookmarkEnd w:id="67"/>
    </w:p>
    <w:p w14:paraId="51928079" w14:textId="1D8E9DB7" w:rsidR="00192186" w:rsidRPr="00192186" w:rsidRDefault="00192186" w:rsidP="00510772">
      <w:pPr>
        <w:pStyle w:val="Clause2"/>
        <w:ind w:left="1143"/>
        <w:jc w:val="both"/>
        <w:rPr>
          <w:lang w:val="en-US"/>
        </w:rPr>
      </w:pPr>
      <w:r w:rsidRPr="00192186">
        <w:rPr>
          <w:lang w:val="en-US"/>
        </w:rPr>
        <w:t xml:space="preserve">During the initiation of the Baseline </w:t>
      </w:r>
      <w:r w:rsidRPr="00404160">
        <w:rPr>
          <w:lang w:val="en-US"/>
        </w:rPr>
        <w:t>Assessments</w:t>
      </w:r>
      <w:r w:rsidR="00EF61B8">
        <w:rPr>
          <w:lang w:val="en-US"/>
        </w:rPr>
        <w:t xml:space="preserve"> (see section </w:t>
      </w:r>
      <w:r w:rsidR="002605D8">
        <w:rPr>
          <w:lang w:val="en-US"/>
        </w:rPr>
        <w:fldChar w:fldCharType="begin"/>
      </w:r>
      <w:r w:rsidR="002605D8">
        <w:rPr>
          <w:lang w:val="en-US"/>
        </w:rPr>
        <w:instrText xml:space="preserve"> REF _Ref109127444 \w \h </w:instrText>
      </w:r>
      <w:r w:rsidR="002605D8">
        <w:rPr>
          <w:lang w:val="en-US"/>
        </w:rPr>
      </w:r>
      <w:r w:rsidR="002605D8">
        <w:rPr>
          <w:lang w:val="en-US"/>
        </w:rPr>
        <w:fldChar w:fldCharType="separate"/>
      </w:r>
      <w:r w:rsidR="00167A13">
        <w:rPr>
          <w:lang w:val="en-US"/>
        </w:rPr>
        <w:t>9</w:t>
      </w:r>
      <w:r w:rsidR="002605D8">
        <w:rPr>
          <w:lang w:val="en-US"/>
        </w:rPr>
        <w:fldChar w:fldCharType="end"/>
      </w:r>
      <w:r w:rsidR="00EF61B8">
        <w:rPr>
          <w:lang w:val="en-US"/>
        </w:rPr>
        <w:t>)</w:t>
      </w:r>
      <w:r w:rsidRPr="00404160">
        <w:rPr>
          <w:lang w:val="en-US"/>
        </w:rPr>
        <w:t xml:space="preserve">, </w:t>
      </w:r>
      <w:r w:rsidRPr="00270C3F">
        <w:rPr>
          <w:i/>
          <w:iCs/>
          <w:lang w:val="en-US"/>
        </w:rPr>
        <w:t>The Organization</w:t>
      </w:r>
      <w:r w:rsidRPr="00404160">
        <w:rPr>
          <w:lang w:val="en-US"/>
        </w:rPr>
        <w:t xml:space="preserve">* or </w:t>
      </w:r>
      <w:r w:rsidRPr="00270C3F">
        <w:rPr>
          <w:i/>
          <w:iCs/>
          <w:lang w:val="en-US"/>
        </w:rPr>
        <w:t>the corporate group</w:t>
      </w:r>
      <w:r w:rsidRPr="00404160">
        <w:rPr>
          <w:lang w:val="en-US"/>
        </w:rPr>
        <w:t xml:space="preserve">* shall establish a culturally appropriate </w:t>
      </w:r>
      <w:r w:rsidRPr="00270C3F">
        <w:rPr>
          <w:i/>
          <w:iCs/>
          <w:lang w:val="en-US"/>
        </w:rPr>
        <w:t>grievance mechanism</w:t>
      </w:r>
      <w:r w:rsidRPr="00404160">
        <w:rPr>
          <w:lang w:val="en-US"/>
        </w:rPr>
        <w:t xml:space="preserve">* for the </w:t>
      </w:r>
      <w:r w:rsidRPr="00270C3F">
        <w:rPr>
          <w:i/>
          <w:iCs/>
          <w:lang w:val="en-US"/>
        </w:rPr>
        <w:t>remedy</w:t>
      </w:r>
      <w:r w:rsidR="00404160" w:rsidRPr="00270C3F">
        <w:rPr>
          <w:i/>
          <w:iCs/>
          <w:lang w:val="en-US"/>
        </w:rPr>
        <w:t>*</w:t>
      </w:r>
      <w:r w:rsidRPr="00404160">
        <w:rPr>
          <w:lang w:val="en-US"/>
        </w:rPr>
        <w:t xml:space="preserve"> process that is open to </w:t>
      </w:r>
      <w:r w:rsidR="0069544A" w:rsidRPr="008423F1">
        <w:rPr>
          <w:i/>
          <w:iCs/>
          <w:color w:val="C00000"/>
          <w:lang w:val="en-US"/>
        </w:rPr>
        <w:t>affected stakeholders</w:t>
      </w:r>
      <w:r w:rsidRPr="00404160">
        <w:rPr>
          <w:lang w:val="en-US"/>
        </w:rPr>
        <w:t>* and their legitimate representatives.</w:t>
      </w:r>
    </w:p>
    <w:p w14:paraId="4AA4DEE3" w14:textId="77777777" w:rsidR="00C17C20" w:rsidRPr="00C17C20" w:rsidRDefault="00C17C20" w:rsidP="00510772">
      <w:pPr>
        <w:pStyle w:val="Clause2"/>
        <w:spacing w:after="0"/>
        <w:ind w:left="1145"/>
        <w:jc w:val="both"/>
        <w:rPr>
          <w:lang w:val="en-US"/>
        </w:rPr>
      </w:pPr>
      <w:r w:rsidRPr="00C17C20">
        <w:rPr>
          <w:lang w:val="en-US"/>
        </w:rPr>
        <w:t xml:space="preserve">The </w:t>
      </w:r>
      <w:r w:rsidRPr="00270C3F">
        <w:rPr>
          <w:i/>
          <w:iCs/>
          <w:lang w:val="en-US"/>
        </w:rPr>
        <w:t>grievance mechanism</w:t>
      </w:r>
      <w:r w:rsidRPr="00C17C20">
        <w:rPr>
          <w:lang w:val="en-US"/>
        </w:rPr>
        <w:t xml:space="preserve">* shall: </w:t>
      </w:r>
    </w:p>
    <w:p w14:paraId="44533548" w14:textId="67C388CA" w:rsidR="00BB1F7E" w:rsidRDefault="008F2EF4" w:rsidP="00510772">
      <w:pPr>
        <w:pStyle w:val="List"/>
        <w:numPr>
          <w:ilvl w:val="0"/>
          <w:numId w:val="12"/>
        </w:numPr>
        <w:spacing w:before="60"/>
        <w:ind w:left="1418"/>
        <w:jc w:val="both"/>
        <w:rPr>
          <w:lang w:val="en-US"/>
        </w:rPr>
      </w:pPr>
      <w:r>
        <w:rPr>
          <w:lang w:val="en-US"/>
        </w:rPr>
        <w:lastRenderedPageBreak/>
        <w:t>Be</w:t>
      </w:r>
      <w:r w:rsidR="00F7568A">
        <w:rPr>
          <w:lang w:val="en-US"/>
        </w:rPr>
        <w:t xml:space="preserve"> </w:t>
      </w:r>
      <w:r w:rsidR="00F7568A" w:rsidRPr="00F7568A">
        <w:rPr>
          <w:lang w:val="en-US"/>
        </w:rPr>
        <w:t xml:space="preserve">active for the entire period of the </w:t>
      </w:r>
      <w:r w:rsidR="00F7568A" w:rsidRPr="00F7568A">
        <w:rPr>
          <w:i/>
          <w:iCs/>
          <w:lang w:val="en-US"/>
        </w:rPr>
        <w:t>remedy</w:t>
      </w:r>
      <w:r w:rsidR="00F7568A" w:rsidRPr="00F7568A">
        <w:rPr>
          <w:lang w:val="en-US"/>
        </w:rPr>
        <w:t>* process;</w:t>
      </w:r>
    </w:p>
    <w:p w14:paraId="6C19F01B" w14:textId="18830606" w:rsidR="00F56A88" w:rsidRPr="00404160" w:rsidRDefault="00F56A88" w:rsidP="00510772">
      <w:pPr>
        <w:pStyle w:val="List"/>
        <w:ind w:left="1418"/>
        <w:jc w:val="both"/>
        <w:rPr>
          <w:lang w:val="en-US"/>
        </w:rPr>
      </w:pPr>
      <w:r>
        <w:rPr>
          <w:lang w:val="en-US"/>
        </w:rPr>
        <w:t xml:space="preserve">Be </w:t>
      </w:r>
      <w:r w:rsidRPr="00F56A88">
        <w:rPr>
          <w:lang w:val="en-US"/>
        </w:rPr>
        <w:t xml:space="preserve">available to </w:t>
      </w:r>
      <w:r w:rsidRPr="00404160">
        <w:rPr>
          <w:lang w:val="en-US"/>
        </w:rPr>
        <w:t xml:space="preserve">address all </w:t>
      </w:r>
      <w:r w:rsidRPr="00270C3F">
        <w:rPr>
          <w:i/>
          <w:iCs/>
          <w:lang w:val="en-US"/>
        </w:rPr>
        <w:t>grievances</w:t>
      </w:r>
      <w:r w:rsidR="00404160" w:rsidRPr="00404160">
        <w:rPr>
          <w:lang w:val="en-US"/>
        </w:rPr>
        <w:t>*</w:t>
      </w:r>
      <w:r w:rsidRPr="00404160">
        <w:rPr>
          <w:lang w:val="en-US"/>
        </w:rPr>
        <w:t xml:space="preserve"> including those specifically relating to the </w:t>
      </w:r>
      <w:r w:rsidRPr="00270C3F">
        <w:rPr>
          <w:i/>
          <w:iCs/>
          <w:lang w:val="en-US"/>
        </w:rPr>
        <w:t>remedy</w:t>
      </w:r>
      <w:r w:rsidRPr="00404160">
        <w:rPr>
          <w:i/>
          <w:iCs/>
          <w:lang w:val="en-US"/>
        </w:rPr>
        <w:t>*</w:t>
      </w:r>
      <w:r w:rsidRPr="00404160">
        <w:rPr>
          <w:lang w:val="en-US"/>
        </w:rPr>
        <w:t xml:space="preserve"> process;</w:t>
      </w:r>
    </w:p>
    <w:p w14:paraId="32414651" w14:textId="2FAD934F" w:rsidR="00390C27" w:rsidRPr="00390C27" w:rsidRDefault="00390C27" w:rsidP="00510772">
      <w:pPr>
        <w:pStyle w:val="List"/>
        <w:ind w:left="1418"/>
        <w:jc w:val="both"/>
        <w:rPr>
          <w:lang w:val="en-US"/>
        </w:rPr>
      </w:pPr>
      <w:r w:rsidRPr="00404160">
        <w:rPr>
          <w:lang w:val="en-US"/>
        </w:rPr>
        <w:t>Incl</w:t>
      </w:r>
      <w:r w:rsidRPr="00404160">
        <w:rPr>
          <w:rFonts w:ascii="Arial" w:eastAsiaTheme="minorEastAsia" w:hAnsi="Arial" w:cs="Arial"/>
          <w:lang w:val="en-US"/>
        </w:rPr>
        <w:t>u</w:t>
      </w:r>
      <w:r w:rsidRPr="00404160">
        <w:rPr>
          <w:lang w:val="en-US"/>
        </w:rPr>
        <w:t xml:space="preserve">de written procedures for providing access to </w:t>
      </w:r>
      <w:r w:rsidRPr="00270C3F">
        <w:rPr>
          <w:i/>
          <w:iCs/>
          <w:lang w:val="en-US"/>
        </w:rPr>
        <w:t>grievance</w:t>
      </w:r>
      <w:r w:rsidR="00404160" w:rsidRPr="00270C3F">
        <w:rPr>
          <w:i/>
          <w:iCs/>
          <w:lang w:val="en-US"/>
        </w:rPr>
        <w:t>*</w:t>
      </w:r>
      <w:r w:rsidR="00404160" w:rsidRPr="31C8AE19">
        <w:rPr>
          <w:i/>
          <w:iCs/>
          <w:lang w:val="en-US"/>
        </w:rPr>
        <w:t xml:space="preserve"> </w:t>
      </w:r>
      <w:r w:rsidR="00404160" w:rsidRPr="00270C3F">
        <w:rPr>
          <w:lang w:val="en-US"/>
        </w:rPr>
        <w:t>processes</w:t>
      </w:r>
      <w:r w:rsidR="00404160" w:rsidRPr="31C8AE19">
        <w:rPr>
          <w:lang w:val="en-US"/>
        </w:rPr>
        <w:t xml:space="preserve"> that</w:t>
      </w:r>
      <w:r w:rsidRPr="31C8AE19">
        <w:rPr>
          <w:lang w:val="en-US"/>
        </w:rPr>
        <w:t xml:space="preserve"> include</w:t>
      </w:r>
      <w:r w:rsidRPr="00390C27">
        <w:rPr>
          <w:lang w:val="en-US"/>
        </w:rPr>
        <w:t xml:space="preserve"> </w:t>
      </w:r>
      <w:r w:rsidRPr="003C4306">
        <w:rPr>
          <w:i/>
          <w:iCs/>
          <w:lang w:val="en-US"/>
        </w:rPr>
        <w:t>conflict</w:t>
      </w:r>
      <w:r w:rsidR="00F33CB8">
        <w:rPr>
          <w:lang w:val="en-US"/>
        </w:rPr>
        <w:t>*</w:t>
      </w:r>
      <w:r w:rsidRPr="00390C27">
        <w:rPr>
          <w:lang w:val="en-US"/>
        </w:rPr>
        <w:t xml:space="preserve"> resolution and </w:t>
      </w:r>
      <w:r w:rsidRPr="00390C27">
        <w:rPr>
          <w:i/>
          <w:iCs/>
          <w:lang w:val="en-US"/>
        </w:rPr>
        <w:t>remedy</w:t>
      </w:r>
      <w:r w:rsidRPr="31C8AE19">
        <w:rPr>
          <w:i/>
          <w:iCs/>
          <w:lang w:val="en-US"/>
        </w:rPr>
        <w:t>*</w:t>
      </w:r>
      <w:r w:rsidR="001E0D37">
        <w:rPr>
          <w:i/>
          <w:iCs/>
          <w:lang w:val="en-US"/>
        </w:rPr>
        <w:t>.</w:t>
      </w:r>
      <w:r w:rsidRPr="31C8AE19">
        <w:rPr>
          <w:lang w:val="en-US"/>
        </w:rPr>
        <w:t xml:space="preserve"> The procedures</w:t>
      </w:r>
      <w:r w:rsidRPr="00390C27">
        <w:rPr>
          <w:lang w:val="en-US"/>
        </w:rPr>
        <w:t xml:space="preserve"> are developed through inclusive processes;</w:t>
      </w:r>
    </w:p>
    <w:p w14:paraId="1D7A36E2" w14:textId="223ECE0B" w:rsidR="00DB4835" w:rsidRDefault="00DB4835" w:rsidP="00510772">
      <w:pPr>
        <w:pStyle w:val="List"/>
        <w:ind w:left="1418"/>
        <w:jc w:val="both"/>
        <w:rPr>
          <w:lang w:val="en-US"/>
        </w:rPr>
      </w:pPr>
      <w:r w:rsidRPr="00DB4835">
        <w:rPr>
          <w:lang w:val="en-US"/>
        </w:rPr>
        <w:t>Be clear, accessible and secure</w:t>
      </w:r>
      <w:r w:rsidR="00096E46">
        <w:rPr>
          <w:lang w:val="en-US"/>
        </w:rPr>
        <w:t>,</w:t>
      </w:r>
      <w:r w:rsidRPr="00DB4835">
        <w:rPr>
          <w:lang w:val="en-US"/>
        </w:rPr>
        <w:t xml:space="preserve"> providing for confidentiality and ensuring complainants are free from threats;</w:t>
      </w:r>
      <w:r w:rsidR="001E0D37">
        <w:rPr>
          <w:lang w:val="en-US"/>
        </w:rPr>
        <w:t xml:space="preserve"> and</w:t>
      </w:r>
    </w:p>
    <w:p w14:paraId="1A0DC387" w14:textId="30F9149E" w:rsidR="00F742C3" w:rsidRPr="00F742C3" w:rsidRDefault="00F742C3" w:rsidP="00510772">
      <w:pPr>
        <w:pStyle w:val="List"/>
        <w:ind w:left="1418"/>
        <w:jc w:val="both"/>
        <w:rPr>
          <w:lang w:val="en-US"/>
        </w:rPr>
      </w:pPr>
      <w:r w:rsidRPr="00F742C3">
        <w:rPr>
          <w:lang w:val="en-US"/>
        </w:rPr>
        <w:t>Ensure that its approaches, outcomes and remedies are “rights-compatible”</w:t>
      </w:r>
      <w:r w:rsidR="00422FDB">
        <w:rPr>
          <w:lang w:val="en-US"/>
        </w:rPr>
        <w:t>,</w:t>
      </w:r>
      <w:r w:rsidR="00997241">
        <w:rPr>
          <w:lang w:val="en-US"/>
        </w:rPr>
        <w:t xml:space="preserve"> </w:t>
      </w:r>
      <w:r w:rsidRPr="00F742C3">
        <w:rPr>
          <w:lang w:val="en-US"/>
        </w:rPr>
        <w:t>align</w:t>
      </w:r>
      <w:r w:rsidR="007B009A">
        <w:rPr>
          <w:lang w:val="en-US"/>
        </w:rPr>
        <w:t>ed</w:t>
      </w:r>
      <w:r w:rsidRPr="00F742C3">
        <w:rPr>
          <w:lang w:val="en-US"/>
        </w:rPr>
        <w:t xml:space="preserve"> with UN Guiding Principles on Business and </w:t>
      </w:r>
      <w:r w:rsidRPr="003C4306">
        <w:rPr>
          <w:i/>
          <w:iCs/>
          <w:lang w:val="en-US"/>
        </w:rPr>
        <w:t>Human Rights</w:t>
      </w:r>
      <w:r w:rsidR="009A350B">
        <w:rPr>
          <w:lang w:val="en-US"/>
        </w:rPr>
        <w:t>*</w:t>
      </w:r>
      <w:r w:rsidRPr="00F742C3">
        <w:rPr>
          <w:lang w:val="en-US"/>
        </w:rPr>
        <w:t xml:space="preserve"> (UNGPs)</w:t>
      </w:r>
      <w:r w:rsidR="007B009A">
        <w:rPr>
          <w:lang w:val="en-US"/>
        </w:rPr>
        <w:t>,</w:t>
      </w:r>
      <w:r w:rsidRPr="00F742C3">
        <w:rPr>
          <w:lang w:val="en-US"/>
        </w:rPr>
        <w:t xml:space="preserve"> and based on </w:t>
      </w:r>
      <w:r w:rsidRPr="00F742C3">
        <w:rPr>
          <w:i/>
          <w:iCs/>
          <w:lang w:val="en-US"/>
        </w:rPr>
        <w:t>Free, Prior, and Informed Consent</w:t>
      </w:r>
      <w:r w:rsidR="0093320D">
        <w:rPr>
          <w:i/>
          <w:iCs/>
          <w:lang w:val="en-US"/>
        </w:rPr>
        <w:t>*</w:t>
      </w:r>
      <w:r w:rsidRPr="00F742C3">
        <w:rPr>
          <w:i/>
          <w:iCs/>
          <w:lang w:val="en-US"/>
        </w:rPr>
        <w:t xml:space="preserve"> </w:t>
      </w:r>
      <w:r w:rsidRPr="00F742C3">
        <w:rPr>
          <w:lang w:val="en-US"/>
        </w:rPr>
        <w:t>(FPIC)</w:t>
      </w:r>
      <w:r w:rsidRPr="00F742C3">
        <w:rPr>
          <w:i/>
          <w:iCs/>
          <w:lang w:val="en-US"/>
        </w:rPr>
        <w:t xml:space="preserve"> </w:t>
      </w:r>
      <w:r w:rsidRPr="00F742C3">
        <w:rPr>
          <w:lang w:val="en-US"/>
        </w:rPr>
        <w:t>processes.</w:t>
      </w:r>
    </w:p>
    <w:p w14:paraId="1C142562" w14:textId="3D94FBE6" w:rsidR="0022206D" w:rsidRPr="005052D1" w:rsidRDefault="0022206D" w:rsidP="00625165">
      <w:pPr>
        <w:pStyle w:val="Clause2"/>
        <w:ind w:left="1134"/>
        <w:jc w:val="both"/>
        <w:rPr>
          <w:lang w:val="en-US"/>
        </w:rPr>
      </w:pPr>
      <w:bookmarkStart w:id="68" w:name="_Ref95498568"/>
      <w:r>
        <w:t>Where</w:t>
      </w:r>
      <w:r w:rsidRPr="0022206D">
        <w:rPr>
          <w:lang w:val="en-US"/>
        </w:rPr>
        <w:t xml:space="preserve"> there are existing </w:t>
      </w:r>
      <w:r w:rsidRPr="0022206D">
        <w:rPr>
          <w:iCs/>
          <w:lang w:val="en-US"/>
        </w:rPr>
        <w:t xml:space="preserve">culturally </w:t>
      </w:r>
      <w:r w:rsidRPr="005052D1">
        <w:rPr>
          <w:iCs/>
          <w:lang w:val="en-US"/>
        </w:rPr>
        <w:t>appropriate</w:t>
      </w:r>
      <w:r w:rsidRPr="005052D1">
        <w:rPr>
          <w:lang w:val="en-US"/>
        </w:rPr>
        <w:t xml:space="preserve"> </w:t>
      </w:r>
      <w:r w:rsidRPr="003C4306">
        <w:rPr>
          <w:i/>
          <w:iCs/>
          <w:lang w:val="en-US"/>
        </w:rPr>
        <w:t>grievance</w:t>
      </w:r>
      <w:r w:rsidR="004D5A7F">
        <w:rPr>
          <w:lang w:val="en-US"/>
        </w:rPr>
        <w:t>*</w:t>
      </w:r>
      <w:r w:rsidR="00422FDB">
        <w:rPr>
          <w:lang w:val="en-US"/>
        </w:rPr>
        <w:t xml:space="preserve"> or</w:t>
      </w:r>
      <w:r w:rsidR="001047C8">
        <w:rPr>
          <w:lang w:val="en-US"/>
        </w:rPr>
        <w:t xml:space="preserve"> </w:t>
      </w:r>
      <w:r w:rsidRPr="003C4306">
        <w:rPr>
          <w:i/>
          <w:iCs/>
          <w:lang w:val="en-US"/>
        </w:rPr>
        <w:t>conflict</w:t>
      </w:r>
      <w:r w:rsidR="0014323A">
        <w:rPr>
          <w:i/>
          <w:iCs/>
          <w:lang w:val="en-US"/>
        </w:rPr>
        <w:t>*</w:t>
      </w:r>
      <w:r w:rsidRPr="005052D1">
        <w:rPr>
          <w:lang w:val="en-US"/>
        </w:rPr>
        <w:t xml:space="preserve"> resolution mechanisms that are recognized and accepted by all parties involved in the </w:t>
      </w:r>
      <w:r w:rsidRPr="005052D1">
        <w:rPr>
          <w:i/>
          <w:iCs/>
          <w:lang w:val="en-US"/>
        </w:rPr>
        <w:t>remedy</w:t>
      </w:r>
      <w:r w:rsidRPr="005052D1">
        <w:rPr>
          <w:lang w:val="en-US"/>
        </w:rPr>
        <w:t>* process</w:t>
      </w:r>
      <w:r w:rsidR="00196B39" w:rsidRPr="005052D1">
        <w:rPr>
          <w:lang w:val="en-US"/>
        </w:rPr>
        <w:t>,</w:t>
      </w:r>
      <w:r w:rsidRPr="005052D1">
        <w:rPr>
          <w:lang w:val="en-US"/>
        </w:rPr>
        <w:t xml:space="preserve"> these should preferably be used for resolving any </w:t>
      </w:r>
      <w:r w:rsidRPr="00270C3F">
        <w:rPr>
          <w:i/>
          <w:iCs/>
          <w:lang w:val="en-US"/>
        </w:rPr>
        <w:t>grievances</w:t>
      </w:r>
      <w:r w:rsidR="008446D1" w:rsidRPr="00270C3F">
        <w:rPr>
          <w:i/>
          <w:iCs/>
          <w:lang w:val="en-US"/>
        </w:rPr>
        <w:t>*</w:t>
      </w:r>
      <w:r w:rsidR="00174701">
        <w:rPr>
          <w:i/>
          <w:iCs/>
          <w:lang w:val="en-US"/>
        </w:rPr>
        <w:t xml:space="preserve"> </w:t>
      </w:r>
      <w:r w:rsidR="00174701" w:rsidRPr="00270C3F">
        <w:rPr>
          <w:lang w:val="en-US"/>
        </w:rPr>
        <w:t>or</w:t>
      </w:r>
      <w:r w:rsidR="00E30B6B" w:rsidRPr="00270C3F">
        <w:rPr>
          <w:lang w:val="en-US"/>
        </w:rPr>
        <w:t xml:space="preserve"> </w:t>
      </w:r>
      <w:r w:rsidRPr="00270C3F">
        <w:rPr>
          <w:i/>
          <w:iCs/>
          <w:lang w:val="en-US"/>
        </w:rPr>
        <w:t>conflicts</w:t>
      </w:r>
      <w:r w:rsidR="008446D1" w:rsidRPr="00270C3F">
        <w:rPr>
          <w:i/>
          <w:iCs/>
          <w:lang w:val="en-US"/>
        </w:rPr>
        <w:t>*</w:t>
      </w:r>
      <w:r w:rsidRPr="00270C3F">
        <w:rPr>
          <w:i/>
          <w:iCs/>
          <w:lang w:val="en-US"/>
        </w:rPr>
        <w:t>,</w:t>
      </w:r>
      <w:r w:rsidRPr="005052D1">
        <w:rPr>
          <w:lang w:val="en-US"/>
        </w:rPr>
        <w:t xml:space="preserve"> including those associated with the </w:t>
      </w:r>
      <w:r w:rsidRPr="005052D1">
        <w:rPr>
          <w:i/>
          <w:iCs/>
          <w:lang w:val="en-US"/>
        </w:rPr>
        <w:t>remedy</w:t>
      </w:r>
      <w:r w:rsidRPr="005052D1">
        <w:rPr>
          <w:lang w:val="en-US"/>
        </w:rPr>
        <w:t>* process.</w:t>
      </w:r>
      <w:bookmarkEnd w:id="68"/>
    </w:p>
    <w:p w14:paraId="59596885" w14:textId="71E534A1" w:rsidR="0004587F" w:rsidRPr="005052D1" w:rsidRDefault="00973312" w:rsidP="00934F7E">
      <w:pPr>
        <w:pStyle w:val="Clause2"/>
        <w:ind w:left="1134"/>
        <w:jc w:val="both"/>
      </w:pPr>
      <w:r w:rsidRPr="005052D1">
        <w:rPr>
          <w:i/>
          <w:iCs/>
        </w:rPr>
        <w:t>The</w:t>
      </w:r>
      <w:r w:rsidRPr="005052D1">
        <w:t xml:space="preserve"> </w:t>
      </w:r>
      <w:r w:rsidRPr="005052D1">
        <w:rPr>
          <w:i/>
          <w:iCs/>
          <w:lang w:val="en-US"/>
        </w:rPr>
        <w:t xml:space="preserve">Organization* </w:t>
      </w:r>
      <w:r w:rsidRPr="005052D1">
        <w:rPr>
          <w:lang w:val="en-US"/>
        </w:rPr>
        <w:t>or</w:t>
      </w:r>
      <w:r w:rsidRPr="005052D1">
        <w:rPr>
          <w:i/>
          <w:iCs/>
          <w:lang w:val="en-US"/>
        </w:rPr>
        <w:t xml:space="preserve"> </w:t>
      </w:r>
      <w:r w:rsidRPr="005052D1">
        <w:rPr>
          <w:lang w:val="en-US"/>
        </w:rPr>
        <w:t>the</w:t>
      </w:r>
      <w:r w:rsidRPr="005052D1">
        <w:rPr>
          <w:i/>
          <w:iCs/>
          <w:lang w:val="en-US"/>
        </w:rPr>
        <w:t xml:space="preserve"> corporate group*</w:t>
      </w:r>
      <w:r w:rsidRPr="005052D1">
        <w:rPr>
          <w:lang w:val="en-US"/>
        </w:rPr>
        <w:t xml:space="preserve"> shall:</w:t>
      </w:r>
    </w:p>
    <w:p w14:paraId="4E542BB8" w14:textId="06F1520F" w:rsidR="00733386" w:rsidRDefault="00552D7A" w:rsidP="00510772">
      <w:pPr>
        <w:pStyle w:val="List"/>
        <w:numPr>
          <w:ilvl w:val="0"/>
          <w:numId w:val="13"/>
        </w:numPr>
        <w:ind w:left="1418"/>
        <w:jc w:val="both"/>
        <w:rPr>
          <w:lang w:val="en-US"/>
        </w:rPr>
      </w:pPr>
      <w:r w:rsidRPr="005052D1">
        <w:t xml:space="preserve">Ensure </w:t>
      </w:r>
      <w:r>
        <w:t xml:space="preserve">that </w:t>
      </w:r>
      <w:r w:rsidRPr="008423F1">
        <w:rPr>
          <w:i/>
          <w:color w:val="C00000"/>
          <w:lang w:val="en-US"/>
        </w:rPr>
        <w:t>affected</w:t>
      </w:r>
      <w:r w:rsidRPr="008423F1">
        <w:rPr>
          <w:color w:val="C00000"/>
          <w:lang w:val="en-US"/>
        </w:rPr>
        <w:t xml:space="preserve"> </w:t>
      </w:r>
      <w:r w:rsidRPr="008423F1">
        <w:rPr>
          <w:i/>
          <w:color w:val="C00000"/>
          <w:lang w:val="en-US"/>
        </w:rPr>
        <w:t>stakeholders</w:t>
      </w:r>
      <w:r w:rsidRPr="005052D1">
        <w:rPr>
          <w:i/>
          <w:iCs/>
          <w:lang w:val="en-US"/>
        </w:rPr>
        <w:t>*</w:t>
      </w:r>
      <w:r w:rsidRPr="005052D1">
        <w:rPr>
          <w:lang w:val="en-US"/>
        </w:rPr>
        <w:t xml:space="preserve"> are aware of</w:t>
      </w:r>
      <w:r w:rsidR="00B2571B" w:rsidRPr="31C8AE19">
        <w:rPr>
          <w:lang w:val="en-US"/>
        </w:rPr>
        <w:t>,</w:t>
      </w:r>
      <w:r w:rsidRPr="005052D1">
        <w:rPr>
          <w:lang w:val="en-US"/>
        </w:rPr>
        <w:t xml:space="preserve"> and informed in a culturally appropriate manner </w:t>
      </w:r>
      <w:r w:rsidRPr="31C8AE19">
        <w:rPr>
          <w:lang w:val="en-US"/>
        </w:rPr>
        <w:t xml:space="preserve">about, </w:t>
      </w:r>
      <w:r w:rsidRPr="005052D1">
        <w:rPr>
          <w:lang w:val="en-US"/>
        </w:rPr>
        <w:t xml:space="preserve">the </w:t>
      </w:r>
      <w:r w:rsidRPr="005052D1">
        <w:rPr>
          <w:i/>
          <w:iCs/>
          <w:lang w:val="en-US"/>
        </w:rPr>
        <w:t>grievance mechanism*</w:t>
      </w:r>
      <w:r w:rsidRPr="005052D1">
        <w:rPr>
          <w:lang w:val="en-US"/>
        </w:rPr>
        <w:t xml:space="preserve"> and how to access it;</w:t>
      </w:r>
    </w:p>
    <w:p w14:paraId="5EBE4A42" w14:textId="42C302EE" w:rsidR="00552D7A" w:rsidRPr="005052D1" w:rsidRDefault="00DF0F46" w:rsidP="00510772">
      <w:pPr>
        <w:pStyle w:val="List"/>
        <w:ind w:left="1418"/>
        <w:jc w:val="both"/>
        <w:rPr>
          <w:lang w:val="en-US"/>
        </w:rPr>
      </w:pPr>
      <w:r w:rsidRPr="005052D1">
        <w:t xml:space="preserve">Keep </w:t>
      </w:r>
      <w:r w:rsidRPr="005052D1">
        <w:rPr>
          <w:lang w:val="en-US"/>
        </w:rPr>
        <w:t xml:space="preserve">records of </w:t>
      </w:r>
      <w:r w:rsidRPr="00270C3F">
        <w:rPr>
          <w:i/>
          <w:iCs/>
          <w:lang w:val="en-US"/>
        </w:rPr>
        <w:t>grievances</w:t>
      </w:r>
      <w:r w:rsidR="008446D1" w:rsidRPr="00270C3F">
        <w:rPr>
          <w:i/>
          <w:iCs/>
          <w:lang w:val="en-US"/>
        </w:rPr>
        <w:t>*</w:t>
      </w:r>
      <w:r w:rsidRPr="00270C3F">
        <w:rPr>
          <w:i/>
          <w:iCs/>
          <w:lang w:val="en-US"/>
        </w:rPr>
        <w:t>,</w:t>
      </w:r>
      <w:r w:rsidRPr="005052D1">
        <w:rPr>
          <w:lang w:val="en-US"/>
        </w:rPr>
        <w:t xml:space="preserve"> indicating timing and status of responses;</w:t>
      </w:r>
    </w:p>
    <w:p w14:paraId="72F18105" w14:textId="022C65C4" w:rsidR="00733386" w:rsidRPr="00733386" w:rsidRDefault="7E81E155" w:rsidP="00510772">
      <w:pPr>
        <w:pStyle w:val="List"/>
        <w:numPr>
          <w:ilvl w:val="0"/>
          <w:numId w:val="13"/>
        </w:numPr>
        <w:ind w:left="1418"/>
        <w:jc w:val="both"/>
        <w:rPr>
          <w:lang w:val="en-US"/>
        </w:rPr>
      </w:pPr>
      <w:r w:rsidRPr="407A2BD6">
        <w:rPr>
          <w:lang w:val="en-US"/>
        </w:rPr>
        <w:t>Provide for dialogue and engagement, focusing on processes of direct and, if needed, mediated dialogue to seek agreed solutions;</w:t>
      </w:r>
    </w:p>
    <w:p w14:paraId="3081025B" w14:textId="1D2B282A" w:rsidR="00403D8F" w:rsidRPr="005052D1" w:rsidRDefault="266FE5B0" w:rsidP="00510772">
      <w:pPr>
        <w:pStyle w:val="List"/>
        <w:ind w:left="1418"/>
        <w:jc w:val="both"/>
        <w:rPr>
          <w:lang w:val="en-US"/>
        </w:rPr>
      </w:pPr>
      <w:r w:rsidRPr="407A2BD6">
        <w:rPr>
          <w:lang w:val="en-US"/>
        </w:rPr>
        <w:t xml:space="preserve">Refer to </w:t>
      </w:r>
      <w:r w:rsidRPr="00270C3F">
        <w:rPr>
          <w:i/>
          <w:iCs/>
          <w:lang w:val="en-US"/>
        </w:rPr>
        <w:t>independent</w:t>
      </w:r>
      <w:r w:rsidR="02ADB7F8" w:rsidRPr="00270C3F">
        <w:rPr>
          <w:i/>
          <w:iCs/>
          <w:lang w:val="en-US"/>
        </w:rPr>
        <w:t>*</w:t>
      </w:r>
      <w:r w:rsidRPr="407A2BD6">
        <w:rPr>
          <w:lang w:val="en-US"/>
        </w:rPr>
        <w:t xml:space="preserve"> third party mechanisms, whether judicial or non-judicial, if adjudication is needed;</w:t>
      </w:r>
      <w:r w:rsidR="00362567">
        <w:rPr>
          <w:lang w:val="en-US"/>
        </w:rPr>
        <w:t xml:space="preserve"> and</w:t>
      </w:r>
    </w:p>
    <w:p w14:paraId="635AD14B" w14:textId="42DB18C6" w:rsidR="00403D8F" w:rsidRPr="005052D1" w:rsidRDefault="3A837916" w:rsidP="00510772">
      <w:pPr>
        <w:pStyle w:val="List"/>
        <w:ind w:left="1418"/>
        <w:jc w:val="both"/>
        <w:rPr>
          <w:lang w:val="en-US"/>
        </w:rPr>
      </w:pPr>
      <w:r w:rsidRPr="407A2BD6">
        <w:rPr>
          <w:lang w:val="en-US"/>
        </w:rPr>
        <w:t xml:space="preserve">Have </w:t>
      </w:r>
      <w:r w:rsidR="002749E8">
        <w:rPr>
          <w:lang w:val="en-US"/>
        </w:rPr>
        <w:t>procedures</w:t>
      </w:r>
      <w:r w:rsidRPr="407A2BD6">
        <w:rPr>
          <w:lang w:val="en-US"/>
        </w:rPr>
        <w:t xml:space="preserve"> for the </w:t>
      </w:r>
      <w:r w:rsidRPr="407A2BD6">
        <w:rPr>
          <w:i/>
          <w:iCs/>
          <w:lang w:val="en-US"/>
        </w:rPr>
        <w:t>grievance mechanism*</w:t>
      </w:r>
      <w:r w:rsidRPr="407A2BD6">
        <w:rPr>
          <w:lang w:val="en-US"/>
        </w:rPr>
        <w:t xml:space="preserve"> to be reviewed and</w:t>
      </w:r>
      <w:r w:rsidR="002749E8">
        <w:rPr>
          <w:lang w:val="en-US"/>
        </w:rPr>
        <w:t>, if needed,</w:t>
      </w:r>
      <w:r w:rsidRPr="407A2BD6">
        <w:rPr>
          <w:lang w:val="en-US"/>
        </w:rPr>
        <w:t xml:space="preserve"> revised.</w:t>
      </w:r>
    </w:p>
    <w:p w14:paraId="14F8C05A" w14:textId="77777777" w:rsidR="00F14042" w:rsidRPr="005052D1" w:rsidRDefault="00F14042" w:rsidP="00D645A3">
      <w:pPr>
        <w:keepNext/>
        <w:jc w:val="both"/>
        <w:rPr>
          <w:rFonts w:cs="Arial"/>
          <w:b/>
          <w:bCs/>
        </w:rPr>
      </w:pPr>
      <w:r w:rsidRPr="005052D1">
        <w:rPr>
          <w:rFonts w:cs="Arial"/>
          <w:b/>
          <w:bCs/>
        </w:rPr>
        <w:t>Additional requirements</w:t>
      </w:r>
    </w:p>
    <w:p w14:paraId="2F990E97" w14:textId="2FBF6203" w:rsidR="00AA413A" w:rsidRPr="005052D1" w:rsidRDefault="00AA413A" w:rsidP="00934F7E">
      <w:pPr>
        <w:pStyle w:val="Clause2"/>
        <w:ind w:left="1134"/>
        <w:jc w:val="both"/>
        <w:rPr>
          <w:lang w:val="en-US"/>
        </w:rPr>
      </w:pPr>
      <w:r w:rsidRPr="005052D1">
        <w:rPr>
          <w:lang w:val="en-US"/>
        </w:rPr>
        <w:t xml:space="preserve">The </w:t>
      </w:r>
      <w:r w:rsidRPr="005052D1">
        <w:rPr>
          <w:i/>
          <w:iCs/>
          <w:lang w:val="en-US"/>
        </w:rPr>
        <w:t>corporate group*</w:t>
      </w:r>
      <w:r w:rsidRPr="005052D1">
        <w:rPr>
          <w:lang w:val="en-US"/>
        </w:rPr>
        <w:t xml:space="preserve"> shall:</w:t>
      </w:r>
    </w:p>
    <w:p w14:paraId="2AE7552F" w14:textId="2DC0EDB6" w:rsidR="00D73463" w:rsidRPr="00414759" w:rsidRDefault="716F8AC4" w:rsidP="00510772">
      <w:pPr>
        <w:pStyle w:val="List"/>
        <w:numPr>
          <w:ilvl w:val="0"/>
          <w:numId w:val="68"/>
        </w:numPr>
        <w:ind w:left="1418"/>
        <w:jc w:val="both"/>
        <w:rPr>
          <w:lang w:val="en-US"/>
        </w:rPr>
      </w:pPr>
      <w:r w:rsidRPr="00414759">
        <w:rPr>
          <w:lang w:val="en-US"/>
        </w:rPr>
        <w:t xml:space="preserve">Establish a clear, transparent and </w:t>
      </w:r>
      <w:r w:rsidRPr="00414759">
        <w:rPr>
          <w:i/>
          <w:iCs/>
          <w:lang w:val="en-US"/>
        </w:rPr>
        <w:t>independent</w:t>
      </w:r>
      <w:r w:rsidR="02ADB7F8" w:rsidRPr="00414759">
        <w:rPr>
          <w:lang w:val="en-US"/>
        </w:rPr>
        <w:t>*</w:t>
      </w:r>
      <w:r w:rsidRPr="00414759">
        <w:rPr>
          <w:lang w:val="en-US"/>
        </w:rPr>
        <w:t xml:space="preserve"> </w:t>
      </w:r>
      <w:r w:rsidR="00574A49" w:rsidRPr="00414759">
        <w:rPr>
          <w:lang w:val="en-US"/>
        </w:rPr>
        <w:t>multi-</w:t>
      </w:r>
      <w:r w:rsidR="00574A49" w:rsidRPr="003C4306">
        <w:rPr>
          <w:i/>
          <w:iCs/>
          <w:lang w:val="en-US"/>
        </w:rPr>
        <w:t>stakeholder</w:t>
      </w:r>
      <w:r w:rsidR="00574A49">
        <w:rPr>
          <w:lang w:val="en-US"/>
        </w:rPr>
        <w:t>*</w:t>
      </w:r>
      <w:r w:rsidR="00574A49" w:rsidRPr="00414759">
        <w:rPr>
          <w:lang w:val="en-US"/>
        </w:rPr>
        <w:t xml:space="preserve"> </w:t>
      </w:r>
      <w:r w:rsidRPr="00414759">
        <w:rPr>
          <w:lang w:val="en-US"/>
        </w:rPr>
        <w:t xml:space="preserve">governance structure for the </w:t>
      </w:r>
      <w:r w:rsidRPr="00414759">
        <w:rPr>
          <w:i/>
          <w:iCs/>
          <w:lang w:val="en-US"/>
        </w:rPr>
        <w:t>grievance mechanism</w:t>
      </w:r>
      <w:r w:rsidRPr="00414759">
        <w:rPr>
          <w:lang w:val="en-US"/>
        </w:rPr>
        <w:t>*;</w:t>
      </w:r>
    </w:p>
    <w:p w14:paraId="49D42B6A" w14:textId="5D6C1F8E" w:rsidR="00EB67DB" w:rsidRPr="00EB67DB" w:rsidRDefault="104270BA" w:rsidP="00510772">
      <w:pPr>
        <w:pStyle w:val="List"/>
        <w:ind w:left="1418"/>
        <w:jc w:val="both"/>
        <w:rPr>
          <w:lang w:val="en-US"/>
        </w:rPr>
      </w:pPr>
      <w:r w:rsidRPr="407A2BD6">
        <w:rPr>
          <w:lang w:val="en-US"/>
        </w:rPr>
        <w:t xml:space="preserve">Ensure </w:t>
      </w:r>
      <w:r w:rsidR="0069544A" w:rsidRPr="00993438">
        <w:rPr>
          <w:i/>
          <w:iCs/>
          <w:color w:val="C00000"/>
          <w:lang w:val="en-US"/>
        </w:rPr>
        <w:t>affected stakeholders</w:t>
      </w:r>
      <w:r w:rsidRPr="407A2BD6">
        <w:rPr>
          <w:i/>
          <w:iCs/>
          <w:lang w:val="en-US"/>
        </w:rPr>
        <w:t>*</w:t>
      </w:r>
      <w:r w:rsidRPr="407A2BD6">
        <w:rPr>
          <w:lang w:val="en-US"/>
        </w:rPr>
        <w:t xml:space="preserve"> are satisfied with the </w:t>
      </w:r>
      <w:r w:rsidRPr="407A2BD6">
        <w:rPr>
          <w:i/>
          <w:iCs/>
          <w:lang w:val="en-US"/>
        </w:rPr>
        <w:t>grievance mechanism*</w:t>
      </w:r>
      <w:r w:rsidRPr="407A2BD6">
        <w:rPr>
          <w:lang w:val="en-US"/>
        </w:rPr>
        <w:t xml:space="preserve"> and its use;</w:t>
      </w:r>
    </w:p>
    <w:p w14:paraId="669FE570" w14:textId="09024E68" w:rsidR="003778AD" w:rsidRPr="003778AD" w:rsidRDefault="0FCCA737" w:rsidP="00510772">
      <w:pPr>
        <w:pStyle w:val="List"/>
        <w:ind w:left="1418"/>
        <w:jc w:val="both"/>
        <w:rPr>
          <w:lang w:val="en-US"/>
        </w:rPr>
      </w:pPr>
      <w:r w:rsidRPr="407A2BD6">
        <w:rPr>
          <w:lang w:val="en-US"/>
        </w:rPr>
        <w:t xml:space="preserve">Ensure that </w:t>
      </w:r>
      <w:r w:rsidR="4426DDB9" w:rsidRPr="003C4306">
        <w:rPr>
          <w:i/>
          <w:iCs/>
          <w:lang w:val="en-US"/>
        </w:rPr>
        <w:t>grievances*</w:t>
      </w:r>
      <w:r w:rsidR="4426DDB9" w:rsidRPr="0C8FB8A4">
        <w:rPr>
          <w:lang w:val="en-US"/>
        </w:rPr>
        <w:t xml:space="preserve"> and </w:t>
      </w:r>
      <w:r w:rsidR="4426DDB9" w:rsidRPr="003C4306">
        <w:rPr>
          <w:i/>
          <w:iCs/>
          <w:lang w:val="en-US"/>
        </w:rPr>
        <w:t>conflicts*</w:t>
      </w:r>
      <w:r w:rsidR="4426DDB9" w:rsidRPr="0C8FB8A4">
        <w:rPr>
          <w:lang w:val="en-US"/>
        </w:rPr>
        <w:t xml:space="preserve"> are reviewed to identify any </w:t>
      </w:r>
      <w:r w:rsidR="4426DDB9" w:rsidRPr="003C4306">
        <w:rPr>
          <w:i/>
          <w:iCs/>
          <w:lang w:val="en-US"/>
        </w:rPr>
        <w:t>harm</w:t>
      </w:r>
      <w:r w:rsidR="4426DDB9" w:rsidRPr="0C8FB8A4">
        <w:rPr>
          <w:lang w:val="en-US"/>
        </w:rPr>
        <w:t>*;</w:t>
      </w:r>
      <w:r w:rsidR="00C00AD2">
        <w:rPr>
          <w:lang w:val="en-US"/>
        </w:rPr>
        <w:t xml:space="preserve"> and</w:t>
      </w:r>
    </w:p>
    <w:p w14:paraId="79A06085" w14:textId="3ABC2FA1" w:rsidR="00022E7C" w:rsidRPr="00022E7C" w:rsidRDefault="3E89161C" w:rsidP="00510772">
      <w:pPr>
        <w:pStyle w:val="List"/>
        <w:ind w:left="1418"/>
        <w:rPr>
          <w:lang w:val="en-US"/>
        </w:rPr>
      </w:pPr>
      <w:r w:rsidRPr="407A2BD6">
        <w:rPr>
          <w:lang w:val="en-US"/>
        </w:rPr>
        <w:t xml:space="preserve">Ensure that the </w:t>
      </w:r>
      <w:r w:rsidRPr="407A2BD6">
        <w:rPr>
          <w:i/>
          <w:iCs/>
          <w:lang w:val="en-US"/>
        </w:rPr>
        <w:t>grievance mechanism’s*</w:t>
      </w:r>
      <w:r w:rsidRPr="407A2BD6">
        <w:rPr>
          <w:lang w:val="en-US"/>
        </w:rPr>
        <w:t xml:space="preserve"> effectiveness and outcomes are reviewed by a</w:t>
      </w:r>
      <w:r w:rsidR="00E33BD0">
        <w:rPr>
          <w:lang w:val="en-US"/>
        </w:rPr>
        <w:t>n</w:t>
      </w:r>
      <w:r w:rsidRPr="407A2BD6">
        <w:rPr>
          <w:lang w:val="en-US"/>
        </w:rPr>
        <w:t xml:space="preserve"> independent </w:t>
      </w:r>
      <w:r w:rsidR="008A56F1" w:rsidRPr="407A2BD6">
        <w:rPr>
          <w:lang w:val="en-US"/>
        </w:rPr>
        <w:t>multi-</w:t>
      </w:r>
      <w:r w:rsidR="008A56F1" w:rsidRPr="003C4306">
        <w:rPr>
          <w:i/>
          <w:iCs/>
          <w:lang w:val="en-US"/>
        </w:rPr>
        <w:t>stakeholder</w:t>
      </w:r>
      <w:r w:rsidR="008A56F1">
        <w:rPr>
          <w:i/>
          <w:iCs/>
          <w:lang w:val="en-US"/>
        </w:rPr>
        <w:t>*</w:t>
      </w:r>
      <w:r w:rsidR="008A56F1" w:rsidRPr="407A2BD6">
        <w:rPr>
          <w:lang w:val="en-US"/>
        </w:rPr>
        <w:t xml:space="preserve"> </w:t>
      </w:r>
      <w:r w:rsidRPr="407A2BD6">
        <w:rPr>
          <w:lang w:val="en-US"/>
        </w:rPr>
        <w:t xml:space="preserve">governance structure to identify root causes and improve upon procedures. </w:t>
      </w:r>
      <w:r w:rsidRPr="407A2BD6">
        <w:rPr>
          <w:i/>
          <w:iCs/>
          <w:lang w:val="en-US"/>
        </w:rPr>
        <w:t>Consultation</w:t>
      </w:r>
      <w:r w:rsidRPr="407A2BD6">
        <w:rPr>
          <w:lang w:val="en-US"/>
        </w:rPr>
        <w:t>* shall be held as part of this review process.</w:t>
      </w:r>
    </w:p>
    <w:p w14:paraId="0A67A45D" w14:textId="72F4F0FB" w:rsidR="00536B5E" w:rsidRPr="00993438" w:rsidRDefault="43740ADC" w:rsidP="00510772">
      <w:pPr>
        <w:pStyle w:val="Clause1-Heading"/>
        <w:numPr>
          <w:ilvl w:val="0"/>
          <w:numId w:val="79"/>
        </w:numPr>
        <w:jc w:val="both"/>
        <w:outlineLvl w:val="9"/>
        <w:rPr>
          <w:rFonts w:asciiTheme="minorHAnsi" w:hAnsiTheme="minorHAnsi" w:cstheme="minorHAnsi"/>
          <w:b/>
          <w:lang w:val="en-US"/>
        </w:rPr>
      </w:pPr>
      <w:bookmarkStart w:id="69" w:name="_Ref95505415"/>
      <w:bookmarkStart w:id="70" w:name="_Ref108782213"/>
      <w:r w:rsidRPr="00993438">
        <w:rPr>
          <w:rFonts w:asciiTheme="minorHAnsi" w:hAnsiTheme="minorHAnsi" w:cstheme="minorHAnsi"/>
          <w:b/>
          <w:lang w:val="en-US"/>
        </w:rPr>
        <w:t>Application of the right to Free, Prior and Informed Consent</w:t>
      </w:r>
      <w:bookmarkEnd w:id="69"/>
      <w:bookmarkEnd w:id="70"/>
    </w:p>
    <w:p w14:paraId="21822E90" w14:textId="5B8F1195" w:rsidR="00232DF2" w:rsidRDefault="00232DF2" w:rsidP="00D645A3">
      <w:pPr>
        <w:jc w:val="both"/>
        <w:rPr>
          <w:b/>
          <w:bCs/>
          <w:lang w:val="en-US"/>
        </w:rPr>
      </w:pPr>
      <w:r w:rsidRPr="00232DF2">
        <w:rPr>
          <w:b/>
          <w:bCs/>
          <w:lang w:val="en-US"/>
        </w:rPr>
        <w:t>Core Requirements</w:t>
      </w:r>
    </w:p>
    <w:p w14:paraId="0B28418F" w14:textId="7390593D" w:rsidR="00372B68" w:rsidRPr="00270C3F" w:rsidRDefault="00372B68" w:rsidP="00510772">
      <w:pPr>
        <w:pStyle w:val="Clause2"/>
        <w:ind w:left="1143"/>
        <w:jc w:val="both"/>
        <w:rPr>
          <w:lang w:val="en-US"/>
        </w:rPr>
      </w:pPr>
      <w:r w:rsidRPr="00BD62D6">
        <w:rPr>
          <w:i/>
          <w:iCs/>
          <w:lang w:val="en-US"/>
        </w:rPr>
        <w:t xml:space="preserve">The Organization* </w:t>
      </w:r>
      <w:r w:rsidRPr="00BD62D6">
        <w:rPr>
          <w:lang w:val="en-US"/>
        </w:rPr>
        <w:t>or</w:t>
      </w:r>
      <w:r w:rsidRPr="00BD62D6">
        <w:rPr>
          <w:i/>
          <w:iCs/>
          <w:lang w:val="en-US"/>
        </w:rPr>
        <w:t xml:space="preserve"> </w:t>
      </w:r>
      <w:r w:rsidRPr="00BD62D6">
        <w:rPr>
          <w:lang w:val="en-US"/>
        </w:rPr>
        <w:t>the</w:t>
      </w:r>
      <w:r w:rsidRPr="00BD62D6">
        <w:rPr>
          <w:i/>
          <w:iCs/>
          <w:lang w:val="en-US"/>
        </w:rPr>
        <w:t xml:space="preserve"> corporate group*</w:t>
      </w:r>
      <w:r w:rsidRPr="00BD62D6">
        <w:rPr>
          <w:lang w:val="en-US"/>
        </w:rPr>
        <w:t xml:space="preserve"> shall follow the process and practice of </w:t>
      </w:r>
      <w:r w:rsidRPr="00BD62D6">
        <w:rPr>
          <w:i/>
          <w:iCs/>
          <w:lang w:val="en-US"/>
        </w:rPr>
        <w:t>Free</w:t>
      </w:r>
      <w:r w:rsidR="00B312F3">
        <w:rPr>
          <w:i/>
          <w:iCs/>
          <w:lang w:val="en-US"/>
        </w:rPr>
        <w:t>,</w:t>
      </w:r>
      <w:r w:rsidRPr="00BD62D6">
        <w:rPr>
          <w:i/>
          <w:iCs/>
          <w:lang w:val="en-US"/>
        </w:rPr>
        <w:t xml:space="preserve"> Prior Informed Consent* </w:t>
      </w:r>
      <w:r w:rsidRPr="00BD62D6">
        <w:rPr>
          <w:lang w:val="en-US"/>
        </w:rPr>
        <w:t xml:space="preserve">(FPIC) when implementing all aspects of </w:t>
      </w:r>
      <w:r w:rsidR="00076864">
        <w:rPr>
          <w:lang w:val="en-US"/>
        </w:rPr>
        <w:t xml:space="preserve">the </w:t>
      </w:r>
      <w:r w:rsidR="00076864">
        <w:rPr>
          <w:i/>
          <w:iCs/>
          <w:lang w:val="en-US"/>
        </w:rPr>
        <w:t>FSC Remedy Framework</w:t>
      </w:r>
      <w:r w:rsidRPr="00BD62D6">
        <w:rPr>
          <w:lang w:val="en-US"/>
        </w:rPr>
        <w:t xml:space="preserve"> where </w:t>
      </w:r>
      <w:r w:rsidRPr="009641B1">
        <w:rPr>
          <w:i/>
          <w:color w:val="7030A0"/>
          <w:lang w:val="en-US"/>
        </w:rPr>
        <w:t>affected rights holders</w:t>
      </w:r>
      <w:r w:rsidRPr="00BD62D6">
        <w:rPr>
          <w:i/>
          <w:iCs/>
          <w:lang w:val="en-US"/>
        </w:rPr>
        <w:t>*</w:t>
      </w:r>
      <w:r w:rsidRPr="00BD62D6">
        <w:rPr>
          <w:lang w:val="en-US"/>
        </w:rPr>
        <w:t xml:space="preserve"> have been identified, including </w:t>
      </w:r>
      <w:r w:rsidRPr="009641B1">
        <w:rPr>
          <w:i/>
          <w:color w:val="7030A0"/>
          <w:lang w:val="en-US"/>
        </w:rPr>
        <w:t>affected rights holders</w:t>
      </w:r>
      <w:r w:rsidRPr="00BD62D6">
        <w:rPr>
          <w:i/>
          <w:iCs/>
          <w:lang w:val="en-US"/>
        </w:rPr>
        <w:t>*</w:t>
      </w:r>
      <w:r w:rsidRPr="00BD62D6">
        <w:rPr>
          <w:lang w:val="en-US"/>
        </w:rPr>
        <w:t xml:space="preserve"> that relate to areas where </w:t>
      </w:r>
      <w:r w:rsidRPr="00BD62D6">
        <w:rPr>
          <w:i/>
          <w:iCs/>
          <w:lang w:val="en-US"/>
        </w:rPr>
        <w:t>remedy*</w:t>
      </w:r>
      <w:r w:rsidRPr="00BD62D6">
        <w:rPr>
          <w:lang w:val="en-US"/>
        </w:rPr>
        <w:t xml:space="preserve"> action is planned</w:t>
      </w:r>
      <w:r w:rsidR="007D450D">
        <w:rPr>
          <w:lang w:val="en-US"/>
        </w:rPr>
        <w:t>,</w:t>
      </w:r>
      <w:r w:rsidRPr="00BD62D6">
        <w:rPr>
          <w:lang w:val="en-US"/>
        </w:rPr>
        <w:t xml:space="preserve"> </w:t>
      </w:r>
      <w:r w:rsidR="00DC05B9">
        <w:rPr>
          <w:lang w:val="en-US"/>
        </w:rPr>
        <w:t>and</w:t>
      </w:r>
      <w:r w:rsidRPr="00BD62D6">
        <w:rPr>
          <w:lang w:val="en-US"/>
        </w:rPr>
        <w:t xml:space="preserve"> that are outside the </w:t>
      </w:r>
      <w:r w:rsidRPr="00BD62D6">
        <w:rPr>
          <w:i/>
          <w:iCs/>
          <w:lang w:val="en-US"/>
        </w:rPr>
        <w:t>conversion*</w:t>
      </w:r>
      <w:r w:rsidRPr="00BD62D6">
        <w:rPr>
          <w:lang w:val="en-US"/>
        </w:rPr>
        <w:t xml:space="preserve"> or </w:t>
      </w:r>
      <w:r w:rsidRPr="00BD62D6">
        <w:rPr>
          <w:i/>
          <w:iCs/>
          <w:lang w:val="en-US"/>
        </w:rPr>
        <w:t>unacceptable activities* impact areas*.</w:t>
      </w:r>
    </w:p>
    <w:p w14:paraId="40EE59AA" w14:textId="2F6B6644" w:rsidR="004B0AE3" w:rsidRPr="00B80A1A" w:rsidRDefault="0B26FF5D" w:rsidP="00D645A3">
      <w:pPr>
        <w:pStyle w:val="Clause2"/>
        <w:ind w:left="1143"/>
        <w:jc w:val="both"/>
        <w:rPr>
          <w:lang w:val="en-US"/>
        </w:rPr>
      </w:pPr>
      <w:r w:rsidRPr="00CE1305">
        <w:rPr>
          <w:i/>
          <w:iCs/>
          <w:lang w:val="en-US"/>
        </w:rPr>
        <w:t xml:space="preserve">The Organization* </w:t>
      </w:r>
      <w:r w:rsidRPr="00CE1305">
        <w:rPr>
          <w:lang w:val="en-US"/>
        </w:rPr>
        <w:t xml:space="preserve">or the </w:t>
      </w:r>
      <w:r w:rsidRPr="00CE1305">
        <w:rPr>
          <w:i/>
          <w:iCs/>
          <w:lang w:val="en-US"/>
        </w:rPr>
        <w:t xml:space="preserve">corporate group* </w:t>
      </w:r>
      <w:r w:rsidRPr="00CE1305">
        <w:rPr>
          <w:lang w:val="en-US"/>
        </w:rPr>
        <w:t xml:space="preserve">shall </w:t>
      </w:r>
      <w:r w:rsidR="00370B56">
        <w:rPr>
          <w:lang w:val="en-US"/>
        </w:rPr>
        <w:t xml:space="preserve">follow </w:t>
      </w:r>
      <w:r w:rsidR="00370B56">
        <w:rPr>
          <w:lang w:val="en-US"/>
        </w:rPr>
        <w:fldChar w:fldCharType="begin"/>
      </w:r>
      <w:r w:rsidR="00370B56">
        <w:rPr>
          <w:lang w:val="en-US"/>
        </w:rPr>
        <w:instrText xml:space="preserve"> REF _Ref121501161 \h </w:instrText>
      </w:r>
      <w:r w:rsidR="00370B56">
        <w:rPr>
          <w:lang w:val="en-US"/>
        </w:rPr>
      </w:r>
      <w:r w:rsidR="00370B56">
        <w:rPr>
          <w:lang w:val="en-US"/>
        </w:rPr>
        <w:fldChar w:fldCharType="separate"/>
      </w:r>
      <w:ins w:id="71" w:author="Diana Franco Gil" w:date="2023-03-14T21:55:00Z">
        <w:r w:rsidR="00167A13" w:rsidRPr="00AF3EF4">
          <w:rPr>
            <w:rFonts w:cstheme="minorHAnsi"/>
            <w:b/>
            <w:bCs/>
          </w:rPr>
          <w:t>Annex 6: Elements and Steps for FPIC* Processes</w:t>
        </w:r>
      </w:ins>
      <w:r w:rsidR="00370B56">
        <w:rPr>
          <w:lang w:val="en-US"/>
        </w:rPr>
        <w:fldChar w:fldCharType="end"/>
      </w:r>
      <w:r w:rsidR="00370B56">
        <w:rPr>
          <w:lang w:val="en-US"/>
        </w:rPr>
        <w:t xml:space="preserve"> </w:t>
      </w:r>
      <w:r w:rsidR="00FA08BB">
        <w:rPr>
          <w:lang w:val="en-US"/>
        </w:rPr>
        <w:t>a</w:t>
      </w:r>
      <w:r w:rsidR="0096558D">
        <w:rPr>
          <w:lang w:val="en-US"/>
        </w:rPr>
        <w:t xml:space="preserve">nd </w:t>
      </w:r>
      <w:r w:rsidRPr="00CE1305" w:rsidDel="00F80E37">
        <w:rPr>
          <w:lang w:val="en-US"/>
        </w:rPr>
        <w:t xml:space="preserve">consider </w:t>
      </w:r>
      <w:r w:rsidRPr="00CE1305" w:rsidDel="00F80E37">
        <w:rPr>
          <w:i/>
          <w:lang w:val="en-US"/>
        </w:rPr>
        <w:t>FSC-GUI-30-003 FSC Guidelines for the Implementation of the Right to Free, Prior and Informed Consent</w:t>
      </w:r>
      <w:r w:rsidR="00C01F25">
        <w:rPr>
          <w:i/>
          <w:lang w:val="en-US"/>
        </w:rPr>
        <w:t xml:space="preserve"> </w:t>
      </w:r>
      <w:r w:rsidR="004C6B09" w:rsidRPr="004C6B09">
        <w:rPr>
          <w:lang w:val="en-US"/>
        </w:rPr>
        <w:t xml:space="preserve">in </w:t>
      </w:r>
      <w:r w:rsidR="004C6B09">
        <w:rPr>
          <w:lang w:val="en-US"/>
        </w:rPr>
        <w:t xml:space="preserve">its entirety </w:t>
      </w:r>
      <w:r w:rsidR="00F8259B">
        <w:rPr>
          <w:lang w:val="en-US"/>
        </w:rPr>
        <w:t>w</w:t>
      </w:r>
      <w:r w:rsidR="00C01F25">
        <w:rPr>
          <w:lang w:val="en-US"/>
        </w:rPr>
        <w:t xml:space="preserve">hen developing and conducting an </w:t>
      </w:r>
      <w:r w:rsidR="00C01F25">
        <w:rPr>
          <w:i/>
          <w:iCs/>
          <w:lang w:val="en-US"/>
        </w:rPr>
        <w:t xml:space="preserve">FPIC* </w:t>
      </w:r>
      <w:r w:rsidR="00C01F25">
        <w:rPr>
          <w:lang w:val="en-US"/>
        </w:rPr>
        <w:t>process</w:t>
      </w:r>
      <w:r w:rsidR="00CE1305" w:rsidRPr="00CE1305">
        <w:rPr>
          <w:lang w:val="en-US"/>
        </w:rPr>
        <w:t>.</w:t>
      </w:r>
    </w:p>
    <w:p w14:paraId="06661FC8" w14:textId="46D3A85A" w:rsidR="00232DF2" w:rsidRPr="00372B68" w:rsidRDefault="00372B68" w:rsidP="00D645A3">
      <w:pPr>
        <w:jc w:val="both"/>
        <w:rPr>
          <w:b/>
          <w:bCs/>
          <w:lang w:val="en-US"/>
        </w:rPr>
      </w:pPr>
      <w:r w:rsidRPr="00372B68">
        <w:rPr>
          <w:b/>
          <w:bCs/>
          <w:lang w:val="en-US"/>
        </w:rPr>
        <w:t>Additional Requirements</w:t>
      </w:r>
    </w:p>
    <w:p w14:paraId="13554855" w14:textId="77777777" w:rsidR="00F47832" w:rsidRPr="00F47832" w:rsidRDefault="7F4EAD96" w:rsidP="00510772">
      <w:pPr>
        <w:pStyle w:val="Clause2"/>
        <w:ind w:left="1143"/>
        <w:jc w:val="both"/>
        <w:rPr>
          <w:lang w:val="en-US"/>
        </w:rPr>
      </w:pPr>
      <w:bookmarkStart w:id="72" w:name="_Ref109654651"/>
      <w:r w:rsidRPr="407A2BD6">
        <w:rPr>
          <w:lang w:val="en-US"/>
        </w:rPr>
        <w:t xml:space="preserve">The </w:t>
      </w:r>
      <w:r w:rsidRPr="407A2BD6">
        <w:rPr>
          <w:i/>
          <w:iCs/>
          <w:lang w:val="en-US"/>
        </w:rPr>
        <w:t>corporate group</w:t>
      </w:r>
      <w:r w:rsidRPr="407A2BD6">
        <w:rPr>
          <w:lang w:val="en-US"/>
        </w:rPr>
        <w:t>* shall:</w:t>
      </w:r>
      <w:bookmarkEnd w:id="72"/>
    </w:p>
    <w:p w14:paraId="00ABB584" w14:textId="46D3FAFD" w:rsidR="00FE41AC" w:rsidRPr="00FE41AC" w:rsidRDefault="00FE41AC" w:rsidP="00510772">
      <w:pPr>
        <w:pStyle w:val="List"/>
        <w:numPr>
          <w:ilvl w:val="0"/>
          <w:numId w:val="14"/>
        </w:numPr>
        <w:ind w:left="1418"/>
        <w:jc w:val="both"/>
        <w:rPr>
          <w:lang w:val="en-US"/>
        </w:rPr>
      </w:pPr>
      <w:r w:rsidRPr="00FE41AC">
        <w:rPr>
          <w:lang w:val="en-US"/>
        </w:rPr>
        <w:lastRenderedPageBreak/>
        <w:t xml:space="preserve">Establish </w:t>
      </w:r>
      <w:r w:rsidRPr="00270C3F">
        <w:rPr>
          <w:i/>
          <w:iCs/>
          <w:lang w:val="en-US"/>
        </w:rPr>
        <w:t>FPIC</w:t>
      </w:r>
      <w:r w:rsidR="000E23AB" w:rsidRPr="00270C3F">
        <w:rPr>
          <w:i/>
          <w:iCs/>
          <w:lang w:val="en-US"/>
        </w:rPr>
        <w:t>*</w:t>
      </w:r>
      <w:r w:rsidRPr="00270C3F">
        <w:rPr>
          <w:i/>
          <w:iCs/>
          <w:lang w:val="en-US"/>
        </w:rPr>
        <w:t xml:space="preserve"> </w:t>
      </w:r>
      <w:r w:rsidRPr="1E9D0D0F">
        <w:rPr>
          <w:lang w:val="en-US"/>
        </w:rPr>
        <w:t xml:space="preserve">policies and procedures, including </w:t>
      </w:r>
      <w:r w:rsidR="4376D0D4" w:rsidRPr="4BD9CD5B">
        <w:rPr>
          <w:lang w:val="en-US"/>
        </w:rPr>
        <w:t>to enable</w:t>
      </w:r>
      <w:r w:rsidRPr="1E9D0D0F">
        <w:rPr>
          <w:lang w:val="en-US"/>
        </w:rPr>
        <w:t xml:space="preserve"> the conditions required for the implementation of</w:t>
      </w:r>
      <w:r w:rsidRPr="00270C3F">
        <w:rPr>
          <w:i/>
          <w:iCs/>
          <w:lang w:val="en-US"/>
        </w:rPr>
        <w:t xml:space="preserve"> FPIC</w:t>
      </w:r>
      <w:r w:rsidR="000E23AB" w:rsidRPr="00270C3F">
        <w:rPr>
          <w:i/>
          <w:iCs/>
          <w:lang w:val="en-US"/>
        </w:rPr>
        <w:t>*</w:t>
      </w:r>
      <w:r w:rsidRPr="00FE41AC">
        <w:rPr>
          <w:lang w:val="en-US"/>
        </w:rPr>
        <w:t xml:space="preserve"> and training </w:t>
      </w:r>
      <w:r w:rsidR="4376D0D4" w:rsidRPr="0B058C37">
        <w:rPr>
          <w:lang w:val="en-US"/>
        </w:rPr>
        <w:t>of</w:t>
      </w:r>
      <w:r w:rsidRPr="00FE41AC">
        <w:rPr>
          <w:lang w:val="en-US"/>
        </w:rPr>
        <w:t xml:space="preserve"> </w:t>
      </w:r>
      <w:r w:rsidRPr="00FE41AC">
        <w:rPr>
          <w:i/>
          <w:iCs/>
          <w:lang w:val="en-US"/>
        </w:rPr>
        <w:t>workers</w:t>
      </w:r>
      <w:r w:rsidRPr="00FE41AC">
        <w:rPr>
          <w:lang w:val="en-US"/>
        </w:rPr>
        <w:t xml:space="preserve">* who may </w:t>
      </w:r>
      <w:r w:rsidR="4376D0D4" w:rsidRPr="0B058C37">
        <w:rPr>
          <w:lang w:val="en-US"/>
        </w:rPr>
        <w:t>be involved in activities impacting</w:t>
      </w:r>
      <w:r w:rsidRPr="00FE41AC">
        <w:rPr>
          <w:lang w:val="en-US"/>
        </w:rPr>
        <w:t xml:space="preserve"> </w:t>
      </w:r>
      <w:r w:rsidR="000E23AB" w:rsidRPr="009641B1">
        <w:rPr>
          <w:i/>
          <w:color w:val="7030A0"/>
          <w:lang w:val="en-US"/>
        </w:rPr>
        <w:t xml:space="preserve">affected </w:t>
      </w:r>
      <w:r w:rsidRPr="009641B1">
        <w:rPr>
          <w:i/>
          <w:color w:val="7030A0"/>
          <w:lang w:val="en-US"/>
        </w:rPr>
        <w:t>rights holders</w:t>
      </w:r>
      <w:r w:rsidRPr="009641B1">
        <w:rPr>
          <w:lang w:val="en-US"/>
        </w:rPr>
        <w:t>*;</w:t>
      </w:r>
    </w:p>
    <w:p w14:paraId="38A55FCB" w14:textId="03CB65CA" w:rsidR="008D2FDC" w:rsidRPr="008D2FDC" w:rsidRDefault="008D2FDC" w:rsidP="00510772">
      <w:pPr>
        <w:pStyle w:val="List"/>
        <w:ind w:left="1418"/>
        <w:jc w:val="both"/>
        <w:rPr>
          <w:lang w:val="en-US"/>
        </w:rPr>
      </w:pPr>
      <w:r w:rsidRPr="000E23AB">
        <w:rPr>
          <w:lang w:val="en-US"/>
        </w:rPr>
        <w:t xml:space="preserve">Maintain and implement </w:t>
      </w:r>
      <w:r w:rsidRPr="00270C3F">
        <w:rPr>
          <w:i/>
          <w:iCs/>
          <w:lang w:val="en-US"/>
        </w:rPr>
        <w:t>FPIC</w:t>
      </w:r>
      <w:r w:rsidR="000E23AB" w:rsidRPr="000E23AB">
        <w:rPr>
          <w:lang w:val="en-US"/>
        </w:rPr>
        <w:t>*</w:t>
      </w:r>
      <w:r w:rsidRPr="008D2FDC">
        <w:rPr>
          <w:lang w:val="en-US"/>
        </w:rPr>
        <w:t xml:space="preserve"> policies and procedures at operation locations</w:t>
      </w:r>
      <w:r w:rsidR="38C42C5D" w:rsidRPr="06F9DCA4">
        <w:rPr>
          <w:lang w:val="en-US"/>
        </w:rPr>
        <w:t xml:space="preserve"> </w:t>
      </w:r>
      <w:r w:rsidR="38C42C5D" w:rsidRPr="56B936B2">
        <w:rPr>
          <w:lang w:val="en-US"/>
        </w:rPr>
        <w:t xml:space="preserve">and other sites with </w:t>
      </w:r>
      <w:r w:rsidR="38C42C5D" w:rsidRPr="009641B1">
        <w:rPr>
          <w:i/>
          <w:color w:val="7030A0"/>
          <w:lang w:val="en-US"/>
        </w:rPr>
        <w:t>affected rights holders</w:t>
      </w:r>
      <w:r w:rsidR="38C42C5D" w:rsidRPr="009641B1">
        <w:rPr>
          <w:i/>
          <w:lang w:val="en-US"/>
        </w:rPr>
        <w:t>*</w:t>
      </w:r>
      <w:r w:rsidRPr="009641B1">
        <w:rPr>
          <w:lang w:val="en-US"/>
        </w:rPr>
        <w:t>;</w:t>
      </w:r>
      <w:r w:rsidR="00CF7C23">
        <w:rPr>
          <w:lang w:val="en-US"/>
        </w:rPr>
        <w:t xml:space="preserve"> and</w:t>
      </w:r>
    </w:p>
    <w:p w14:paraId="67F31EE3" w14:textId="7EF25503" w:rsidR="00186191" w:rsidRPr="00186191" w:rsidRDefault="00186191" w:rsidP="00510772">
      <w:pPr>
        <w:pStyle w:val="List"/>
        <w:ind w:left="1418"/>
        <w:jc w:val="both"/>
        <w:rPr>
          <w:lang w:val="en-US"/>
        </w:rPr>
      </w:pPr>
      <w:r w:rsidRPr="00186191">
        <w:rPr>
          <w:lang w:val="en-US"/>
        </w:rPr>
        <w:t xml:space="preserve">Document all practice of </w:t>
      </w:r>
      <w:r w:rsidRPr="00270C3F">
        <w:rPr>
          <w:i/>
          <w:iCs/>
          <w:lang w:val="en-US"/>
        </w:rPr>
        <w:t>FPIC</w:t>
      </w:r>
      <w:r w:rsidR="000E23AB" w:rsidRPr="0069464A">
        <w:rPr>
          <w:lang w:val="en-US"/>
        </w:rPr>
        <w:t>*</w:t>
      </w:r>
      <w:r w:rsidRPr="0069464A">
        <w:rPr>
          <w:lang w:val="en-US"/>
        </w:rPr>
        <w:t>,</w:t>
      </w:r>
      <w:r w:rsidRPr="00186191">
        <w:rPr>
          <w:lang w:val="en-US"/>
        </w:rPr>
        <w:t xml:space="preserve"> including evidence of its implementation </w:t>
      </w:r>
      <w:r w:rsidR="1063587D" w:rsidRPr="35E9CF46">
        <w:rPr>
          <w:lang w:val="en-US"/>
        </w:rPr>
        <w:t>in</w:t>
      </w:r>
      <w:r w:rsidR="1063587D" w:rsidRPr="620A947A">
        <w:rPr>
          <w:lang w:val="en-US"/>
        </w:rPr>
        <w:t xml:space="preserve"> all relevant </w:t>
      </w:r>
      <w:r w:rsidR="1063587D" w:rsidRPr="022D291C">
        <w:rPr>
          <w:lang w:val="en-US"/>
        </w:rPr>
        <w:t xml:space="preserve">elements of </w:t>
      </w:r>
      <w:r w:rsidRPr="00186191">
        <w:rPr>
          <w:lang w:val="en-US"/>
        </w:rPr>
        <w:t xml:space="preserve">its </w:t>
      </w:r>
      <w:r w:rsidRPr="00270C3F">
        <w:rPr>
          <w:lang w:val="en-US"/>
        </w:rPr>
        <w:t>Remedy Plan</w:t>
      </w:r>
      <w:r w:rsidRPr="00186191">
        <w:rPr>
          <w:i/>
          <w:iCs/>
          <w:lang w:val="en-US"/>
        </w:rPr>
        <w:t xml:space="preserve">. </w:t>
      </w:r>
    </w:p>
    <w:p w14:paraId="759E959B" w14:textId="50E96265" w:rsidR="00B62494" w:rsidRPr="00B62494" w:rsidRDefault="718B9BD4" w:rsidP="00510772">
      <w:pPr>
        <w:pStyle w:val="Clause2"/>
        <w:ind w:left="1143"/>
        <w:jc w:val="both"/>
        <w:rPr>
          <w:lang w:val="en-US"/>
        </w:rPr>
      </w:pPr>
      <w:r w:rsidRPr="407A2BD6">
        <w:rPr>
          <w:lang w:val="en-US"/>
        </w:rPr>
        <w:t>T</w:t>
      </w:r>
      <w:r w:rsidR="646922C1" w:rsidRPr="407A2BD6">
        <w:rPr>
          <w:lang w:val="en-US"/>
        </w:rPr>
        <w:t xml:space="preserve">he </w:t>
      </w:r>
      <w:r w:rsidR="646922C1" w:rsidRPr="407A2BD6">
        <w:rPr>
          <w:i/>
          <w:iCs/>
          <w:lang w:val="en-US"/>
        </w:rPr>
        <w:t xml:space="preserve">corporate group* </w:t>
      </w:r>
      <w:r w:rsidR="646922C1" w:rsidRPr="407A2BD6">
        <w:rPr>
          <w:lang w:val="en-US"/>
        </w:rPr>
        <w:t>shall keep</w:t>
      </w:r>
      <w:r w:rsidRPr="407A2BD6">
        <w:rPr>
          <w:lang w:val="en-US"/>
        </w:rPr>
        <w:t xml:space="preserve"> evidence that </w:t>
      </w:r>
      <w:r w:rsidRPr="009641B1">
        <w:rPr>
          <w:i/>
          <w:color w:val="7030A0"/>
          <w:lang w:val="en-US"/>
        </w:rPr>
        <w:t>affected rights holders</w:t>
      </w:r>
      <w:r w:rsidRPr="009641B1">
        <w:rPr>
          <w:i/>
          <w:lang w:val="en-US"/>
        </w:rPr>
        <w:t>*</w:t>
      </w:r>
      <w:r w:rsidRPr="407A2BD6">
        <w:rPr>
          <w:lang w:val="en-US"/>
        </w:rPr>
        <w:t xml:space="preserve"> are satisfied with </w:t>
      </w:r>
      <w:r w:rsidRPr="00270C3F">
        <w:rPr>
          <w:i/>
          <w:iCs/>
          <w:lang w:val="en-US"/>
        </w:rPr>
        <w:t>FPIC</w:t>
      </w:r>
      <w:r w:rsidR="6BEF1AC9" w:rsidRPr="407A2BD6">
        <w:rPr>
          <w:lang w:val="en-US"/>
        </w:rPr>
        <w:t>*</w:t>
      </w:r>
      <w:r w:rsidRPr="407A2BD6">
        <w:rPr>
          <w:lang w:val="en-US"/>
        </w:rPr>
        <w:t xml:space="preserve"> processes and progress towards </w:t>
      </w:r>
      <w:r w:rsidRPr="00270C3F">
        <w:rPr>
          <w:i/>
          <w:iCs/>
          <w:lang w:val="en-US"/>
        </w:rPr>
        <w:t>FPIC</w:t>
      </w:r>
      <w:r w:rsidR="6BEF1AC9" w:rsidRPr="407A2BD6">
        <w:rPr>
          <w:lang w:val="en-US"/>
        </w:rPr>
        <w:t>*</w:t>
      </w:r>
      <w:r w:rsidRPr="407A2BD6">
        <w:rPr>
          <w:lang w:val="en-US"/>
        </w:rPr>
        <w:t xml:space="preserve"> agreements with the</w:t>
      </w:r>
      <w:r w:rsidRPr="407A2BD6">
        <w:rPr>
          <w:i/>
          <w:iCs/>
          <w:lang w:val="en-US"/>
        </w:rPr>
        <w:t xml:space="preserve"> corporate group*.</w:t>
      </w:r>
    </w:p>
    <w:p w14:paraId="77DE755C" w14:textId="553ABF18" w:rsidR="00B27F01" w:rsidRPr="00993438" w:rsidRDefault="0A9ACA80" w:rsidP="00510772">
      <w:pPr>
        <w:pStyle w:val="Clause1-Heading"/>
        <w:numPr>
          <w:ilvl w:val="0"/>
          <w:numId w:val="79"/>
        </w:numPr>
        <w:jc w:val="both"/>
        <w:outlineLvl w:val="9"/>
        <w:rPr>
          <w:rFonts w:asciiTheme="minorHAnsi" w:hAnsiTheme="minorHAnsi" w:cstheme="minorHAnsi"/>
          <w:b/>
          <w:lang w:val="en-US"/>
        </w:rPr>
      </w:pPr>
      <w:r w:rsidRPr="00993438">
        <w:rPr>
          <w:rFonts w:asciiTheme="minorHAnsi" w:hAnsiTheme="minorHAnsi" w:cstheme="minorHAnsi"/>
          <w:b/>
          <w:lang w:val="en-US"/>
        </w:rPr>
        <w:t>Anti-corruption measures</w:t>
      </w:r>
    </w:p>
    <w:p w14:paraId="0AE8DF46" w14:textId="77777777" w:rsidR="00AC5F8D" w:rsidRDefault="00AC5F8D" w:rsidP="00D645A3">
      <w:pPr>
        <w:jc w:val="both"/>
        <w:rPr>
          <w:b/>
          <w:bCs/>
          <w:lang w:val="en-US"/>
        </w:rPr>
      </w:pPr>
      <w:bookmarkStart w:id="73" w:name="_Hlk101527945"/>
      <w:r w:rsidRPr="00232DF2">
        <w:rPr>
          <w:b/>
          <w:bCs/>
          <w:lang w:val="en-US"/>
        </w:rPr>
        <w:t>Core Requirements</w:t>
      </w:r>
    </w:p>
    <w:bookmarkEnd w:id="73"/>
    <w:p w14:paraId="6A972B76" w14:textId="24709183" w:rsidR="00D21DF7" w:rsidRPr="00602150" w:rsidRDefault="00D21DF7" w:rsidP="00510772">
      <w:pPr>
        <w:pStyle w:val="Clause2"/>
        <w:ind w:left="1143"/>
        <w:jc w:val="both"/>
        <w:rPr>
          <w:lang w:val="en-US"/>
        </w:rPr>
      </w:pPr>
      <w:r w:rsidRPr="00602150">
        <w:rPr>
          <w:i/>
          <w:iCs/>
          <w:lang w:val="en-US"/>
        </w:rPr>
        <w:t>The Organization</w:t>
      </w:r>
      <w:r w:rsidRPr="00602150">
        <w:rPr>
          <w:i/>
          <w:lang w:val="en-US"/>
        </w:rPr>
        <w:t xml:space="preserve">* </w:t>
      </w:r>
      <w:r w:rsidRPr="00602150">
        <w:rPr>
          <w:lang w:val="en-US"/>
        </w:rPr>
        <w:t>or</w:t>
      </w:r>
      <w:r w:rsidRPr="00602150">
        <w:rPr>
          <w:i/>
          <w:lang w:val="en-US"/>
        </w:rPr>
        <w:t xml:space="preserve"> </w:t>
      </w:r>
      <w:r w:rsidRPr="00602150">
        <w:rPr>
          <w:i/>
          <w:iCs/>
          <w:lang w:val="en-US"/>
        </w:rPr>
        <w:t>corporate</w:t>
      </w:r>
      <w:r w:rsidRPr="00602150">
        <w:rPr>
          <w:i/>
          <w:lang w:val="en-US"/>
        </w:rPr>
        <w:t xml:space="preserve"> group</w:t>
      </w:r>
      <w:r w:rsidRPr="00602150">
        <w:rPr>
          <w:lang w:val="en-US"/>
        </w:rPr>
        <w:t xml:space="preserve">* </w:t>
      </w:r>
      <w:r w:rsidR="00A303AD">
        <w:rPr>
          <w:lang w:val="en-US"/>
        </w:rPr>
        <w:t>shall have</w:t>
      </w:r>
      <w:r w:rsidR="00A303AD" w:rsidRPr="00602150">
        <w:rPr>
          <w:lang w:val="en-US"/>
        </w:rPr>
        <w:t xml:space="preserve"> </w:t>
      </w:r>
      <w:r w:rsidRPr="00602150">
        <w:rPr>
          <w:lang w:val="en-US"/>
        </w:rPr>
        <w:t>policies and procedures in place to prevent corruption and bribery within the enterprise and within its forest and timber supply chains.</w:t>
      </w:r>
    </w:p>
    <w:p w14:paraId="6E646A66" w14:textId="4B3CB030" w:rsidR="005601A2" w:rsidRPr="00602150" w:rsidRDefault="005601A2" w:rsidP="00510772">
      <w:pPr>
        <w:pStyle w:val="Clause2"/>
        <w:ind w:left="1143"/>
        <w:jc w:val="both"/>
        <w:rPr>
          <w:lang w:val="en-US"/>
        </w:rPr>
      </w:pPr>
      <w:r w:rsidRPr="00602150">
        <w:rPr>
          <w:i/>
          <w:iCs/>
          <w:lang w:val="en-US"/>
        </w:rPr>
        <w:t>The Organization*</w:t>
      </w:r>
      <w:r w:rsidRPr="00602150">
        <w:rPr>
          <w:lang w:val="en-US"/>
        </w:rPr>
        <w:t xml:space="preserve"> or </w:t>
      </w:r>
      <w:r w:rsidRPr="00602150">
        <w:rPr>
          <w:i/>
          <w:iCs/>
          <w:lang w:val="en-US"/>
        </w:rPr>
        <w:t>corporate group*</w:t>
      </w:r>
      <w:r w:rsidRPr="00602150">
        <w:rPr>
          <w:lang w:val="en-US"/>
        </w:rPr>
        <w:t xml:space="preserve"> shall engage in legal due process for attaining and managing deeds, licensed concessions and forest management areas.</w:t>
      </w:r>
    </w:p>
    <w:p w14:paraId="381BA893" w14:textId="77777777" w:rsidR="00602150" w:rsidRPr="00372B68" w:rsidRDefault="00602150" w:rsidP="00D645A3">
      <w:pPr>
        <w:jc w:val="both"/>
        <w:rPr>
          <w:b/>
          <w:bCs/>
          <w:lang w:val="en-US"/>
        </w:rPr>
      </w:pPr>
      <w:bookmarkStart w:id="74" w:name="_Hlk101528244"/>
      <w:r w:rsidRPr="00372B68">
        <w:rPr>
          <w:b/>
          <w:bCs/>
          <w:lang w:val="en-US"/>
        </w:rPr>
        <w:t>Additional Requirements</w:t>
      </w:r>
    </w:p>
    <w:p w14:paraId="1D9AAD84" w14:textId="3989980F" w:rsidR="006262AB" w:rsidRPr="006262AB" w:rsidRDefault="006262AB" w:rsidP="00510772">
      <w:pPr>
        <w:pStyle w:val="Clause2"/>
        <w:ind w:left="1143"/>
        <w:jc w:val="both"/>
        <w:rPr>
          <w:lang w:val="en-US"/>
        </w:rPr>
      </w:pPr>
      <w:bookmarkStart w:id="75" w:name="_Ref109654681"/>
      <w:bookmarkEnd w:id="74"/>
      <w:r w:rsidRPr="006262AB">
        <w:rPr>
          <w:lang w:val="en-US"/>
        </w:rPr>
        <w:t xml:space="preserve">The </w:t>
      </w:r>
      <w:r w:rsidRPr="006262AB">
        <w:rPr>
          <w:i/>
          <w:iCs/>
          <w:lang w:val="en-US"/>
        </w:rPr>
        <w:t>corporate group</w:t>
      </w:r>
      <w:r w:rsidRPr="006262AB">
        <w:rPr>
          <w:lang w:val="en-US"/>
        </w:rPr>
        <w:t xml:space="preserve">* </w:t>
      </w:r>
      <w:r w:rsidR="00A303AD">
        <w:rPr>
          <w:lang w:val="en-US"/>
        </w:rPr>
        <w:t>shall</w:t>
      </w:r>
      <w:r w:rsidRPr="006262AB">
        <w:rPr>
          <w:lang w:val="en-US"/>
        </w:rPr>
        <w:t xml:space="preserve"> engage with</w:t>
      </w:r>
      <w:r w:rsidRPr="006262AB">
        <w:rPr>
          <w:i/>
          <w:iCs/>
          <w:lang w:val="en-US"/>
        </w:rPr>
        <w:t xml:space="preserve"> </w:t>
      </w:r>
      <w:r w:rsidR="006D572D" w:rsidRPr="006D572D">
        <w:rPr>
          <w:i/>
          <w:iCs/>
          <w:color w:val="B57E00" w:themeColor="accent3" w:themeShade="BF"/>
          <w:lang w:val="en-US"/>
        </w:rPr>
        <w:t>interested stakeholders</w:t>
      </w:r>
      <w:r w:rsidRPr="006262AB">
        <w:rPr>
          <w:lang w:val="en-US"/>
        </w:rPr>
        <w:t xml:space="preserve">* and </w:t>
      </w:r>
      <w:r w:rsidR="0069544A" w:rsidRPr="00993438">
        <w:rPr>
          <w:i/>
          <w:iCs/>
          <w:color w:val="C00000"/>
          <w:lang w:val="en-US"/>
        </w:rPr>
        <w:t>affected stakeholders</w:t>
      </w:r>
      <w:r w:rsidRPr="006262AB">
        <w:rPr>
          <w:i/>
          <w:iCs/>
          <w:lang w:val="en-US"/>
        </w:rPr>
        <w:t>*</w:t>
      </w:r>
      <w:r w:rsidRPr="006262AB">
        <w:rPr>
          <w:lang w:val="en-US"/>
        </w:rPr>
        <w:t xml:space="preserve"> in dialogue and actions to combat corruption and bribery, make its anti-corruption and anti-bribery commitments and measures </w:t>
      </w:r>
      <w:r w:rsidRPr="006262AB">
        <w:rPr>
          <w:i/>
          <w:lang w:val="en-US"/>
        </w:rPr>
        <w:t>publicly available</w:t>
      </w:r>
      <w:r w:rsidRPr="006262AB">
        <w:rPr>
          <w:i/>
          <w:iCs/>
          <w:lang w:val="en-US"/>
        </w:rPr>
        <w:t>*</w:t>
      </w:r>
      <w:r w:rsidRPr="006262AB">
        <w:rPr>
          <w:lang w:val="en-US"/>
        </w:rPr>
        <w:t>, and communicate around its own experience combating corruption.</w:t>
      </w:r>
      <w:bookmarkEnd w:id="75"/>
    </w:p>
    <w:p w14:paraId="40E13DF7" w14:textId="4B6B4D6A" w:rsidR="00840C66" w:rsidRPr="00E00E10" w:rsidRDefault="00605400" w:rsidP="00E00E10">
      <w:pPr>
        <w:pStyle w:val="Clause2"/>
        <w:ind w:left="1143"/>
        <w:jc w:val="both"/>
        <w:rPr>
          <w:lang w:val="en-US"/>
        </w:rPr>
      </w:pPr>
      <w:r w:rsidRPr="00605400">
        <w:rPr>
          <w:lang w:val="en-US"/>
        </w:rPr>
        <w:t xml:space="preserve">The </w:t>
      </w:r>
      <w:r w:rsidRPr="00605400">
        <w:rPr>
          <w:i/>
          <w:iCs/>
          <w:lang w:val="en-US"/>
        </w:rPr>
        <w:t>corporate group</w:t>
      </w:r>
      <w:r w:rsidRPr="00605400">
        <w:rPr>
          <w:lang w:val="en-US"/>
        </w:rPr>
        <w:t xml:space="preserve">* </w:t>
      </w:r>
      <w:r w:rsidR="00E62AB6">
        <w:rPr>
          <w:lang w:val="en-US"/>
        </w:rPr>
        <w:t xml:space="preserve">shall </w:t>
      </w:r>
      <w:r w:rsidRPr="00605400">
        <w:rPr>
          <w:lang w:val="en-US"/>
        </w:rPr>
        <w:t>provide regular trainings to employees on corruption and bribery prevention and maintain whistle-blower immunity for employees reporting corruption or bribery.</w:t>
      </w:r>
    </w:p>
    <w:p w14:paraId="33E92A9A" w14:textId="12C32207" w:rsidR="00F14042" w:rsidRPr="00993438" w:rsidRDefault="00A9703D" w:rsidP="14A72800">
      <w:pPr>
        <w:pStyle w:val="Heading2"/>
        <w:jc w:val="both"/>
        <w:rPr>
          <w:rFonts w:asciiTheme="minorHAnsi" w:hAnsiTheme="minorHAnsi" w:cstheme="minorHAnsi"/>
          <w:b/>
          <w:bCs/>
          <w:i/>
          <w:color w:val="285C4D"/>
          <w:lang w:val="en-US"/>
        </w:rPr>
      </w:pPr>
      <w:bookmarkStart w:id="76" w:name="_Toc1994025163"/>
      <w:bookmarkStart w:id="77" w:name="_Toc431036980"/>
      <w:bookmarkStart w:id="78" w:name="_Toc1668730921"/>
      <w:bookmarkStart w:id="79" w:name="_Ref108781363"/>
      <w:bookmarkStart w:id="80" w:name="_Toc130303130"/>
      <w:r>
        <w:rPr>
          <w:rFonts w:asciiTheme="minorHAnsi" w:hAnsiTheme="minorHAnsi" w:cstheme="minorHAnsi" w:hint="eastAsia"/>
          <w:b/>
          <w:bCs/>
          <w:noProof/>
          <w:color w:val="285C4D"/>
          <w:lang w:val="en-US"/>
        </w:rPr>
        <mc:AlternateContent>
          <mc:Choice Requires="wpg">
            <w:drawing>
              <wp:anchor distT="0" distB="0" distL="114300" distR="114300" simplePos="0" relativeHeight="251658254" behindDoc="0" locked="0" layoutInCell="1" allowOverlap="1" wp14:anchorId="62FD13A6" wp14:editId="1D76FD6A">
                <wp:simplePos x="0" y="0"/>
                <wp:positionH relativeFrom="column">
                  <wp:posOffset>-635</wp:posOffset>
                </wp:positionH>
                <wp:positionV relativeFrom="paragraph">
                  <wp:posOffset>452120</wp:posOffset>
                </wp:positionV>
                <wp:extent cx="6455410" cy="1591945"/>
                <wp:effectExtent l="0" t="0" r="2540" b="8255"/>
                <wp:wrapNone/>
                <wp:docPr id="344" name="Group 344"/>
                <wp:cNvGraphicFramePr/>
                <a:graphic xmlns:a="http://schemas.openxmlformats.org/drawingml/2006/main">
                  <a:graphicData uri="http://schemas.microsoft.com/office/word/2010/wordprocessingGroup">
                    <wpg:wgp>
                      <wpg:cNvGrpSpPr/>
                      <wpg:grpSpPr>
                        <a:xfrm>
                          <a:off x="0" y="0"/>
                          <a:ext cx="6455410" cy="1591945"/>
                          <a:chOff x="0" y="0"/>
                          <a:chExt cx="6455410" cy="1591945"/>
                        </a:xfrm>
                      </wpg:grpSpPr>
                      <wpg:grpSp>
                        <wpg:cNvPr id="345" name="Group 345"/>
                        <wpg:cNvGrpSpPr/>
                        <wpg:grpSpPr>
                          <a:xfrm>
                            <a:off x="0" y="0"/>
                            <a:ext cx="6440805" cy="685800"/>
                            <a:chOff x="0" y="0"/>
                            <a:chExt cx="6440805" cy="685800"/>
                          </a:xfrm>
                        </wpg:grpSpPr>
                        <pic:pic xmlns:pic="http://schemas.openxmlformats.org/drawingml/2006/picture">
                          <pic:nvPicPr>
                            <pic:cNvPr id="346" name="Page14_3068" title="Group"/>
                            <pic:cNvPicPr>
                              <a:picLocks noChangeAspect="1"/>
                            </pic:cNvPicPr>
                          </pic:nvPicPr>
                          <pic:blipFill>
                            <a:blip r:embed="rId32" cstate="print">
                              <a:extLst>
                                <a:ext uri="{28A0092B-C50C-407E-A947-70E740481C1C}">
                                  <a14:useLocalDpi xmlns:a14="http://schemas.microsoft.com/office/drawing/2010/main" val="0"/>
                                </a:ext>
                                <a:ext uri="1806e917-0251-4d79-8d03-bd63a840fd48"/>
                              </a:extLst>
                            </a:blip>
                            <a:stretch>
                              <a:fillRect/>
                            </a:stretch>
                          </pic:blipFill>
                          <pic:spPr>
                            <a:xfrm>
                              <a:off x="0" y="0"/>
                              <a:ext cx="6440805" cy="685800"/>
                            </a:xfrm>
                            <a:prstGeom prst="rect">
                              <a:avLst/>
                            </a:prstGeom>
                          </pic:spPr>
                        </pic:pic>
                        <pic:pic xmlns:pic="http://schemas.openxmlformats.org/drawingml/2006/picture">
                          <pic:nvPicPr>
                            <pic:cNvPr id="347" name="Page14_3061" title="Group"/>
                            <pic:cNvPicPr>
                              <a:picLocks noChangeAspect="1"/>
                            </pic:cNvPicPr>
                          </pic:nvPicPr>
                          <pic:blipFill>
                            <a:blip r:embed="rId33" cstate="print">
                              <a:extLst>
                                <a:ext uri="{28A0092B-C50C-407E-A947-70E740481C1C}">
                                  <a14:useLocalDpi xmlns:a14="http://schemas.microsoft.com/office/drawing/2010/main" val="0"/>
                                </a:ext>
                                <a:ext uri="91c9a0b5-baa7-40d2-8ee5-cc1df2541087"/>
                              </a:extLst>
                            </a:blip>
                            <a:stretch>
                              <a:fillRect/>
                            </a:stretch>
                          </pic:blipFill>
                          <pic:spPr>
                            <a:xfrm>
                              <a:off x="2368550" y="285750"/>
                              <a:ext cx="4025900" cy="262890"/>
                            </a:xfrm>
                            <a:prstGeom prst="rect">
                              <a:avLst/>
                            </a:prstGeom>
                          </pic:spPr>
                        </pic:pic>
                      </wpg:grpSp>
                      <wps:wsp>
                        <wps:cNvPr id="348" name="Straight Connector 348"/>
                        <wps:cNvCnPr/>
                        <wps:spPr>
                          <a:xfrm>
                            <a:off x="3232150" y="647700"/>
                            <a:ext cx="0" cy="177800"/>
                          </a:xfrm>
                          <a:prstGeom prst="line">
                            <a:avLst/>
                          </a:prstGeom>
                          <a:ln w="12700">
                            <a:solidFill>
                              <a:srgbClr val="D0D1DB"/>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349" name="Page17_2231" title="Swimlane (vertical)"/>
                          <pic:cNvPicPr>
                            <a:picLocks noChangeAspect="1"/>
                          </pic:cNvPicPr>
                        </pic:nvPicPr>
                        <pic:blipFill>
                          <a:blip r:embed="rId34" cstate="print">
                            <a:extLst>
                              <a:ext uri="{28A0092B-C50C-407E-A947-70E740481C1C}">
                                <a14:useLocalDpi xmlns:a14="http://schemas.microsoft.com/office/drawing/2010/main" val="0"/>
                              </a:ext>
                              <a:ext uri="7255c711-5a0f-4eb9-ae37-5b3d5da00aac"/>
                            </a:extLst>
                          </a:blip>
                          <a:stretch>
                            <a:fillRect/>
                          </a:stretch>
                        </pic:blipFill>
                        <pic:spPr>
                          <a:xfrm>
                            <a:off x="266700" y="806450"/>
                            <a:ext cx="6188710" cy="785495"/>
                          </a:xfrm>
                          <a:prstGeom prst="rect">
                            <a:avLst/>
                          </a:prstGeom>
                        </pic:spPr>
                      </pic:pic>
                    </wpg:wgp>
                  </a:graphicData>
                </a:graphic>
              </wp:anchor>
            </w:drawing>
          </mc:Choice>
          <mc:Fallback>
            <w:pict>
              <v:group w14:anchorId="327AC692" id="Group 344" o:spid="_x0000_s1026" style="position:absolute;margin-left:-.05pt;margin-top:35.6pt;width:508.3pt;height:125.35pt;z-index:251658254" coordsize="64554,1591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">
                <v:group id="Group 345" o:spid="_x0000_s1027" style="position:absolute;width:64408;height:6858" coordsize="64408,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7l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">
                  <v:shape id="Page14_3068" o:spid="_x0000_s1028" type="#_x0000_t75" style="position:absolute;width:64408;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">
                    <v:imagedata r:id="rId35" o:title=""/>
                  </v:shape>
                  <v:shape id="Page14_3061" o:spid="_x0000_s1029" type="#_x0000_t75" style="position:absolute;left:23685;top:2857;width:40259;height:2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">
                    <v:imagedata r:id="rId36" o:title=""/>
                  </v:shape>
                </v:group>
                <v:line id="Straight Connector 348" o:spid="_x0000_s1030" style="position:absolute;visibility:visible;mso-wrap-style:square" from="32321,6477" to="32321,8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" strokecolor="#d0d1db" strokeweight="1pt">
                  <v:stroke joinstyle="miter"/>
                </v:line>
                <v:shape id="Page17_2231" o:spid="_x0000_s1031" type="#_x0000_t75" style="position:absolute;left:2667;top:8064;width:61887;height:7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">
                  <v:imagedata r:id="rId37" o:title=""/>
                </v:shape>
              </v:group>
            </w:pict>
          </mc:Fallback>
        </mc:AlternateContent>
      </w:r>
      <w:r w:rsidR="3194B8EB" w:rsidRPr="00993438">
        <w:rPr>
          <w:rFonts w:asciiTheme="minorHAnsi" w:hAnsiTheme="minorHAnsi" w:cstheme="minorHAnsi"/>
          <w:b/>
          <w:bCs/>
          <w:color w:val="285C4D"/>
          <w:lang w:val="en-US"/>
        </w:rPr>
        <w:t xml:space="preserve">Part 2: </w:t>
      </w:r>
      <w:r w:rsidR="4172B80E" w:rsidRPr="00993438">
        <w:rPr>
          <w:rFonts w:asciiTheme="minorHAnsi" w:hAnsiTheme="minorHAnsi" w:cstheme="minorHAnsi"/>
          <w:b/>
          <w:bCs/>
          <w:color w:val="285C4D"/>
          <w:lang w:val="en-US"/>
        </w:rPr>
        <w:t xml:space="preserve">Identification of associated parties, </w:t>
      </w:r>
      <w:r w:rsidR="4172B80E" w:rsidRPr="00993438">
        <w:rPr>
          <w:rFonts w:asciiTheme="minorHAnsi" w:hAnsiTheme="minorHAnsi" w:cstheme="minorHAnsi"/>
          <w:b/>
          <w:bCs/>
          <w:i/>
          <w:color w:val="285C4D"/>
          <w:lang w:val="en-US"/>
        </w:rPr>
        <w:t>impact areas</w:t>
      </w:r>
      <w:r w:rsidR="00074C12" w:rsidRPr="00993438">
        <w:rPr>
          <w:rFonts w:asciiTheme="minorHAnsi" w:hAnsiTheme="minorHAnsi" w:cstheme="minorHAnsi"/>
          <w:b/>
          <w:bCs/>
          <w:i/>
          <w:color w:val="285C4D"/>
          <w:lang w:val="en-US"/>
        </w:rPr>
        <w:t>*</w:t>
      </w:r>
      <w:r w:rsidR="4172B80E" w:rsidRPr="00993438">
        <w:rPr>
          <w:rFonts w:asciiTheme="minorHAnsi" w:hAnsiTheme="minorHAnsi" w:cstheme="minorHAnsi"/>
          <w:b/>
          <w:bCs/>
          <w:color w:val="285C4D"/>
          <w:lang w:val="en-US"/>
        </w:rPr>
        <w:t xml:space="preserve"> and Baseline Assessments of </w:t>
      </w:r>
      <w:r w:rsidR="4172B80E" w:rsidRPr="00993438">
        <w:rPr>
          <w:rFonts w:asciiTheme="minorHAnsi" w:hAnsiTheme="minorHAnsi" w:cstheme="minorHAnsi"/>
          <w:b/>
          <w:bCs/>
          <w:i/>
          <w:color w:val="285C4D"/>
          <w:lang w:val="en-US"/>
        </w:rPr>
        <w:t>social</w:t>
      </w:r>
      <w:r w:rsidR="4172B80E" w:rsidRPr="00993438">
        <w:rPr>
          <w:rFonts w:asciiTheme="minorHAnsi" w:hAnsiTheme="minorHAnsi" w:cstheme="minorHAnsi"/>
          <w:b/>
          <w:bCs/>
          <w:color w:val="285C4D"/>
          <w:lang w:val="en-US"/>
        </w:rPr>
        <w:t xml:space="preserve"> and </w:t>
      </w:r>
      <w:r w:rsidR="4172B80E" w:rsidRPr="00993438">
        <w:rPr>
          <w:rFonts w:asciiTheme="minorHAnsi" w:hAnsiTheme="minorHAnsi" w:cstheme="minorHAnsi"/>
          <w:b/>
          <w:bCs/>
          <w:i/>
          <w:color w:val="285C4D"/>
          <w:lang w:val="en-US"/>
        </w:rPr>
        <w:t>environmental harm</w:t>
      </w:r>
      <w:bookmarkEnd w:id="76"/>
      <w:bookmarkEnd w:id="77"/>
      <w:bookmarkEnd w:id="78"/>
      <w:bookmarkEnd w:id="79"/>
      <w:r w:rsidR="00364DCF" w:rsidRPr="00993438">
        <w:rPr>
          <w:rFonts w:asciiTheme="minorHAnsi" w:hAnsiTheme="minorHAnsi" w:cstheme="minorHAnsi"/>
          <w:b/>
          <w:bCs/>
          <w:i/>
          <w:color w:val="285C4D"/>
          <w:lang w:val="en-US"/>
        </w:rPr>
        <w:t>*</w:t>
      </w:r>
      <w:bookmarkEnd w:id="80"/>
    </w:p>
    <w:p w14:paraId="7BE504AC" w14:textId="29513ADC" w:rsidR="000706F0" w:rsidRDefault="000706F0" w:rsidP="00C104ED">
      <w:pPr>
        <w:rPr>
          <w:lang w:val="en-US"/>
        </w:rPr>
      </w:pPr>
    </w:p>
    <w:p w14:paraId="44DB5F0A" w14:textId="1FE1F2EC" w:rsidR="00D33DC5" w:rsidRDefault="00D33DC5" w:rsidP="00C104ED">
      <w:pPr>
        <w:rPr>
          <w:lang w:val="en-US"/>
        </w:rPr>
      </w:pPr>
    </w:p>
    <w:p w14:paraId="1E59EE2D" w14:textId="4C36D1C2" w:rsidR="00D33DC5" w:rsidRDefault="00D33DC5" w:rsidP="0066083E">
      <w:pPr>
        <w:jc w:val="both"/>
        <w:rPr>
          <w:rFonts w:cs="Arial"/>
        </w:rPr>
      </w:pPr>
    </w:p>
    <w:p w14:paraId="48FEF059" w14:textId="7BCA8281" w:rsidR="00854F7C" w:rsidRDefault="00854F7C" w:rsidP="0066083E">
      <w:pPr>
        <w:jc w:val="both"/>
        <w:rPr>
          <w:rFonts w:cs="Arial"/>
        </w:rPr>
      </w:pPr>
    </w:p>
    <w:p w14:paraId="09645D74" w14:textId="11E0F5B8" w:rsidR="00854F7C" w:rsidRDefault="00854F7C" w:rsidP="0066083E">
      <w:pPr>
        <w:jc w:val="both"/>
        <w:rPr>
          <w:rFonts w:cs="Arial"/>
        </w:rPr>
      </w:pPr>
    </w:p>
    <w:p w14:paraId="79418F3A" w14:textId="77777777" w:rsidR="00A60008" w:rsidRDefault="00A60008" w:rsidP="0066083E">
      <w:pPr>
        <w:jc w:val="both"/>
        <w:rPr>
          <w:rFonts w:cs="Arial"/>
        </w:rPr>
      </w:pPr>
    </w:p>
    <w:p w14:paraId="12128CAA" w14:textId="77777777" w:rsidR="0077156C" w:rsidRDefault="0077156C" w:rsidP="0066083E">
      <w:pPr>
        <w:jc w:val="both"/>
        <w:rPr>
          <w:rFonts w:cs="Arial"/>
        </w:rPr>
      </w:pPr>
    </w:p>
    <w:p w14:paraId="3B27B635" w14:textId="77777777" w:rsidR="00531243" w:rsidRDefault="00531243" w:rsidP="0066083E">
      <w:pPr>
        <w:jc w:val="both"/>
        <w:rPr>
          <w:rFonts w:cs="Arial"/>
        </w:rPr>
      </w:pPr>
    </w:p>
    <w:p w14:paraId="12733C4F" w14:textId="3B3D5662" w:rsidR="00A9703D" w:rsidRDefault="00A60008" w:rsidP="0066083E">
      <w:pPr>
        <w:jc w:val="both"/>
        <w:rPr>
          <w:rFonts w:cs="Arial"/>
        </w:rPr>
      </w:pPr>
      <w:r>
        <w:rPr>
          <w:noProof/>
        </w:rPr>
        <mc:AlternateContent>
          <mc:Choice Requires="wps">
            <w:drawing>
              <wp:inline distT="0" distB="0" distL="0" distR="0" wp14:anchorId="51B1DE3A" wp14:editId="0CF7A377">
                <wp:extent cx="1828800" cy="1828800"/>
                <wp:effectExtent l="0" t="0" r="0" b="0"/>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noFill/>
                        </a:ln>
                      </wps:spPr>
                      <wps:txbx>
                        <w:txbxContent>
                          <w:p w14:paraId="4C66F56C" w14:textId="1AD9298C" w:rsidR="000F24D5" w:rsidRDefault="000F24D5" w:rsidP="0066083E">
                            <w:pPr>
                              <w:jc w:val="both"/>
                              <w:rPr>
                                <w:rFonts w:cs="Arial"/>
                              </w:rPr>
                            </w:pPr>
                            <w:r w:rsidRPr="00795035">
                              <w:rPr>
                                <w:rFonts w:cs="Arial"/>
                              </w:rPr>
                              <w:t xml:space="preserve">Part 2 outlines procedures and requirements for identifying the </w:t>
                            </w:r>
                            <w:r w:rsidRPr="00B61E57">
                              <w:rPr>
                                <w:rFonts w:cs="Arial"/>
                                <w:i/>
                                <w:iCs/>
                              </w:rPr>
                              <w:t>social</w:t>
                            </w:r>
                            <w:r w:rsidR="008F5146">
                              <w:rPr>
                                <w:rFonts w:cs="Arial"/>
                                <w:i/>
                                <w:iCs/>
                              </w:rPr>
                              <w:t xml:space="preserve"> harm*</w:t>
                            </w:r>
                            <w:r w:rsidRPr="00795035">
                              <w:rPr>
                                <w:rFonts w:cs="Arial"/>
                              </w:rPr>
                              <w:t xml:space="preserve"> and </w:t>
                            </w:r>
                            <w:r w:rsidRPr="00B61E57">
                              <w:rPr>
                                <w:rFonts w:cs="Arial"/>
                                <w:i/>
                                <w:iCs/>
                              </w:rPr>
                              <w:t>environmental</w:t>
                            </w:r>
                            <w:r w:rsidRPr="00795035">
                              <w:rPr>
                                <w:rFonts w:cs="Arial"/>
                              </w:rPr>
                              <w:t xml:space="preserve"> </w:t>
                            </w:r>
                            <w:r w:rsidRPr="00270C3F">
                              <w:rPr>
                                <w:rFonts w:cs="Arial"/>
                                <w:i/>
                                <w:iCs/>
                              </w:rPr>
                              <w:t>harm*</w:t>
                            </w:r>
                            <w:r w:rsidRPr="00795035">
                              <w:rPr>
                                <w:rFonts w:cs="Arial"/>
                              </w:rPr>
                              <w:t xml:space="preserve"> to be remedied to address </w:t>
                            </w:r>
                            <w:r w:rsidRPr="00270C3F">
                              <w:rPr>
                                <w:rFonts w:cs="Arial"/>
                                <w:i/>
                                <w:iCs/>
                              </w:rPr>
                              <w:t>conversion*</w:t>
                            </w:r>
                            <w:r w:rsidR="00416075">
                              <w:rPr>
                                <w:rFonts w:cs="Arial"/>
                                <w:i/>
                                <w:iCs/>
                              </w:rPr>
                              <w:t xml:space="preserve"> </w:t>
                            </w:r>
                            <w:r w:rsidR="00416075">
                              <w:rPr>
                                <w:rFonts w:cs="Arial"/>
                              </w:rPr>
                              <w:t xml:space="preserve">and/or </w:t>
                            </w:r>
                            <w:r w:rsidR="00416075" w:rsidRPr="00270C3F">
                              <w:rPr>
                                <w:rFonts w:cs="Arial"/>
                                <w:i/>
                                <w:iCs/>
                              </w:rPr>
                              <w:t>unacceptable activities</w:t>
                            </w:r>
                            <w:r w:rsidRPr="00270C3F">
                              <w:rPr>
                                <w:rFonts w:cs="Arial"/>
                                <w:i/>
                                <w:iCs/>
                              </w:rPr>
                              <w:t>*</w:t>
                            </w:r>
                            <w:r w:rsidRPr="00795035">
                              <w:rPr>
                                <w:rFonts w:cs="Arial"/>
                              </w:rPr>
                              <w:t xml:space="preserve">. </w:t>
                            </w:r>
                          </w:p>
                          <w:p w14:paraId="24E1FB64" w14:textId="77777777" w:rsidR="000F24D5" w:rsidRPr="00B61E57" w:rsidRDefault="000F24D5" w:rsidP="00010954">
                            <w:pPr>
                              <w:jc w:val="both"/>
                              <w:rPr>
                                <w:rFonts w:cs="Arial"/>
                              </w:rPr>
                            </w:pPr>
                            <w:r>
                              <w:rPr>
                                <w:rFonts w:cs="Arial"/>
                              </w:rPr>
                              <w:t>This includes</w:t>
                            </w:r>
                            <w:r w:rsidRPr="00795035">
                              <w:rPr>
                                <w:rFonts w:cs="Arial"/>
                              </w:rPr>
                              <w:t xml:space="preserve"> identifying </w:t>
                            </w:r>
                            <w:r w:rsidRPr="00B61E57">
                              <w:rPr>
                                <w:rFonts w:cs="Arial"/>
                                <w:i/>
                                <w:iCs/>
                              </w:rPr>
                              <w:t>impact areas</w:t>
                            </w:r>
                            <w:r>
                              <w:rPr>
                                <w:rFonts w:cs="Arial"/>
                              </w:rPr>
                              <w:t>*</w:t>
                            </w:r>
                            <w:r w:rsidRPr="00795035">
                              <w:rPr>
                                <w:rFonts w:cs="Arial"/>
                              </w:rPr>
                              <w:t xml:space="preserve">, </w:t>
                            </w:r>
                            <w:r w:rsidRPr="00270C3F">
                              <w:rPr>
                                <w:rFonts w:cs="Arial"/>
                                <w:i/>
                                <w:color w:val="7030A0"/>
                              </w:rPr>
                              <w:t>affected rights holders</w:t>
                            </w:r>
                            <w:r w:rsidRPr="00270C3F">
                              <w:rPr>
                                <w:rFonts w:cs="Arial"/>
                                <w:i/>
                                <w:iCs/>
                              </w:rPr>
                              <w:t>*</w:t>
                            </w:r>
                            <w:r w:rsidRPr="00795035">
                              <w:rPr>
                                <w:rFonts w:cs="Arial"/>
                              </w:rPr>
                              <w:t xml:space="preserve">, communities, </w:t>
                            </w:r>
                            <w:r w:rsidRPr="00270C3F">
                              <w:rPr>
                                <w:rFonts w:cs="Arial"/>
                                <w:i/>
                                <w:iCs/>
                              </w:rPr>
                              <w:t xml:space="preserve">High </w:t>
                            </w:r>
                            <w:r w:rsidRPr="00795035">
                              <w:rPr>
                                <w:rFonts w:cs="Arial"/>
                                <w:i/>
                                <w:iCs/>
                              </w:rPr>
                              <w:t>C</w:t>
                            </w:r>
                            <w:r w:rsidRPr="00270C3F">
                              <w:rPr>
                                <w:rFonts w:cs="Arial"/>
                                <w:i/>
                                <w:iCs/>
                              </w:rPr>
                              <w:t xml:space="preserve">onservation </w:t>
                            </w:r>
                            <w:r w:rsidRPr="00795035">
                              <w:rPr>
                                <w:rFonts w:cs="Arial"/>
                                <w:i/>
                                <w:iCs/>
                              </w:rPr>
                              <w:t>V</w:t>
                            </w:r>
                            <w:r w:rsidRPr="00270C3F">
                              <w:rPr>
                                <w:rFonts w:cs="Arial"/>
                                <w:i/>
                                <w:iCs/>
                              </w:rPr>
                              <w:t>alues</w:t>
                            </w:r>
                            <w:r w:rsidRPr="00795035">
                              <w:rPr>
                                <w:rFonts w:cs="Arial"/>
                                <w:i/>
                                <w:iCs/>
                              </w:rPr>
                              <w:t>*</w:t>
                            </w:r>
                            <w:r w:rsidRPr="00795035">
                              <w:rPr>
                                <w:rFonts w:cs="Arial"/>
                              </w:rPr>
                              <w:t xml:space="preserve"> (HCVs), and other persons and resources that have been </w:t>
                            </w:r>
                            <w:r w:rsidRPr="003C4306">
                              <w:rPr>
                                <w:rFonts w:cs="Arial"/>
                                <w:i/>
                                <w:iCs/>
                              </w:rPr>
                              <w:t>harmed</w:t>
                            </w:r>
                            <w:r>
                              <w:rPr>
                                <w:rFonts w:cs="Arial"/>
                                <w:i/>
                                <w:iCs/>
                              </w:rPr>
                              <w:t>*</w:t>
                            </w:r>
                            <w:r w:rsidRPr="00795035">
                              <w:rPr>
                                <w:rFonts w:cs="Arial"/>
                              </w:rPr>
                              <w:t xml:space="preserve">; identifying baseline social and environmental conditions; documenting </w:t>
                            </w:r>
                            <w:r w:rsidRPr="00B61E57">
                              <w:rPr>
                                <w:rFonts w:cs="Arial"/>
                                <w:i/>
                                <w:iCs/>
                              </w:rPr>
                              <w:t>social</w:t>
                            </w:r>
                            <w:r w:rsidRPr="00436889">
                              <w:rPr>
                                <w:rFonts w:cs="Arial"/>
                              </w:rPr>
                              <w:t xml:space="preserve"> and </w:t>
                            </w:r>
                            <w:r w:rsidRPr="00B61E57">
                              <w:rPr>
                                <w:rFonts w:cs="Arial"/>
                                <w:i/>
                                <w:iCs/>
                              </w:rPr>
                              <w:t>environmental</w:t>
                            </w:r>
                            <w:r w:rsidRPr="00795035">
                              <w:rPr>
                                <w:rFonts w:cs="Arial"/>
                              </w:rPr>
                              <w:t xml:space="preserve"> </w:t>
                            </w:r>
                            <w:r w:rsidRPr="00270C3F">
                              <w:rPr>
                                <w:rFonts w:cs="Arial"/>
                                <w:i/>
                                <w:iCs/>
                              </w:rPr>
                              <w:t>harm</w:t>
                            </w:r>
                            <w:r w:rsidRPr="00795035">
                              <w:rPr>
                                <w:rFonts w:cs="Arial"/>
                              </w:rPr>
                              <w:t xml:space="preserve">*; and prioritizing </w:t>
                            </w:r>
                            <w:r w:rsidRPr="00270C3F">
                              <w:rPr>
                                <w:rFonts w:cs="Arial"/>
                                <w:i/>
                                <w:iCs/>
                              </w:rPr>
                              <w:t>harm*</w:t>
                            </w:r>
                            <w:r w:rsidRPr="00795035">
                              <w:rPr>
                                <w:rFonts w:cs="Arial"/>
                              </w:rPr>
                              <w:t xml:space="preserve"> for </w:t>
                            </w:r>
                            <w:r w:rsidRPr="00270C3F">
                              <w:rPr>
                                <w:rFonts w:cs="Arial"/>
                                <w:i/>
                                <w:iCs/>
                              </w:rPr>
                              <w:t>remedy*.</w:t>
                            </w:r>
                            <w:r w:rsidRPr="00795035">
                              <w:rPr>
                                <w:rFonts w:cs="Arial"/>
                              </w:rPr>
                              <w:t xml:space="preserve"> </w:t>
                            </w:r>
                            <w:r w:rsidRPr="00795035">
                              <w:rPr>
                                <w:rFonts w:cs="Arial"/>
                                <w:i/>
                                <w:iCs/>
                              </w:rPr>
                              <w:t>Organizations*</w:t>
                            </w:r>
                            <w:r w:rsidRPr="00795035">
                              <w:rPr>
                                <w:rFonts w:cs="Arial"/>
                              </w:rPr>
                              <w:t xml:space="preserve"> and </w:t>
                            </w:r>
                            <w:r w:rsidRPr="00795035">
                              <w:rPr>
                                <w:rFonts w:cs="Arial"/>
                                <w:i/>
                                <w:iCs/>
                              </w:rPr>
                              <w:t xml:space="preserve">corporate groups* </w:t>
                            </w:r>
                            <w:r w:rsidRPr="00795035">
                              <w:rPr>
                                <w:rFonts w:cs="Arial"/>
                              </w:rPr>
                              <w:t xml:space="preserve">may start with existing information, but must complete all steps to ensure all applicable </w:t>
                            </w:r>
                            <w:r w:rsidRPr="00270C3F">
                              <w:rPr>
                                <w:rFonts w:cs="Arial"/>
                                <w:i/>
                                <w:iCs/>
                              </w:rPr>
                              <w:t>impact areas*</w:t>
                            </w:r>
                            <w:r w:rsidRPr="00795035">
                              <w:rPr>
                                <w:rFonts w:cs="Arial"/>
                              </w:rPr>
                              <w:t xml:space="preserve"> and affected parties are identified. This includes dialogue processes in cases of </w:t>
                            </w:r>
                            <w:r w:rsidRPr="00795035">
                              <w:rPr>
                                <w:rFonts w:cs="Arial"/>
                                <w:i/>
                                <w:iCs/>
                              </w:rPr>
                              <w:t>unacceptable activities</w:t>
                            </w:r>
                            <w:r w:rsidRPr="00795035">
                              <w:rPr>
                                <w:rFonts w:cs="Arial"/>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1B1DE3A" id="Text Box 14"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" fillcolor="#f1f8e8 [3214]" stroked="f" strokeweight=".5pt">
                <v:textbox style="mso-fit-shape-to-text:t">
                  <w:txbxContent>
                    <w:p w14:paraId="4C66F56C" w14:textId="1AD9298C" w:rsidR="000F24D5" w:rsidRDefault="000F24D5" w:rsidP="0066083E">
                      <w:pPr>
                        <w:jc w:val="both"/>
                        <w:rPr>
                          <w:rFonts w:cs="Arial"/>
                        </w:rPr>
                      </w:pPr>
                      <w:r w:rsidRPr="00795035">
                        <w:rPr>
                          <w:rFonts w:cs="Arial"/>
                        </w:rPr>
                        <w:t xml:space="preserve">Part 2 outlines procedures and requirements for identifying the </w:t>
                      </w:r>
                      <w:r w:rsidRPr="00B61E57">
                        <w:rPr>
                          <w:rFonts w:cs="Arial"/>
                          <w:i/>
                          <w:iCs/>
                        </w:rPr>
                        <w:t>social</w:t>
                      </w:r>
                      <w:r w:rsidR="008F5146">
                        <w:rPr>
                          <w:rFonts w:cs="Arial"/>
                          <w:i/>
                          <w:iCs/>
                        </w:rPr>
                        <w:t xml:space="preserve"> harm*</w:t>
                      </w:r>
                      <w:r w:rsidRPr="00795035">
                        <w:rPr>
                          <w:rFonts w:cs="Arial"/>
                        </w:rPr>
                        <w:t xml:space="preserve"> and </w:t>
                      </w:r>
                      <w:r w:rsidRPr="00B61E57">
                        <w:rPr>
                          <w:rFonts w:cs="Arial"/>
                          <w:i/>
                          <w:iCs/>
                        </w:rPr>
                        <w:t>environmental</w:t>
                      </w:r>
                      <w:r w:rsidRPr="00795035">
                        <w:rPr>
                          <w:rFonts w:cs="Arial"/>
                        </w:rPr>
                        <w:t xml:space="preserve"> </w:t>
                      </w:r>
                      <w:r w:rsidRPr="00270C3F">
                        <w:rPr>
                          <w:rFonts w:cs="Arial"/>
                          <w:i/>
                          <w:iCs/>
                        </w:rPr>
                        <w:t>harm*</w:t>
                      </w:r>
                      <w:r w:rsidRPr="00795035">
                        <w:rPr>
                          <w:rFonts w:cs="Arial"/>
                        </w:rPr>
                        <w:t xml:space="preserve"> to be remedied to address </w:t>
                      </w:r>
                      <w:r w:rsidRPr="00270C3F">
                        <w:rPr>
                          <w:rFonts w:cs="Arial"/>
                          <w:i/>
                          <w:iCs/>
                        </w:rPr>
                        <w:t>conversion*</w:t>
                      </w:r>
                      <w:r w:rsidR="00416075">
                        <w:rPr>
                          <w:rFonts w:cs="Arial"/>
                          <w:i/>
                          <w:iCs/>
                        </w:rPr>
                        <w:t xml:space="preserve"> </w:t>
                      </w:r>
                      <w:r w:rsidR="00416075">
                        <w:rPr>
                          <w:rFonts w:cs="Arial"/>
                        </w:rPr>
                        <w:t xml:space="preserve">and/or </w:t>
                      </w:r>
                      <w:r w:rsidR="00416075" w:rsidRPr="00270C3F">
                        <w:rPr>
                          <w:rFonts w:cs="Arial"/>
                          <w:i/>
                          <w:iCs/>
                        </w:rPr>
                        <w:t>unacceptable activities</w:t>
                      </w:r>
                      <w:r w:rsidRPr="00270C3F">
                        <w:rPr>
                          <w:rFonts w:cs="Arial"/>
                          <w:i/>
                          <w:iCs/>
                        </w:rPr>
                        <w:t>*</w:t>
                      </w:r>
                      <w:r w:rsidRPr="00795035">
                        <w:rPr>
                          <w:rFonts w:cs="Arial"/>
                        </w:rPr>
                        <w:t xml:space="preserve">. </w:t>
                      </w:r>
                    </w:p>
                    <w:p w14:paraId="24E1FB64" w14:textId="77777777" w:rsidR="000F24D5" w:rsidRPr="00B61E57" w:rsidRDefault="000F24D5" w:rsidP="00010954">
                      <w:pPr>
                        <w:jc w:val="both"/>
                        <w:rPr>
                          <w:rFonts w:cs="Arial"/>
                        </w:rPr>
                      </w:pPr>
                      <w:r>
                        <w:rPr>
                          <w:rFonts w:cs="Arial"/>
                        </w:rPr>
                        <w:t>This includes</w:t>
                      </w:r>
                      <w:r w:rsidRPr="00795035">
                        <w:rPr>
                          <w:rFonts w:cs="Arial"/>
                        </w:rPr>
                        <w:t xml:space="preserve"> identifying </w:t>
                      </w:r>
                      <w:r w:rsidRPr="00B61E57">
                        <w:rPr>
                          <w:rFonts w:cs="Arial"/>
                          <w:i/>
                          <w:iCs/>
                        </w:rPr>
                        <w:t>impact areas</w:t>
                      </w:r>
                      <w:r>
                        <w:rPr>
                          <w:rFonts w:cs="Arial"/>
                        </w:rPr>
                        <w:t>*</w:t>
                      </w:r>
                      <w:r w:rsidRPr="00795035">
                        <w:rPr>
                          <w:rFonts w:cs="Arial"/>
                        </w:rPr>
                        <w:t xml:space="preserve">, </w:t>
                      </w:r>
                      <w:r w:rsidRPr="00270C3F">
                        <w:rPr>
                          <w:rFonts w:cs="Arial"/>
                          <w:i/>
                          <w:color w:val="7030A0"/>
                        </w:rPr>
                        <w:t>affected rights holders</w:t>
                      </w:r>
                      <w:r w:rsidRPr="00270C3F">
                        <w:rPr>
                          <w:rFonts w:cs="Arial"/>
                          <w:i/>
                          <w:iCs/>
                        </w:rPr>
                        <w:t>*</w:t>
                      </w:r>
                      <w:r w:rsidRPr="00795035">
                        <w:rPr>
                          <w:rFonts w:cs="Arial"/>
                        </w:rPr>
                        <w:t xml:space="preserve">, communities, </w:t>
                      </w:r>
                      <w:r w:rsidRPr="00270C3F">
                        <w:rPr>
                          <w:rFonts w:cs="Arial"/>
                          <w:i/>
                          <w:iCs/>
                        </w:rPr>
                        <w:t xml:space="preserve">High </w:t>
                      </w:r>
                      <w:r w:rsidRPr="00795035">
                        <w:rPr>
                          <w:rFonts w:cs="Arial"/>
                          <w:i/>
                          <w:iCs/>
                        </w:rPr>
                        <w:t>C</w:t>
                      </w:r>
                      <w:r w:rsidRPr="00270C3F">
                        <w:rPr>
                          <w:rFonts w:cs="Arial"/>
                          <w:i/>
                          <w:iCs/>
                        </w:rPr>
                        <w:t xml:space="preserve">onservation </w:t>
                      </w:r>
                      <w:r w:rsidRPr="00795035">
                        <w:rPr>
                          <w:rFonts w:cs="Arial"/>
                          <w:i/>
                          <w:iCs/>
                        </w:rPr>
                        <w:t>V</w:t>
                      </w:r>
                      <w:r w:rsidRPr="00270C3F">
                        <w:rPr>
                          <w:rFonts w:cs="Arial"/>
                          <w:i/>
                          <w:iCs/>
                        </w:rPr>
                        <w:t>alues</w:t>
                      </w:r>
                      <w:r w:rsidRPr="00795035">
                        <w:rPr>
                          <w:rFonts w:cs="Arial"/>
                          <w:i/>
                          <w:iCs/>
                        </w:rPr>
                        <w:t>*</w:t>
                      </w:r>
                      <w:r w:rsidRPr="00795035">
                        <w:rPr>
                          <w:rFonts w:cs="Arial"/>
                        </w:rPr>
                        <w:t xml:space="preserve"> (HCVs), and other persons and resources that have been </w:t>
                      </w:r>
                      <w:r w:rsidRPr="003C4306">
                        <w:rPr>
                          <w:rFonts w:cs="Arial"/>
                          <w:i/>
                          <w:iCs/>
                        </w:rPr>
                        <w:t>harmed</w:t>
                      </w:r>
                      <w:r>
                        <w:rPr>
                          <w:rFonts w:cs="Arial"/>
                          <w:i/>
                          <w:iCs/>
                        </w:rPr>
                        <w:t>*</w:t>
                      </w:r>
                      <w:r w:rsidRPr="00795035">
                        <w:rPr>
                          <w:rFonts w:cs="Arial"/>
                        </w:rPr>
                        <w:t xml:space="preserve">; identifying baseline social and environmental conditions; documenting </w:t>
                      </w:r>
                      <w:r w:rsidRPr="00B61E57">
                        <w:rPr>
                          <w:rFonts w:cs="Arial"/>
                          <w:i/>
                          <w:iCs/>
                        </w:rPr>
                        <w:t>social</w:t>
                      </w:r>
                      <w:r w:rsidRPr="00436889">
                        <w:rPr>
                          <w:rFonts w:cs="Arial"/>
                        </w:rPr>
                        <w:t xml:space="preserve"> and </w:t>
                      </w:r>
                      <w:r w:rsidRPr="00B61E57">
                        <w:rPr>
                          <w:rFonts w:cs="Arial"/>
                          <w:i/>
                          <w:iCs/>
                        </w:rPr>
                        <w:t>environmental</w:t>
                      </w:r>
                      <w:r w:rsidRPr="00795035">
                        <w:rPr>
                          <w:rFonts w:cs="Arial"/>
                        </w:rPr>
                        <w:t xml:space="preserve"> </w:t>
                      </w:r>
                      <w:r w:rsidRPr="00270C3F">
                        <w:rPr>
                          <w:rFonts w:cs="Arial"/>
                          <w:i/>
                          <w:iCs/>
                        </w:rPr>
                        <w:t>harm</w:t>
                      </w:r>
                      <w:r w:rsidRPr="00795035">
                        <w:rPr>
                          <w:rFonts w:cs="Arial"/>
                        </w:rPr>
                        <w:t xml:space="preserve">*; and prioritizing </w:t>
                      </w:r>
                      <w:r w:rsidRPr="00270C3F">
                        <w:rPr>
                          <w:rFonts w:cs="Arial"/>
                          <w:i/>
                          <w:iCs/>
                        </w:rPr>
                        <w:t>harm*</w:t>
                      </w:r>
                      <w:r w:rsidRPr="00795035">
                        <w:rPr>
                          <w:rFonts w:cs="Arial"/>
                        </w:rPr>
                        <w:t xml:space="preserve"> for </w:t>
                      </w:r>
                      <w:r w:rsidRPr="00270C3F">
                        <w:rPr>
                          <w:rFonts w:cs="Arial"/>
                          <w:i/>
                          <w:iCs/>
                        </w:rPr>
                        <w:t>remedy*.</w:t>
                      </w:r>
                      <w:r w:rsidRPr="00795035">
                        <w:rPr>
                          <w:rFonts w:cs="Arial"/>
                        </w:rPr>
                        <w:t xml:space="preserve"> </w:t>
                      </w:r>
                      <w:r w:rsidRPr="00795035">
                        <w:rPr>
                          <w:rFonts w:cs="Arial"/>
                          <w:i/>
                          <w:iCs/>
                        </w:rPr>
                        <w:t>Organizations*</w:t>
                      </w:r>
                      <w:r w:rsidRPr="00795035">
                        <w:rPr>
                          <w:rFonts w:cs="Arial"/>
                        </w:rPr>
                        <w:t xml:space="preserve"> and </w:t>
                      </w:r>
                      <w:r w:rsidRPr="00795035">
                        <w:rPr>
                          <w:rFonts w:cs="Arial"/>
                          <w:i/>
                          <w:iCs/>
                        </w:rPr>
                        <w:t xml:space="preserve">corporate groups* </w:t>
                      </w:r>
                      <w:r w:rsidRPr="00795035">
                        <w:rPr>
                          <w:rFonts w:cs="Arial"/>
                        </w:rPr>
                        <w:t xml:space="preserve">may start with existing information, but must complete all steps to ensure all applicable </w:t>
                      </w:r>
                      <w:r w:rsidRPr="00270C3F">
                        <w:rPr>
                          <w:rFonts w:cs="Arial"/>
                          <w:i/>
                          <w:iCs/>
                        </w:rPr>
                        <w:t>impact areas*</w:t>
                      </w:r>
                      <w:r w:rsidRPr="00795035">
                        <w:rPr>
                          <w:rFonts w:cs="Arial"/>
                        </w:rPr>
                        <w:t xml:space="preserve"> and affected parties are identified. This includes dialogue processes in cases of </w:t>
                      </w:r>
                      <w:r w:rsidRPr="00795035">
                        <w:rPr>
                          <w:rFonts w:cs="Arial"/>
                          <w:i/>
                          <w:iCs/>
                        </w:rPr>
                        <w:t>unacceptable activities</w:t>
                      </w:r>
                      <w:r w:rsidRPr="00795035">
                        <w:rPr>
                          <w:rFonts w:cs="Arial"/>
                        </w:rPr>
                        <w:t xml:space="preserve">*. </w:t>
                      </w:r>
                    </w:p>
                  </w:txbxContent>
                </v:textbox>
                <w10:anchorlock/>
              </v:shape>
            </w:pict>
          </mc:Fallback>
        </mc:AlternateContent>
      </w:r>
    </w:p>
    <w:p w14:paraId="2910EF5D" w14:textId="4EF27475" w:rsidR="00CF12FA" w:rsidRPr="00993438" w:rsidRDefault="10B78325" w:rsidP="00510772">
      <w:pPr>
        <w:pStyle w:val="Clause1-Heading"/>
        <w:numPr>
          <w:ilvl w:val="0"/>
          <w:numId w:val="79"/>
        </w:numPr>
        <w:jc w:val="both"/>
        <w:outlineLvl w:val="9"/>
        <w:rPr>
          <w:rFonts w:asciiTheme="minorHAnsi" w:hAnsiTheme="minorHAnsi" w:cstheme="minorHAnsi"/>
          <w:b/>
          <w:lang w:val="en-US"/>
        </w:rPr>
      </w:pPr>
      <w:r w:rsidRPr="00993438">
        <w:rPr>
          <w:rFonts w:asciiTheme="minorHAnsi" w:hAnsiTheme="minorHAnsi" w:cstheme="minorHAnsi"/>
          <w:b/>
          <w:lang w:val="en-US"/>
        </w:rPr>
        <w:lastRenderedPageBreak/>
        <w:t>Overarching approach to identification and assessment</w:t>
      </w:r>
    </w:p>
    <w:p w14:paraId="08AE36A8" w14:textId="77777777" w:rsidR="00711B4D" w:rsidRDefault="00711B4D" w:rsidP="00D645A3">
      <w:pPr>
        <w:jc w:val="both"/>
        <w:rPr>
          <w:b/>
          <w:bCs/>
          <w:lang w:val="en-US"/>
        </w:rPr>
      </w:pPr>
      <w:bookmarkStart w:id="81" w:name="_Hlk101528161"/>
      <w:r w:rsidRPr="00232DF2">
        <w:rPr>
          <w:b/>
          <w:bCs/>
          <w:lang w:val="en-US"/>
        </w:rPr>
        <w:t>Core Requirements</w:t>
      </w:r>
    </w:p>
    <w:bookmarkEnd w:id="81"/>
    <w:p w14:paraId="17923B72" w14:textId="5997C862" w:rsidR="00FE73A5" w:rsidRDefault="00FE73A5" w:rsidP="00510772">
      <w:pPr>
        <w:pStyle w:val="Clause2"/>
        <w:ind w:left="1143"/>
        <w:jc w:val="both"/>
        <w:rPr>
          <w:lang w:val="en-US"/>
        </w:rPr>
      </w:pPr>
      <w:r w:rsidRPr="00FE73A5">
        <w:rPr>
          <w:i/>
          <w:iCs/>
          <w:lang w:val="en-US"/>
        </w:rPr>
        <w:t>The Organization</w:t>
      </w:r>
      <w:r w:rsidRPr="00FE73A5">
        <w:rPr>
          <w:lang w:val="en-US"/>
        </w:rPr>
        <w:t xml:space="preserve">* or </w:t>
      </w:r>
      <w:r w:rsidRPr="00FE73A5">
        <w:rPr>
          <w:i/>
          <w:iCs/>
          <w:lang w:val="en-US"/>
        </w:rPr>
        <w:t xml:space="preserve">corporate group* </w:t>
      </w:r>
      <w:r w:rsidRPr="00FE73A5">
        <w:rPr>
          <w:lang w:val="en-US"/>
        </w:rPr>
        <w:t xml:space="preserve">shall ensure </w:t>
      </w:r>
      <w:r w:rsidR="54AF5C92" w:rsidRPr="7B459A32">
        <w:rPr>
          <w:lang w:val="en-US"/>
        </w:rPr>
        <w:t xml:space="preserve">that </w:t>
      </w:r>
      <w:r w:rsidRPr="00FE73A5">
        <w:rPr>
          <w:lang w:val="en-US"/>
        </w:rPr>
        <w:t>the process</w:t>
      </w:r>
      <w:r w:rsidR="001A3302">
        <w:rPr>
          <w:lang w:val="en-US"/>
        </w:rPr>
        <w:t>es</w:t>
      </w:r>
      <w:r w:rsidRPr="00FE73A5">
        <w:rPr>
          <w:lang w:val="en-US"/>
        </w:rPr>
        <w:t xml:space="preserve"> of identifying </w:t>
      </w:r>
      <w:r w:rsidR="0069544A" w:rsidRPr="00993438">
        <w:rPr>
          <w:i/>
          <w:color w:val="C00000"/>
          <w:lang w:val="en-US"/>
        </w:rPr>
        <w:t>affected stakeholders</w:t>
      </w:r>
      <w:r w:rsidRPr="00FE73A5">
        <w:rPr>
          <w:i/>
          <w:iCs/>
          <w:lang w:val="en-US"/>
        </w:rPr>
        <w:t>*</w:t>
      </w:r>
      <w:r w:rsidR="00E00D25">
        <w:rPr>
          <w:lang w:val="en-US"/>
        </w:rPr>
        <w:t xml:space="preserve"> and</w:t>
      </w:r>
      <w:r w:rsidRPr="00FE73A5">
        <w:rPr>
          <w:lang w:val="en-US"/>
        </w:rPr>
        <w:t xml:space="preserve"> </w:t>
      </w:r>
      <w:r w:rsidRPr="00FE73A5">
        <w:rPr>
          <w:i/>
          <w:iCs/>
          <w:lang w:val="en-US"/>
        </w:rPr>
        <w:t xml:space="preserve">impact areas*, </w:t>
      </w:r>
      <w:r w:rsidRPr="00FE73A5">
        <w:rPr>
          <w:lang w:val="en-US"/>
        </w:rPr>
        <w:t>doing Baseline Assessments and analy</w:t>
      </w:r>
      <w:r w:rsidR="00815FC1">
        <w:rPr>
          <w:lang w:val="en-US"/>
        </w:rPr>
        <w:t>zing</w:t>
      </w:r>
      <w:r w:rsidRPr="00FE73A5">
        <w:rPr>
          <w:lang w:val="en-US"/>
        </w:rPr>
        <w:t xml:space="preserve"> Baseline Assessments:</w:t>
      </w:r>
    </w:p>
    <w:p w14:paraId="0E91116A" w14:textId="2EEF2D19" w:rsidR="007E4674" w:rsidRPr="007E4674" w:rsidRDefault="00815FC1" w:rsidP="00510772">
      <w:pPr>
        <w:pStyle w:val="List"/>
        <w:numPr>
          <w:ilvl w:val="0"/>
          <w:numId w:val="15"/>
        </w:numPr>
        <w:ind w:left="1418"/>
        <w:jc w:val="both"/>
        <w:rPr>
          <w:lang w:val="en-US"/>
        </w:rPr>
      </w:pPr>
      <w:r>
        <w:rPr>
          <w:lang w:val="en-US"/>
        </w:rPr>
        <w:t>Are</w:t>
      </w:r>
      <w:r w:rsidR="009B1B36" w:rsidRPr="007E4674">
        <w:rPr>
          <w:lang w:val="en-US"/>
        </w:rPr>
        <w:t xml:space="preserve"> </w:t>
      </w:r>
      <w:r w:rsidR="007E4674" w:rsidRPr="007E4674">
        <w:rPr>
          <w:lang w:val="en-US"/>
        </w:rPr>
        <w:t xml:space="preserve">undertaken in full </w:t>
      </w:r>
      <w:r w:rsidR="007E4674" w:rsidRPr="003C4306">
        <w:rPr>
          <w:i/>
          <w:iCs/>
          <w:lang w:val="en-US"/>
        </w:rPr>
        <w:t>consultation</w:t>
      </w:r>
      <w:r w:rsidR="003400F6">
        <w:rPr>
          <w:i/>
          <w:iCs/>
          <w:lang w:val="en-US"/>
        </w:rPr>
        <w:t>*</w:t>
      </w:r>
      <w:r w:rsidR="007E4674" w:rsidRPr="007E4674">
        <w:rPr>
          <w:lang w:val="en-US"/>
        </w:rPr>
        <w:t xml:space="preserve"> with </w:t>
      </w:r>
      <w:r w:rsidR="007E4674" w:rsidRPr="00993438">
        <w:rPr>
          <w:i/>
          <w:color w:val="C00000"/>
          <w:lang w:val="en-US"/>
        </w:rPr>
        <w:t>affected</w:t>
      </w:r>
      <w:r w:rsidR="007E4674" w:rsidRPr="00993438">
        <w:rPr>
          <w:color w:val="C00000"/>
          <w:lang w:val="en-US"/>
        </w:rPr>
        <w:t xml:space="preserve"> </w:t>
      </w:r>
      <w:r w:rsidR="007E4674" w:rsidRPr="00993438">
        <w:rPr>
          <w:i/>
          <w:color w:val="C00000"/>
          <w:lang w:val="en-US"/>
        </w:rPr>
        <w:t>stakeholders</w:t>
      </w:r>
      <w:r w:rsidR="007E4674" w:rsidRPr="007E4674">
        <w:rPr>
          <w:lang w:val="en-US"/>
        </w:rPr>
        <w:t xml:space="preserve">* and relevant environmental and social experts; </w:t>
      </w:r>
    </w:p>
    <w:p w14:paraId="11217005" w14:textId="7BD172DB" w:rsidR="002C1CB9" w:rsidRPr="002C1CB9" w:rsidRDefault="002C1CB9" w:rsidP="00510772">
      <w:pPr>
        <w:pStyle w:val="List"/>
        <w:ind w:left="1418"/>
        <w:jc w:val="both"/>
        <w:rPr>
          <w:lang w:val="en-US"/>
        </w:rPr>
      </w:pPr>
      <w:r w:rsidRPr="002C1CB9">
        <w:rPr>
          <w:lang w:val="en-US"/>
        </w:rPr>
        <w:t xml:space="preserve">Follow </w:t>
      </w:r>
      <w:r w:rsidRPr="00270C3F">
        <w:rPr>
          <w:i/>
          <w:iCs/>
          <w:lang w:val="en-US"/>
        </w:rPr>
        <w:t>FPIC</w:t>
      </w:r>
      <w:r w:rsidR="00610523">
        <w:rPr>
          <w:lang w:val="en-US"/>
        </w:rPr>
        <w:t>*</w:t>
      </w:r>
      <w:r w:rsidRPr="002C1CB9">
        <w:rPr>
          <w:lang w:val="en-US"/>
        </w:rPr>
        <w:t xml:space="preserve"> processes in the case of </w:t>
      </w:r>
      <w:r w:rsidRPr="00270C3F">
        <w:rPr>
          <w:i/>
          <w:color w:val="7030A0"/>
          <w:lang w:val="en-US"/>
        </w:rPr>
        <w:t>affected rights holders</w:t>
      </w:r>
      <w:r w:rsidRPr="001A1716">
        <w:rPr>
          <w:i/>
          <w:lang w:val="en-US"/>
        </w:rPr>
        <w:t>*</w:t>
      </w:r>
      <w:r w:rsidRPr="002C1CB9">
        <w:rPr>
          <w:lang w:val="en-US"/>
        </w:rPr>
        <w:t xml:space="preserve"> (see</w:t>
      </w:r>
      <w:r w:rsidR="00D73826">
        <w:rPr>
          <w:lang w:val="en-US"/>
        </w:rPr>
        <w:t xml:space="preserve"> section</w:t>
      </w:r>
      <w:r w:rsidR="0084216B">
        <w:rPr>
          <w:lang w:val="en-US"/>
        </w:rPr>
        <w:t xml:space="preserve"> </w:t>
      </w:r>
      <w:r w:rsidR="0084216B">
        <w:rPr>
          <w:lang w:val="en-US"/>
        </w:rPr>
        <w:fldChar w:fldCharType="begin"/>
      </w:r>
      <w:r w:rsidR="0084216B">
        <w:rPr>
          <w:lang w:val="en-US"/>
        </w:rPr>
        <w:instrText xml:space="preserve"> REF _Ref108782213 \n \h </w:instrText>
      </w:r>
      <w:r w:rsidR="0084216B">
        <w:rPr>
          <w:lang w:val="en-US"/>
        </w:rPr>
      </w:r>
      <w:r w:rsidR="0084216B">
        <w:rPr>
          <w:lang w:val="en-US"/>
        </w:rPr>
        <w:fldChar w:fldCharType="separate"/>
      </w:r>
      <w:r w:rsidR="00167A13">
        <w:rPr>
          <w:lang w:val="en-US"/>
        </w:rPr>
        <w:t>4</w:t>
      </w:r>
      <w:r w:rsidR="0084216B">
        <w:rPr>
          <w:lang w:val="en-US"/>
        </w:rPr>
        <w:fldChar w:fldCharType="end"/>
      </w:r>
      <w:r w:rsidRPr="002C1CB9">
        <w:rPr>
          <w:lang w:val="en-US"/>
        </w:rPr>
        <w:t>);</w:t>
      </w:r>
    </w:p>
    <w:p w14:paraId="63043B62" w14:textId="637DCDF0" w:rsidR="0082325E" w:rsidRDefault="00815FC1" w:rsidP="00510772">
      <w:pPr>
        <w:pStyle w:val="List"/>
        <w:ind w:left="1418"/>
        <w:jc w:val="both"/>
        <w:rPr>
          <w:lang w:val="en-US"/>
        </w:rPr>
      </w:pPr>
      <w:r>
        <w:rPr>
          <w:lang w:val="en-US"/>
        </w:rPr>
        <w:t>Are</w:t>
      </w:r>
      <w:r w:rsidR="00BD6151" w:rsidRPr="00BD6151">
        <w:rPr>
          <w:lang w:val="en-US"/>
        </w:rPr>
        <w:t xml:space="preserve"> based on best practice guidelines; and</w:t>
      </w:r>
    </w:p>
    <w:p w14:paraId="4A0EAB50" w14:textId="6C524F0B" w:rsidR="00FE73A5" w:rsidRPr="0082325E" w:rsidRDefault="0082325E" w:rsidP="00510772">
      <w:pPr>
        <w:pStyle w:val="List"/>
        <w:ind w:left="1418"/>
        <w:jc w:val="both"/>
        <w:rPr>
          <w:lang w:val="en-US"/>
        </w:rPr>
      </w:pPr>
      <w:r>
        <w:rPr>
          <w:lang w:val="en-US"/>
        </w:rPr>
        <w:t>T</w:t>
      </w:r>
      <w:r w:rsidR="00382F4D" w:rsidRPr="0082325E">
        <w:rPr>
          <w:lang w:val="en-US"/>
        </w:rPr>
        <w:t>ake measures to prevent intimidation and corruption.</w:t>
      </w:r>
    </w:p>
    <w:p w14:paraId="4FBF5D12" w14:textId="420A5707" w:rsidR="00707F5C" w:rsidRPr="00707F5C" w:rsidRDefault="00C664C5" w:rsidP="00510772">
      <w:pPr>
        <w:pStyle w:val="Clause2"/>
        <w:ind w:left="1143"/>
        <w:jc w:val="both"/>
        <w:rPr>
          <w:lang w:val="en-US"/>
        </w:rPr>
      </w:pPr>
      <w:r w:rsidRPr="00FE73A5">
        <w:rPr>
          <w:i/>
          <w:iCs/>
          <w:lang w:val="en-US"/>
        </w:rPr>
        <w:t>The Organization</w:t>
      </w:r>
      <w:r w:rsidRPr="00FE73A5">
        <w:rPr>
          <w:lang w:val="en-US"/>
        </w:rPr>
        <w:t xml:space="preserve">* or </w:t>
      </w:r>
      <w:r w:rsidRPr="00FE73A5">
        <w:rPr>
          <w:i/>
          <w:iCs/>
          <w:lang w:val="en-US"/>
        </w:rPr>
        <w:t xml:space="preserve">corporate group* </w:t>
      </w:r>
      <w:r>
        <w:rPr>
          <w:lang w:val="en-US"/>
        </w:rPr>
        <w:t>shall in</w:t>
      </w:r>
      <w:r w:rsidR="002F0855">
        <w:rPr>
          <w:lang w:val="en-US"/>
        </w:rPr>
        <w:t>form a</w:t>
      </w:r>
      <w:r w:rsidR="00707F5C" w:rsidRPr="00707F5C">
        <w:rPr>
          <w:lang w:val="en-US"/>
        </w:rPr>
        <w:t xml:space="preserve">ll </w:t>
      </w:r>
      <w:r w:rsidR="00707F5C" w:rsidRPr="00993438">
        <w:rPr>
          <w:i/>
          <w:color w:val="C00000"/>
          <w:lang w:val="en-US"/>
        </w:rPr>
        <w:t>affected stakeholders</w:t>
      </w:r>
      <w:r w:rsidR="00707F5C" w:rsidRPr="00707F5C">
        <w:rPr>
          <w:lang w:val="en-US"/>
        </w:rPr>
        <w:t xml:space="preserve">* of their </w:t>
      </w:r>
      <w:r w:rsidR="00707F5C" w:rsidRPr="00707F5C">
        <w:rPr>
          <w:i/>
          <w:iCs/>
          <w:lang w:val="en-US"/>
        </w:rPr>
        <w:t>rights</w:t>
      </w:r>
      <w:r w:rsidR="00707F5C" w:rsidRPr="00707F5C">
        <w:rPr>
          <w:lang w:val="en-US"/>
        </w:rPr>
        <w:t xml:space="preserve">* and the </w:t>
      </w:r>
      <w:r w:rsidR="00707F5C" w:rsidRPr="00707F5C">
        <w:rPr>
          <w:i/>
          <w:iCs/>
          <w:lang w:val="en-US"/>
        </w:rPr>
        <w:t>grievance</w:t>
      </w:r>
      <w:r w:rsidR="00707F5C" w:rsidRPr="00707F5C">
        <w:rPr>
          <w:lang w:val="en-US"/>
        </w:rPr>
        <w:t xml:space="preserve"> </w:t>
      </w:r>
      <w:r w:rsidR="00707F5C" w:rsidRPr="00707F5C">
        <w:rPr>
          <w:i/>
          <w:iCs/>
          <w:lang w:val="en-US"/>
        </w:rPr>
        <w:t>mechanism</w:t>
      </w:r>
      <w:r w:rsidR="00707F5C" w:rsidRPr="00707F5C">
        <w:rPr>
          <w:lang w:val="en-US"/>
        </w:rPr>
        <w:t>* in culturally appropriate ways. Th</w:t>
      </w:r>
      <w:r w:rsidR="00494EDB">
        <w:rPr>
          <w:lang w:val="en-US"/>
        </w:rPr>
        <w:t>is</w:t>
      </w:r>
      <w:r w:rsidR="00707F5C" w:rsidRPr="00707F5C">
        <w:rPr>
          <w:lang w:val="en-US"/>
        </w:rPr>
        <w:t xml:space="preserve"> shall</w:t>
      </w:r>
      <w:r w:rsidR="0067541E">
        <w:rPr>
          <w:lang w:val="en-US"/>
        </w:rPr>
        <w:t xml:space="preserve"> include</w:t>
      </w:r>
      <w:r w:rsidR="00707F5C" w:rsidRPr="00707F5C">
        <w:rPr>
          <w:lang w:val="en-US"/>
        </w:rPr>
        <w:t xml:space="preserve"> </w:t>
      </w:r>
      <w:r w:rsidR="0067541E">
        <w:rPr>
          <w:lang w:val="en-US"/>
        </w:rPr>
        <w:t>inquiring</w:t>
      </w:r>
      <w:r w:rsidR="00707F5C" w:rsidRPr="00707F5C">
        <w:rPr>
          <w:lang w:val="en-US"/>
        </w:rPr>
        <w:t xml:space="preserve"> about:</w:t>
      </w:r>
    </w:p>
    <w:p w14:paraId="60B381DB" w14:textId="62B6F484" w:rsidR="0040160C" w:rsidRPr="0067541E" w:rsidRDefault="0040160C" w:rsidP="00510772">
      <w:pPr>
        <w:pStyle w:val="List"/>
        <w:numPr>
          <w:ilvl w:val="0"/>
          <w:numId w:val="77"/>
        </w:numPr>
        <w:jc w:val="both"/>
        <w:rPr>
          <w:lang w:val="en-US"/>
        </w:rPr>
      </w:pPr>
      <w:r w:rsidRPr="0067541E">
        <w:rPr>
          <w:lang w:val="en-US"/>
        </w:rPr>
        <w:t xml:space="preserve">Their </w:t>
      </w:r>
      <w:r w:rsidRPr="0067541E">
        <w:rPr>
          <w:i/>
          <w:iCs/>
          <w:lang w:val="en-US"/>
        </w:rPr>
        <w:t>rights*</w:t>
      </w:r>
      <w:r w:rsidRPr="0067541E">
        <w:rPr>
          <w:lang w:val="en-US"/>
        </w:rPr>
        <w:t xml:space="preserve"> and</w:t>
      </w:r>
      <w:r w:rsidR="232BC362" w:rsidRPr="0067541E">
        <w:rPr>
          <w:lang w:val="en-US"/>
        </w:rPr>
        <w:t xml:space="preserve"> whether they </w:t>
      </w:r>
      <w:r w:rsidRPr="0067541E">
        <w:rPr>
          <w:lang w:val="en-US"/>
        </w:rPr>
        <w:t xml:space="preserve">have been </w:t>
      </w:r>
      <w:r w:rsidRPr="0067541E">
        <w:rPr>
          <w:i/>
          <w:iCs/>
          <w:lang w:val="en-US"/>
        </w:rPr>
        <w:t>harmed*</w:t>
      </w:r>
      <w:r w:rsidRPr="0067541E">
        <w:rPr>
          <w:lang w:val="en-US"/>
        </w:rPr>
        <w:t xml:space="preserve"> </w:t>
      </w:r>
      <w:r w:rsidR="00E05EED" w:rsidRPr="0067541E">
        <w:rPr>
          <w:lang w:val="en-US"/>
        </w:rPr>
        <w:t>because of</w:t>
      </w:r>
      <w:r w:rsidRPr="0067541E">
        <w:rPr>
          <w:lang w:val="en-US"/>
        </w:rPr>
        <w:t xml:space="preserve"> </w:t>
      </w:r>
      <w:r w:rsidRPr="0067541E">
        <w:rPr>
          <w:i/>
          <w:iCs/>
          <w:lang w:val="en-US"/>
        </w:rPr>
        <w:t>conversion*</w:t>
      </w:r>
      <w:r w:rsidRPr="0067541E">
        <w:rPr>
          <w:lang w:val="en-US"/>
        </w:rPr>
        <w:t xml:space="preserve"> or </w:t>
      </w:r>
      <w:r w:rsidRPr="0067541E">
        <w:rPr>
          <w:i/>
          <w:iCs/>
          <w:lang w:val="en-US"/>
        </w:rPr>
        <w:t>unacceptable activities*</w:t>
      </w:r>
      <w:r w:rsidR="009A3C6A">
        <w:rPr>
          <w:i/>
          <w:iCs/>
          <w:lang w:val="en-US"/>
        </w:rPr>
        <w:t>;</w:t>
      </w:r>
      <w:r w:rsidR="00E60D8B">
        <w:rPr>
          <w:i/>
          <w:iCs/>
          <w:lang w:val="en-US"/>
        </w:rPr>
        <w:t xml:space="preserve"> </w:t>
      </w:r>
      <w:r w:rsidR="00E60D8B">
        <w:rPr>
          <w:lang w:val="en-US"/>
        </w:rPr>
        <w:t>and</w:t>
      </w:r>
    </w:p>
    <w:p w14:paraId="1D290F03" w14:textId="1FCF57A1" w:rsidR="00711B4D" w:rsidRPr="0082325E" w:rsidRDefault="0017505A" w:rsidP="00510772">
      <w:pPr>
        <w:pStyle w:val="List"/>
        <w:ind w:left="1418"/>
        <w:jc w:val="both"/>
        <w:rPr>
          <w:lang w:val="en-US"/>
        </w:rPr>
      </w:pPr>
      <w:r w:rsidRPr="0082325E">
        <w:rPr>
          <w:lang w:val="en-US"/>
        </w:rPr>
        <w:t xml:space="preserve">Other </w:t>
      </w:r>
      <w:r w:rsidR="0067541E">
        <w:rPr>
          <w:lang w:val="en-US"/>
        </w:rPr>
        <w:t>parties</w:t>
      </w:r>
      <w:r w:rsidRPr="0082325E">
        <w:rPr>
          <w:lang w:val="en-US"/>
        </w:rPr>
        <w:t xml:space="preserve"> that should be considered </w:t>
      </w:r>
      <w:r w:rsidRPr="0082325E">
        <w:rPr>
          <w:i/>
          <w:color w:val="7030A0"/>
          <w:lang w:val="en-US"/>
        </w:rPr>
        <w:t>affected rights holders</w:t>
      </w:r>
      <w:r w:rsidRPr="0082325E">
        <w:rPr>
          <w:i/>
          <w:iCs/>
          <w:lang w:val="en-US"/>
        </w:rPr>
        <w:t xml:space="preserve">* or </w:t>
      </w:r>
      <w:r w:rsidR="002C29CA" w:rsidRPr="00993438">
        <w:rPr>
          <w:i/>
          <w:color w:val="5BC3F5" w:themeColor="accent5"/>
          <w:lang w:val="en-US"/>
        </w:rPr>
        <w:t>impacted</w:t>
      </w:r>
      <w:r w:rsidRPr="00993438">
        <w:rPr>
          <w:i/>
          <w:color w:val="5BC3F5" w:themeColor="accent5"/>
          <w:lang w:val="en-US"/>
        </w:rPr>
        <w:t xml:space="preserve"> rights holders</w:t>
      </w:r>
      <w:r w:rsidRPr="0082325E">
        <w:rPr>
          <w:i/>
          <w:iCs/>
          <w:lang w:val="en-US"/>
        </w:rPr>
        <w:t>*</w:t>
      </w:r>
      <w:r w:rsidR="004F54FD" w:rsidRPr="0082325E">
        <w:rPr>
          <w:lang w:val="en-US"/>
        </w:rPr>
        <w:t>.</w:t>
      </w:r>
      <w:r w:rsidRPr="0082325E">
        <w:rPr>
          <w:lang w:val="en-US"/>
        </w:rPr>
        <w:t xml:space="preserve"> </w:t>
      </w:r>
    </w:p>
    <w:p w14:paraId="62FD23F6" w14:textId="41A24DF3" w:rsidR="00F774D2" w:rsidRPr="00993438" w:rsidRDefault="03B72B1D" w:rsidP="00510772">
      <w:pPr>
        <w:pStyle w:val="Clause1-Heading"/>
        <w:numPr>
          <w:ilvl w:val="0"/>
          <w:numId w:val="79"/>
        </w:numPr>
        <w:jc w:val="both"/>
        <w:outlineLvl w:val="9"/>
        <w:rPr>
          <w:rFonts w:asciiTheme="minorHAnsi" w:hAnsiTheme="minorHAnsi" w:cstheme="minorHAnsi"/>
          <w:b/>
          <w:lang w:val="en-US"/>
        </w:rPr>
      </w:pPr>
      <w:bookmarkStart w:id="82" w:name="_Ref101787587"/>
      <w:r w:rsidRPr="00993438">
        <w:rPr>
          <w:rFonts w:asciiTheme="minorHAnsi" w:hAnsiTheme="minorHAnsi" w:cstheme="minorHAnsi"/>
          <w:b/>
          <w:lang w:val="en-US"/>
        </w:rPr>
        <w:t xml:space="preserve">Identification of </w:t>
      </w:r>
      <w:r w:rsidRPr="00993438">
        <w:rPr>
          <w:rFonts w:asciiTheme="minorHAnsi" w:hAnsiTheme="minorHAnsi" w:cstheme="minorHAnsi"/>
          <w:b/>
          <w:i/>
          <w:lang w:val="en-US"/>
        </w:rPr>
        <w:t>impact area</w:t>
      </w:r>
      <w:r w:rsidR="00074C12" w:rsidRPr="00993438">
        <w:rPr>
          <w:rFonts w:asciiTheme="minorHAnsi" w:hAnsiTheme="minorHAnsi" w:cstheme="minorHAnsi"/>
          <w:b/>
          <w:i/>
          <w:lang w:val="en-US"/>
        </w:rPr>
        <w:t>s*</w:t>
      </w:r>
      <w:bookmarkEnd w:id="82"/>
    </w:p>
    <w:p w14:paraId="69F7D815" w14:textId="4F23FC8D" w:rsidR="00F774D2" w:rsidRDefault="00F774D2" w:rsidP="00D645A3">
      <w:pPr>
        <w:jc w:val="both"/>
        <w:rPr>
          <w:b/>
          <w:bCs/>
          <w:lang w:val="en-US"/>
        </w:rPr>
      </w:pPr>
      <w:bookmarkStart w:id="83" w:name="_Hlk101528659"/>
      <w:r w:rsidRPr="00232DF2">
        <w:rPr>
          <w:b/>
          <w:bCs/>
          <w:lang w:val="en-US"/>
        </w:rPr>
        <w:t>Core Requirements</w:t>
      </w:r>
    </w:p>
    <w:p w14:paraId="20849FDA" w14:textId="15BC82EF" w:rsidR="004C0EE6" w:rsidRPr="008957EB" w:rsidRDefault="004C0EE6" w:rsidP="00510772">
      <w:pPr>
        <w:pStyle w:val="Clause2"/>
        <w:ind w:left="1143"/>
        <w:jc w:val="both"/>
        <w:rPr>
          <w:lang w:val="en-US"/>
        </w:rPr>
      </w:pPr>
      <w:bookmarkStart w:id="84" w:name="_Ref95578284"/>
      <w:bookmarkEnd w:id="83"/>
      <w:r w:rsidRPr="008957EB">
        <w:rPr>
          <w:i/>
          <w:iCs/>
          <w:lang w:val="en-US"/>
        </w:rPr>
        <w:t>The</w:t>
      </w:r>
      <w:r w:rsidRPr="008957EB">
        <w:rPr>
          <w:lang w:val="en-US"/>
        </w:rPr>
        <w:t xml:space="preserve"> O</w:t>
      </w:r>
      <w:r w:rsidRPr="008957EB">
        <w:rPr>
          <w:i/>
          <w:iCs/>
          <w:lang w:val="en-US"/>
        </w:rPr>
        <w:t>rganization*</w:t>
      </w:r>
      <w:r w:rsidRPr="008957EB">
        <w:rPr>
          <w:lang w:val="en-US"/>
        </w:rPr>
        <w:t xml:space="preserve"> or the</w:t>
      </w:r>
      <w:r w:rsidRPr="008957EB">
        <w:rPr>
          <w:i/>
          <w:iCs/>
          <w:lang w:val="en-US"/>
        </w:rPr>
        <w:t xml:space="preserve"> corporate group*</w:t>
      </w:r>
      <w:r w:rsidRPr="008957EB">
        <w:rPr>
          <w:lang w:val="en-US"/>
        </w:rPr>
        <w:t xml:space="preserve"> shall identify and map the sites affected and the wider areas impacted by </w:t>
      </w:r>
      <w:r w:rsidRPr="008957EB">
        <w:rPr>
          <w:i/>
          <w:lang w:val="en-US"/>
        </w:rPr>
        <w:t>conversion</w:t>
      </w:r>
      <w:r w:rsidRPr="008957EB">
        <w:rPr>
          <w:i/>
          <w:iCs/>
          <w:lang w:val="en-US"/>
        </w:rPr>
        <w:t>*</w:t>
      </w:r>
      <w:r w:rsidRPr="008957EB">
        <w:rPr>
          <w:lang w:val="en-US"/>
        </w:rPr>
        <w:t xml:space="preserve"> or </w:t>
      </w:r>
      <w:r w:rsidRPr="008957EB">
        <w:rPr>
          <w:i/>
          <w:iCs/>
          <w:lang w:val="en-US"/>
        </w:rPr>
        <w:t>unacceptable activities*</w:t>
      </w:r>
      <w:r w:rsidRPr="008957EB">
        <w:rPr>
          <w:lang w:val="en-US"/>
        </w:rPr>
        <w:t xml:space="preserve"> (the </w:t>
      </w:r>
      <w:r w:rsidRPr="008957EB">
        <w:rPr>
          <w:i/>
          <w:iCs/>
          <w:lang w:val="en-US"/>
        </w:rPr>
        <w:t>impact areas*</w:t>
      </w:r>
      <w:r w:rsidRPr="008957EB">
        <w:rPr>
          <w:lang w:val="en-US"/>
        </w:rPr>
        <w:t xml:space="preserve">) using </w:t>
      </w:r>
      <w:r w:rsidRPr="008957EB">
        <w:rPr>
          <w:i/>
          <w:lang w:val="en-US"/>
        </w:rPr>
        <w:t>best available information</w:t>
      </w:r>
      <w:r w:rsidRPr="008957EB">
        <w:rPr>
          <w:lang w:val="en-US"/>
        </w:rPr>
        <w:t>*.</w:t>
      </w:r>
      <w:bookmarkEnd w:id="84"/>
    </w:p>
    <w:p w14:paraId="7555B74F" w14:textId="03C9C78E" w:rsidR="00C75AEE" w:rsidRPr="008957EB" w:rsidRDefault="00C75AEE" w:rsidP="00510772">
      <w:pPr>
        <w:pStyle w:val="Clause2"/>
        <w:ind w:left="1143"/>
        <w:jc w:val="both"/>
        <w:rPr>
          <w:lang w:val="en-US"/>
        </w:rPr>
      </w:pPr>
      <w:r w:rsidRPr="008957EB">
        <w:rPr>
          <w:i/>
          <w:lang w:val="en-US"/>
        </w:rPr>
        <w:t xml:space="preserve">The Organization* </w:t>
      </w:r>
      <w:r w:rsidRPr="008957EB">
        <w:rPr>
          <w:lang w:val="en-US"/>
        </w:rPr>
        <w:t xml:space="preserve">shall use the time periods when the </w:t>
      </w:r>
      <w:r w:rsidRPr="008957EB">
        <w:rPr>
          <w:i/>
          <w:lang w:val="en-US"/>
        </w:rPr>
        <w:t>conversion</w:t>
      </w:r>
      <w:r w:rsidRPr="008957EB">
        <w:rPr>
          <w:lang w:val="en-US"/>
        </w:rPr>
        <w:t xml:space="preserve">* occurred, after </w:t>
      </w:r>
      <w:r w:rsidR="009A2BB3" w:rsidRPr="008957EB">
        <w:rPr>
          <w:lang w:val="en-US"/>
        </w:rPr>
        <w:t xml:space="preserve">1 December </w:t>
      </w:r>
      <w:r w:rsidRPr="008957EB">
        <w:rPr>
          <w:lang w:val="en-US"/>
        </w:rPr>
        <w:t>1994, for determining and map</w:t>
      </w:r>
      <w:r w:rsidR="005E5B9B" w:rsidRPr="008957EB">
        <w:rPr>
          <w:lang w:val="en-US"/>
        </w:rPr>
        <w:t>ping</w:t>
      </w:r>
      <w:r w:rsidR="00D73826" w:rsidRPr="008957EB">
        <w:rPr>
          <w:lang w:val="en-US"/>
        </w:rPr>
        <w:t xml:space="preserve"> </w:t>
      </w:r>
      <w:r w:rsidRPr="008957EB">
        <w:rPr>
          <w:lang w:val="en-US"/>
        </w:rPr>
        <w:t xml:space="preserve">the extent of the </w:t>
      </w:r>
      <w:r w:rsidRPr="008957EB">
        <w:rPr>
          <w:i/>
          <w:lang w:val="en-US"/>
        </w:rPr>
        <w:t>conversion</w:t>
      </w:r>
      <w:r w:rsidRPr="008957EB">
        <w:rPr>
          <w:lang w:val="en-US"/>
        </w:rPr>
        <w:t xml:space="preserve">* requiring </w:t>
      </w:r>
      <w:r w:rsidRPr="008957EB">
        <w:rPr>
          <w:i/>
          <w:lang w:val="en-US"/>
        </w:rPr>
        <w:t>remedy</w:t>
      </w:r>
      <w:r w:rsidRPr="008957EB">
        <w:rPr>
          <w:lang w:val="en-US"/>
        </w:rPr>
        <w:t>*.</w:t>
      </w:r>
    </w:p>
    <w:p w14:paraId="2E910EBE" w14:textId="1DCD675D" w:rsidR="003D1711" w:rsidRPr="008957EB" w:rsidRDefault="003D1711" w:rsidP="00510772">
      <w:pPr>
        <w:pStyle w:val="Clause2"/>
        <w:ind w:left="1143"/>
        <w:jc w:val="both"/>
        <w:rPr>
          <w:lang w:val="en-US"/>
        </w:rPr>
      </w:pPr>
      <w:r w:rsidRPr="008957EB">
        <w:rPr>
          <w:i/>
          <w:iCs/>
          <w:lang w:val="en-US"/>
        </w:rPr>
        <w:t xml:space="preserve">The Organization* </w:t>
      </w:r>
      <w:r w:rsidRPr="008957EB">
        <w:rPr>
          <w:lang w:val="en-US"/>
        </w:rPr>
        <w:t>or</w:t>
      </w:r>
      <w:r w:rsidRPr="008957EB">
        <w:rPr>
          <w:i/>
          <w:iCs/>
          <w:lang w:val="en-US"/>
        </w:rPr>
        <w:t xml:space="preserve"> </w:t>
      </w:r>
      <w:r w:rsidRPr="008957EB">
        <w:rPr>
          <w:lang w:val="en-US"/>
        </w:rPr>
        <w:t>the</w:t>
      </w:r>
      <w:r w:rsidRPr="008957EB">
        <w:rPr>
          <w:i/>
          <w:iCs/>
          <w:lang w:val="en-US"/>
        </w:rPr>
        <w:t xml:space="preserve"> corporate group</w:t>
      </w:r>
      <w:r w:rsidRPr="008957EB">
        <w:rPr>
          <w:lang w:val="en-US"/>
        </w:rPr>
        <w:t xml:space="preserve">* shall verify the accuracy of the mapping of the converted area in </w:t>
      </w:r>
      <w:r w:rsidRPr="008957EB">
        <w:rPr>
          <w:i/>
          <w:iCs/>
          <w:lang w:val="en-US"/>
        </w:rPr>
        <w:t>consultation</w:t>
      </w:r>
      <w:r w:rsidR="003400F6" w:rsidRPr="008957EB">
        <w:rPr>
          <w:lang w:val="en-US"/>
        </w:rPr>
        <w:t>*</w:t>
      </w:r>
      <w:r w:rsidRPr="008957EB">
        <w:rPr>
          <w:lang w:val="en-US"/>
        </w:rPr>
        <w:t xml:space="preserve"> with </w:t>
      </w:r>
      <w:r w:rsidR="00FF6865" w:rsidRPr="008957EB">
        <w:rPr>
          <w:i/>
          <w:color w:val="5BC3F5" w:themeColor="accent5"/>
          <w:lang w:val="en-US"/>
        </w:rPr>
        <w:t>impacted</w:t>
      </w:r>
      <w:r w:rsidRPr="008957EB">
        <w:rPr>
          <w:i/>
          <w:color w:val="5BC3F5" w:themeColor="accent5"/>
          <w:lang w:val="en-US"/>
        </w:rPr>
        <w:t xml:space="preserve"> rights holders</w:t>
      </w:r>
      <w:r w:rsidRPr="008957EB">
        <w:rPr>
          <w:i/>
          <w:iCs/>
          <w:lang w:val="en-US"/>
        </w:rPr>
        <w:t xml:space="preserve">*, </w:t>
      </w:r>
      <w:r w:rsidRPr="008957EB">
        <w:rPr>
          <w:i/>
          <w:color w:val="C00000"/>
          <w:lang w:val="en-US"/>
        </w:rPr>
        <w:t>affected stakeholders</w:t>
      </w:r>
      <w:r w:rsidRPr="008957EB">
        <w:rPr>
          <w:i/>
          <w:iCs/>
          <w:lang w:val="en-US"/>
        </w:rPr>
        <w:t xml:space="preserve">* </w:t>
      </w:r>
      <w:r w:rsidRPr="008957EB">
        <w:rPr>
          <w:lang w:val="en-US"/>
        </w:rPr>
        <w:t>and experts.</w:t>
      </w:r>
    </w:p>
    <w:p w14:paraId="26B66A29" w14:textId="7D95EF78" w:rsidR="002E454D" w:rsidRPr="008957EB" w:rsidRDefault="002E454D" w:rsidP="00510772">
      <w:pPr>
        <w:pStyle w:val="Clause2"/>
        <w:ind w:left="1143"/>
        <w:jc w:val="both"/>
        <w:rPr>
          <w:lang w:val="en-US"/>
        </w:rPr>
      </w:pPr>
      <w:r w:rsidRPr="008957EB">
        <w:rPr>
          <w:lang w:val="en-US"/>
        </w:rPr>
        <w:t xml:space="preserve">The </w:t>
      </w:r>
      <w:r w:rsidRPr="008957EB">
        <w:rPr>
          <w:i/>
          <w:iCs/>
          <w:lang w:val="en-US"/>
        </w:rPr>
        <w:t xml:space="preserve">Third Party Verifier* </w:t>
      </w:r>
      <w:r w:rsidRPr="008957EB">
        <w:rPr>
          <w:lang w:val="en-US"/>
        </w:rPr>
        <w:t xml:space="preserve">shall </w:t>
      </w:r>
      <w:r w:rsidR="7852CD68" w:rsidRPr="008957EB">
        <w:rPr>
          <w:lang w:val="en-US"/>
        </w:rPr>
        <w:t>verify</w:t>
      </w:r>
      <w:r w:rsidRPr="008957EB">
        <w:rPr>
          <w:lang w:val="en-US"/>
        </w:rPr>
        <w:t xml:space="preserve"> that </w:t>
      </w:r>
      <w:r w:rsidRPr="008957EB">
        <w:rPr>
          <w:i/>
          <w:iCs/>
          <w:lang w:val="en-US"/>
        </w:rPr>
        <w:t>FPIC</w:t>
      </w:r>
      <w:r w:rsidRPr="008957EB">
        <w:rPr>
          <w:lang w:val="en-US"/>
        </w:rPr>
        <w:t xml:space="preserve">*-based </w:t>
      </w:r>
      <w:r w:rsidR="57DE5655" w:rsidRPr="008957EB">
        <w:rPr>
          <w:lang w:val="en-US"/>
        </w:rPr>
        <w:t>process</w:t>
      </w:r>
      <w:r w:rsidR="7852CD68" w:rsidRPr="008957EB">
        <w:rPr>
          <w:lang w:val="en-US"/>
        </w:rPr>
        <w:t>es</w:t>
      </w:r>
      <w:r w:rsidR="57DE5655" w:rsidRPr="008957EB">
        <w:rPr>
          <w:lang w:val="en-US"/>
        </w:rPr>
        <w:t xml:space="preserve"> </w:t>
      </w:r>
      <w:r w:rsidR="7852CD68" w:rsidRPr="008957EB">
        <w:rPr>
          <w:lang w:val="en-US"/>
        </w:rPr>
        <w:t>have been</w:t>
      </w:r>
      <w:r w:rsidRPr="008957EB">
        <w:rPr>
          <w:lang w:val="en-US"/>
        </w:rPr>
        <w:t xml:space="preserve"> properly implemented</w:t>
      </w:r>
      <w:r w:rsidR="00AE5841" w:rsidRPr="008957EB">
        <w:rPr>
          <w:lang w:val="en-US"/>
        </w:rPr>
        <w:t xml:space="preserve"> </w:t>
      </w:r>
      <w:r w:rsidR="002F3C27" w:rsidRPr="008957EB">
        <w:rPr>
          <w:lang w:val="en-US"/>
        </w:rPr>
        <w:t xml:space="preserve">with </w:t>
      </w:r>
      <w:r w:rsidR="002F3C27" w:rsidRPr="008957EB">
        <w:rPr>
          <w:i/>
          <w:color w:val="7030A0"/>
          <w:lang w:val="en-US"/>
        </w:rPr>
        <w:t>affected rights holders</w:t>
      </w:r>
      <w:r w:rsidR="002F3C27" w:rsidRPr="008957EB">
        <w:rPr>
          <w:i/>
          <w:iCs/>
          <w:lang w:val="en-US"/>
        </w:rPr>
        <w:t xml:space="preserve">* </w:t>
      </w:r>
      <w:r w:rsidR="00AE5841" w:rsidRPr="008957EB">
        <w:rPr>
          <w:lang w:val="en-US"/>
        </w:rPr>
        <w:t xml:space="preserve">during the identification of </w:t>
      </w:r>
      <w:r w:rsidR="00AE5841" w:rsidRPr="008957EB">
        <w:rPr>
          <w:i/>
          <w:iCs/>
          <w:lang w:val="en-US"/>
        </w:rPr>
        <w:t>impact areas*</w:t>
      </w:r>
      <w:r w:rsidR="00B01DEF" w:rsidRPr="008957EB">
        <w:rPr>
          <w:lang w:val="en-US"/>
        </w:rPr>
        <w:t xml:space="preserve"> </w:t>
      </w:r>
      <w:r w:rsidR="00342AE1" w:rsidRPr="008957EB">
        <w:rPr>
          <w:iCs/>
          <w:lang w:val="en-US"/>
        </w:rPr>
        <w:t>and recommend actions for correction, if applicable</w:t>
      </w:r>
      <w:r w:rsidR="00342AE1" w:rsidRPr="008957EB">
        <w:rPr>
          <w:i/>
          <w:lang w:val="en-US"/>
        </w:rPr>
        <w:t xml:space="preserve">, </w:t>
      </w:r>
      <w:r w:rsidR="00B01DEF" w:rsidRPr="008957EB">
        <w:rPr>
          <w:lang w:val="en-US"/>
        </w:rPr>
        <w:t>before</w:t>
      </w:r>
      <w:r w:rsidR="00B349C9" w:rsidRPr="008957EB">
        <w:rPr>
          <w:lang w:val="en-US"/>
        </w:rPr>
        <w:t xml:space="preserve"> the </w:t>
      </w:r>
      <w:r w:rsidR="00B349C9" w:rsidRPr="008957EB">
        <w:rPr>
          <w:i/>
          <w:iCs/>
          <w:lang w:val="en-US"/>
        </w:rPr>
        <w:t xml:space="preserve">remedy* </w:t>
      </w:r>
      <w:r w:rsidR="00B349C9" w:rsidRPr="008957EB">
        <w:rPr>
          <w:lang w:val="en-US"/>
        </w:rPr>
        <w:t>process can continue.</w:t>
      </w:r>
      <w:r w:rsidR="004D2D87" w:rsidRPr="008957EB">
        <w:rPr>
          <w:lang w:val="en-US"/>
        </w:rPr>
        <w:t xml:space="preserve"> </w:t>
      </w:r>
    </w:p>
    <w:p w14:paraId="3D65DAE9" w14:textId="06D84A6C" w:rsidR="00F774D2" w:rsidRPr="008957EB" w:rsidRDefault="003D1711" w:rsidP="00D645A3">
      <w:pPr>
        <w:jc w:val="both"/>
        <w:rPr>
          <w:b/>
          <w:bCs/>
          <w:lang w:val="en-US"/>
        </w:rPr>
      </w:pPr>
      <w:r w:rsidRPr="008957EB">
        <w:rPr>
          <w:b/>
          <w:bCs/>
          <w:lang w:val="en-US"/>
        </w:rPr>
        <w:t>Additional Requirements</w:t>
      </w:r>
    </w:p>
    <w:p w14:paraId="36B33960" w14:textId="499B5AF5" w:rsidR="003256E1" w:rsidRPr="008957EB" w:rsidRDefault="003256E1" w:rsidP="00510772">
      <w:pPr>
        <w:pStyle w:val="Clause2"/>
        <w:ind w:left="1143"/>
        <w:jc w:val="both"/>
        <w:rPr>
          <w:lang w:val="en-US"/>
        </w:rPr>
      </w:pPr>
      <w:bookmarkStart w:id="85" w:name="_Ref95646131"/>
      <w:r w:rsidRPr="008957EB">
        <w:rPr>
          <w:lang w:val="en-US"/>
        </w:rPr>
        <w:t>The</w:t>
      </w:r>
      <w:r w:rsidRPr="008957EB">
        <w:rPr>
          <w:i/>
          <w:iCs/>
          <w:lang w:val="en-US"/>
        </w:rPr>
        <w:t xml:space="preserve"> corporate group*</w:t>
      </w:r>
      <w:r w:rsidRPr="008957EB">
        <w:rPr>
          <w:lang w:val="en-US"/>
        </w:rPr>
        <w:t xml:space="preserve"> shall develop methodologies</w:t>
      </w:r>
      <w:r w:rsidR="00852452" w:rsidRPr="008957EB">
        <w:rPr>
          <w:lang w:val="en-US"/>
        </w:rPr>
        <w:t xml:space="preserve">, </w:t>
      </w:r>
      <w:r w:rsidRPr="008957EB">
        <w:rPr>
          <w:lang w:val="en-US"/>
        </w:rPr>
        <w:t>including a methodology review mechanism</w:t>
      </w:r>
      <w:r w:rsidR="00852452" w:rsidRPr="008957EB">
        <w:rPr>
          <w:lang w:val="en-US"/>
        </w:rPr>
        <w:t xml:space="preserve">, </w:t>
      </w:r>
      <w:r w:rsidRPr="008957EB">
        <w:rPr>
          <w:lang w:val="en-US"/>
        </w:rPr>
        <w:t xml:space="preserve">to deliver </w:t>
      </w:r>
      <w:r w:rsidR="003825AA" w:rsidRPr="008957EB">
        <w:rPr>
          <w:lang w:val="en-US"/>
        </w:rPr>
        <w:t xml:space="preserve">maps </w:t>
      </w:r>
      <w:r w:rsidRPr="008957EB">
        <w:rPr>
          <w:lang w:val="en-US"/>
        </w:rPr>
        <w:t xml:space="preserve">and inventories of the </w:t>
      </w:r>
      <w:r w:rsidRPr="008957EB">
        <w:rPr>
          <w:i/>
          <w:iCs/>
          <w:lang w:val="en-US"/>
        </w:rPr>
        <w:t xml:space="preserve">past* </w:t>
      </w:r>
      <w:r w:rsidRPr="008957EB">
        <w:rPr>
          <w:lang w:val="en-US"/>
        </w:rPr>
        <w:t xml:space="preserve">(at the time immediately before commencement of the </w:t>
      </w:r>
      <w:r w:rsidRPr="008957EB">
        <w:rPr>
          <w:i/>
          <w:lang w:val="en-US"/>
        </w:rPr>
        <w:t>unacceptable activities</w:t>
      </w:r>
      <w:r w:rsidRPr="008957EB">
        <w:rPr>
          <w:lang w:val="en-US"/>
        </w:rPr>
        <w:t xml:space="preserve">*) and current status in all </w:t>
      </w:r>
      <w:r w:rsidRPr="008957EB">
        <w:rPr>
          <w:iCs/>
          <w:lang w:val="en-US"/>
        </w:rPr>
        <w:t>sites</w:t>
      </w:r>
      <w:r w:rsidRPr="008957EB">
        <w:rPr>
          <w:lang w:val="en-US"/>
        </w:rPr>
        <w:t xml:space="preserve"> and extended </w:t>
      </w:r>
      <w:r w:rsidRPr="008957EB">
        <w:rPr>
          <w:i/>
          <w:lang w:val="en-US"/>
        </w:rPr>
        <w:t>impact areas*.</w:t>
      </w:r>
      <w:r w:rsidRPr="008957EB">
        <w:rPr>
          <w:iCs/>
          <w:lang w:val="en-US"/>
        </w:rPr>
        <w:t xml:space="preserve"> </w:t>
      </w:r>
      <w:r w:rsidRPr="008957EB">
        <w:rPr>
          <w:lang w:val="en-US"/>
        </w:rPr>
        <w:t>The following shall be included:</w:t>
      </w:r>
      <w:bookmarkEnd w:id="85"/>
      <w:r w:rsidRPr="008957EB">
        <w:rPr>
          <w:lang w:val="en-US"/>
        </w:rPr>
        <w:t xml:space="preserve"> </w:t>
      </w:r>
    </w:p>
    <w:p w14:paraId="21096659" w14:textId="69B0EC3C" w:rsidR="00560892" w:rsidRPr="008957EB" w:rsidRDefault="00254D21" w:rsidP="00510772">
      <w:pPr>
        <w:pStyle w:val="List"/>
        <w:numPr>
          <w:ilvl w:val="0"/>
          <w:numId w:val="16"/>
        </w:numPr>
        <w:ind w:left="993" w:firstLine="141"/>
        <w:jc w:val="both"/>
        <w:rPr>
          <w:lang w:val="en-US"/>
        </w:rPr>
      </w:pPr>
      <w:r w:rsidRPr="008957EB">
        <w:rPr>
          <w:i/>
          <w:iCs/>
          <w:lang w:val="en-US"/>
        </w:rPr>
        <w:t>N</w:t>
      </w:r>
      <w:r w:rsidR="00560892" w:rsidRPr="008957EB">
        <w:rPr>
          <w:i/>
          <w:iCs/>
          <w:lang w:val="en-US"/>
        </w:rPr>
        <w:t>atural forests*</w:t>
      </w:r>
      <w:r w:rsidR="00560892" w:rsidRPr="008957EB">
        <w:rPr>
          <w:lang w:val="en-US"/>
        </w:rPr>
        <w:t xml:space="preserve"> including areas known to have been converted </w:t>
      </w:r>
      <w:r w:rsidR="00406582" w:rsidRPr="008957EB">
        <w:rPr>
          <w:lang w:val="en-US"/>
        </w:rPr>
        <w:t xml:space="preserve">after </w:t>
      </w:r>
      <w:r w:rsidR="009A2BB3" w:rsidRPr="008957EB">
        <w:rPr>
          <w:lang w:val="en-US"/>
        </w:rPr>
        <w:t>1 December</w:t>
      </w:r>
      <w:r w:rsidR="00560892" w:rsidRPr="008957EB">
        <w:rPr>
          <w:lang w:val="en-US"/>
        </w:rPr>
        <w:t xml:space="preserve"> 1994;</w:t>
      </w:r>
    </w:p>
    <w:p w14:paraId="03A76ED4" w14:textId="02087984" w:rsidR="006913CD" w:rsidRPr="004F35A2" w:rsidRDefault="006913CD" w:rsidP="00510772">
      <w:pPr>
        <w:pStyle w:val="List"/>
        <w:ind w:left="1436"/>
        <w:jc w:val="both"/>
        <w:rPr>
          <w:lang w:val="en-US"/>
        </w:rPr>
      </w:pPr>
      <w:r w:rsidRPr="008957EB">
        <w:rPr>
          <w:i/>
          <w:iCs/>
          <w:lang w:val="en-US"/>
        </w:rPr>
        <w:t>HCV areas*,</w:t>
      </w:r>
      <w:r w:rsidRPr="008957EB">
        <w:rPr>
          <w:lang w:val="en-US"/>
        </w:rPr>
        <w:t xml:space="preserve"> including </w:t>
      </w:r>
      <w:r w:rsidRPr="008957EB">
        <w:rPr>
          <w:i/>
          <w:iCs/>
          <w:lang w:val="en-US"/>
        </w:rPr>
        <w:t>rare species* or threatened species*,</w:t>
      </w:r>
      <w:r w:rsidRPr="008957EB">
        <w:rPr>
          <w:lang w:val="en-US"/>
        </w:rPr>
        <w:t xml:space="preserve"> and areas where </w:t>
      </w:r>
      <w:r w:rsidRPr="008957EB">
        <w:rPr>
          <w:i/>
          <w:iCs/>
          <w:lang w:val="en-US"/>
        </w:rPr>
        <w:t>HCVs</w:t>
      </w:r>
      <w:r w:rsidRPr="008957EB">
        <w:rPr>
          <w:lang w:val="en-US"/>
        </w:rPr>
        <w:t xml:space="preserve">* are known to have been destroyed since </w:t>
      </w:r>
      <w:r w:rsidR="00157DA7" w:rsidRPr="008957EB">
        <w:rPr>
          <w:lang w:val="en-US"/>
        </w:rPr>
        <w:t>1 January</w:t>
      </w:r>
      <w:r w:rsidR="00157DA7" w:rsidRPr="004F35A2">
        <w:rPr>
          <w:lang w:val="en-US"/>
        </w:rPr>
        <w:t xml:space="preserve"> </w:t>
      </w:r>
      <w:r w:rsidRPr="004F35A2">
        <w:rPr>
          <w:lang w:val="en-US"/>
        </w:rPr>
        <w:t xml:space="preserve">1999; </w:t>
      </w:r>
    </w:p>
    <w:p w14:paraId="43520B40" w14:textId="64C3E2ED" w:rsidR="006E25D3" w:rsidRPr="004F35A2" w:rsidRDefault="006E25D3" w:rsidP="00510772">
      <w:pPr>
        <w:pStyle w:val="List"/>
        <w:ind w:left="1436"/>
        <w:jc w:val="both"/>
        <w:rPr>
          <w:lang w:val="en-US"/>
        </w:rPr>
      </w:pPr>
      <w:r w:rsidRPr="004F35A2">
        <w:rPr>
          <w:lang w:val="en-US"/>
        </w:rPr>
        <w:t xml:space="preserve">Areas known to have been subject to </w:t>
      </w:r>
      <w:r w:rsidRPr="004F35A2">
        <w:rPr>
          <w:i/>
          <w:iCs/>
          <w:lang w:val="en-US"/>
        </w:rPr>
        <w:t>illegal logging*</w:t>
      </w:r>
      <w:r w:rsidRPr="004F35A2">
        <w:rPr>
          <w:lang w:val="en-US"/>
        </w:rPr>
        <w:t xml:space="preserve"> (including </w:t>
      </w:r>
      <w:r w:rsidRPr="004F35A2">
        <w:rPr>
          <w:i/>
          <w:lang w:val="en-US"/>
        </w:rPr>
        <w:t>encroachment</w:t>
      </w:r>
      <w:r w:rsidRPr="004F35A2">
        <w:rPr>
          <w:lang w:val="en-US"/>
        </w:rPr>
        <w:t xml:space="preserve">*) since </w:t>
      </w:r>
      <w:r w:rsidR="00212D24" w:rsidRPr="004F35A2">
        <w:rPr>
          <w:lang w:val="en-US"/>
        </w:rPr>
        <w:t>1 December</w:t>
      </w:r>
      <w:r w:rsidR="00157DA7" w:rsidRPr="004F35A2">
        <w:rPr>
          <w:lang w:val="en-US"/>
        </w:rPr>
        <w:t xml:space="preserve"> </w:t>
      </w:r>
      <w:r w:rsidRPr="004F35A2">
        <w:rPr>
          <w:lang w:val="en-US"/>
        </w:rPr>
        <w:t>1994;</w:t>
      </w:r>
    </w:p>
    <w:p w14:paraId="0C6A997C" w14:textId="1E96269F" w:rsidR="004A694C" w:rsidRPr="004F35A2" w:rsidRDefault="004A694C" w:rsidP="00510772">
      <w:pPr>
        <w:pStyle w:val="List"/>
        <w:ind w:left="1436"/>
        <w:jc w:val="both"/>
        <w:rPr>
          <w:lang w:val="en-US"/>
        </w:rPr>
      </w:pPr>
      <w:r w:rsidRPr="004F35A2">
        <w:rPr>
          <w:i/>
          <w:iCs/>
          <w:lang w:val="en-US"/>
        </w:rPr>
        <w:t>Land cover</w:t>
      </w:r>
      <w:r w:rsidR="00F168A3" w:rsidRPr="004F35A2">
        <w:rPr>
          <w:i/>
          <w:iCs/>
          <w:lang w:val="en-US"/>
        </w:rPr>
        <w:t xml:space="preserve"> and land </w:t>
      </w:r>
      <w:r w:rsidRPr="004F35A2">
        <w:rPr>
          <w:i/>
          <w:iCs/>
          <w:lang w:val="en-US"/>
        </w:rPr>
        <w:t>use</w:t>
      </w:r>
      <w:r w:rsidR="00CC6BBF" w:rsidRPr="004F35A2">
        <w:rPr>
          <w:lang w:val="en-US"/>
        </w:rPr>
        <w:t>*</w:t>
      </w:r>
      <w:r w:rsidRPr="004F35A2">
        <w:rPr>
          <w:lang w:val="en-US"/>
        </w:rPr>
        <w:t xml:space="preserve">; </w:t>
      </w:r>
      <w:r w:rsidR="00163FA1" w:rsidRPr="004F35A2">
        <w:rPr>
          <w:lang w:val="en-US"/>
        </w:rPr>
        <w:t>and</w:t>
      </w:r>
    </w:p>
    <w:p w14:paraId="02A36BEC" w14:textId="35268038" w:rsidR="003D1711" w:rsidRPr="004F35A2" w:rsidRDefault="00D93ACE" w:rsidP="00510772">
      <w:pPr>
        <w:pStyle w:val="List"/>
        <w:ind w:left="1436"/>
        <w:jc w:val="both"/>
        <w:rPr>
          <w:lang w:val="en-US"/>
        </w:rPr>
      </w:pPr>
      <w:r w:rsidRPr="004F35A2">
        <w:rPr>
          <w:lang w:val="en-US"/>
        </w:rPr>
        <w:t xml:space="preserve">Communities known or suspected to have suffered </w:t>
      </w:r>
      <w:r w:rsidRPr="004F35A2">
        <w:rPr>
          <w:i/>
          <w:lang w:val="en-US"/>
        </w:rPr>
        <w:t>harm*</w:t>
      </w:r>
      <w:r w:rsidRPr="004F35A2">
        <w:rPr>
          <w:lang w:val="en-US"/>
        </w:rPr>
        <w:t xml:space="preserve"> with the nature of </w:t>
      </w:r>
      <w:r w:rsidRPr="004F35A2">
        <w:rPr>
          <w:i/>
          <w:lang w:val="en-US"/>
        </w:rPr>
        <w:t>harm</w:t>
      </w:r>
      <w:r w:rsidRPr="004F35A2">
        <w:rPr>
          <w:lang w:val="en-US"/>
        </w:rPr>
        <w:t>* noted.</w:t>
      </w:r>
    </w:p>
    <w:p w14:paraId="6D209899" w14:textId="01546341" w:rsidR="00D73F74" w:rsidRPr="004F35A2" w:rsidRDefault="00D73F74" w:rsidP="00510772">
      <w:pPr>
        <w:pStyle w:val="Clause2"/>
        <w:ind w:left="1143"/>
        <w:jc w:val="both"/>
        <w:rPr>
          <w:lang w:val="en-US"/>
        </w:rPr>
      </w:pPr>
      <w:r w:rsidRPr="004F35A2">
        <w:rPr>
          <w:lang w:val="en-US"/>
        </w:rPr>
        <w:t>The</w:t>
      </w:r>
      <w:r w:rsidRPr="004F35A2">
        <w:rPr>
          <w:i/>
          <w:iCs/>
          <w:lang w:val="en-US"/>
        </w:rPr>
        <w:t xml:space="preserve"> corporate group*</w:t>
      </w:r>
      <w:r w:rsidRPr="004F35A2">
        <w:rPr>
          <w:lang w:val="en-US"/>
        </w:rPr>
        <w:t xml:space="preserve"> shall produce maps and inventories of the </w:t>
      </w:r>
      <w:r w:rsidRPr="004F35A2">
        <w:rPr>
          <w:i/>
          <w:iCs/>
          <w:lang w:val="en-US"/>
        </w:rPr>
        <w:t>past*</w:t>
      </w:r>
      <w:r w:rsidRPr="004F35A2">
        <w:rPr>
          <w:lang w:val="en-US"/>
        </w:rPr>
        <w:t xml:space="preserve"> and current status in all </w:t>
      </w:r>
      <w:r w:rsidRPr="004F35A2">
        <w:rPr>
          <w:iCs/>
          <w:lang w:val="en-US"/>
        </w:rPr>
        <w:t>sites</w:t>
      </w:r>
      <w:r w:rsidRPr="004F35A2">
        <w:rPr>
          <w:lang w:val="en-US"/>
        </w:rPr>
        <w:t xml:space="preserve"> and extended </w:t>
      </w:r>
      <w:r w:rsidRPr="004F35A2">
        <w:rPr>
          <w:i/>
          <w:iCs/>
          <w:lang w:val="en-US"/>
        </w:rPr>
        <w:t>impact areas*</w:t>
      </w:r>
      <w:r w:rsidRPr="004F35A2">
        <w:rPr>
          <w:lang w:val="en-US"/>
        </w:rPr>
        <w:t xml:space="preserve"> subject to the </w:t>
      </w:r>
      <w:r w:rsidRPr="004F35A2">
        <w:rPr>
          <w:i/>
          <w:iCs/>
          <w:lang w:val="en-US"/>
        </w:rPr>
        <w:t>unacceptable activities*</w:t>
      </w:r>
      <w:r w:rsidRPr="004F35A2">
        <w:rPr>
          <w:lang w:val="en-US"/>
        </w:rPr>
        <w:t>. This shall include</w:t>
      </w:r>
      <w:r w:rsidR="002A7A3F" w:rsidRPr="004F35A2">
        <w:rPr>
          <w:lang w:val="en-US"/>
        </w:rPr>
        <w:t xml:space="preserve"> the elements included in 7.5.</w:t>
      </w:r>
    </w:p>
    <w:p w14:paraId="7024D934" w14:textId="40FE1E25" w:rsidR="007A4E2D" w:rsidRPr="004F35A2" w:rsidRDefault="0049680E" w:rsidP="00510772">
      <w:pPr>
        <w:pStyle w:val="Clause2"/>
        <w:ind w:left="1143"/>
        <w:jc w:val="both"/>
        <w:rPr>
          <w:i/>
          <w:iCs/>
          <w:lang w:val="en-US"/>
        </w:rPr>
      </w:pPr>
      <w:r w:rsidRPr="004F35A2">
        <w:rPr>
          <w:lang w:val="en-US"/>
        </w:rPr>
        <w:lastRenderedPageBreak/>
        <w:t xml:space="preserve">Where mapping and inventory data is lacking, the </w:t>
      </w:r>
      <w:r w:rsidRPr="004F35A2">
        <w:rPr>
          <w:i/>
          <w:iCs/>
          <w:lang w:val="en-US"/>
        </w:rPr>
        <w:t>corporate group</w:t>
      </w:r>
      <w:r w:rsidRPr="004F35A2">
        <w:rPr>
          <w:lang w:val="en-US"/>
        </w:rPr>
        <w:t xml:space="preserve">* shall make estimations of </w:t>
      </w:r>
      <w:r w:rsidRPr="004F35A2">
        <w:rPr>
          <w:i/>
          <w:iCs/>
          <w:lang w:val="en-US"/>
        </w:rPr>
        <w:t>harm</w:t>
      </w:r>
      <w:r w:rsidRPr="004F35A2">
        <w:rPr>
          <w:lang w:val="en-US"/>
        </w:rPr>
        <w:t xml:space="preserve">* using a methodology based on </w:t>
      </w:r>
      <w:r w:rsidRPr="004F35A2">
        <w:rPr>
          <w:i/>
          <w:iCs/>
          <w:lang w:val="en-US"/>
        </w:rPr>
        <w:t>best available information*</w:t>
      </w:r>
      <w:r w:rsidRPr="004F35A2">
        <w:rPr>
          <w:lang w:val="en-US"/>
        </w:rPr>
        <w:t xml:space="preserve"> to date and developed by </w:t>
      </w:r>
      <w:r w:rsidRPr="004F35A2">
        <w:rPr>
          <w:i/>
          <w:iCs/>
          <w:lang w:val="en-US"/>
        </w:rPr>
        <w:t>independent experts*.</w:t>
      </w:r>
    </w:p>
    <w:p w14:paraId="7087DE84" w14:textId="1F811919" w:rsidR="00675E07" w:rsidRPr="00993438" w:rsidRDefault="249FB50F" w:rsidP="00510772">
      <w:pPr>
        <w:pStyle w:val="Clause1-Heading"/>
        <w:numPr>
          <w:ilvl w:val="0"/>
          <w:numId w:val="79"/>
        </w:numPr>
        <w:jc w:val="both"/>
        <w:outlineLvl w:val="9"/>
        <w:rPr>
          <w:rFonts w:asciiTheme="minorHAnsi" w:hAnsiTheme="minorHAnsi" w:cstheme="minorHAnsi"/>
          <w:b/>
          <w:lang w:val="en-US"/>
        </w:rPr>
      </w:pPr>
      <w:bookmarkStart w:id="86" w:name="_Toc94906327"/>
      <w:r w:rsidRPr="00993438">
        <w:rPr>
          <w:rFonts w:asciiTheme="minorHAnsi" w:hAnsiTheme="minorHAnsi" w:cstheme="minorHAnsi"/>
          <w:b/>
          <w:lang w:val="en-US"/>
        </w:rPr>
        <w:t>Identification of</w:t>
      </w:r>
      <w:r w:rsidR="004F174B" w:rsidRPr="00993438">
        <w:rPr>
          <w:rFonts w:asciiTheme="minorHAnsi" w:hAnsiTheme="minorHAnsi" w:cstheme="minorHAnsi"/>
          <w:b/>
          <w:lang w:val="en-US"/>
        </w:rPr>
        <w:t xml:space="preserve"> </w:t>
      </w:r>
      <w:r w:rsidRPr="00993438">
        <w:rPr>
          <w:rFonts w:asciiTheme="minorHAnsi" w:hAnsiTheme="minorHAnsi" w:cstheme="minorHAnsi"/>
          <w:b/>
          <w:lang w:val="en-US"/>
        </w:rPr>
        <w:t>parties</w:t>
      </w:r>
      <w:bookmarkEnd w:id="86"/>
    </w:p>
    <w:p w14:paraId="54DAA0DF" w14:textId="1EB84A04" w:rsidR="006A6FC2" w:rsidRPr="004F35A2" w:rsidRDefault="006A6FC2" w:rsidP="00B019D1">
      <w:pPr>
        <w:keepNext/>
        <w:jc w:val="both"/>
        <w:rPr>
          <w:b/>
          <w:bCs/>
          <w:lang w:val="en-US"/>
        </w:rPr>
      </w:pPr>
      <w:r w:rsidRPr="004F35A2">
        <w:rPr>
          <w:b/>
          <w:bCs/>
          <w:lang w:val="en-US"/>
        </w:rPr>
        <w:t>Core Requirements</w:t>
      </w:r>
    </w:p>
    <w:p w14:paraId="7ADD8AC8" w14:textId="2EFEEDB0" w:rsidR="001E1DD9" w:rsidRPr="004F35A2" w:rsidRDefault="001E1DD9" w:rsidP="00510772">
      <w:pPr>
        <w:pStyle w:val="Clause2"/>
        <w:ind w:left="1143"/>
        <w:jc w:val="both"/>
        <w:rPr>
          <w:lang w:val="en-US"/>
        </w:rPr>
      </w:pPr>
      <w:bookmarkStart w:id="87" w:name="_Ref95573143"/>
      <w:r w:rsidRPr="004F35A2">
        <w:rPr>
          <w:lang w:val="en-US"/>
        </w:rPr>
        <w:t xml:space="preserve">An </w:t>
      </w:r>
      <w:r w:rsidRPr="004F35A2">
        <w:rPr>
          <w:i/>
          <w:lang w:val="en-US"/>
        </w:rPr>
        <w:t>Independent Assessor</w:t>
      </w:r>
      <w:r w:rsidRPr="004F35A2">
        <w:rPr>
          <w:lang w:val="en-US"/>
        </w:rPr>
        <w:t>* shall</w:t>
      </w:r>
      <w:bookmarkEnd w:id="87"/>
      <w:r w:rsidRPr="004F35A2">
        <w:rPr>
          <w:lang w:val="en-US"/>
        </w:rPr>
        <w:t xml:space="preserve"> identify the </w:t>
      </w:r>
      <w:r w:rsidRPr="00993438">
        <w:rPr>
          <w:i/>
          <w:color w:val="C00000"/>
          <w:lang w:val="en-US"/>
        </w:rPr>
        <w:t>affected stakeholders</w:t>
      </w:r>
      <w:r w:rsidRPr="004F35A2">
        <w:rPr>
          <w:i/>
          <w:lang w:val="en-US"/>
        </w:rPr>
        <w:t>*</w:t>
      </w:r>
      <w:r w:rsidRPr="004F35A2">
        <w:rPr>
          <w:lang w:val="en-US"/>
        </w:rPr>
        <w:t xml:space="preserve"> and </w:t>
      </w:r>
      <w:r w:rsidR="00FF6865" w:rsidRPr="00993438">
        <w:rPr>
          <w:i/>
          <w:color w:val="5BC3F5" w:themeColor="accent5"/>
          <w:lang w:val="en-US"/>
        </w:rPr>
        <w:t>impacted</w:t>
      </w:r>
      <w:r w:rsidR="00083664" w:rsidRPr="00993438">
        <w:rPr>
          <w:i/>
          <w:color w:val="5BC3F5" w:themeColor="accent5"/>
          <w:lang w:val="en-US"/>
        </w:rPr>
        <w:t xml:space="preserve"> </w:t>
      </w:r>
      <w:r w:rsidRPr="00993438">
        <w:rPr>
          <w:i/>
          <w:color w:val="5BC3F5" w:themeColor="accent5"/>
          <w:lang w:val="en-US"/>
        </w:rPr>
        <w:t>rights holders</w:t>
      </w:r>
      <w:r w:rsidRPr="004F35A2">
        <w:rPr>
          <w:i/>
          <w:lang w:val="en-US"/>
        </w:rPr>
        <w:t>*</w:t>
      </w:r>
      <w:r w:rsidR="00097897" w:rsidRPr="004F35A2">
        <w:rPr>
          <w:lang w:val="en-US"/>
        </w:rPr>
        <w:t>.</w:t>
      </w:r>
    </w:p>
    <w:p w14:paraId="040CD64D" w14:textId="40B001E8" w:rsidR="006A6FC2" w:rsidRPr="004F35A2" w:rsidRDefault="00416E82" w:rsidP="00510772">
      <w:pPr>
        <w:pStyle w:val="Clause2"/>
        <w:ind w:left="1143"/>
        <w:jc w:val="both"/>
        <w:rPr>
          <w:lang w:val="en-US"/>
        </w:rPr>
      </w:pPr>
      <w:bookmarkStart w:id="88" w:name="_Ref101786720"/>
      <w:r w:rsidRPr="004F35A2">
        <w:rPr>
          <w:iCs/>
          <w:lang w:val="en-US"/>
        </w:rPr>
        <w:t xml:space="preserve">The identified </w:t>
      </w:r>
      <w:r w:rsidRPr="00993438">
        <w:rPr>
          <w:color w:val="C00000"/>
          <w:lang w:val="en-US"/>
        </w:rPr>
        <w:t>a</w:t>
      </w:r>
      <w:r w:rsidRPr="00993438">
        <w:rPr>
          <w:i/>
          <w:color w:val="C00000"/>
          <w:lang w:val="en-US"/>
        </w:rPr>
        <w:t>ffected</w:t>
      </w:r>
      <w:r w:rsidRPr="00993438">
        <w:rPr>
          <w:color w:val="C00000"/>
          <w:lang w:val="en-US"/>
        </w:rPr>
        <w:t xml:space="preserve"> </w:t>
      </w:r>
      <w:r w:rsidRPr="00993438">
        <w:rPr>
          <w:i/>
          <w:color w:val="C00000"/>
          <w:lang w:val="en-US"/>
        </w:rPr>
        <w:t>stakeholders</w:t>
      </w:r>
      <w:r w:rsidRPr="004F35A2">
        <w:rPr>
          <w:i/>
          <w:iCs/>
          <w:lang w:val="en-US"/>
        </w:rPr>
        <w:t>*</w:t>
      </w:r>
      <w:r w:rsidRPr="004F35A2">
        <w:rPr>
          <w:lang w:val="en-US"/>
        </w:rPr>
        <w:t xml:space="preserve"> that have suffered </w:t>
      </w:r>
      <w:r w:rsidRPr="004F35A2">
        <w:rPr>
          <w:i/>
          <w:iCs/>
          <w:lang w:val="en-US"/>
        </w:rPr>
        <w:t>harm*</w:t>
      </w:r>
      <w:r w:rsidRPr="004F35A2">
        <w:rPr>
          <w:lang w:val="en-US"/>
        </w:rPr>
        <w:t xml:space="preserve"> shall be spatially mapped and the</w:t>
      </w:r>
      <w:r w:rsidRPr="004F35A2">
        <w:rPr>
          <w:i/>
          <w:iCs/>
          <w:lang w:val="en-US"/>
        </w:rPr>
        <w:t xml:space="preserve"> </w:t>
      </w:r>
      <w:r w:rsidRPr="004F35A2">
        <w:rPr>
          <w:lang w:val="en-US"/>
        </w:rPr>
        <w:t>nature of</w:t>
      </w:r>
      <w:r w:rsidRPr="004F35A2">
        <w:rPr>
          <w:i/>
          <w:iCs/>
          <w:lang w:val="en-US"/>
        </w:rPr>
        <w:t xml:space="preserve"> </w:t>
      </w:r>
      <w:r w:rsidRPr="004F35A2">
        <w:rPr>
          <w:lang w:val="en-US"/>
        </w:rPr>
        <w:t>the</w:t>
      </w:r>
      <w:r w:rsidRPr="004F35A2">
        <w:rPr>
          <w:i/>
          <w:iCs/>
          <w:lang w:val="en-US"/>
        </w:rPr>
        <w:t xml:space="preserve"> harm*</w:t>
      </w:r>
      <w:r w:rsidRPr="004F35A2">
        <w:rPr>
          <w:lang w:val="en-US"/>
        </w:rPr>
        <w:t xml:space="preserve"> identified</w:t>
      </w:r>
      <w:bookmarkEnd w:id="88"/>
      <w:r w:rsidR="00097897" w:rsidRPr="004F35A2">
        <w:rPr>
          <w:lang w:val="en-US"/>
        </w:rPr>
        <w:t>.</w:t>
      </w:r>
    </w:p>
    <w:p w14:paraId="34658289" w14:textId="04334856" w:rsidR="00AE5841" w:rsidRPr="004F35A2" w:rsidRDefault="00AE5841" w:rsidP="00510772">
      <w:pPr>
        <w:pStyle w:val="Clause2"/>
        <w:ind w:left="1143"/>
        <w:jc w:val="both"/>
        <w:rPr>
          <w:lang w:val="en-US"/>
        </w:rPr>
      </w:pPr>
      <w:r w:rsidRPr="004F35A2">
        <w:rPr>
          <w:lang w:val="en-US"/>
        </w:rPr>
        <w:t xml:space="preserve">The </w:t>
      </w:r>
      <w:r w:rsidRPr="004F35A2">
        <w:rPr>
          <w:i/>
          <w:iCs/>
          <w:lang w:val="en-US"/>
        </w:rPr>
        <w:t>Third Party Verifier*</w:t>
      </w:r>
      <w:r w:rsidR="00257130">
        <w:rPr>
          <w:i/>
          <w:iCs/>
          <w:lang w:val="en-US"/>
        </w:rPr>
        <w:t xml:space="preserve"> </w:t>
      </w:r>
      <w:r w:rsidR="00257130">
        <w:rPr>
          <w:lang w:val="en-US"/>
        </w:rPr>
        <w:t>shall</w:t>
      </w:r>
      <w:r w:rsidRPr="004F35A2">
        <w:rPr>
          <w:i/>
          <w:iCs/>
          <w:lang w:val="en-US"/>
        </w:rPr>
        <w:t xml:space="preserve"> </w:t>
      </w:r>
      <w:r w:rsidR="00A52E7A" w:rsidRPr="004F35A2">
        <w:rPr>
          <w:lang w:val="en-US"/>
        </w:rPr>
        <w:t>verify</w:t>
      </w:r>
      <w:r w:rsidRPr="004F35A2">
        <w:rPr>
          <w:lang w:val="en-US"/>
        </w:rPr>
        <w:t xml:space="preserve"> tha</w:t>
      </w:r>
      <w:r w:rsidR="00B92390" w:rsidRPr="004F35A2">
        <w:rPr>
          <w:lang w:val="en-US"/>
        </w:rPr>
        <w:t>t</w:t>
      </w:r>
      <w:r w:rsidRPr="004F35A2">
        <w:rPr>
          <w:lang w:val="en-US"/>
        </w:rPr>
        <w:t xml:space="preserve"> </w:t>
      </w:r>
      <w:r w:rsidRPr="004F35A2">
        <w:rPr>
          <w:i/>
          <w:iCs/>
          <w:lang w:val="en-US"/>
        </w:rPr>
        <w:t>FPIC</w:t>
      </w:r>
      <w:r w:rsidRPr="004F35A2">
        <w:rPr>
          <w:lang w:val="en-US"/>
        </w:rPr>
        <w:t>*-based process</w:t>
      </w:r>
      <w:r w:rsidR="00B92390" w:rsidRPr="004F35A2">
        <w:rPr>
          <w:lang w:val="en-US"/>
        </w:rPr>
        <w:t>es</w:t>
      </w:r>
      <w:r w:rsidRPr="004F35A2">
        <w:rPr>
          <w:lang w:val="en-US"/>
        </w:rPr>
        <w:t xml:space="preserve"> </w:t>
      </w:r>
      <w:r w:rsidR="00002271" w:rsidRPr="004F35A2">
        <w:rPr>
          <w:lang w:val="en-US"/>
        </w:rPr>
        <w:t>ha</w:t>
      </w:r>
      <w:r w:rsidR="00B92390" w:rsidRPr="004F35A2">
        <w:rPr>
          <w:lang w:val="en-US"/>
        </w:rPr>
        <w:t>ve</w:t>
      </w:r>
      <w:r w:rsidR="00002271" w:rsidRPr="004F35A2">
        <w:rPr>
          <w:lang w:val="en-US"/>
        </w:rPr>
        <w:t xml:space="preserve"> been</w:t>
      </w:r>
      <w:r w:rsidRPr="004F35A2">
        <w:rPr>
          <w:lang w:val="en-US"/>
        </w:rPr>
        <w:t xml:space="preserve"> being properly </w:t>
      </w:r>
      <w:r w:rsidR="00455221" w:rsidRPr="004F35A2">
        <w:rPr>
          <w:lang w:val="en-US"/>
        </w:rPr>
        <w:t xml:space="preserve">with </w:t>
      </w:r>
      <w:r w:rsidR="00455221" w:rsidRPr="00993438">
        <w:rPr>
          <w:i/>
          <w:iCs/>
          <w:color w:val="7030A0"/>
          <w:lang w:val="en-US"/>
        </w:rPr>
        <w:t>affected rights holders</w:t>
      </w:r>
      <w:r w:rsidR="00455221" w:rsidRPr="004F35A2">
        <w:rPr>
          <w:i/>
          <w:iCs/>
          <w:lang w:val="en-US"/>
        </w:rPr>
        <w:t xml:space="preserve">* </w:t>
      </w:r>
      <w:r w:rsidR="00455221" w:rsidRPr="004F35A2">
        <w:rPr>
          <w:lang w:val="en-US"/>
        </w:rPr>
        <w:t xml:space="preserve">during </w:t>
      </w:r>
      <w:r w:rsidR="00ED3C9F" w:rsidRPr="004F35A2">
        <w:rPr>
          <w:lang w:val="en-US"/>
        </w:rPr>
        <w:t xml:space="preserve">the </w:t>
      </w:r>
      <w:r w:rsidRPr="004F35A2">
        <w:rPr>
          <w:lang w:val="en-US"/>
        </w:rPr>
        <w:t>identification of partie</w:t>
      </w:r>
      <w:r w:rsidR="00ED3C9F" w:rsidRPr="004F35A2">
        <w:rPr>
          <w:lang w:val="en-US"/>
        </w:rPr>
        <w:t xml:space="preserve">s </w:t>
      </w:r>
      <w:r w:rsidR="00342AE1" w:rsidRPr="004F35A2">
        <w:rPr>
          <w:iCs/>
          <w:lang w:val="en-US"/>
        </w:rPr>
        <w:t>and recommend actions for correction, if applicable</w:t>
      </w:r>
      <w:r w:rsidR="00342AE1" w:rsidRPr="004F35A2">
        <w:rPr>
          <w:i/>
          <w:lang w:val="en-US"/>
        </w:rPr>
        <w:t xml:space="preserve">, </w:t>
      </w:r>
      <w:r w:rsidR="00ED3C9F" w:rsidRPr="004F35A2">
        <w:rPr>
          <w:lang w:val="en-US"/>
        </w:rPr>
        <w:t xml:space="preserve">before the </w:t>
      </w:r>
      <w:r w:rsidR="00ED3C9F" w:rsidRPr="004F35A2">
        <w:rPr>
          <w:i/>
          <w:iCs/>
          <w:lang w:val="en-US"/>
        </w:rPr>
        <w:t>remedy*</w:t>
      </w:r>
      <w:r w:rsidR="00ED3C9F" w:rsidRPr="004F35A2">
        <w:rPr>
          <w:lang w:val="en-US"/>
        </w:rPr>
        <w:t xml:space="preserve"> process can continue. </w:t>
      </w:r>
    </w:p>
    <w:p w14:paraId="7984AA5A" w14:textId="77777777" w:rsidR="00F1062B" w:rsidRPr="004F35A2" w:rsidRDefault="00F1062B" w:rsidP="00D645A3">
      <w:pPr>
        <w:jc w:val="both"/>
        <w:rPr>
          <w:b/>
          <w:bCs/>
          <w:lang w:val="en-US"/>
        </w:rPr>
      </w:pPr>
      <w:r w:rsidRPr="004F35A2">
        <w:rPr>
          <w:b/>
          <w:bCs/>
          <w:lang w:val="en-US"/>
        </w:rPr>
        <w:t>Additional Requirements</w:t>
      </w:r>
    </w:p>
    <w:p w14:paraId="503F9B5D" w14:textId="74B54DF7" w:rsidR="00040F26" w:rsidRPr="00B16984" w:rsidRDefault="000A4C82" w:rsidP="00B16984">
      <w:pPr>
        <w:pStyle w:val="Clause2"/>
        <w:ind w:left="1143"/>
        <w:jc w:val="both"/>
        <w:rPr>
          <w:lang w:val="en-US"/>
        </w:rPr>
      </w:pPr>
      <w:r w:rsidRPr="004F35A2">
        <w:rPr>
          <w:lang w:val="en-US"/>
        </w:rPr>
        <w:t>The</w:t>
      </w:r>
      <w:r w:rsidRPr="004F35A2">
        <w:rPr>
          <w:i/>
          <w:iCs/>
          <w:lang w:val="en-US"/>
        </w:rPr>
        <w:t xml:space="preserve"> corporate group*</w:t>
      </w:r>
      <w:r w:rsidRPr="004F35A2">
        <w:rPr>
          <w:lang w:val="en-US"/>
        </w:rPr>
        <w:t xml:space="preserve"> shall have a policy and procedures for the identification of the </w:t>
      </w:r>
      <w:r w:rsidRPr="00993438">
        <w:rPr>
          <w:i/>
          <w:color w:val="C00000"/>
          <w:lang w:val="en-US"/>
        </w:rPr>
        <w:t>affected stakeholders</w:t>
      </w:r>
      <w:r w:rsidRPr="004F35A2">
        <w:rPr>
          <w:i/>
          <w:iCs/>
          <w:lang w:val="en-US"/>
        </w:rPr>
        <w:t xml:space="preserve">*, rights holders*, </w:t>
      </w:r>
      <w:r w:rsidR="002A04B8" w:rsidRPr="00993438">
        <w:rPr>
          <w:i/>
          <w:color w:val="5BC3F5" w:themeColor="accent5"/>
          <w:lang w:val="en-US"/>
        </w:rPr>
        <w:t>impacted</w:t>
      </w:r>
      <w:r w:rsidRPr="00993438">
        <w:rPr>
          <w:i/>
          <w:color w:val="5BC3F5" w:themeColor="accent5"/>
          <w:lang w:val="en-US"/>
        </w:rPr>
        <w:t xml:space="preserve"> rights holders</w:t>
      </w:r>
      <w:r w:rsidRPr="004F35A2">
        <w:rPr>
          <w:i/>
          <w:iCs/>
          <w:lang w:val="en-US"/>
        </w:rPr>
        <w:t xml:space="preserve">*, </w:t>
      </w:r>
      <w:r w:rsidRPr="004F35A2">
        <w:rPr>
          <w:lang w:val="en-US"/>
        </w:rPr>
        <w:t>and</w:t>
      </w:r>
      <w:r w:rsidRPr="004F35A2">
        <w:rPr>
          <w:i/>
          <w:lang w:val="en-US"/>
        </w:rPr>
        <w:t xml:space="preserve"> </w:t>
      </w:r>
      <w:r w:rsidRPr="004F35A2">
        <w:rPr>
          <w:i/>
          <w:color w:val="7030A0"/>
          <w:lang w:val="en-US"/>
        </w:rPr>
        <w:t>affected rights holders</w:t>
      </w:r>
      <w:r w:rsidRPr="004F35A2">
        <w:rPr>
          <w:i/>
          <w:lang w:val="en-US"/>
        </w:rPr>
        <w:t>*</w:t>
      </w:r>
      <w:r w:rsidR="00097897" w:rsidRPr="004F35A2">
        <w:rPr>
          <w:i/>
          <w:lang w:val="en-US"/>
        </w:rPr>
        <w:t>.</w:t>
      </w:r>
      <w:bookmarkStart w:id="89" w:name="_Ref95647642"/>
    </w:p>
    <w:p w14:paraId="15B1A902" w14:textId="570F3F62" w:rsidR="006969BA" w:rsidRPr="00993438" w:rsidRDefault="58AA5D5E" w:rsidP="00510772">
      <w:pPr>
        <w:pStyle w:val="Clause1-Heading"/>
        <w:numPr>
          <w:ilvl w:val="0"/>
          <w:numId w:val="79"/>
        </w:numPr>
        <w:jc w:val="both"/>
        <w:outlineLvl w:val="9"/>
        <w:rPr>
          <w:rFonts w:asciiTheme="minorHAnsi" w:hAnsiTheme="minorHAnsi" w:cstheme="minorHAnsi"/>
          <w:b/>
          <w:lang w:val="en-US"/>
        </w:rPr>
      </w:pPr>
      <w:bookmarkStart w:id="90" w:name="_Ref109127444"/>
      <w:r w:rsidRPr="00993438">
        <w:rPr>
          <w:rFonts w:asciiTheme="minorHAnsi" w:hAnsiTheme="minorHAnsi" w:cstheme="minorHAnsi"/>
          <w:b/>
          <w:lang w:val="en-US"/>
        </w:rPr>
        <w:t xml:space="preserve">Social and </w:t>
      </w:r>
      <w:r w:rsidR="33571C2F" w:rsidRPr="00993438">
        <w:rPr>
          <w:rFonts w:asciiTheme="minorHAnsi" w:hAnsiTheme="minorHAnsi" w:cstheme="minorHAnsi"/>
          <w:b/>
          <w:lang w:val="en-US"/>
        </w:rPr>
        <w:t>E</w:t>
      </w:r>
      <w:r w:rsidRPr="00993438">
        <w:rPr>
          <w:rFonts w:asciiTheme="minorHAnsi" w:hAnsiTheme="minorHAnsi" w:cstheme="minorHAnsi"/>
          <w:b/>
          <w:lang w:val="en-US"/>
        </w:rPr>
        <w:t>nvironmental Baseline Assessments – initial steps</w:t>
      </w:r>
      <w:bookmarkEnd w:id="89"/>
      <w:bookmarkEnd w:id="90"/>
    </w:p>
    <w:p w14:paraId="097F3806" w14:textId="77777777" w:rsidR="006969BA" w:rsidRPr="004F35A2" w:rsidRDefault="006969BA" w:rsidP="00D645A3">
      <w:pPr>
        <w:jc w:val="both"/>
        <w:rPr>
          <w:b/>
          <w:bCs/>
          <w:lang w:val="en-US"/>
        </w:rPr>
      </w:pPr>
      <w:r w:rsidRPr="004F35A2">
        <w:rPr>
          <w:b/>
          <w:bCs/>
          <w:lang w:val="en-US"/>
        </w:rPr>
        <w:t>Core Requirements</w:t>
      </w:r>
    </w:p>
    <w:p w14:paraId="7D73AA16" w14:textId="0D5F25CF" w:rsidR="002609F3" w:rsidRPr="004F35A2" w:rsidRDefault="002609F3" w:rsidP="00510772">
      <w:pPr>
        <w:pStyle w:val="Clause2"/>
        <w:ind w:left="1143"/>
        <w:jc w:val="both"/>
        <w:rPr>
          <w:lang w:val="en-US"/>
        </w:rPr>
      </w:pPr>
      <w:bookmarkStart w:id="91" w:name="_Ref101786617"/>
      <w:r w:rsidRPr="004F35A2">
        <w:rPr>
          <w:lang w:val="en-US"/>
        </w:rPr>
        <w:t xml:space="preserve">Where </w:t>
      </w:r>
      <w:r w:rsidRPr="004F35A2">
        <w:rPr>
          <w:i/>
          <w:iCs/>
          <w:lang w:val="en-US"/>
        </w:rPr>
        <w:t>The Organization*</w:t>
      </w:r>
      <w:r w:rsidRPr="004F35A2" w:rsidDel="005D135A">
        <w:rPr>
          <w:i/>
          <w:iCs/>
          <w:lang w:val="en-US"/>
        </w:rPr>
        <w:t xml:space="preserve"> </w:t>
      </w:r>
      <w:r w:rsidRPr="004F35A2">
        <w:rPr>
          <w:lang w:val="en-US"/>
        </w:rPr>
        <w:t>or</w:t>
      </w:r>
      <w:r w:rsidRPr="004F35A2">
        <w:rPr>
          <w:i/>
          <w:iCs/>
          <w:lang w:val="en-US"/>
        </w:rPr>
        <w:t xml:space="preserve"> corporate group*</w:t>
      </w:r>
      <w:r w:rsidRPr="004F35A2">
        <w:rPr>
          <w:lang w:val="en-US"/>
        </w:rPr>
        <w:t xml:space="preserve"> has already undertaken assessments prior to implementing this procedure, the assessments required by </w:t>
      </w:r>
      <w:r w:rsidR="00AC6485" w:rsidRPr="004F35A2">
        <w:rPr>
          <w:lang w:val="en-US"/>
        </w:rPr>
        <w:t xml:space="preserve">the </w:t>
      </w:r>
      <w:r w:rsidR="00AC6485" w:rsidRPr="00993438">
        <w:rPr>
          <w:i/>
          <w:iCs/>
          <w:lang w:val="en-US"/>
        </w:rPr>
        <w:t>FSC Remedy Framework</w:t>
      </w:r>
      <w:r w:rsidRPr="004F35A2">
        <w:rPr>
          <w:lang w:val="en-US"/>
        </w:rPr>
        <w:t xml:space="preserve"> may be informed by the prior assessments.</w:t>
      </w:r>
      <w:bookmarkEnd w:id="91"/>
      <w:r w:rsidRPr="004F35A2">
        <w:rPr>
          <w:lang w:val="en-US"/>
        </w:rPr>
        <w:t xml:space="preserve"> </w:t>
      </w:r>
    </w:p>
    <w:p w14:paraId="264121DB" w14:textId="4C0A6A99" w:rsidR="00AA36C0" w:rsidRPr="004F35A2" w:rsidRDefault="00AA36C0" w:rsidP="00510772">
      <w:pPr>
        <w:pStyle w:val="Clause2"/>
        <w:ind w:left="1143"/>
        <w:jc w:val="both"/>
        <w:rPr>
          <w:lang w:val="en-US"/>
        </w:rPr>
      </w:pPr>
      <w:r w:rsidRPr="004F35A2">
        <w:rPr>
          <w:lang w:val="en-US"/>
        </w:rPr>
        <w:t xml:space="preserve">Where </w:t>
      </w:r>
      <w:r w:rsidRPr="004F35A2">
        <w:rPr>
          <w:i/>
          <w:iCs/>
          <w:lang w:val="en-US"/>
        </w:rPr>
        <w:t xml:space="preserve">The Organization* </w:t>
      </w:r>
      <w:r w:rsidRPr="004F35A2">
        <w:rPr>
          <w:lang w:val="en-US"/>
        </w:rPr>
        <w:t>or</w:t>
      </w:r>
      <w:r w:rsidRPr="004F35A2">
        <w:rPr>
          <w:i/>
          <w:iCs/>
          <w:lang w:val="en-US"/>
        </w:rPr>
        <w:t xml:space="preserve"> corporate group*</w:t>
      </w:r>
      <w:r w:rsidRPr="004F35A2">
        <w:rPr>
          <w:i/>
          <w:lang w:val="en-US"/>
        </w:rPr>
        <w:t xml:space="preserve"> </w:t>
      </w:r>
      <w:r w:rsidRPr="004F35A2">
        <w:rPr>
          <w:lang w:val="en-US"/>
        </w:rPr>
        <w:t xml:space="preserve">has already undertaken social or environmental </w:t>
      </w:r>
      <w:r w:rsidRPr="004F35A2">
        <w:rPr>
          <w:i/>
          <w:iCs/>
          <w:lang w:val="en-US"/>
        </w:rPr>
        <w:t>remedy*</w:t>
      </w:r>
      <w:r w:rsidRPr="004F35A2">
        <w:rPr>
          <w:lang w:val="en-US"/>
        </w:rPr>
        <w:t xml:space="preserve"> for </w:t>
      </w:r>
      <w:r w:rsidRPr="004F35A2">
        <w:rPr>
          <w:i/>
          <w:lang w:val="en-US"/>
        </w:rPr>
        <w:t>conversion</w:t>
      </w:r>
      <w:r w:rsidRPr="004F35A2">
        <w:rPr>
          <w:i/>
          <w:iCs/>
          <w:lang w:val="en-US"/>
        </w:rPr>
        <w:t>*</w:t>
      </w:r>
      <w:r w:rsidRPr="004F35A2">
        <w:rPr>
          <w:i/>
          <w:lang w:val="en-US"/>
        </w:rPr>
        <w:t xml:space="preserve"> </w:t>
      </w:r>
      <w:r w:rsidRPr="004F35A2">
        <w:rPr>
          <w:lang w:val="en-US"/>
        </w:rPr>
        <w:t xml:space="preserve">and/or </w:t>
      </w:r>
      <w:r w:rsidRPr="004F35A2">
        <w:rPr>
          <w:i/>
          <w:iCs/>
          <w:lang w:val="en-US"/>
        </w:rPr>
        <w:t>unacceptable activities*</w:t>
      </w:r>
      <w:r w:rsidRPr="004F35A2">
        <w:rPr>
          <w:lang w:val="en-US"/>
        </w:rPr>
        <w:t xml:space="preserve"> prior to implementing the </w:t>
      </w:r>
      <w:r w:rsidRPr="004F35A2">
        <w:rPr>
          <w:i/>
          <w:iCs/>
          <w:lang w:val="en-US"/>
        </w:rPr>
        <w:t>FSC Remedy Framework</w:t>
      </w:r>
      <w:r w:rsidRPr="004F35A2">
        <w:rPr>
          <w:lang w:val="en-US"/>
        </w:rPr>
        <w:t xml:space="preserve">, these </w:t>
      </w:r>
      <w:r w:rsidRPr="004F35A2">
        <w:rPr>
          <w:i/>
          <w:iCs/>
          <w:lang w:val="en-US"/>
        </w:rPr>
        <w:t>remedy*</w:t>
      </w:r>
      <w:r w:rsidRPr="004F35A2">
        <w:rPr>
          <w:lang w:val="en-US"/>
        </w:rPr>
        <w:t xml:space="preserve"> actions shall be considered and included in “current state” sections of the Social and Environmental Baseline Assessments. They will be considered </w:t>
      </w:r>
      <w:r w:rsidRPr="004F35A2">
        <w:rPr>
          <w:i/>
          <w:iCs/>
          <w:lang w:val="en-US"/>
        </w:rPr>
        <w:t>remedy</w:t>
      </w:r>
      <w:r w:rsidRPr="004F35A2">
        <w:rPr>
          <w:lang w:val="en-US"/>
        </w:rPr>
        <w:t xml:space="preserve">* actions already taken </w:t>
      </w:r>
      <w:r w:rsidR="004425D5" w:rsidRPr="004F35A2">
        <w:rPr>
          <w:lang w:val="en-US"/>
        </w:rPr>
        <w:t>if</w:t>
      </w:r>
      <w:r w:rsidRPr="004F35A2">
        <w:rPr>
          <w:lang w:val="en-US"/>
        </w:rPr>
        <w:t xml:space="preserve"> there is conformity with the requirements of </w:t>
      </w:r>
      <w:r w:rsidRPr="004F35A2">
        <w:rPr>
          <w:i/>
          <w:lang w:val="en-US"/>
        </w:rPr>
        <w:t>additionality</w:t>
      </w:r>
      <w:r w:rsidRPr="004F35A2">
        <w:rPr>
          <w:lang w:val="en-US"/>
        </w:rPr>
        <w:t xml:space="preserve">* for those actions. </w:t>
      </w:r>
    </w:p>
    <w:p w14:paraId="6FEAF396" w14:textId="20E1BEA0" w:rsidR="00ED2BDC" w:rsidRPr="004F35A2" w:rsidRDefault="00ED2BDC" w:rsidP="00510772">
      <w:pPr>
        <w:pStyle w:val="Clause2"/>
        <w:ind w:left="1143"/>
        <w:jc w:val="both"/>
        <w:rPr>
          <w:lang w:val="en-US"/>
        </w:rPr>
      </w:pPr>
      <w:r w:rsidRPr="004F35A2">
        <w:rPr>
          <w:lang w:val="en-US"/>
        </w:rPr>
        <w:t xml:space="preserve">The </w:t>
      </w:r>
      <w:r w:rsidRPr="004F35A2">
        <w:rPr>
          <w:i/>
          <w:iCs/>
          <w:lang w:val="en-US"/>
        </w:rPr>
        <w:t xml:space="preserve">Third Party Verifier* </w:t>
      </w:r>
      <w:r w:rsidRPr="004F35A2">
        <w:rPr>
          <w:lang w:val="en-US"/>
        </w:rPr>
        <w:t>sha</w:t>
      </w:r>
      <w:r w:rsidR="00BF1504" w:rsidRPr="004F35A2">
        <w:rPr>
          <w:lang w:val="en-US"/>
        </w:rPr>
        <w:t>ll</w:t>
      </w:r>
      <w:r w:rsidRPr="004F35A2">
        <w:rPr>
          <w:lang w:val="en-US"/>
        </w:rPr>
        <w:t xml:space="preserve"> </w:t>
      </w:r>
      <w:r w:rsidR="006E4856" w:rsidRPr="004F35A2">
        <w:rPr>
          <w:lang w:val="en-US"/>
        </w:rPr>
        <w:t>verify</w:t>
      </w:r>
      <w:r w:rsidRPr="004F35A2">
        <w:rPr>
          <w:lang w:val="en-US"/>
        </w:rPr>
        <w:t xml:space="preserve"> that </w:t>
      </w:r>
      <w:r w:rsidRPr="004F35A2">
        <w:rPr>
          <w:i/>
          <w:iCs/>
          <w:lang w:val="en-US"/>
        </w:rPr>
        <w:t>FPIC</w:t>
      </w:r>
      <w:r w:rsidRPr="004F35A2">
        <w:rPr>
          <w:lang w:val="en-US"/>
        </w:rPr>
        <w:t>*-based process</w:t>
      </w:r>
      <w:r w:rsidR="00BF1504" w:rsidRPr="004F35A2">
        <w:rPr>
          <w:lang w:val="en-US"/>
        </w:rPr>
        <w:t>es</w:t>
      </w:r>
      <w:r w:rsidRPr="004F35A2">
        <w:rPr>
          <w:lang w:val="en-US"/>
        </w:rPr>
        <w:t xml:space="preserve"> ha</w:t>
      </w:r>
      <w:r w:rsidR="00BF1504" w:rsidRPr="004F35A2">
        <w:rPr>
          <w:lang w:val="en-US"/>
        </w:rPr>
        <w:t>ve</w:t>
      </w:r>
      <w:r w:rsidRPr="004F35A2">
        <w:rPr>
          <w:lang w:val="en-US"/>
        </w:rPr>
        <w:t xml:space="preserve"> been properly implemented </w:t>
      </w:r>
      <w:r w:rsidR="002C67F3" w:rsidRPr="004F35A2">
        <w:rPr>
          <w:lang w:val="en-US"/>
        </w:rPr>
        <w:t xml:space="preserve">with </w:t>
      </w:r>
      <w:r w:rsidR="002C67F3" w:rsidRPr="004F35A2">
        <w:rPr>
          <w:i/>
          <w:color w:val="7030A0"/>
          <w:lang w:val="en-US"/>
        </w:rPr>
        <w:t>affected rights holders</w:t>
      </w:r>
      <w:r w:rsidR="002C67F3" w:rsidRPr="004F35A2">
        <w:rPr>
          <w:i/>
          <w:iCs/>
          <w:color w:val="7030A0"/>
          <w:lang w:val="en-US"/>
        </w:rPr>
        <w:t xml:space="preserve">* </w:t>
      </w:r>
      <w:r w:rsidRPr="004F35A2">
        <w:rPr>
          <w:lang w:val="en-US"/>
        </w:rPr>
        <w:t>during the baseline assessments</w:t>
      </w:r>
      <w:r w:rsidR="002C67F3" w:rsidRPr="004F35A2">
        <w:rPr>
          <w:lang w:val="en-US"/>
        </w:rPr>
        <w:t xml:space="preserve"> </w:t>
      </w:r>
      <w:r w:rsidR="004A6CFA" w:rsidRPr="004F35A2">
        <w:rPr>
          <w:iCs/>
          <w:lang w:val="en-US"/>
        </w:rPr>
        <w:t>and recommend actions for correction, if applicable</w:t>
      </w:r>
      <w:r w:rsidR="004A6CFA" w:rsidRPr="004F35A2">
        <w:rPr>
          <w:i/>
          <w:lang w:val="en-US"/>
        </w:rPr>
        <w:t xml:space="preserve">, </w:t>
      </w:r>
      <w:r w:rsidR="002C67F3" w:rsidRPr="004F35A2">
        <w:rPr>
          <w:lang w:val="en-US"/>
        </w:rPr>
        <w:t xml:space="preserve">before the </w:t>
      </w:r>
      <w:r w:rsidR="002C67F3" w:rsidRPr="004F35A2">
        <w:rPr>
          <w:i/>
          <w:iCs/>
          <w:lang w:val="en-US"/>
        </w:rPr>
        <w:t xml:space="preserve">remedy* </w:t>
      </w:r>
      <w:r w:rsidR="002C67F3" w:rsidRPr="004F35A2">
        <w:rPr>
          <w:lang w:val="en-US"/>
        </w:rPr>
        <w:t>process can continue.</w:t>
      </w:r>
    </w:p>
    <w:p w14:paraId="25EC7F5B" w14:textId="77777777" w:rsidR="00AA36C0" w:rsidRPr="004F35A2" w:rsidRDefault="00AA36C0" w:rsidP="00D645A3">
      <w:pPr>
        <w:jc w:val="both"/>
        <w:rPr>
          <w:b/>
          <w:bCs/>
          <w:lang w:val="en-US"/>
        </w:rPr>
      </w:pPr>
      <w:r w:rsidRPr="004F35A2">
        <w:rPr>
          <w:b/>
          <w:bCs/>
          <w:lang w:val="en-US"/>
        </w:rPr>
        <w:t>Additional Requirements</w:t>
      </w:r>
    </w:p>
    <w:p w14:paraId="05E0508F" w14:textId="7D25D6AC" w:rsidR="006969BA" w:rsidRPr="004F35A2" w:rsidRDefault="00C80C11" w:rsidP="00510772">
      <w:pPr>
        <w:pStyle w:val="Clause2"/>
        <w:ind w:left="1143"/>
        <w:jc w:val="both"/>
        <w:rPr>
          <w:lang w:val="en-US"/>
        </w:rPr>
      </w:pPr>
      <w:bookmarkStart w:id="92" w:name="_Ref95646178"/>
      <w:r w:rsidRPr="004F35A2">
        <w:rPr>
          <w:lang w:val="en-US"/>
        </w:rPr>
        <w:t>The</w:t>
      </w:r>
      <w:r w:rsidRPr="004F35A2">
        <w:rPr>
          <w:i/>
          <w:iCs/>
          <w:lang w:val="en-US"/>
        </w:rPr>
        <w:t xml:space="preserve"> corporate group*</w:t>
      </w:r>
      <w:r w:rsidRPr="004F35A2">
        <w:rPr>
          <w:lang w:val="en-US"/>
        </w:rPr>
        <w:t xml:space="preserve"> shall develop methodologies, including a methodology review mechanism, to deliver Social and Environmental Baseline Assessments of </w:t>
      </w:r>
      <w:r w:rsidRPr="004F35A2">
        <w:rPr>
          <w:iCs/>
          <w:lang w:val="en-US"/>
        </w:rPr>
        <w:t xml:space="preserve">the </w:t>
      </w:r>
      <w:r w:rsidRPr="004F35A2">
        <w:rPr>
          <w:i/>
          <w:iCs/>
          <w:lang w:val="en-US"/>
        </w:rPr>
        <w:t>unacceptable activities*</w:t>
      </w:r>
      <w:r w:rsidRPr="004F35A2">
        <w:rPr>
          <w:lang w:val="en-US"/>
        </w:rPr>
        <w:t xml:space="preserve"> in all </w:t>
      </w:r>
      <w:r w:rsidRPr="004F35A2">
        <w:rPr>
          <w:i/>
          <w:iCs/>
          <w:lang w:val="en-US"/>
        </w:rPr>
        <w:t>impact areas</w:t>
      </w:r>
      <w:r w:rsidRPr="004F35A2">
        <w:rPr>
          <w:lang w:val="en-US"/>
        </w:rPr>
        <w:t>*.</w:t>
      </w:r>
      <w:bookmarkEnd w:id="92"/>
      <w:r w:rsidRPr="004F35A2">
        <w:rPr>
          <w:lang w:val="en-US"/>
        </w:rPr>
        <w:t xml:space="preserve"> </w:t>
      </w:r>
    </w:p>
    <w:p w14:paraId="573F030E" w14:textId="7224368D" w:rsidR="00F80332" w:rsidRPr="00993438" w:rsidRDefault="0B32E661" w:rsidP="00510772">
      <w:pPr>
        <w:pStyle w:val="Clause1-Heading"/>
        <w:numPr>
          <w:ilvl w:val="0"/>
          <w:numId w:val="79"/>
        </w:numPr>
        <w:jc w:val="both"/>
        <w:outlineLvl w:val="9"/>
        <w:rPr>
          <w:rFonts w:asciiTheme="minorHAnsi" w:hAnsiTheme="minorHAnsi" w:cstheme="minorHAnsi"/>
          <w:b/>
          <w:lang w:val="en-US"/>
        </w:rPr>
      </w:pPr>
      <w:bookmarkStart w:id="93" w:name="_Ref95596000"/>
      <w:bookmarkStart w:id="94" w:name="_Ref109121999"/>
      <w:r w:rsidRPr="00993438">
        <w:rPr>
          <w:rFonts w:asciiTheme="minorHAnsi" w:hAnsiTheme="minorHAnsi" w:cstheme="minorHAnsi"/>
          <w:b/>
          <w:lang w:val="en-US"/>
        </w:rPr>
        <w:t>Social Baseline Assessments</w:t>
      </w:r>
      <w:bookmarkEnd w:id="93"/>
      <w:bookmarkEnd w:id="94"/>
    </w:p>
    <w:p w14:paraId="6AF35716" w14:textId="77777777" w:rsidR="00C07419" w:rsidRPr="004F35A2" w:rsidRDefault="00C07419" w:rsidP="00D645A3">
      <w:pPr>
        <w:jc w:val="both"/>
        <w:rPr>
          <w:b/>
          <w:bCs/>
          <w:lang w:val="en-US"/>
        </w:rPr>
      </w:pPr>
      <w:r w:rsidRPr="004F35A2">
        <w:rPr>
          <w:b/>
          <w:bCs/>
          <w:lang w:val="en-US"/>
        </w:rPr>
        <w:t>Core Requirements</w:t>
      </w:r>
    </w:p>
    <w:p w14:paraId="5682974D" w14:textId="3FCC7198" w:rsidR="00C07419" w:rsidRPr="00AC4FFE" w:rsidRDefault="003C3C0D" w:rsidP="00510772">
      <w:pPr>
        <w:pStyle w:val="Clause2"/>
        <w:ind w:left="1143"/>
        <w:jc w:val="both"/>
        <w:rPr>
          <w:lang w:val="en-US"/>
        </w:rPr>
      </w:pPr>
      <w:r w:rsidRPr="004F35A2">
        <w:rPr>
          <w:lang w:val="en-US"/>
        </w:rPr>
        <w:t>A</w:t>
      </w:r>
      <w:r w:rsidRPr="004F35A2">
        <w:rPr>
          <w:rFonts w:ascii="Arial" w:eastAsiaTheme="minorEastAsia" w:hAnsi="Arial" w:cs="Arial"/>
          <w:lang w:val="en-US"/>
        </w:rPr>
        <w:t xml:space="preserve"> </w:t>
      </w:r>
      <w:r w:rsidR="00D82B4F" w:rsidRPr="004F35A2">
        <w:rPr>
          <w:lang w:val="en-US"/>
        </w:rPr>
        <w:t>S</w:t>
      </w:r>
      <w:r w:rsidRPr="004F35A2">
        <w:rPr>
          <w:lang w:val="en-US"/>
        </w:rPr>
        <w:t xml:space="preserve">ocial Baseline Assessment shall be conducted, using </w:t>
      </w:r>
      <w:r w:rsidRPr="004F35A2">
        <w:rPr>
          <w:i/>
          <w:lang w:val="en-US"/>
        </w:rPr>
        <w:t>best available</w:t>
      </w:r>
      <w:r w:rsidRPr="004F35A2">
        <w:rPr>
          <w:lang w:val="en-US"/>
        </w:rPr>
        <w:t xml:space="preserve"> </w:t>
      </w:r>
      <w:r w:rsidRPr="004F35A2">
        <w:rPr>
          <w:i/>
          <w:iCs/>
          <w:lang w:val="en-US"/>
        </w:rPr>
        <w:t>information*</w:t>
      </w:r>
      <w:r w:rsidRPr="004F35A2">
        <w:rPr>
          <w:lang w:val="en-US"/>
        </w:rPr>
        <w:t xml:space="preserve">, in </w:t>
      </w:r>
      <w:r w:rsidRPr="00AC4FFE">
        <w:rPr>
          <w:i/>
          <w:iCs/>
          <w:lang w:val="en-US"/>
        </w:rPr>
        <w:t>consultation</w:t>
      </w:r>
      <w:r w:rsidR="003400F6" w:rsidRPr="00AC4FFE">
        <w:rPr>
          <w:lang w:val="en-US"/>
        </w:rPr>
        <w:t>*</w:t>
      </w:r>
      <w:r w:rsidRPr="00AC4FFE">
        <w:rPr>
          <w:lang w:val="en-US"/>
        </w:rPr>
        <w:t xml:space="preserve"> with </w:t>
      </w:r>
      <w:r w:rsidRPr="00AC4FFE">
        <w:rPr>
          <w:i/>
          <w:color w:val="C00000"/>
          <w:lang w:val="en-US"/>
        </w:rPr>
        <w:t>affected stakeholders</w:t>
      </w:r>
      <w:r w:rsidRPr="00AC4FFE">
        <w:rPr>
          <w:i/>
          <w:iCs/>
          <w:lang w:val="en-US"/>
        </w:rPr>
        <w:t>*</w:t>
      </w:r>
      <w:r w:rsidRPr="00AC4FFE">
        <w:rPr>
          <w:lang w:val="en-US"/>
        </w:rPr>
        <w:t xml:space="preserve"> to determine the presence of </w:t>
      </w:r>
      <w:r w:rsidRPr="00AC4FFE">
        <w:rPr>
          <w:i/>
          <w:lang w:val="en-US"/>
        </w:rPr>
        <w:t>social</w:t>
      </w:r>
      <w:r w:rsidRPr="00AC4FFE">
        <w:rPr>
          <w:lang w:val="en-US"/>
        </w:rPr>
        <w:t xml:space="preserve"> </w:t>
      </w:r>
      <w:r w:rsidRPr="00AC4FFE">
        <w:rPr>
          <w:i/>
          <w:iCs/>
          <w:lang w:val="en-US"/>
        </w:rPr>
        <w:t>harm*</w:t>
      </w:r>
      <w:r w:rsidRPr="00AC4FFE">
        <w:rPr>
          <w:lang w:val="en-US"/>
        </w:rPr>
        <w:t xml:space="preserve"> associated with </w:t>
      </w:r>
      <w:r w:rsidRPr="00AC4FFE">
        <w:rPr>
          <w:i/>
          <w:iCs/>
          <w:lang w:val="en-US"/>
        </w:rPr>
        <w:t>conversion*</w:t>
      </w:r>
      <w:r w:rsidRPr="00AC4FFE">
        <w:rPr>
          <w:lang w:val="en-US"/>
        </w:rPr>
        <w:t xml:space="preserve"> or </w:t>
      </w:r>
      <w:r w:rsidRPr="00AC4FFE">
        <w:rPr>
          <w:i/>
          <w:iCs/>
          <w:lang w:val="en-US"/>
        </w:rPr>
        <w:t>unacceptable activities*</w:t>
      </w:r>
      <w:r w:rsidRPr="00AC4FFE">
        <w:rPr>
          <w:lang w:val="en-US"/>
        </w:rPr>
        <w:t>.</w:t>
      </w:r>
    </w:p>
    <w:p w14:paraId="5DF28D38" w14:textId="77777777" w:rsidR="00CA2799" w:rsidRPr="00AC4FFE" w:rsidRDefault="00192CA2" w:rsidP="00510772">
      <w:pPr>
        <w:pStyle w:val="List"/>
        <w:numPr>
          <w:ilvl w:val="0"/>
          <w:numId w:val="17"/>
        </w:numPr>
        <w:ind w:left="993" w:firstLine="141"/>
        <w:jc w:val="both"/>
        <w:rPr>
          <w:lang w:val="en-US"/>
        </w:rPr>
      </w:pPr>
      <w:r w:rsidRPr="00AC4FFE">
        <w:rPr>
          <w:lang w:val="en-US"/>
        </w:rPr>
        <w:t xml:space="preserve">For </w:t>
      </w:r>
      <w:r w:rsidRPr="00AC4FFE">
        <w:rPr>
          <w:i/>
          <w:lang w:val="en-US"/>
        </w:rPr>
        <w:t>conversion</w:t>
      </w:r>
      <w:r w:rsidRPr="00AC4FFE">
        <w:rPr>
          <w:i/>
          <w:iCs/>
          <w:lang w:val="en-US"/>
        </w:rPr>
        <w:t>*</w:t>
      </w:r>
      <w:r w:rsidRPr="00AC4FFE">
        <w:rPr>
          <w:lang w:val="en-US"/>
        </w:rPr>
        <w:t>:</w:t>
      </w:r>
    </w:p>
    <w:p w14:paraId="511E77FC" w14:textId="2F742DF3" w:rsidR="004D299B" w:rsidRPr="00AC4FFE" w:rsidRDefault="004D299B" w:rsidP="00F267E2">
      <w:pPr>
        <w:pStyle w:val="List2"/>
        <w:ind w:left="1701"/>
        <w:jc w:val="both"/>
        <w:rPr>
          <w:lang w:val="en-US"/>
        </w:rPr>
      </w:pPr>
      <w:r w:rsidRPr="00AC4FFE">
        <w:rPr>
          <w:lang w:val="en-US"/>
        </w:rPr>
        <w:t xml:space="preserve">Where there are </w:t>
      </w:r>
      <w:r w:rsidR="00D82B4F" w:rsidRPr="00AC4FFE">
        <w:rPr>
          <w:i/>
          <w:color w:val="5BC3F5" w:themeColor="accent5"/>
          <w:lang w:val="en-US"/>
        </w:rPr>
        <w:t>impacted</w:t>
      </w:r>
      <w:r w:rsidRPr="00AC4FFE">
        <w:rPr>
          <w:i/>
          <w:color w:val="5BC3F5" w:themeColor="accent5"/>
          <w:lang w:val="en-US"/>
        </w:rPr>
        <w:t xml:space="preserve"> rights holders</w:t>
      </w:r>
      <w:r w:rsidRPr="00AC4FFE">
        <w:rPr>
          <w:i/>
          <w:iCs/>
          <w:lang w:val="en-US"/>
        </w:rPr>
        <w:t>*</w:t>
      </w:r>
      <w:r w:rsidRPr="00AC4FFE">
        <w:rPr>
          <w:i/>
          <w:lang w:val="en-US"/>
        </w:rPr>
        <w:t xml:space="preserve"> </w:t>
      </w:r>
      <w:r w:rsidRPr="00AC4FFE">
        <w:rPr>
          <w:lang w:val="en-US"/>
        </w:rPr>
        <w:t xml:space="preserve">identified by an </w:t>
      </w:r>
      <w:r w:rsidRPr="00AC4FFE">
        <w:rPr>
          <w:i/>
          <w:iCs/>
          <w:lang w:val="en-US"/>
        </w:rPr>
        <w:t xml:space="preserve">independent </w:t>
      </w:r>
      <w:r w:rsidR="00444BF1" w:rsidRPr="00AC4FFE">
        <w:rPr>
          <w:i/>
          <w:iCs/>
          <w:lang w:val="en-US"/>
        </w:rPr>
        <w:t>A</w:t>
      </w:r>
      <w:r w:rsidRPr="00AC4FFE">
        <w:rPr>
          <w:i/>
          <w:iCs/>
          <w:lang w:val="en-US"/>
        </w:rPr>
        <w:t>ssessor*</w:t>
      </w:r>
      <w:r w:rsidRPr="00AC4FFE">
        <w:rPr>
          <w:lang w:val="en-US"/>
        </w:rPr>
        <w:t xml:space="preserve"> (see </w:t>
      </w:r>
      <w:r w:rsidRPr="00AC4FFE">
        <w:rPr>
          <w:lang w:val="en-US"/>
        </w:rPr>
        <w:fldChar w:fldCharType="begin"/>
      </w:r>
      <w:r w:rsidRPr="00AC4FFE">
        <w:rPr>
          <w:lang w:val="en-US"/>
        </w:rPr>
        <w:instrText xml:space="preserve"> REF _Ref95573143 \r \h  \* MERGEFORMAT </w:instrText>
      </w:r>
      <w:r w:rsidRPr="00AC4FFE">
        <w:rPr>
          <w:lang w:val="en-US"/>
        </w:rPr>
      </w:r>
      <w:r w:rsidRPr="00AC4FFE">
        <w:rPr>
          <w:lang w:val="en-US"/>
        </w:rPr>
        <w:fldChar w:fldCharType="separate"/>
      </w:r>
      <w:r w:rsidR="00167A13">
        <w:rPr>
          <w:lang w:val="en-US"/>
        </w:rPr>
        <w:t>8.1</w:t>
      </w:r>
      <w:r w:rsidRPr="00AC4FFE">
        <w:rPr>
          <w:lang w:val="en-US"/>
        </w:rPr>
        <w:fldChar w:fldCharType="end"/>
      </w:r>
      <w:r w:rsidRPr="00AC4FFE">
        <w:rPr>
          <w:lang w:val="en-US"/>
        </w:rPr>
        <w:t>)</w:t>
      </w:r>
      <w:r w:rsidR="00B019D1" w:rsidRPr="00AC4FFE">
        <w:rPr>
          <w:lang w:val="en-US"/>
        </w:rPr>
        <w:t>,</w:t>
      </w:r>
      <w:r w:rsidRPr="00AC4FFE">
        <w:rPr>
          <w:lang w:val="en-US"/>
        </w:rPr>
        <w:t xml:space="preserve"> the </w:t>
      </w:r>
      <w:r w:rsidR="00575973" w:rsidRPr="00AC4FFE">
        <w:rPr>
          <w:lang w:val="en-US"/>
        </w:rPr>
        <w:t>S</w:t>
      </w:r>
      <w:r w:rsidRPr="00AC4FFE">
        <w:rPr>
          <w:lang w:val="en-US"/>
        </w:rPr>
        <w:t xml:space="preserve">ocial Baseline Assessment shall be undertaken by an </w:t>
      </w:r>
      <w:r w:rsidRPr="00AC4FFE">
        <w:rPr>
          <w:i/>
          <w:lang w:val="en-US"/>
        </w:rPr>
        <w:t>Independent Assessor</w:t>
      </w:r>
      <w:r w:rsidRPr="00AC4FFE">
        <w:rPr>
          <w:lang w:val="en-US"/>
        </w:rPr>
        <w:t>*.</w:t>
      </w:r>
    </w:p>
    <w:p w14:paraId="4257F573" w14:textId="63A25A8C" w:rsidR="00192CA2" w:rsidRPr="00AC4FFE" w:rsidRDefault="00B43826" w:rsidP="00F267E2">
      <w:pPr>
        <w:pStyle w:val="List2"/>
        <w:ind w:left="1701"/>
        <w:jc w:val="both"/>
        <w:rPr>
          <w:lang w:val="en-US"/>
        </w:rPr>
      </w:pPr>
      <w:r w:rsidRPr="00AC4FFE">
        <w:rPr>
          <w:lang w:val="en-US"/>
        </w:rPr>
        <w:t xml:space="preserve">Where there are no </w:t>
      </w:r>
      <w:r w:rsidR="00575973" w:rsidRPr="00AC4FFE">
        <w:rPr>
          <w:i/>
          <w:color w:val="5BC3F5" w:themeColor="accent5"/>
          <w:lang w:val="en-US"/>
        </w:rPr>
        <w:t>impacted</w:t>
      </w:r>
      <w:r w:rsidRPr="00AC4FFE">
        <w:rPr>
          <w:i/>
          <w:color w:val="5BC3F5" w:themeColor="accent5"/>
          <w:lang w:val="en-US"/>
        </w:rPr>
        <w:t xml:space="preserve"> rights holders</w:t>
      </w:r>
      <w:r w:rsidRPr="00AC4FFE">
        <w:rPr>
          <w:i/>
          <w:iCs/>
          <w:lang w:val="en-US"/>
        </w:rPr>
        <w:t>*</w:t>
      </w:r>
      <w:r w:rsidRPr="00AC4FFE">
        <w:rPr>
          <w:i/>
          <w:lang w:val="en-US"/>
        </w:rPr>
        <w:t xml:space="preserve"> </w:t>
      </w:r>
      <w:r w:rsidRPr="00AC4FFE">
        <w:rPr>
          <w:lang w:val="en-US"/>
        </w:rPr>
        <w:t xml:space="preserve">identified by an </w:t>
      </w:r>
      <w:r w:rsidRPr="00AC4FFE">
        <w:rPr>
          <w:i/>
          <w:iCs/>
          <w:lang w:val="en-US"/>
        </w:rPr>
        <w:t>Independent Assessor*</w:t>
      </w:r>
      <w:r w:rsidRPr="00AC4FFE">
        <w:rPr>
          <w:lang w:val="en-US"/>
        </w:rPr>
        <w:t xml:space="preserve"> (see</w:t>
      </w:r>
      <w:r w:rsidR="00D73826" w:rsidRPr="00AC4FFE">
        <w:rPr>
          <w:lang w:val="en-US"/>
        </w:rPr>
        <w:t xml:space="preserve"> </w:t>
      </w:r>
      <w:r w:rsidRPr="00AC4FFE">
        <w:rPr>
          <w:lang w:val="en-US"/>
        </w:rPr>
        <w:fldChar w:fldCharType="begin"/>
      </w:r>
      <w:r w:rsidRPr="00AC4FFE">
        <w:rPr>
          <w:lang w:val="en-US"/>
        </w:rPr>
        <w:instrText xml:space="preserve"> REF _Ref95573143 \r \h  \* MERGEFORMAT </w:instrText>
      </w:r>
      <w:r w:rsidRPr="00AC4FFE">
        <w:rPr>
          <w:lang w:val="en-US"/>
        </w:rPr>
      </w:r>
      <w:r w:rsidRPr="00AC4FFE">
        <w:rPr>
          <w:lang w:val="en-US"/>
        </w:rPr>
        <w:fldChar w:fldCharType="separate"/>
      </w:r>
      <w:r w:rsidR="00167A13">
        <w:rPr>
          <w:lang w:val="en-US"/>
        </w:rPr>
        <w:t>8.1</w:t>
      </w:r>
      <w:r w:rsidRPr="00AC4FFE">
        <w:rPr>
          <w:lang w:val="en-US"/>
        </w:rPr>
        <w:fldChar w:fldCharType="end"/>
      </w:r>
      <w:r w:rsidRPr="00AC4FFE">
        <w:rPr>
          <w:lang w:val="en-US"/>
        </w:rPr>
        <w:t>)</w:t>
      </w:r>
      <w:r w:rsidR="00B019D1" w:rsidRPr="00AC4FFE">
        <w:rPr>
          <w:lang w:val="en-US"/>
        </w:rPr>
        <w:t>,</w:t>
      </w:r>
      <w:r w:rsidRPr="00AC4FFE">
        <w:rPr>
          <w:lang w:val="en-US"/>
        </w:rPr>
        <w:t xml:space="preserve"> the </w:t>
      </w:r>
      <w:r w:rsidR="00575973" w:rsidRPr="00AC4FFE">
        <w:rPr>
          <w:lang w:val="en-US"/>
        </w:rPr>
        <w:t>S</w:t>
      </w:r>
      <w:r w:rsidRPr="00AC4FFE">
        <w:rPr>
          <w:lang w:val="en-US"/>
        </w:rPr>
        <w:t xml:space="preserve">ocial Baseline Assessment may be undertaken by </w:t>
      </w:r>
      <w:r w:rsidRPr="00AC4FFE">
        <w:rPr>
          <w:i/>
          <w:iCs/>
          <w:lang w:val="en-US"/>
        </w:rPr>
        <w:t>The Organization*</w:t>
      </w:r>
      <w:r w:rsidRPr="00AC4FFE">
        <w:rPr>
          <w:lang w:val="en-US"/>
        </w:rPr>
        <w:t>.</w:t>
      </w:r>
    </w:p>
    <w:p w14:paraId="5BFFEED2" w14:textId="00A27E62" w:rsidR="00917069" w:rsidRPr="00AC4FFE" w:rsidRDefault="00917069" w:rsidP="00510772">
      <w:pPr>
        <w:pStyle w:val="List"/>
        <w:ind w:left="1436"/>
        <w:jc w:val="both"/>
        <w:rPr>
          <w:lang w:val="en-US"/>
        </w:rPr>
      </w:pPr>
      <w:r w:rsidRPr="00AC4FFE">
        <w:rPr>
          <w:lang w:val="en-US"/>
        </w:rPr>
        <w:lastRenderedPageBreak/>
        <w:t xml:space="preserve">For </w:t>
      </w:r>
      <w:r w:rsidRPr="00AC4FFE">
        <w:rPr>
          <w:i/>
          <w:iCs/>
          <w:lang w:val="en-US"/>
        </w:rPr>
        <w:t>unacceptable activities*</w:t>
      </w:r>
      <w:r w:rsidRPr="00AC4FFE">
        <w:rPr>
          <w:lang w:val="en-US"/>
        </w:rPr>
        <w:t xml:space="preserve">: the </w:t>
      </w:r>
      <w:r w:rsidR="00575973" w:rsidRPr="00AC4FFE">
        <w:rPr>
          <w:lang w:val="en-US"/>
        </w:rPr>
        <w:t>S</w:t>
      </w:r>
      <w:r w:rsidRPr="00AC4FFE">
        <w:rPr>
          <w:lang w:val="en-US"/>
        </w:rPr>
        <w:t xml:space="preserve">ocial Baseline Assessment shall be undertaken by an </w:t>
      </w:r>
      <w:r w:rsidRPr="00AC4FFE">
        <w:rPr>
          <w:i/>
          <w:lang w:val="en-US"/>
        </w:rPr>
        <w:t>Independent Assessor</w:t>
      </w:r>
      <w:r w:rsidRPr="00AC4FFE">
        <w:rPr>
          <w:lang w:val="en-US"/>
        </w:rPr>
        <w:t>*.</w:t>
      </w:r>
    </w:p>
    <w:p w14:paraId="58D2CD76" w14:textId="6BE028BB" w:rsidR="00720F98" w:rsidRPr="00AC4FFE" w:rsidRDefault="00720F98" w:rsidP="00510772">
      <w:pPr>
        <w:pStyle w:val="Clause2"/>
        <w:ind w:left="1143"/>
        <w:jc w:val="both"/>
        <w:rPr>
          <w:lang w:val="en-US"/>
        </w:rPr>
      </w:pPr>
      <w:bookmarkStart w:id="95" w:name="_Ref96339865"/>
      <w:r w:rsidRPr="00AC4FFE">
        <w:rPr>
          <w:lang w:val="en-US"/>
        </w:rPr>
        <w:t xml:space="preserve">In the </w:t>
      </w:r>
      <w:r w:rsidRPr="00AC4FFE">
        <w:rPr>
          <w:i/>
          <w:iCs/>
          <w:lang w:val="en-US"/>
        </w:rPr>
        <w:t>impact areas*,</w:t>
      </w:r>
      <w:r w:rsidRPr="00AC4FFE">
        <w:rPr>
          <w:lang w:val="en-US"/>
        </w:rPr>
        <w:t xml:space="preserve"> the </w:t>
      </w:r>
      <w:r w:rsidR="00575973" w:rsidRPr="00AC4FFE">
        <w:rPr>
          <w:lang w:val="en-US"/>
        </w:rPr>
        <w:t>S</w:t>
      </w:r>
      <w:r w:rsidRPr="00AC4FFE">
        <w:rPr>
          <w:lang w:val="en-US"/>
        </w:rPr>
        <w:t xml:space="preserve">ocial Baseline Assessment shall assess the </w:t>
      </w:r>
      <w:r w:rsidRPr="00AC4FFE">
        <w:rPr>
          <w:i/>
          <w:iCs/>
          <w:lang w:val="en-US"/>
        </w:rPr>
        <w:t>past</w:t>
      </w:r>
      <w:r w:rsidRPr="00AC4FFE">
        <w:rPr>
          <w:lang w:val="en-US"/>
        </w:rPr>
        <w:t xml:space="preserve">* existence </w:t>
      </w:r>
      <w:r w:rsidR="00B019D1" w:rsidRPr="00AC4FFE">
        <w:rPr>
          <w:lang w:val="en-US"/>
        </w:rPr>
        <w:t>–</w:t>
      </w:r>
      <w:r w:rsidRPr="00AC4FFE">
        <w:rPr>
          <w:lang w:val="en-US"/>
        </w:rPr>
        <w:t xml:space="preserve"> at the time immediately before commencement of the </w:t>
      </w:r>
      <w:r w:rsidRPr="00AC4FFE">
        <w:rPr>
          <w:i/>
          <w:lang w:val="en-US"/>
        </w:rPr>
        <w:t>conversion</w:t>
      </w:r>
      <w:r w:rsidRPr="00AC4FFE">
        <w:rPr>
          <w:lang w:val="en-US"/>
        </w:rPr>
        <w:t xml:space="preserve">* or </w:t>
      </w:r>
      <w:r w:rsidRPr="00AC4FFE">
        <w:rPr>
          <w:i/>
          <w:iCs/>
          <w:lang w:val="en-US"/>
        </w:rPr>
        <w:t>unacceptable activities</w:t>
      </w:r>
      <w:r w:rsidRPr="00AC4FFE">
        <w:rPr>
          <w:lang w:val="en-US"/>
        </w:rPr>
        <w:t xml:space="preserve">* </w:t>
      </w:r>
      <w:r w:rsidR="00B019D1" w:rsidRPr="00AC4FFE">
        <w:rPr>
          <w:lang w:val="en-US"/>
        </w:rPr>
        <w:t>–</w:t>
      </w:r>
      <w:r w:rsidRPr="00AC4FFE">
        <w:rPr>
          <w:lang w:val="en-US"/>
        </w:rPr>
        <w:t xml:space="preserve"> of aspects</w:t>
      </w:r>
      <w:r w:rsidR="00B44396" w:rsidRPr="00AC4FFE">
        <w:rPr>
          <w:lang w:val="en-US"/>
        </w:rPr>
        <w:t xml:space="preserve"> </w:t>
      </w:r>
      <w:r w:rsidRPr="00AC4FFE">
        <w:rPr>
          <w:lang w:val="en-US"/>
        </w:rPr>
        <w:t xml:space="preserve">to have suffered </w:t>
      </w:r>
      <w:r w:rsidRPr="00AC4FFE">
        <w:rPr>
          <w:i/>
          <w:iCs/>
          <w:lang w:val="en-US"/>
        </w:rPr>
        <w:t>harm</w:t>
      </w:r>
      <w:r w:rsidRPr="00AC4FFE">
        <w:rPr>
          <w:lang w:val="en-US"/>
        </w:rPr>
        <w:t>*</w:t>
      </w:r>
      <w:r w:rsidR="00F22AB6" w:rsidRPr="00AC4FFE">
        <w:rPr>
          <w:lang w:val="en-US"/>
        </w:rPr>
        <w:t xml:space="preserve">, that are known, or suspected, </w:t>
      </w:r>
      <w:r w:rsidRPr="00AC4FFE">
        <w:rPr>
          <w:lang w:val="en-US"/>
        </w:rPr>
        <w:t>due to these activities, specifically:</w:t>
      </w:r>
      <w:bookmarkEnd w:id="95"/>
      <w:r w:rsidRPr="00AC4FFE">
        <w:rPr>
          <w:lang w:val="en-US"/>
        </w:rPr>
        <w:t xml:space="preserve"> </w:t>
      </w:r>
      <w:bookmarkStart w:id="96" w:name="_Ref95327600"/>
    </w:p>
    <w:bookmarkEnd w:id="96"/>
    <w:p w14:paraId="31E2E630" w14:textId="7D163886" w:rsidR="00373D2D" w:rsidRPr="00AC4FFE" w:rsidRDefault="00373D2D" w:rsidP="00510772">
      <w:pPr>
        <w:pStyle w:val="List"/>
        <w:numPr>
          <w:ilvl w:val="0"/>
          <w:numId w:val="18"/>
        </w:numPr>
        <w:ind w:left="993" w:firstLine="141"/>
        <w:jc w:val="both"/>
        <w:rPr>
          <w:lang w:val="en-US"/>
        </w:rPr>
      </w:pPr>
      <w:r w:rsidRPr="00AC4FFE">
        <w:rPr>
          <w:i/>
          <w:iCs/>
          <w:lang w:val="en-US"/>
        </w:rPr>
        <w:t>Rights</w:t>
      </w:r>
      <w:r w:rsidRPr="00AC4FFE">
        <w:rPr>
          <w:lang w:val="en-US"/>
        </w:rPr>
        <w:t xml:space="preserve">* of </w:t>
      </w:r>
      <w:r w:rsidR="00575973" w:rsidRPr="00AC4FFE">
        <w:rPr>
          <w:i/>
          <w:color w:val="5BC3F5" w:themeColor="accent5"/>
          <w:lang w:val="en-US"/>
        </w:rPr>
        <w:t>impacted</w:t>
      </w:r>
      <w:r w:rsidRPr="00AC4FFE">
        <w:rPr>
          <w:i/>
          <w:color w:val="5BC3F5" w:themeColor="accent5"/>
          <w:lang w:val="en-US"/>
        </w:rPr>
        <w:t xml:space="preserve"> rights holders</w:t>
      </w:r>
      <w:r w:rsidRPr="00AC4FFE">
        <w:rPr>
          <w:i/>
          <w:iCs/>
          <w:lang w:val="en-US"/>
        </w:rPr>
        <w:t>*;</w:t>
      </w:r>
    </w:p>
    <w:p w14:paraId="1A735D30" w14:textId="400CFA36" w:rsidR="00E401EF" w:rsidRPr="004F35A2" w:rsidRDefault="00B42CB3" w:rsidP="00510772">
      <w:pPr>
        <w:pStyle w:val="List"/>
        <w:ind w:left="1436"/>
        <w:jc w:val="both"/>
        <w:rPr>
          <w:lang w:val="en-US"/>
        </w:rPr>
      </w:pPr>
      <w:r w:rsidRPr="004F35A2">
        <w:rPr>
          <w:i/>
          <w:lang w:val="en-US"/>
        </w:rPr>
        <w:t>E</w:t>
      </w:r>
      <w:r w:rsidR="00E401EF" w:rsidRPr="004F35A2">
        <w:rPr>
          <w:i/>
          <w:lang w:val="en-US"/>
        </w:rPr>
        <w:t>cosystem services</w:t>
      </w:r>
      <w:r w:rsidR="00E401EF" w:rsidRPr="004F35A2">
        <w:rPr>
          <w:lang w:val="en-US"/>
        </w:rPr>
        <w:t>* affecting communities;</w:t>
      </w:r>
    </w:p>
    <w:p w14:paraId="5A52D3BA" w14:textId="4CE7C434" w:rsidR="00FD23AF" w:rsidRPr="004F35A2" w:rsidRDefault="00B42CB3" w:rsidP="00510772">
      <w:pPr>
        <w:pStyle w:val="List"/>
        <w:ind w:left="1436"/>
        <w:jc w:val="both"/>
        <w:rPr>
          <w:lang w:val="en-US"/>
        </w:rPr>
      </w:pPr>
      <w:r w:rsidRPr="004F35A2">
        <w:rPr>
          <w:i/>
          <w:lang w:val="en-US"/>
        </w:rPr>
        <w:t>C</w:t>
      </w:r>
      <w:r w:rsidR="00FD23AF" w:rsidRPr="004F35A2">
        <w:rPr>
          <w:i/>
          <w:lang w:val="en-US"/>
        </w:rPr>
        <w:t>ultural values</w:t>
      </w:r>
      <w:r w:rsidR="00FD23AF" w:rsidRPr="004F35A2">
        <w:rPr>
          <w:lang w:val="en-US"/>
        </w:rPr>
        <w:t xml:space="preserve">*; and </w:t>
      </w:r>
    </w:p>
    <w:p w14:paraId="1D015467" w14:textId="725EEFE1" w:rsidR="00D42ABB" w:rsidRPr="004F35A2" w:rsidRDefault="00B42CB3" w:rsidP="00510772">
      <w:pPr>
        <w:pStyle w:val="List"/>
        <w:ind w:left="1436"/>
        <w:jc w:val="both"/>
        <w:rPr>
          <w:lang w:val="en-US"/>
        </w:rPr>
      </w:pPr>
      <w:r w:rsidRPr="004F35A2">
        <w:rPr>
          <w:i/>
          <w:iCs/>
          <w:lang w:val="en-US"/>
        </w:rPr>
        <w:t>C</w:t>
      </w:r>
      <w:r w:rsidR="00D42ABB" w:rsidRPr="004F35A2">
        <w:rPr>
          <w:i/>
          <w:iCs/>
          <w:lang w:val="en-US"/>
        </w:rPr>
        <w:t>ommunity needs*</w:t>
      </w:r>
      <w:r w:rsidR="00D42ABB" w:rsidRPr="004F35A2">
        <w:rPr>
          <w:lang w:val="en-US"/>
        </w:rPr>
        <w:t>, including livelihoods.</w:t>
      </w:r>
    </w:p>
    <w:p w14:paraId="0F19225A" w14:textId="3B04D97B" w:rsidR="001A0DD8" w:rsidRPr="00AC4FFE" w:rsidRDefault="001A0DD8" w:rsidP="00510772">
      <w:pPr>
        <w:pStyle w:val="Clause2"/>
        <w:ind w:left="1143"/>
        <w:jc w:val="both"/>
        <w:rPr>
          <w:lang w:val="en-US"/>
        </w:rPr>
      </w:pPr>
      <w:r w:rsidRPr="004F35A2">
        <w:rPr>
          <w:lang w:val="en-US"/>
        </w:rPr>
        <w:t xml:space="preserve">For each of the </w:t>
      </w:r>
      <w:r w:rsidRPr="00AC4FFE">
        <w:rPr>
          <w:lang w:val="en-US"/>
        </w:rPr>
        <w:t>aspects assessed (see</w:t>
      </w:r>
      <w:r w:rsidR="00D73826" w:rsidRPr="00AC4FFE">
        <w:rPr>
          <w:lang w:val="en-US"/>
        </w:rPr>
        <w:t xml:space="preserve"> </w:t>
      </w:r>
      <w:r w:rsidRPr="00AC4FFE">
        <w:rPr>
          <w:lang w:val="en-US"/>
        </w:rPr>
        <w:fldChar w:fldCharType="begin"/>
      </w:r>
      <w:r w:rsidRPr="00AC4FFE">
        <w:rPr>
          <w:lang w:val="en-US"/>
        </w:rPr>
        <w:instrText xml:space="preserve"> REF _Ref96339865 \n \h </w:instrText>
      </w:r>
      <w:r w:rsidR="00D645A3" w:rsidRPr="00AC4FFE">
        <w:rPr>
          <w:lang w:val="en-US"/>
        </w:rPr>
        <w:instrText xml:space="preserve"> \* MERGEFORMAT </w:instrText>
      </w:r>
      <w:r w:rsidRPr="00AC4FFE">
        <w:rPr>
          <w:lang w:val="en-US"/>
        </w:rPr>
      </w:r>
      <w:r w:rsidRPr="00AC4FFE">
        <w:rPr>
          <w:lang w:val="en-US"/>
        </w:rPr>
        <w:fldChar w:fldCharType="separate"/>
      </w:r>
      <w:r w:rsidR="00167A13">
        <w:rPr>
          <w:lang w:val="en-US"/>
        </w:rPr>
        <w:t>10.2</w:t>
      </w:r>
      <w:r w:rsidRPr="00AC4FFE">
        <w:rPr>
          <w:lang w:val="en-US"/>
        </w:rPr>
        <w:fldChar w:fldCharType="end"/>
      </w:r>
      <w:r w:rsidRPr="00AC4FFE">
        <w:rPr>
          <w:lang w:val="en-US"/>
        </w:rPr>
        <w:t xml:space="preserve">), the </w:t>
      </w:r>
      <w:r w:rsidR="009F764A" w:rsidRPr="00AC4FFE">
        <w:rPr>
          <w:lang w:val="en-US"/>
        </w:rPr>
        <w:t>S</w:t>
      </w:r>
      <w:r w:rsidRPr="00AC4FFE">
        <w:rPr>
          <w:lang w:val="en-US"/>
        </w:rPr>
        <w:t xml:space="preserve">ocial Baseline Assessment shall assess the following in the </w:t>
      </w:r>
      <w:r w:rsidRPr="00AC4FFE">
        <w:rPr>
          <w:i/>
          <w:iCs/>
          <w:lang w:val="en-US"/>
        </w:rPr>
        <w:t>impact areas</w:t>
      </w:r>
      <w:r w:rsidRPr="00AC4FFE">
        <w:rPr>
          <w:lang w:val="en-US"/>
        </w:rPr>
        <w:t>*:</w:t>
      </w:r>
    </w:p>
    <w:p w14:paraId="14E416BC" w14:textId="73D1A3AD" w:rsidR="007D1413" w:rsidRPr="00AC4FFE" w:rsidRDefault="007D1413" w:rsidP="00510772">
      <w:pPr>
        <w:pStyle w:val="List"/>
        <w:numPr>
          <w:ilvl w:val="0"/>
          <w:numId w:val="19"/>
        </w:numPr>
        <w:ind w:left="993" w:firstLine="141"/>
        <w:jc w:val="both"/>
        <w:rPr>
          <w:lang w:val="en-US"/>
        </w:rPr>
      </w:pPr>
      <w:r w:rsidRPr="00AC4FFE">
        <w:rPr>
          <w:lang w:val="en-US"/>
        </w:rPr>
        <w:t xml:space="preserve">The impact of the </w:t>
      </w:r>
      <w:r w:rsidRPr="00AC4FFE">
        <w:rPr>
          <w:i/>
          <w:lang w:val="en-US"/>
        </w:rPr>
        <w:t>conversion</w:t>
      </w:r>
      <w:r w:rsidRPr="00AC4FFE">
        <w:rPr>
          <w:i/>
          <w:iCs/>
          <w:lang w:val="en-US"/>
        </w:rPr>
        <w:t>*</w:t>
      </w:r>
      <w:r w:rsidRPr="00AC4FFE">
        <w:rPr>
          <w:lang w:val="en-US"/>
        </w:rPr>
        <w:t xml:space="preserve"> or </w:t>
      </w:r>
      <w:r w:rsidRPr="00AC4FFE">
        <w:rPr>
          <w:i/>
          <w:iCs/>
          <w:lang w:val="en-US"/>
        </w:rPr>
        <w:t>unacceptable activities*</w:t>
      </w:r>
      <w:r w:rsidRPr="00AC4FFE">
        <w:rPr>
          <w:lang w:val="en-US"/>
        </w:rPr>
        <w:t xml:space="preserve"> and the </w:t>
      </w:r>
      <w:r w:rsidRPr="00AC4FFE">
        <w:rPr>
          <w:i/>
          <w:iCs/>
          <w:lang w:val="en-US"/>
        </w:rPr>
        <w:t>harm*</w:t>
      </w:r>
      <w:r w:rsidRPr="00AC4FFE">
        <w:rPr>
          <w:lang w:val="en-US"/>
        </w:rPr>
        <w:t xml:space="preserve"> caused;</w:t>
      </w:r>
    </w:p>
    <w:p w14:paraId="42C2A2C4" w14:textId="6C6DCCA2" w:rsidR="00F71676" w:rsidRPr="00AC4FFE" w:rsidRDefault="00F71676" w:rsidP="00510772">
      <w:pPr>
        <w:pStyle w:val="List"/>
        <w:ind w:left="1436"/>
        <w:jc w:val="both"/>
        <w:rPr>
          <w:lang w:val="en-US"/>
        </w:rPr>
      </w:pPr>
      <w:r w:rsidRPr="00AC4FFE">
        <w:rPr>
          <w:lang w:val="en-US"/>
        </w:rPr>
        <w:t xml:space="preserve">Any </w:t>
      </w:r>
      <w:r w:rsidRPr="00AC4FFE">
        <w:rPr>
          <w:i/>
          <w:iCs/>
          <w:lang w:val="en-US"/>
        </w:rPr>
        <w:t>remedy*</w:t>
      </w:r>
      <w:r w:rsidRPr="00AC4FFE">
        <w:rPr>
          <w:lang w:val="en-US"/>
        </w:rPr>
        <w:t xml:space="preserve"> activities that have already taken place (see</w:t>
      </w:r>
      <w:r w:rsidR="00D73826" w:rsidRPr="00AC4FFE">
        <w:rPr>
          <w:lang w:val="en-US"/>
        </w:rPr>
        <w:t xml:space="preserve"> </w:t>
      </w:r>
      <w:r w:rsidR="00741F46" w:rsidRPr="00AC4FFE">
        <w:rPr>
          <w:lang w:val="en-US"/>
        </w:rPr>
        <w:fldChar w:fldCharType="begin"/>
      </w:r>
      <w:r w:rsidR="00741F46" w:rsidRPr="00AC4FFE">
        <w:rPr>
          <w:lang w:val="en-US"/>
        </w:rPr>
        <w:instrText xml:space="preserve"> REF _Ref101786617 \r \h </w:instrText>
      </w:r>
      <w:r w:rsidR="004F35A2" w:rsidRPr="00AC4FFE">
        <w:rPr>
          <w:lang w:val="en-US"/>
        </w:rPr>
        <w:instrText xml:space="preserve"> \* MERGEFORMAT </w:instrText>
      </w:r>
      <w:r w:rsidR="00741F46" w:rsidRPr="00AC4FFE">
        <w:rPr>
          <w:lang w:val="en-US"/>
        </w:rPr>
      </w:r>
      <w:r w:rsidR="00741F46" w:rsidRPr="00AC4FFE">
        <w:rPr>
          <w:lang w:val="en-US"/>
        </w:rPr>
        <w:fldChar w:fldCharType="separate"/>
      </w:r>
      <w:r w:rsidR="00167A13">
        <w:rPr>
          <w:lang w:val="en-US"/>
        </w:rPr>
        <w:t>9.1</w:t>
      </w:r>
      <w:r w:rsidR="00741F46" w:rsidRPr="00AC4FFE">
        <w:rPr>
          <w:lang w:val="en-US"/>
        </w:rPr>
        <w:fldChar w:fldCharType="end"/>
      </w:r>
      <w:r w:rsidRPr="00AC4FFE">
        <w:rPr>
          <w:lang w:val="en-US"/>
        </w:rPr>
        <w:t>) and their effects;</w:t>
      </w:r>
    </w:p>
    <w:p w14:paraId="72B76BC0" w14:textId="10092737" w:rsidR="00054C4F" w:rsidRPr="00AC4FFE" w:rsidRDefault="00054C4F" w:rsidP="00510772">
      <w:pPr>
        <w:pStyle w:val="List"/>
        <w:ind w:left="1436"/>
        <w:jc w:val="both"/>
        <w:rPr>
          <w:lang w:val="en-US"/>
        </w:rPr>
      </w:pPr>
      <w:r w:rsidRPr="00AC4FFE">
        <w:rPr>
          <w:lang w:val="en-US"/>
        </w:rPr>
        <w:t xml:space="preserve">The current state; and </w:t>
      </w:r>
    </w:p>
    <w:p w14:paraId="73612587" w14:textId="081CE189" w:rsidR="004E55CB" w:rsidRPr="00AC4FFE" w:rsidRDefault="004E55CB" w:rsidP="00510772">
      <w:pPr>
        <w:pStyle w:val="List"/>
        <w:ind w:left="1436"/>
        <w:jc w:val="both"/>
        <w:rPr>
          <w:lang w:val="en-US"/>
        </w:rPr>
      </w:pPr>
      <w:r w:rsidRPr="00AC4FFE">
        <w:rPr>
          <w:lang w:val="en-US"/>
        </w:rPr>
        <w:t xml:space="preserve">Any outstanding or continuing unremedied </w:t>
      </w:r>
      <w:r w:rsidRPr="00AC4FFE">
        <w:rPr>
          <w:i/>
          <w:lang w:val="en-US"/>
        </w:rPr>
        <w:t>harm*</w:t>
      </w:r>
      <w:r w:rsidRPr="00AC4FFE">
        <w:rPr>
          <w:lang w:val="en-US"/>
        </w:rPr>
        <w:t>.</w:t>
      </w:r>
    </w:p>
    <w:p w14:paraId="5C84542C" w14:textId="016202E1" w:rsidR="00070818" w:rsidRPr="00AC4FFE" w:rsidRDefault="060C5850" w:rsidP="00510772">
      <w:pPr>
        <w:pStyle w:val="Clause2"/>
        <w:ind w:left="1143"/>
        <w:jc w:val="both"/>
        <w:rPr>
          <w:lang w:val="en-US"/>
        </w:rPr>
      </w:pPr>
      <w:r w:rsidRPr="00AC4FFE">
        <w:rPr>
          <w:lang w:val="en-US"/>
        </w:rPr>
        <w:t xml:space="preserve">Using the information gathered in 10.3, the </w:t>
      </w:r>
      <w:r w:rsidR="6ED7C6DD" w:rsidRPr="00AC4FFE">
        <w:rPr>
          <w:lang w:val="en-US"/>
        </w:rPr>
        <w:t>S</w:t>
      </w:r>
      <w:r w:rsidRPr="00AC4FFE">
        <w:rPr>
          <w:lang w:val="en-US"/>
        </w:rPr>
        <w:t xml:space="preserve">ocial Baseline Assessment shall consider the map of the </w:t>
      </w:r>
      <w:r w:rsidRPr="00AC4FFE">
        <w:rPr>
          <w:i/>
          <w:iCs/>
          <w:lang w:val="en-US"/>
        </w:rPr>
        <w:t>impact areas*</w:t>
      </w:r>
      <w:r w:rsidRPr="00AC4FFE">
        <w:rPr>
          <w:lang w:val="en-US"/>
        </w:rPr>
        <w:t xml:space="preserve"> of the </w:t>
      </w:r>
      <w:r w:rsidR="3E063F42" w:rsidRPr="00AC4FFE">
        <w:rPr>
          <w:i/>
          <w:iCs/>
          <w:lang w:val="en-US"/>
        </w:rPr>
        <w:t xml:space="preserve">conversion* </w:t>
      </w:r>
      <w:r w:rsidR="3E063F42" w:rsidRPr="00AC4FFE">
        <w:rPr>
          <w:lang w:val="en-US"/>
        </w:rPr>
        <w:t xml:space="preserve">or </w:t>
      </w:r>
      <w:r w:rsidRPr="00AC4FFE">
        <w:rPr>
          <w:i/>
          <w:iCs/>
          <w:lang w:val="en-US"/>
        </w:rPr>
        <w:t>unacceptable activities</w:t>
      </w:r>
      <w:r w:rsidRPr="00AC4FFE">
        <w:rPr>
          <w:lang w:val="en-US"/>
        </w:rPr>
        <w:t>* (see</w:t>
      </w:r>
      <w:r w:rsidR="393EEF94" w:rsidRPr="00AC4FFE">
        <w:rPr>
          <w:lang w:val="en-US"/>
        </w:rPr>
        <w:t xml:space="preserve"> </w:t>
      </w:r>
      <w:r w:rsidR="00070818" w:rsidRPr="00AC4FFE">
        <w:rPr>
          <w:lang w:val="en-US"/>
        </w:rPr>
        <w:fldChar w:fldCharType="begin"/>
      </w:r>
      <w:r w:rsidR="00070818" w:rsidRPr="00AC4FFE">
        <w:rPr>
          <w:lang w:val="en-US"/>
        </w:rPr>
        <w:instrText xml:space="preserve"> REF _Ref95578284 \r \h  \* MERGEFORMAT </w:instrText>
      </w:r>
      <w:r w:rsidR="00070818" w:rsidRPr="00AC4FFE">
        <w:rPr>
          <w:lang w:val="en-US"/>
        </w:rPr>
      </w:r>
      <w:r w:rsidR="00070818" w:rsidRPr="00AC4FFE">
        <w:rPr>
          <w:lang w:val="en-US"/>
        </w:rPr>
        <w:fldChar w:fldCharType="separate"/>
      </w:r>
      <w:r w:rsidR="00167A13">
        <w:rPr>
          <w:lang w:val="en-US"/>
        </w:rPr>
        <w:t>7.1</w:t>
      </w:r>
      <w:r w:rsidR="00070818" w:rsidRPr="00AC4FFE">
        <w:rPr>
          <w:lang w:val="en-US"/>
        </w:rPr>
        <w:fldChar w:fldCharType="end"/>
      </w:r>
      <w:r w:rsidRPr="00AC4FFE">
        <w:rPr>
          <w:lang w:val="en-US"/>
        </w:rPr>
        <w:t xml:space="preserve">) and the </w:t>
      </w:r>
      <w:r w:rsidRPr="00AC4FFE">
        <w:rPr>
          <w:i/>
          <w:iCs/>
          <w:lang w:val="en-US"/>
        </w:rPr>
        <w:t>stakeholder</w:t>
      </w:r>
      <w:r w:rsidR="00281D30" w:rsidRPr="00AC4FFE">
        <w:rPr>
          <w:lang w:val="en-US"/>
        </w:rPr>
        <w:t>*</w:t>
      </w:r>
      <w:r w:rsidRPr="00AC4FFE">
        <w:rPr>
          <w:lang w:val="en-US"/>
        </w:rPr>
        <w:t xml:space="preserve"> spatial mapping (see</w:t>
      </w:r>
      <w:r w:rsidR="393EEF94" w:rsidRPr="00AC4FFE">
        <w:rPr>
          <w:lang w:val="en-US"/>
        </w:rPr>
        <w:t xml:space="preserve"> </w:t>
      </w:r>
      <w:r w:rsidR="00B02243" w:rsidRPr="00AC4FFE">
        <w:rPr>
          <w:lang w:val="en-US"/>
        </w:rPr>
        <w:fldChar w:fldCharType="begin"/>
      </w:r>
      <w:r w:rsidR="00B02243" w:rsidRPr="00AC4FFE">
        <w:rPr>
          <w:lang w:val="en-US"/>
        </w:rPr>
        <w:instrText xml:space="preserve"> REF _Ref101786720 \r \h </w:instrText>
      </w:r>
      <w:r w:rsidR="004F35A2" w:rsidRPr="00AC4FFE">
        <w:rPr>
          <w:lang w:val="en-US"/>
        </w:rPr>
        <w:instrText xml:space="preserve"> \* MERGEFORMAT </w:instrText>
      </w:r>
      <w:r w:rsidR="00B02243" w:rsidRPr="00AC4FFE">
        <w:rPr>
          <w:lang w:val="en-US"/>
        </w:rPr>
      </w:r>
      <w:r w:rsidR="00B02243" w:rsidRPr="00AC4FFE">
        <w:rPr>
          <w:lang w:val="en-US"/>
        </w:rPr>
        <w:fldChar w:fldCharType="separate"/>
      </w:r>
      <w:r w:rsidR="00167A13">
        <w:rPr>
          <w:lang w:val="en-US"/>
        </w:rPr>
        <w:t>8.2</w:t>
      </w:r>
      <w:r w:rsidR="00B02243" w:rsidRPr="00AC4FFE">
        <w:rPr>
          <w:lang w:val="en-US"/>
        </w:rPr>
        <w:fldChar w:fldCharType="end"/>
      </w:r>
      <w:r w:rsidRPr="00AC4FFE">
        <w:rPr>
          <w:lang w:val="en-US"/>
        </w:rPr>
        <w:t xml:space="preserve">) to ensure that all relevant areas, </w:t>
      </w:r>
      <w:r w:rsidRPr="00AC4FFE">
        <w:rPr>
          <w:i/>
          <w:iCs/>
          <w:lang w:val="en-US"/>
        </w:rPr>
        <w:t>harm</w:t>
      </w:r>
      <w:r w:rsidRPr="00AC4FFE">
        <w:rPr>
          <w:lang w:val="en-US"/>
        </w:rPr>
        <w:t xml:space="preserve">*, </w:t>
      </w:r>
      <w:r w:rsidRPr="00AC4FFE">
        <w:rPr>
          <w:i/>
          <w:color w:val="C00000"/>
          <w:lang w:val="en-US"/>
        </w:rPr>
        <w:t>affected stakeholders</w:t>
      </w:r>
      <w:r w:rsidRPr="00AC4FFE">
        <w:rPr>
          <w:i/>
          <w:iCs/>
          <w:lang w:val="en-US"/>
        </w:rPr>
        <w:t xml:space="preserve">*,  </w:t>
      </w:r>
      <w:r w:rsidRPr="00AC4FFE">
        <w:rPr>
          <w:lang w:val="en-US"/>
        </w:rPr>
        <w:t xml:space="preserve">and </w:t>
      </w:r>
      <w:r w:rsidR="6ED7C6DD" w:rsidRPr="00AC4FFE">
        <w:rPr>
          <w:i/>
          <w:color w:val="5BC3F5" w:themeColor="accent5"/>
          <w:lang w:val="en-US"/>
        </w:rPr>
        <w:t>impacted</w:t>
      </w:r>
      <w:r w:rsidRPr="00AC4FFE">
        <w:rPr>
          <w:i/>
          <w:color w:val="5BC3F5" w:themeColor="accent5"/>
          <w:lang w:val="en-US"/>
        </w:rPr>
        <w:t xml:space="preserve"> rights holders</w:t>
      </w:r>
      <w:r w:rsidRPr="00AC4FFE">
        <w:rPr>
          <w:i/>
          <w:lang w:val="en-US"/>
        </w:rPr>
        <w:t>*</w:t>
      </w:r>
      <w:r w:rsidRPr="00AC4FFE">
        <w:rPr>
          <w:i/>
          <w:iCs/>
          <w:lang w:val="en-US"/>
        </w:rPr>
        <w:t xml:space="preserve"> </w:t>
      </w:r>
      <w:r w:rsidRPr="00AC4FFE">
        <w:rPr>
          <w:lang w:val="en-US"/>
        </w:rPr>
        <w:t>have been identified and included.</w:t>
      </w:r>
    </w:p>
    <w:p w14:paraId="65663762" w14:textId="38C3C3B9" w:rsidR="00343820" w:rsidRPr="00AC4FFE" w:rsidRDefault="00343820" w:rsidP="00510772">
      <w:pPr>
        <w:pStyle w:val="Clause2"/>
        <w:ind w:left="1143"/>
        <w:jc w:val="both"/>
        <w:rPr>
          <w:lang w:val="en-US"/>
        </w:rPr>
      </w:pPr>
      <w:r w:rsidRPr="00AC4FFE">
        <w:rPr>
          <w:lang w:val="en-US"/>
        </w:rPr>
        <w:t xml:space="preserve">Where the Social Baseline Assessment finds evidence of </w:t>
      </w:r>
      <w:r w:rsidRPr="00AC4FFE">
        <w:rPr>
          <w:i/>
          <w:lang w:val="en-US"/>
        </w:rPr>
        <w:t>social harm</w:t>
      </w:r>
      <w:r w:rsidRPr="00AC4FFE">
        <w:rPr>
          <w:lang w:val="en-US"/>
        </w:rPr>
        <w:t xml:space="preserve">* in </w:t>
      </w:r>
      <w:r w:rsidRPr="00AC4FFE">
        <w:rPr>
          <w:i/>
          <w:lang w:val="en-US"/>
        </w:rPr>
        <w:t>conversion</w:t>
      </w:r>
      <w:r w:rsidRPr="00AC4FFE">
        <w:rPr>
          <w:lang w:val="en-US"/>
        </w:rPr>
        <w:t xml:space="preserve">* cases that rise to the level of an </w:t>
      </w:r>
      <w:r w:rsidRPr="00AC4FFE">
        <w:rPr>
          <w:i/>
          <w:lang w:val="en-US"/>
        </w:rPr>
        <w:t>unacceptable activity</w:t>
      </w:r>
      <w:r w:rsidRPr="00AC4FFE">
        <w:rPr>
          <w:lang w:val="en-US"/>
        </w:rPr>
        <w:t xml:space="preserve">*, these cases shall be remedied according to the </w:t>
      </w:r>
      <w:r w:rsidR="0908C4D2" w:rsidRPr="00AC4FFE">
        <w:rPr>
          <w:lang w:val="en-US"/>
        </w:rPr>
        <w:t>core and</w:t>
      </w:r>
      <w:r w:rsidR="0051F71B" w:rsidRPr="00AC4FFE">
        <w:rPr>
          <w:lang w:val="en-US"/>
        </w:rPr>
        <w:t xml:space="preserve"> </w:t>
      </w:r>
      <w:r w:rsidRPr="00AC4FFE">
        <w:rPr>
          <w:lang w:val="en-US"/>
        </w:rPr>
        <w:t xml:space="preserve">additional requirements in the </w:t>
      </w:r>
      <w:r w:rsidRPr="00AC4FFE">
        <w:rPr>
          <w:i/>
          <w:iCs/>
          <w:lang w:val="en-US"/>
        </w:rPr>
        <w:t>FSC Remedy Framework</w:t>
      </w:r>
      <w:r w:rsidRPr="00AC4FFE">
        <w:rPr>
          <w:lang w:val="en-US"/>
        </w:rPr>
        <w:t>.</w:t>
      </w:r>
    </w:p>
    <w:p w14:paraId="03074EE2" w14:textId="77777777" w:rsidR="00373187" w:rsidRPr="004F35A2" w:rsidRDefault="00373187" w:rsidP="00D645A3">
      <w:pPr>
        <w:jc w:val="both"/>
        <w:rPr>
          <w:b/>
          <w:bCs/>
          <w:lang w:val="en-US"/>
        </w:rPr>
      </w:pPr>
      <w:r w:rsidRPr="00AC4FFE">
        <w:rPr>
          <w:b/>
          <w:bCs/>
          <w:lang w:val="en-US"/>
        </w:rPr>
        <w:t>Additional Requirements</w:t>
      </w:r>
    </w:p>
    <w:p w14:paraId="1E1DF8E9" w14:textId="4B50CECA" w:rsidR="00DE6A6E" w:rsidRDefault="00984E04" w:rsidP="00510772">
      <w:pPr>
        <w:pStyle w:val="Clause2"/>
        <w:ind w:left="1143"/>
        <w:jc w:val="both"/>
        <w:rPr>
          <w:lang w:val="en-US"/>
        </w:rPr>
      </w:pPr>
      <w:r w:rsidRPr="004F35A2">
        <w:rPr>
          <w:lang w:val="en-US"/>
        </w:rPr>
        <w:t xml:space="preserve">During the Baseline Assessment, </w:t>
      </w:r>
      <w:r w:rsidR="009D3083" w:rsidRPr="004F35A2">
        <w:rPr>
          <w:lang w:val="en-US"/>
        </w:rPr>
        <w:t>the</w:t>
      </w:r>
      <w:r w:rsidR="00CD1DF3" w:rsidRPr="004F35A2">
        <w:rPr>
          <w:lang w:val="en-US"/>
        </w:rPr>
        <w:t xml:space="preserve"> </w:t>
      </w:r>
      <w:r w:rsidR="00CD1DF3" w:rsidRPr="004F35A2">
        <w:rPr>
          <w:i/>
          <w:iCs/>
          <w:lang w:val="en-US"/>
        </w:rPr>
        <w:t>Independent Assessor*</w:t>
      </w:r>
      <w:r w:rsidR="00CD1DF3" w:rsidRPr="004F35A2">
        <w:rPr>
          <w:lang w:val="en-US"/>
        </w:rPr>
        <w:t xml:space="preserve"> shall consult</w:t>
      </w:r>
      <w:r w:rsidR="002C7262" w:rsidRPr="004F35A2">
        <w:rPr>
          <w:lang w:val="en-US"/>
        </w:rPr>
        <w:t xml:space="preserve"> </w:t>
      </w:r>
      <w:r w:rsidR="00CD1DF3" w:rsidRPr="004F35A2">
        <w:rPr>
          <w:lang w:val="en-US"/>
        </w:rPr>
        <w:t xml:space="preserve">with </w:t>
      </w:r>
      <w:r w:rsidR="006D572D" w:rsidRPr="004F35A2">
        <w:rPr>
          <w:i/>
          <w:color w:val="B57E00" w:themeColor="accent3" w:themeShade="BF"/>
          <w:lang w:val="en-US"/>
        </w:rPr>
        <w:t>interested stakeholders</w:t>
      </w:r>
      <w:r w:rsidR="00CD1DF3" w:rsidRPr="004F35A2">
        <w:rPr>
          <w:i/>
          <w:iCs/>
          <w:lang w:val="en-US"/>
        </w:rPr>
        <w:t>*</w:t>
      </w:r>
      <w:r w:rsidR="00CD1DF3" w:rsidRPr="004F35A2">
        <w:rPr>
          <w:lang w:val="en-US"/>
        </w:rPr>
        <w:t xml:space="preserve"> </w:t>
      </w:r>
      <w:r w:rsidR="009D3083" w:rsidRPr="004F35A2">
        <w:rPr>
          <w:lang w:val="en-US"/>
        </w:rPr>
        <w:t xml:space="preserve">in so far as they have been mandated by </w:t>
      </w:r>
      <w:r w:rsidR="00977CA7" w:rsidRPr="00EB791B">
        <w:rPr>
          <w:i/>
          <w:color w:val="5BC3F5" w:themeColor="accent5"/>
          <w:lang w:val="en-US"/>
        </w:rPr>
        <w:t>impacted</w:t>
      </w:r>
      <w:r w:rsidR="00CD1DF3" w:rsidRPr="00EB791B">
        <w:rPr>
          <w:color w:val="5BC3F5" w:themeColor="accent5"/>
          <w:lang w:val="en-US"/>
        </w:rPr>
        <w:t xml:space="preserve"> </w:t>
      </w:r>
      <w:r w:rsidR="00CD1DF3" w:rsidRPr="00EB791B">
        <w:rPr>
          <w:i/>
          <w:color w:val="5BC3F5" w:themeColor="accent5"/>
          <w:lang w:val="en-US"/>
        </w:rPr>
        <w:t>rights</w:t>
      </w:r>
      <w:r w:rsidR="00CD1DF3" w:rsidRPr="00EB791B">
        <w:rPr>
          <w:color w:val="5BC3F5" w:themeColor="accent5"/>
          <w:lang w:val="en-US"/>
        </w:rPr>
        <w:t xml:space="preserve"> </w:t>
      </w:r>
      <w:r w:rsidR="00CD1DF3" w:rsidRPr="00EB791B">
        <w:rPr>
          <w:i/>
          <w:color w:val="5BC3F5" w:themeColor="accent5"/>
          <w:lang w:val="en-US"/>
        </w:rPr>
        <w:t>holders</w:t>
      </w:r>
      <w:r w:rsidR="00CD1DF3" w:rsidRPr="004F35A2">
        <w:rPr>
          <w:lang w:val="en-US"/>
        </w:rPr>
        <w:t xml:space="preserve">* </w:t>
      </w:r>
      <w:r w:rsidR="00C74DB0" w:rsidRPr="004F35A2">
        <w:rPr>
          <w:lang w:val="en-US"/>
        </w:rPr>
        <w:t>to represent them</w:t>
      </w:r>
      <w:r w:rsidR="00CD1DF3" w:rsidRPr="004F35A2">
        <w:rPr>
          <w:lang w:val="en-US"/>
        </w:rPr>
        <w:t xml:space="preserve"> and, where deemed necessary, </w:t>
      </w:r>
      <w:r w:rsidR="00E245F4" w:rsidRPr="004F35A2">
        <w:rPr>
          <w:lang w:val="en-US"/>
        </w:rPr>
        <w:t xml:space="preserve">with </w:t>
      </w:r>
      <w:r w:rsidR="00CD1DF3" w:rsidRPr="004F35A2">
        <w:rPr>
          <w:i/>
          <w:lang w:val="en-US"/>
        </w:rPr>
        <w:t>independent experts</w:t>
      </w:r>
      <w:r w:rsidR="00CD1DF3" w:rsidRPr="004F35A2">
        <w:rPr>
          <w:lang w:val="en-US"/>
        </w:rPr>
        <w:t>*.</w:t>
      </w:r>
    </w:p>
    <w:p w14:paraId="0D18CBD2" w14:textId="65CC6256" w:rsidR="00840E42" w:rsidRPr="00EB791B" w:rsidRDefault="57151A14" w:rsidP="00510772">
      <w:pPr>
        <w:pStyle w:val="Clause1-Heading"/>
        <w:numPr>
          <w:ilvl w:val="0"/>
          <w:numId w:val="79"/>
        </w:numPr>
        <w:jc w:val="both"/>
        <w:outlineLvl w:val="9"/>
        <w:rPr>
          <w:rFonts w:asciiTheme="minorHAnsi" w:hAnsiTheme="minorHAnsi" w:cstheme="minorHAnsi"/>
          <w:b/>
          <w:lang w:val="en-US"/>
        </w:rPr>
      </w:pPr>
      <w:bookmarkStart w:id="97" w:name="_Ref95596052"/>
      <w:r w:rsidRPr="00EB791B">
        <w:rPr>
          <w:rFonts w:asciiTheme="minorHAnsi" w:hAnsiTheme="minorHAnsi" w:cstheme="minorHAnsi"/>
          <w:b/>
          <w:lang w:val="en-US"/>
        </w:rPr>
        <w:t>Environmental Baseline Assessments</w:t>
      </w:r>
      <w:bookmarkEnd w:id="97"/>
    </w:p>
    <w:p w14:paraId="6A4EAD5E" w14:textId="69B145AC" w:rsidR="00B01C15" w:rsidRPr="004F35A2" w:rsidRDefault="00B01C15" w:rsidP="00D645A3">
      <w:pPr>
        <w:jc w:val="both"/>
        <w:rPr>
          <w:b/>
          <w:bCs/>
          <w:lang w:val="en-US"/>
        </w:rPr>
      </w:pPr>
      <w:r w:rsidRPr="004F35A2">
        <w:rPr>
          <w:b/>
          <w:bCs/>
          <w:lang w:val="en-US"/>
        </w:rPr>
        <w:t>Core Requirements</w:t>
      </w:r>
    </w:p>
    <w:p w14:paraId="17794235" w14:textId="26D90D7E" w:rsidR="008A34CE" w:rsidRPr="00AC4FFE" w:rsidRDefault="008A34CE" w:rsidP="00510772">
      <w:pPr>
        <w:pStyle w:val="Clause2"/>
        <w:ind w:left="1143"/>
        <w:jc w:val="both"/>
        <w:rPr>
          <w:lang w:val="en-US"/>
        </w:rPr>
      </w:pPr>
      <w:r w:rsidRPr="004F35A2">
        <w:rPr>
          <w:lang w:val="en-US"/>
        </w:rPr>
        <w:t xml:space="preserve">An Environmental Baseline Assessment shall be conducted using </w:t>
      </w:r>
      <w:r w:rsidRPr="004F35A2">
        <w:rPr>
          <w:i/>
          <w:iCs/>
          <w:lang w:val="en-US"/>
        </w:rPr>
        <w:t>best available information</w:t>
      </w:r>
      <w:r w:rsidRPr="004F35A2">
        <w:rPr>
          <w:lang w:val="en-US"/>
        </w:rPr>
        <w:t xml:space="preserve">* and expert knowledge to determine environmental aspects associated with the </w:t>
      </w:r>
      <w:r w:rsidRPr="004F35A2">
        <w:rPr>
          <w:i/>
          <w:iCs/>
          <w:lang w:val="en-US"/>
        </w:rPr>
        <w:t>conversion</w:t>
      </w:r>
      <w:r w:rsidRPr="004F35A2">
        <w:rPr>
          <w:lang w:val="en-US"/>
        </w:rPr>
        <w:t xml:space="preserve">* or </w:t>
      </w:r>
      <w:r w:rsidRPr="004F35A2">
        <w:rPr>
          <w:i/>
          <w:iCs/>
          <w:lang w:val="en-US"/>
        </w:rPr>
        <w:t xml:space="preserve">unacceptable </w:t>
      </w:r>
      <w:r w:rsidRPr="00AC4FFE">
        <w:rPr>
          <w:i/>
          <w:iCs/>
          <w:lang w:val="en-US"/>
        </w:rPr>
        <w:t xml:space="preserve">activities* </w:t>
      </w:r>
      <w:r w:rsidRPr="00AC4FFE">
        <w:rPr>
          <w:lang w:val="en-US"/>
        </w:rPr>
        <w:t xml:space="preserve">and any </w:t>
      </w:r>
      <w:r w:rsidRPr="00AC4FFE">
        <w:rPr>
          <w:i/>
          <w:iCs/>
          <w:lang w:val="en-US"/>
        </w:rPr>
        <w:t>harm*</w:t>
      </w:r>
      <w:r w:rsidRPr="00AC4FFE">
        <w:rPr>
          <w:lang w:val="en-US"/>
        </w:rPr>
        <w:t xml:space="preserve"> caused to these aspects.</w:t>
      </w:r>
    </w:p>
    <w:p w14:paraId="7A428111" w14:textId="5F7F5BC2" w:rsidR="004116BC" w:rsidRPr="00AC4FFE" w:rsidRDefault="004116BC" w:rsidP="00510772">
      <w:pPr>
        <w:pStyle w:val="List"/>
        <w:numPr>
          <w:ilvl w:val="0"/>
          <w:numId w:val="20"/>
        </w:numPr>
        <w:ind w:left="993" w:firstLine="141"/>
        <w:jc w:val="both"/>
        <w:rPr>
          <w:lang w:val="en-US"/>
        </w:rPr>
      </w:pPr>
      <w:r w:rsidRPr="00AC4FFE">
        <w:rPr>
          <w:lang w:val="en-US"/>
        </w:rPr>
        <w:t xml:space="preserve">For </w:t>
      </w:r>
      <w:r w:rsidRPr="00AC4FFE">
        <w:rPr>
          <w:i/>
          <w:lang w:val="en-US"/>
        </w:rPr>
        <w:t>conversion</w:t>
      </w:r>
      <w:r w:rsidRPr="00AC4FFE">
        <w:rPr>
          <w:i/>
          <w:iCs/>
          <w:lang w:val="en-US"/>
        </w:rPr>
        <w:t>*</w:t>
      </w:r>
      <w:r w:rsidRPr="00AC4FFE">
        <w:rPr>
          <w:lang w:val="en-US"/>
        </w:rPr>
        <w:t xml:space="preserve">: </w:t>
      </w:r>
      <w:r w:rsidRPr="00AC4FFE">
        <w:rPr>
          <w:i/>
          <w:iCs/>
          <w:lang w:val="en-US"/>
        </w:rPr>
        <w:t xml:space="preserve">The Organization* </w:t>
      </w:r>
      <w:r w:rsidR="00D65CB9" w:rsidRPr="00AC4FFE">
        <w:rPr>
          <w:lang w:val="en-US"/>
        </w:rPr>
        <w:t>may</w:t>
      </w:r>
      <w:r w:rsidR="003C1403" w:rsidRPr="00AC4FFE">
        <w:rPr>
          <w:lang w:val="en-US"/>
        </w:rPr>
        <w:t xml:space="preserve"> </w:t>
      </w:r>
      <w:r w:rsidRPr="00AC4FFE">
        <w:rPr>
          <w:lang w:val="en-US"/>
        </w:rPr>
        <w:t>carry out the assessment</w:t>
      </w:r>
      <w:r w:rsidR="0046794C" w:rsidRPr="00AC4FFE">
        <w:rPr>
          <w:lang w:val="en-US"/>
        </w:rPr>
        <w:t>.</w:t>
      </w:r>
    </w:p>
    <w:p w14:paraId="59C8C5AF" w14:textId="5D733944" w:rsidR="00A1536D" w:rsidRPr="00AC4FFE" w:rsidRDefault="00E9124B" w:rsidP="00510772">
      <w:pPr>
        <w:pStyle w:val="List"/>
        <w:ind w:left="1436"/>
        <w:jc w:val="both"/>
        <w:rPr>
          <w:lang w:val="en-US"/>
        </w:rPr>
      </w:pPr>
      <w:r w:rsidRPr="00AC4FFE">
        <w:rPr>
          <w:lang w:val="en-US"/>
        </w:rPr>
        <w:t xml:space="preserve">For </w:t>
      </w:r>
      <w:r w:rsidRPr="00AC4FFE">
        <w:rPr>
          <w:i/>
          <w:iCs/>
          <w:lang w:val="en-US"/>
        </w:rPr>
        <w:t>unacceptable activities*</w:t>
      </w:r>
      <w:r w:rsidRPr="00AC4FFE">
        <w:rPr>
          <w:lang w:val="en-US"/>
        </w:rPr>
        <w:t xml:space="preserve">: An </w:t>
      </w:r>
      <w:r w:rsidRPr="00AC4FFE">
        <w:rPr>
          <w:i/>
          <w:iCs/>
          <w:lang w:val="en-US"/>
        </w:rPr>
        <w:t>Independent Assessor*</w:t>
      </w:r>
      <w:r w:rsidRPr="00AC4FFE">
        <w:rPr>
          <w:lang w:val="en-US"/>
        </w:rPr>
        <w:t xml:space="preserve"> shall carry out the assessment and consult </w:t>
      </w:r>
      <w:r w:rsidR="006D572D" w:rsidRPr="00AC4FFE">
        <w:rPr>
          <w:i/>
          <w:iCs/>
          <w:color w:val="B57E00" w:themeColor="accent3" w:themeShade="BF"/>
          <w:lang w:val="en-US"/>
        </w:rPr>
        <w:t>interested stakeholders</w:t>
      </w:r>
      <w:r w:rsidRPr="00AC4FFE">
        <w:rPr>
          <w:i/>
          <w:iCs/>
          <w:lang w:val="en-US"/>
        </w:rPr>
        <w:t xml:space="preserve">* </w:t>
      </w:r>
      <w:r w:rsidRPr="00AC4FFE">
        <w:rPr>
          <w:lang w:val="en-US"/>
        </w:rPr>
        <w:t xml:space="preserve">and </w:t>
      </w:r>
      <w:r w:rsidR="0069544A" w:rsidRPr="00AC4FFE">
        <w:rPr>
          <w:i/>
          <w:color w:val="C00000"/>
          <w:lang w:val="en-US"/>
        </w:rPr>
        <w:t>affected stakeholders</w:t>
      </w:r>
      <w:r w:rsidRPr="00AC4FFE">
        <w:rPr>
          <w:i/>
          <w:iCs/>
          <w:lang w:val="en-US"/>
        </w:rPr>
        <w:t>*</w:t>
      </w:r>
      <w:r w:rsidRPr="00AC4FFE">
        <w:rPr>
          <w:lang w:val="en-US"/>
        </w:rPr>
        <w:t>.</w:t>
      </w:r>
    </w:p>
    <w:p w14:paraId="22D26E4C" w14:textId="216BA192" w:rsidR="0077106C" w:rsidRPr="00AC4FFE" w:rsidRDefault="0077106C" w:rsidP="00510772">
      <w:pPr>
        <w:pStyle w:val="Clause2"/>
        <w:ind w:left="1143"/>
        <w:jc w:val="both"/>
        <w:rPr>
          <w:lang w:val="en-US"/>
        </w:rPr>
      </w:pPr>
      <w:r w:rsidRPr="00AC4FFE">
        <w:rPr>
          <w:lang w:val="en-US"/>
        </w:rPr>
        <w:t xml:space="preserve">The Environmental Baseline Assessment shall include: </w:t>
      </w:r>
    </w:p>
    <w:p w14:paraId="77A441AA" w14:textId="33F00F79" w:rsidR="00FA0868" w:rsidRPr="00AC4FFE" w:rsidRDefault="00FA0868" w:rsidP="00510772">
      <w:pPr>
        <w:pStyle w:val="List"/>
        <w:numPr>
          <w:ilvl w:val="0"/>
          <w:numId w:val="21"/>
        </w:numPr>
        <w:ind w:left="1418"/>
        <w:jc w:val="both"/>
        <w:rPr>
          <w:lang w:val="en-US"/>
        </w:rPr>
      </w:pPr>
      <w:r w:rsidRPr="00AC4FFE">
        <w:rPr>
          <w:lang w:val="en-US"/>
        </w:rPr>
        <w:t xml:space="preserve">The </w:t>
      </w:r>
      <w:r w:rsidR="529FF1C0" w:rsidRPr="00AC4FFE">
        <w:rPr>
          <w:lang w:val="en-US"/>
        </w:rPr>
        <w:t>condition</w:t>
      </w:r>
      <w:r w:rsidRPr="00AC4FFE">
        <w:rPr>
          <w:lang w:val="en-US"/>
        </w:rPr>
        <w:t xml:space="preserve"> of the</w:t>
      </w:r>
      <w:r w:rsidR="529FF1C0" w:rsidRPr="00AC4FFE">
        <w:rPr>
          <w:lang w:val="en-US"/>
        </w:rPr>
        <w:t xml:space="preserve"> </w:t>
      </w:r>
      <w:r w:rsidR="0010633B" w:rsidRPr="00AC4FFE">
        <w:rPr>
          <w:i/>
          <w:iCs/>
          <w:lang w:val="en-US"/>
        </w:rPr>
        <w:t>impact</w:t>
      </w:r>
      <w:r w:rsidR="00333EBF" w:rsidRPr="00AC4FFE">
        <w:rPr>
          <w:i/>
          <w:iCs/>
          <w:lang w:val="en-US"/>
        </w:rPr>
        <w:t xml:space="preserve"> </w:t>
      </w:r>
      <w:r w:rsidRPr="00AC4FFE">
        <w:rPr>
          <w:i/>
          <w:lang w:val="en-US"/>
        </w:rPr>
        <w:t>area</w:t>
      </w:r>
      <w:r w:rsidR="0010633B" w:rsidRPr="00AC4FFE">
        <w:rPr>
          <w:i/>
          <w:iCs/>
          <w:lang w:val="en-US"/>
        </w:rPr>
        <w:t>*</w:t>
      </w:r>
      <w:r w:rsidRPr="00AC4FFE">
        <w:rPr>
          <w:lang w:val="en-US"/>
        </w:rPr>
        <w:t xml:space="preserve"> at the time immediately before commencement of the </w:t>
      </w:r>
      <w:r w:rsidRPr="00AC4FFE">
        <w:rPr>
          <w:i/>
          <w:lang w:val="en-US"/>
        </w:rPr>
        <w:t>conversion</w:t>
      </w:r>
      <w:r w:rsidRPr="00AC4FFE">
        <w:rPr>
          <w:lang w:val="en-US"/>
        </w:rPr>
        <w:t xml:space="preserve">* and/or </w:t>
      </w:r>
      <w:r w:rsidRPr="00AC4FFE">
        <w:rPr>
          <w:i/>
          <w:iCs/>
          <w:lang w:val="en-US"/>
        </w:rPr>
        <w:t>unacceptable activities</w:t>
      </w:r>
      <w:r w:rsidRPr="00AC4FFE">
        <w:rPr>
          <w:lang w:val="en-US"/>
        </w:rPr>
        <w:t>*, including the:</w:t>
      </w:r>
    </w:p>
    <w:p w14:paraId="11A33D67" w14:textId="09C802CB" w:rsidR="00212F40" w:rsidRPr="00AC4FFE" w:rsidRDefault="00212F40" w:rsidP="00510772">
      <w:pPr>
        <w:pStyle w:val="List2"/>
        <w:ind w:left="1724"/>
        <w:jc w:val="both"/>
        <w:rPr>
          <w:lang w:val="en-US"/>
        </w:rPr>
      </w:pPr>
      <w:r w:rsidRPr="00AC4FFE">
        <w:rPr>
          <w:lang w:val="en-US"/>
        </w:rPr>
        <w:t>Forest type according to national forest classifications</w:t>
      </w:r>
      <w:r w:rsidR="0077576E" w:rsidRPr="00AC4FFE">
        <w:rPr>
          <w:lang w:val="en-US"/>
        </w:rPr>
        <w:t>,</w:t>
      </w:r>
      <w:r w:rsidRPr="00AC4FFE">
        <w:rPr>
          <w:lang w:val="en-US"/>
        </w:rPr>
        <w:t xml:space="preserve"> or according to </w:t>
      </w:r>
      <w:r w:rsidR="00EE5D43" w:rsidRPr="00E32AD4">
        <w:rPr>
          <w:lang w:val="en-US"/>
        </w:rPr>
        <w:fldChar w:fldCharType="begin"/>
      </w:r>
      <w:r w:rsidR="00EE5D43" w:rsidRPr="00E32AD4">
        <w:rPr>
          <w:lang w:val="en-US"/>
        </w:rPr>
        <w:instrText xml:space="preserve"> REF _Ref109118464 \h </w:instrText>
      </w:r>
      <w:r w:rsidR="004F35A2" w:rsidRPr="00E32AD4">
        <w:rPr>
          <w:lang w:val="en-US"/>
        </w:rPr>
        <w:instrText xml:space="preserve"> \* MERGEFORMAT </w:instrText>
      </w:r>
      <w:r w:rsidR="00EE5D43" w:rsidRPr="00E32AD4">
        <w:rPr>
          <w:lang w:val="en-US"/>
        </w:rPr>
      </w:r>
      <w:r w:rsidR="00EE5D43" w:rsidRPr="00E32AD4">
        <w:rPr>
          <w:lang w:val="en-US"/>
        </w:rPr>
        <w:fldChar w:fldCharType="separate"/>
      </w:r>
      <w:ins w:id="98" w:author="Diana Franco Gil" w:date="2023-03-14T21:55:00Z">
        <w:r w:rsidR="00167A13" w:rsidRPr="00167A13">
          <w:rPr>
            <w:rFonts w:cstheme="minorHAnsi"/>
            <w:lang w:val="en-US"/>
          </w:rPr>
          <w:t xml:space="preserve">Annex 2: </w:t>
        </w:r>
        <w:r w:rsidR="00167A13" w:rsidRPr="00167A13">
          <w:rPr>
            <w:rFonts w:cstheme="minorHAnsi"/>
          </w:rPr>
          <w:t>Forest Type Classes</w:t>
        </w:r>
      </w:ins>
      <w:r w:rsidR="00EE5D43" w:rsidRPr="00E32AD4">
        <w:rPr>
          <w:lang w:val="en-US"/>
        </w:rPr>
        <w:fldChar w:fldCharType="end"/>
      </w:r>
      <w:r w:rsidR="00FE5411" w:rsidRPr="00AC4FFE">
        <w:rPr>
          <w:lang w:val="en-US"/>
        </w:rPr>
        <w:t xml:space="preserve"> in the absence of a national classification</w:t>
      </w:r>
      <w:r w:rsidRPr="00AC4FFE">
        <w:rPr>
          <w:lang w:val="en-US"/>
        </w:rPr>
        <w:t xml:space="preserve">; </w:t>
      </w:r>
    </w:p>
    <w:p w14:paraId="611A3D66" w14:textId="10FC5440" w:rsidR="00D46973" w:rsidRPr="00AC4FFE" w:rsidRDefault="00D46973" w:rsidP="00510772">
      <w:pPr>
        <w:pStyle w:val="List2"/>
        <w:ind w:left="1724"/>
        <w:jc w:val="both"/>
        <w:rPr>
          <w:lang w:val="en-US"/>
        </w:rPr>
      </w:pPr>
      <w:r w:rsidRPr="00AC4FFE">
        <w:rPr>
          <w:lang w:val="en-US"/>
        </w:rPr>
        <w:t xml:space="preserve">Forest condition status: cover and use, including levels of </w:t>
      </w:r>
      <w:r w:rsidRPr="00AC4FFE">
        <w:rPr>
          <w:i/>
          <w:iCs/>
          <w:lang w:val="en-US"/>
        </w:rPr>
        <w:t>degradation</w:t>
      </w:r>
      <w:r w:rsidRPr="00AC4FFE">
        <w:rPr>
          <w:lang w:val="en-US"/>
        </w:rPr>
        <w:t xml:space="preserve">*, </w:t>
      </w:r>
      <w:r w:rsidRPr="00AC4FFE">
        <w:rPr>
          <w:i/>
          <w:iCs/>
          <w:lang w:val="en-US"/>
        </w:rPr>
        <w:t>degradation</w:t>
      </w:r>
      <w:r w:rsidRPr="00AC4FFE">
        <w:rPr>
          <w:lang w:val="en-US"/>
        </w:rPr>
        <w:t xml:space="preserve">* drivers, biodiversity, </w:t>
      </w:r>
      <w:r w:rsidRPr="00AC4FFE">
        <w:rPr>
          <w:i/>
          <w:iCs/>
          <w:lang w:val="en-US"/>
        </w:rPr>
        <w:t>ecosystem attributes</w:t>
      </w:r>
      <w:r w:rsidRPr="00AC4FFE">
        <w:rPr>
          <w:lang w:val="en-US"/>
        </w:rPr>
        <w:t xml:space="preserve">*, </w:t>
      </w:r>
      <w:r w:rsidRPr="00AC4FFE">
        <w:rPr>
          <w:i/>
          <w:iCs/>
          <w:lang w:val="en-US"/>
        </w:rPr>
        <w:t>environmental values</w:t>
      </w:r>
      <w:r w:rsidRPr="00AC4FFE">
        <w:rPr>
          <w:lang w:val="en-US"/>
        </w:rPr>
        <w:t>* and successional phase; and</w:t>
      </w:r>
    </w:p>
    <w:p w14:paraId="0D24E11A" w14:textId="26C58B84" w:rsidR="00A36344" w:rsidRPr="00AC4FFE" w:rsidRDefault="005D00B1" w:rsidP="00510772">
      <w:pPr>
        <w:pStyle w:val="List2"/>
        <w:ind w:left="1724"/>
        <w:jc w:val="both"/>
        <w:rPr>
          <w:lang w:val="en-US"/>
        </w:rPr>
      </w:pPr>
      <w:r w:rsidRPr="00AC4FFE">
        <w:rPr>
          <w:i/>
          <w:lang w:val="en-US"/>
        </w:rPr>
        <w:t>HCV</w:t>
      </w:r>
      <w:r w:rsidRPr="00AC4FFE">
        <w:rPr>
          <w:i/>
          <w:iCs/>
          <w:lang w:val="en-US"/>
        </w:rPr>
        <w:t xml:space="preserve"> areas</w:t>
      </w:r>
      <w:r w:rsidRPr="00AC4FFE">
        <w:rPr>
          <w:lang w:val="en-US"/>
        </w:rPr>
        <w:t xml:space="preserve">* and </w:t>
      </w:r>
      <w:r w:rsidRPr="00AC4FFE">
        <w:rPr>
          <w:i/>
          <w:iCs/>
          <w:lang w:val="en-US"/>
        </w:rPr>
        <w:t>rare species* or threatened species</w:t>
      </w:r>
      <w:r w:rsidRPr="00AC4FFE">
        <w:rPr>
          <w:lang w:val="en-US"/>
        </w:rPr>
        <w:t>*.</w:t>
      </w:r>
    </w:p>
    <w:p w14:paraId="7665135C" w14:textId="741780B9" w:rsidR="00B34BDA" w:rsidRPr="00AC4FFE" w:rsidRDefault="00B34BDA" w:rsidP="00510772">
      <w:pPr>
        <w:pStyle w:val="List"/>
        <w:ind w:left="1436"/>
        <w:jc w:val="both"/>
        <w:rPr>
          <w:lang w:val="en-US"/>
        </w:rPr>
      </w:pPr>
      <w:r w:rsidRPr="00AC4FFE">
        <w:rPr>
          <w:lang w:val="en-US"/>
        </w:rPr>
        <w:lastRenderedPageBreak/>
        <w:t xml:space="preserve">The current </w:t>
      </w:r>
      <w:r w:rsidR="6F201C9C" w:rsidRPr="00AC4FFE">
        <w:rPr>
          <w:lang w:val="en-US"/>
        </w:rPr>
        <w:t>condition</w:t>
      </w:r>
      <w:r w:rsidRPr="00AC4FFE">
        <w:rPr>
          <w:lang w:val="en-US"/>
        </w:rPr>
        <w:t xml:space="preserve"> of the </w:t>
      </w:r>
      <w:r w:rsidR="00415AEA" w:rsidRPr="00AC4FFE">
        <w:rPr>
          <w:i/>
          <w:iCs/>
          <w:lang w:val="en-US"/>
        </w:rPr>
        <w:t>impact</w:t>
      </w:r>
      <w:r w:rsidR="00577B5A" w:rsidRPr="00AC4FFE">
        <w:rPr>
          <w:i/>
          <w:iCs/>
          <w:lang w:val="en-US"/>
        </w:rPr>
        <w:t xml:space="preserve"> </w:t>
      </w:r>
      <w:r w:rsidRPr="00AC4FFE">
        <w:rPr>
          <w:i/>
          <w:iCs/>
          <w:lang w:val="en-US"/>
        </w:rPr>
        <w:t>area</w:t>
      </w:r>
      <w:r w:rsidR="00577B5A" w:rsidRPr="00AC4FFE">
        <w:rPr>
          <w:i/>
          <w:iCs/>
          <w:lang w:val="en-US"/>
        </w:rPr>
        <w:t>s*</w:t>
      </w:r>
      <w:r w:rsidRPr="00AC4FFE">
        <w:rPr>
          <w:lang w:val="en-US"/>
        </w:rPr>
        <w:t xml:space="preserve"> subject to </w:t>
      </w:r>
      <w:r w:rsidR="009906A6" w:rsidRPr="00AC4FFE">
        <w:rPr>
          <w:i/>
          <w:iCs/>
          <w:lang w:val="en-US"/>
        </w:rPr>
        <w:t xml:space="preserve">conversion* </w:t>
      </w:r>
      <w:r w:rsidR="009906A6" w:rsidRPr="006F4C20">
        <w:rPr>
          <w:lang w:val="en-US"/>
        </w:rPr>
        <w:t>and/or</w:t>
      </w:r>
      <w:r w:rsidR="009906A6" w:rsidRPr="00AC4FFE">
        <w:rPr>
          <w:i/>
          <w:iCs/>
          <w:lang w:val="en-US"/>
        </w:rPr>
        <w:t xml:space="preserve"> </w:t>
      </w:r>
      <w:r w:rsidRPr="00AC4FFE">
        <w:rPr>
          <w:i/>
          <w:iCs/>
          <w:lang w:val="en-US"/>
        </w:rPr>
        <w:t>unacceptable activities</w:t>
      </w:r>
      <w:r w:rsidR="0003525F" w:rsidRPr="00AC4FFE">
        <w:rPr>
          <w:i/>
          <w:iCs/>
          <w:lang w:val="en-US"/>
        </w:rPr>
        <w:t>*</w:t>
      </w:r>
      <w:r w:rsidRPr="00AC4FFE">
        <w:rPr>
          <w:lang w:val="en-US"/>
        </w:rPr>
        <w:t xml:space="preserve">, </w:t>
      </w:r>
      <w:r w:rsidR="6F201C9C" w:rsidRPr="00AC4FFE">
        <w:rPr>
          <w:lang w:val="en-US"/>
        </w:rPr>
        <w:t xml:space="preserve">including </w:t>
      </w:r>
      <w:r w:rsidRPr="00AC4FFE">
        <w:rPr>
          <w:lang w:val="en-US"/>
        </w:rPr>
        <w:t>but not limited to:</w:t>
      </w:r>
    </w:p>
    <w:p w14:paraId="7A05E375" w14:textId="20325CD4" w:rsidR="008C4E43" w:rsidRPr="00AC4FFE" w:rsidRDefault="008C4E43" w:rsidP="00510772">
      <w:pPr>
        <w:pStyle w:val="List2"/>
        <w:ind w:left="1724"/>
        <w:jc w:val="both"/>
        <w:rPr>
          <w:lang w:val="en-US"/>
        </w:rPr>
      </w:pPr>
      <w:r w:rsidRPr="00AC4FFE">
        <w:rPr>
          <w:i/>
          <w:iCs/>
          <w:lang w:val="en-US"/>
        </w:rPr>
        <w:t>Land cover</w:t>
      </w:r>
      <w:r w:rsidR="00CC6BBF" w:rsidRPr="00AC4FFE">
        <w:rPr>
          <w:i/>
          <w:iCs/>
          <w:lang w:val="en-US"/>
        </w:rPr>
        <w:t>*</w:t>
      </w:r>
      <w:r w:rsidRPr="00AC4FFE">
        <w:rPr>
          <w:lang w:val="en-US"/>
        </w:rPr>
        <w:t xml:space="preserve"> and </w:t>
      </w:r>
      <w:r w:rsidR="002B207A" w:rsidRPr="00AC4FFE">
        <w:rPr>
          <w:i/>
          <w:iCs/>
          <w:lang w:val="en-US"/>
        </w:rPr>
        <w:t xml:space="preserve">land </w:t>
      </w:r>
      <w:r w:rsidRPr="00AC4FFE">
        <w:rPr>
          <w:i/>
          <w:iCs/>
          <w:lang w:val="en-US"/>
        </w:rPr>
        <w:t>use</w:t>
      </w:r>
      <w:r w:rsidR="00CC6BBF" w:rsidRPr="00AC4FFE">
        <w:rPr>
          <w:i/>
          <w:iCs/>
          <w:lang w:val="en-US"/>
        </w:rPr>
        <w:t>*</w:t>
      </w:r>
      <w:r w:rsidRPr="00AC4FFE">
        <w:rPr>
          <w:lang w:val="en-US"/>
        </w:rPr>
        <w:t xml:space="preserve"> by area and management classification;</w:t>
      </w:r>
    </w:p>
    <w:p w14:paraId="1C280098" w14:textId="457DA0C5" w:rsidR="001B4754" w:rsidRPr="00AC4FFE" w:rsidRDefault="001B4754" w:rsidP="00510772">
      <w:pPr>
        <w:pStyle w:val="List2"/>
        <w:ind w:left="1724"/>
        <w:jc w:val="both"/>
        <w:rPr>
          <w:lang w:val="en-US"/>
        </w:rPr>
      </w:pPr>
      <w:r w:rsidRPr="00AC4FFE">
        <w:rPr>
          <w:lang w:val="en-US"/>
        </w:rPr>
        <w:t xml:space="preserve">Identified areas with potential for </w:t>
      </w:r>
      <w:r w:rsidRPr="00AC4FFE">
        <w:rPr>
          <w:i/>
          <w:iCs/>
          <w:lang w:val="en-US"/>
        </w:rPr>
        <w:t>restoration</w:t>
      </w:r>
      <w:r w:rsidRPr="00AC4FFE">
        <w:rPr>
          <w:lang w:val="en-US"/>
        </w:rPr>
        <w:t xml:space="preserve">* and/or </w:t>
      </w:r>
      <w:r w:rsidRPr="00AC4FFE">
        <w:rPr>
          <w:i/>
          <w:iCs/>
          <w:lang w:val="en-US"/>
        </w:rPr>
        <w:t>conservation</w:t>
      </w:r>
      <w:r w:rsidRPr="00AC4FFE">
        <w:rPr>
          <w:lang w:val="en-US"/>
        </w:rPr>
        <w:t xml:space="preserve">*; </w:t>
      </w:r>
    </w:p>
    <w:p w14:paraId="6964E0F3" w14:textId="35598901" w:rsidR="0092409C" w:rsidRPr="00AC4FFE" w:rsidRDefault="0092409C" w:rsidP="00510772">
      <w:pPr>
        <w:pStyle w:val="List2"/>
        <w:ind w:left="1724"/>
        <w:jc w:val="both"/>
        <w:rPr>
          <w:lang w:val="en-US"/>
        </w:rPr>
      </w:pPr>
      <w:r w:rsidRPr="00AC4FFE">
        <w:rPr>
          <w:lang w:val="en-US"/>
        </w:rPr>
        <w:t xml:space="preserve">Remaining natural </w:t>
      </w:r>
      <w:r w:rsidRPr="00AC4FFE">
        <w:rPr>
          <w:i/>
          <w:iCs/>
          <w:lang w:val="en-US"/>
        </w:rPr>
        <w:t>ecosystems</w:t>
      </w:r>
      <w:r w:rsidR="00C85551" w:rsidRPr="00AC4FFE">
        <w:rPr>
          <w:lang w:val="en-US"/>
        </w:rPr>
        <w:t>*</w:t>
      </w:r>
      <w:r w:rsidRPr="00AC4FFE">
        <w:rPr>
          <w:lang w:val="en-US"/>
        </w:rPr>
        <w:t xml:space="preserve"> considering </w:t>
      </w:r>
      <w:r w:rsidRPr="00AC4FFE">
        <w:rPr>
          <w:i/>
          <w:iCs/>
          <w:lang w:val="en-US"/>
        </w:rPr>
        <w:t>ecosystem</w:t>
      </w:r>
      <w:r w:rsidR="00C85551" w:rsidRPr="00AC4FFE">
        <w:rPr>
          <w:lang w:val="en-US"/>
        </w:rPr>
        <w:t>*</w:t>
      </w:r>
      <w:r w:rsidRPr="00AC4FFE">
        <w:rPr>
          <w:lang w:val="en-US"/>
        </w:rPr>
        <w:t xml:space="preserve"> condition, use status, biodiversity, </w:t>
      </w:r>
      <w:r w:rsidRPr="00AC4FFE">
        <w:rPr>
          <w:i/>
          <w:iCs/>
          <w:lang w:val="en-US"/>
        </w:rPr>
        <w:t>ecosystem attributes</w:t>
      </w:r>
      <w:r w:rsidRPr="00AC4FFE">
        <w:rPr>
          <w:lang w:val="en-US"/>
        </w:rPr>
        <w:t xml:space="preserve">*, </w:t>
      </w:r>
      <w:r w:rsidRPr="00AC4FFE">
        <w:rPr>
          <w:i/>
          <w:iCs/>
          <w:lang w:val="en-US"/>
        </w:rPr>
        <w:t>environmental values</w:t>
      </w:r>
      <w:r w:rsidRPr="00AC4FFE">
        <w:rPr>
          <w:lang w:val="en-US"/>
        </w:rPr>
        <w:t xml:space="preserve">*, successional phase, level of </w:t>
      </w:r>
      <w:r w:rsidRPr="00AC4FFE">
        <w:rPr>
          <w:i/>
          <w:iCs/>
          <w:lang w:val="en-US"/>
        </w:rPr>
        <w:t>degradation</w:t>
      </w:r>
      <w:r w:rsidRPr="00AC4FFE">
        <w:rPr>
          <w:lang w:val="en-US"/>
        </w:rPr>
        <w:t>*</w:t>
      </w:r>
      <w:r w:rsidR="003E661C" w:rsidRPr="00AC4FFE">
        <w:rPr>
          <w:lang w:val="en-US"/>
        </w:rPr>
        <w:t>,</w:t>
      </w:r>
      <w:r w:rsidRPr="00AC4FFE">
        <w:rPr>
          <w:lang w:val="en-US"/>
        </w:rPr>
        <w:t xml:space="preserve"> and </w:t>
      </w:r>
      <w:r w:rsidRPr="00AC4FFE">
        <w:rPr>
          <w:i/>
          <w:iCs/>
          <w:lang w:val="en-US"/>
        </w:rPr>
        <w:t>degradation</w:t>
      </w:r>
      <w:r w:rsidRPr="00AC4FFE">
        <w:rPr>
          <w:lang w:val="en-US"/>
        </w:rPr>
        <w:t>* drivers;</w:t>
      </w:r>
    </w:p>
    <w:p w14:paraId="3333FFE7" w14:textId="534EF390" w:rsidR="00674DD1" w:rsidRPr="00AC4FFE" w:rsidRDefault="00674DD1" w:rsidP="00510772">
      <w:pPr>
        <w:pStyle w:val="List2"/>
        <w:ind w:left="1724"/>
        <w:jc w:val="both"/>
        <w:rPr>
          <w:lang w:val="en-US"/>
        </w:rPr>
      </w:pPr>
      <w:r w:rsidRPr="00AC4FFE">
        <w:rPr>
          <w:i/>
          <w:lang w:val="en-US"/>
        </w:rPr>
        <w:t>Landscape</w:t>
      </w:r>
      <w:r w:rsidRPr="00AC4FFE">
        <w:rPr>
          <w:lang w:val="en-US"/>
        </w:rPr>
        <w:t xml:space="preserve">* context, including </w:t>
      </w:r>
      <w:r w:rsidRPr="00AC4FFE">
        <w:rPr>
          <w:i/>
          <w:iCs/>
          <w:lang w:val="en-US"/>
        </w:rPr>
        <w:t>habitat</w:t>
      </w:r>
      <w:r w:rsidR="00C7003C" w:rsidRPr="00AC4FFE">
        <w:rPr>
          <w:i/>
          <w:iCs/>
          <w:lang w:val="en-US"/>
        </w:rPr>
        <w:t>*</w:t>
      </w:r>
      <w:r w:rsidRPr="00AC4FFE">
        <w:rPr>
          <w:lang w:val="en-US"/>
        </w:rPr>
        <w:t xml:space="preserve"> fragmentation levels within the </w:t>
      </w:r>
      <w:r w:rsidR="005A7A28" w:rsidRPr="00AC4FFE">
        <w:rPr>
          <w:lang w:val="en-US"/>
        </w:rPr>
        <w:t xml:space="preserve">vicinity </w:t>
      </w:r>
      <w:r w:rsidRPr="00AC4FFE">
        <w:rPr>
          <w:lang w:val="en-US"/>
        </w:rPr>
        <w:t xml:space="preserve">of the converted area and where applicable within the </w:t>
      </w:r>
      <w:r w:rsidRPr="00AC4FFE">
        <w:rPr>
          <w:i/>
          <w:iCs/>
          <w:lang w:val="en-US"/>
        </w:rPr>
        <w:t>management unit</w:t>
      </w:r>
      <w:r w:rsidRPr="00AC4FFE">
        <w:rPr>
          <w:lang w:val="en-US"/>
        </w:rPr>
        <w:t>*;</w:t>
      </w:r>
      <w:r w:rsidR="00A75AC4" w:rsidRPr="00AC4FFE">
        <w:rPr>
          <w:lang w:val="en-US"/>
        </w:rPr>
        <w:t xml:space="preserve"> and</w:t>
      </w:r>
    </w:p>
    <w:p w14:paraId="46079E15" w14:textId="1C393F85" w:rsidR="00C81DA3" w:rsidRPr="00AC4FFE" w:rsidRDefault="003D5810" w:rsidP="00510772">
      <w:pPr>
        <w:pStyle w:val="List2"/>
        <w:ind w:left="1724"/>
        <w:contextualSpacing w:val="0"/>
        <w:jc w:val="both"/>
        <w:rPr>
          <w:lang w:val="en-US"/>
        </w:rPr>
      </w:pPr>
      <w:r w:rsidRPr="00AC4FFE">
        <w:rPr>
          <w:i/>
          <w:lang w:val="en-US"/>
        </w:rPr>
        <w:t>HCV</w:t>
      </w:r>
      <w:r w:rsidRPr="00AC4FFE">
        <w:rPr>
          <w:i/>
          <w:iCs/>
          <w:lang w:val="en-US"/>
        </w:rPr>
        <w:t xml:space="preserve"> areas</w:t>
      </w:r>
      <w:r w:rsidRPr="00AC4FFE">
        <w:rPr>
          <w:lang w:val="en-US"/>
        </w:rPr>
        <w:t xml:space="preserve">* including </w:t>
      </w:r>
      <w:r w:rsidRPr="00AC4FFE">
        <w:rPr>
          <w:i/>
          <w:iCs/>
          <w:lang w:val="en-US"/>
        </w:rPr>
        <w:t>rare species* or threatened species</w:t>
      </w:r>
      <w:r w:rsidRPr="00AC4FFE">
        <w:rPr>
          <w:lang w:val="en-US"/>
        </w:rPr>
        <w:t>*.</w:t>
      </w:r>
    </w:p>
    <w:p w14:paraId="53B2D842" w14:textId="4458E48C" w:rsidR="00697D02" w:rsidRPr="00AC4FFE" w:rsidRDefault="3B102A07" w:rsidP="00DD4E84">
      <w:pPr>
        <w:pStyle w:val="List2"/>
        <w:numPr>
          <w:ilvl w:val="1"/>
          <w:numId w:val="0"/>
        </w:numPr>
        <w:ind w:left="1985" w:hanging="851"/>
        <w:contextualSpacing w:val="0"/>
        <w:jc w:val="both"/>
        <w:rPr>
          <w:lang w:val="en-US"/>
        </w:rPr>
      </w:pPr>
      <w:r w:rsidRPr="00AC4FFE">
        <w:rPr>
          <w:lang w:val="en-US"/>
        </w:rPr>
        <w:t>NOTE</w:t>
      </w:r>
      <w:r w:rsidRPr="00AC4FFE">
        <w:rPr>
          <w:b/>
          <w:bCs/>
          <w:lang w:val="en-US"/>
        </w:rPr>
        <w:t>:</w:t>
      </w:r>
      <w:r w:rsidRPr="00AC4FFE">
        <w:rPr>
          <w:lang w:val="en-US"/>
        </w:rPr>
        <w:t xml:space="preserve"> </w:t>
      </w:r>
      <w:r w:rsidR="00DD4E84" w:rsidRPr="00AC4FFE">
        <w:rPr>
          <w:lang w:val="en-US"/>
        </w:rPr>
        <w:tab/>
      </w:r>
      <w:r w:rsidRPr="00AC4FFE">
        <w:rPr>
          <w:lang w:val="en-US"/>
        </w:rPr>
        <w:t xml:space="preserve">The </w:t>
      </w:r>
      <w:r w:rsidR="739BAAC3" w:rsidRPr="00AC4FFE">
        <w:rPr>
          <w:lang w:val="en-US"/>
        </w:rPr>
        <w:t xml:space="preserve">information for the </w:t>
      </w:r>
      <w:r w:rsidRPr="00AC4FFE">
        <w:rPr>
          <w:lang w:val="en-US"/>
        </w:rPr>
        <w:t>aforementioned requirements may be extracted from the forest management plan</w:t>
      </w:r>
      <w:r w:rsidR="4089FCB2" w:rsidRPr="00AC4FFE">
        <w:rPr>
          <w:lang w:val="en-US"/>
        </w:rPr>
        <w:t xml:space="preserve"> when applicable</w:t>
      </w:r>
      <w:r w:rsidRPr="00AC4FFE">
        <w:rPr>
          <w:lang w:val="en-US"/>
        </w:rPr>
        <w:t>.</w:t>
      </w:r>
    </w:p>
    <w:p w14:paraId="7DA0E56F" w14:textId="4FA1B2E8" w:rsidR="00631E23" w:rsidRPr="004F35A2" w:rsidRDefault="00631E23" w:rsidP="00510772">
      <w:pPr>
        <w:pStyle w:val="Clause2"/>
        <w:ind w:left="1143"/>
        <w:jc w:val="both"/>
        <w:rPr>
          <w:lang w:val="en-US"/>
        </w:rPr>
      </w:pPr>
      <w:r w:rsidRPr="00AC4FFE">
        <w:rPr>
          <w:lang w:val="en-US"/>
        </w:rPr>
        <w:t xml:space="preserve">The </w:t>
      </w:r>
      <w:r w:rsidRPr="00AC4FFE">
        <w:rPr>
          <w:i/>
          <w:iCs/>
          <w:lang w:val="en-US"/>
        </w:rPr>
        <w:t>environmental harm</w:t>
      </w:r>
      <w:r w:rsidRPr="00AC4FFE">
        <w:rPr>
          <w:lang w:val="en-US"/>
        </w:rPr>
        <w:t xml:space="preserve">* caused by the </w:t>
      </w:r>
      <w:r w:rsidRPr="00AC4FFE">
        <w:rPr>
          <w:i/>
          <w:iCs/>
          <w:lang w:val="en-US"/>
        </w:rPr>
        <w:t>conversion</w:t>
      </w:r>
      <w:r w:rsidRPr="00AC4FFE">
        <w:rPr>
          <w:lang w:val="en-US"/>
        </w:rPr>
        <w:t xml:space="preserve">* or </w:t>
      </w:r>
      <w:r w:rsidRPr="00AC4FFE">
        <w:rPr>
          <w:i/>
          <w:iCs/>
          <w:lang w:val="en-US"/>
        </w:rPr>
        <w:t>unacceptable activities</w:t>
      </w:r>
      <w:r w:rsidRPr="00AC4FFE">
        <w:rPr>
          <w:lang w:val="en-US"/>
        </w:rPr>
        <w:t xml:space="preserve">* shall be determined, in </w:t>
      </w:r>
      <w:r w:rsidRPr="00AC4FFE">
        <w:rPr>
          <w:i/>
          <w:iCs/>
          <w:lang w:val="en-US"/>
        </w:rPr>
        <w:t>consultation</w:t>
      </w:r>
      <w:r w:rsidR="00005C0C" w:rsidRPr="00AC4FFE">
        <w:rPr>
          <w:i/>
          <w:iCs/>
          <w:lang w:val="en-US"/>
        </w:rPr>
        <w:t>*</w:t>
      </w:r>
      <w:r w:rsidRPr="00AC4FFE">
        <w:rPr>
          <w:lang w:val="en-US"/>
        </w:rPr>
        <w:t xml:space="preserve"> with experts, and, at a minimum</w:t>
      </w:r>
      <w:r w:rsidRPr="004F35A2">
        <w:rPr>
          <w:lang w:val="en-US"/>
        </w:rPr>
        <w:t xml:space="preserve">, </w:t>
      </w:r>
      <w:r w:rsidR="007212FD" w:rsidRPr="004F35A2">
        <w:rPr>
          <w:lang w:val="en-US"/>
        </w:rPr>
        <w:t>shall</w:t>
      </w:r>
      <w:r w:rsidRPr="004F35A2">
        <w:rPr>
          <w:lang w:val="en-US"/>
        </w:rPr>
        <w:t xml:space="preserve"> specify: </w:t>
      </w:r>
    </w:p>
    <w:p w14:paraId="1ABC2C78" w14:textId="08744E27" w:rsidR="00797265" w:rsidRPr="004F35A2" w:rsidRDefault="00797265" w:rsidP="00510772">
      <w:pPr>
        <w:pStyle w:val="List"/>
        <w:numPr>
          <w:ilvl w:val="0"/>
          <w:numId w:val="76"/>
        </w:numPr>
        <w:jc w:val="both"/>
        <w:rPr>
          <w:lang w:val="en-US"/>
        </w:rPr>
      </w:pPr>
      <w:r w:rsidRPr="004F35A2">
        <w:rPr>
          <w:lang w:val="en-US"/>
        </w:rPr>
        <w:t>The size of the area;</w:t>
      </w:r>
    </w:p>
    <w:p w14:paraId="4002B82F" w14:textId="77777777" w:rsidR="00797265" w:rsidRPr="004F35A2" w:rsidRDefault="00797265" w:rsidP="00510772">
      <w:pPr>
        <w:pStyle w:val="List"/>
        <w:ind w:left="1436"/>
        <w:jc w:val="both"/>
        <w:rPr>
          <w:lang w:val="en-US"/>
        </w:rPr>
      </w:pPr>
      <w:r w:rsidRPr="004F35A2">
        <w:rPr>
          <w:lang w:val="en-US"/>
        </w:rPr>
        <w:t xml:space="preserve">The quality, including levels of </w:t>
      </w:r>
      <w:r w:rsidRPr="004F35A2">
        <w:rPr>
          <w:i/>
          <w:iCs/>
          <w:lang w:val="en-US"/>
        </w:rPr>
        <w:t>degradation</w:t>
      </w:r>
      <w:r w:rsidRPr="004F35A2">
        <w:rPr>
          <w:lang w:val="en-US"/>
        </w:rPr>
        <w:t>* of the area; and</w:t>
      </w:r>
    </w:p>
    <w:p w14:paraId="4360AC94" w14:textId="77777777" w:rsidR="00797265" w:rsidRPr="00AC4FFE" w:rsidRDefault="00797265" w:rsidP="00510772">
      <w:pPr>
        <w:pStyle w:val="List"/>
        <w:ind w:left="1436"/>
        <w:jc w:val="both"/>
        <w:rPr>
          <w:lang w:val="en-US"/>
        </w:rPr>
      </w:pPr>
      <w:r w:rsidRPr="00AC4FFE">
        <w:rPr>
          <w:i/>
          <w:iCs/>
          <w:lang w:val="en-US"/>
        </w:rPr>
        <w:t>Ecosystem attributes</w:t>
      </w:r>
      <w:r w:rsidRPr="00AC4FFE">
        <w:rPr>
          <w:lang w:val="en-US"/>
        </w:rPr>
        <w:t>* lost.</w:t>
      </w:r>
    </w:p>
    <w:p w14:paraId="0EAAA4AB" w14:textId="7D9C8BA1" w:rsidR="00B01C15" w:rsidRPr="00AC4FFE" w:rsidRDefault="0009275E" w:rsidP="00510772">
      <w:pPr>
        <w:pStyle w:val="Clause2"/>
        <w:ind w:left="1143"/>
        <w:jc w:val="both"/>
        <w:rPr>
          <w:lang w:val="en-US"/>
        </w:rPr>
      </w:pPr>
      <w:r w:rsidRPr="00AC4FFE">
        <w:rPr>
          <w:lang w:val="en-US"/>
        </w:rPr>
        <w:t xml:space="preserve">Where the Environmental Baseline Assessment finds evidence of </w:t>
      </w:r>
      <w:r w:rsidRPr="00AC4FFE">
        <w:rPr>
          <w:i/>
          <w:lang w:val="en-US"/>
        </w:rPr>
        <w:t>environmental harm*</w:t>
      </w:r>
      <w:r w:rsidRPr="00AC4FFE">
        <w:rPr>
          <w:lang w:val="en-US"/>
        </w:rPr>
        <w:t xml:space="preserve"> in </w:t>
      </w:r>
      <w:r w:rsidRPr="00AC4FFE">
        <w:rPr>
          <w:i/>
          <w:lang w:val="en-US"/>
        </w:rPr>
        <w:t>conversion</w:t>
      </w:r>
      <w:r w:rsidRPr="00AC4FFE">
        <w:rPr>
          <w:lang w:val="en-US"/>
        </w:rPr>
        <w:t xml:space="preserve">* cases that rise to the level of an </w:t>
      </w:r>
      <w:r w:rsidRPr="00AC4FFE">
        <w:rPr>
          <w:i/>
          <w:lang w:val="en-US"/>
        </w:rPr>
        <w:t>unacceptable activity*</w:t>
      </w:r>
      <w:r w:rsidRPr="00AC4FFE">
        <w:rPr>
          <w:lang w:val="en-US"/>
        </w:rPr>
        <w:t xml:space="preserve">, these cases shall be remedied according to the </w:t>
      </w:r>
      <w:r w:rsidR="004D0282" w:rsidRPr="00AC4FFE">
        <w:rPr>
          <w:lang w:val="en-US"/>
        </w:rPr>
        <w:t xml:space="preserve">core and </w:t>
      </w:r>
      <w:r w:rsidRPr="00AC4FFE">
        <w:rPr>
          <w:lang w:val="en-US"/>
        </w:rPr>
        <w:t xml:space="preserve">additional requirements in this </w:t>
      </w:r>
      <w:r w:rsidRPr="00AC4FFE">
        <w:rPr>
          <w:i/>
          <w:lang w:val="en-US"/>
        </w:rPr>
        <w:t>FSC Remedy Framework</w:t>
      </w:r>
      <w:r w:rsidRPr="00AC4FFE">
        <w:rPr>
          <w:lang w:val="en-US"/>
        </w:rPr>
        <w:t>.</w:t>
      </w:r>
    </w:p>
    <w:p w14:paraId="36A4D665" w14:textId="2A2EC570" w:rsidR="00E92B42" w:rsidRPr="00AC4FFE" w:rsidRDefault="3C7AF870" w:rsidP="00510772">
      <w:pPr>
        <w:pStyle w:val="Clause1-Heading"/>
        <w:numPr>
          <w:ilvl w:val="0"/>
          <w:numId w:val="79"/>
        </w:numPr>
        <w:jc w:val="both"/>
        <w:outlineLvl w:val="9"/>
        <w:rPr>
          <w:rFonts w:asciiTheme="minorHAnsi" w:hAnsiTheme="minorHAnsi" w:cstheme="minorHAnsi"/>
          <w:b/>
          <w:bCs/>
        </w:rPr>
      </w:pPr>
      <w:bookmarkStart w:id="99" w:name="_Ref101786306"/>
      <w:bookmarkStart w:id="100" w:name="_Ref108781701"/>
      <w:r w:rsidRPr="00AC4FFE">
        <w:rPr>
          <w:rFonts w:asciiTheme="minorHAnsi" w:hAnsiTheme="minorHAnsi" w:cstheme="minorHAnsi"/>
          <w:b/>
          <w:bCs/>
        </w:rPr>
        <w:t xml:space="preserve">Registering </w:t>
      </w:r>
      <w:r w:rsidR="4EF5ADFE" w:rsidRPr="00AC4FFE">
        <w:rPr>
          <w:rFonts w:asciiTheme="minorHAnsi" w:hAnsiTheme="minorHAnsi" w:cstheme="minorHAnsi"/>
          <w:b/>
          <w:bCs/>
          <w:i/>
        </w:rPr>
        <w:t>h</w:t>
      </w:r>
      <w:r w:rsidRPr="00AC4FFE">
        <w:rPr>
          <w:rFonts w:asciiTheme="minorHAnsi" w:hAnsiTheme="minorHAnsi" w:cstheme="minorHAnsi"/>
          <w:b/>
          <w:bCs/>
          <w:i/>
        </w:rPr>
        <w:t>arm</w:t>
      </w:r>
      <w:r w:rsidR="00CA53D4" w:rsidRPr="00AC4FFE">
        <w:rPr>
          <w:rFonts w:asciiTheme="minorHAnsi" w:hAnsiTheme="minorHAnsi" w:cstheme="minorHAnsi"/>
          <w:b/>
          <w:bCs/>
          <w:i/>
        </w:rPr>
        <w:t>*</w:t>
      </w:r>
      <w:bookmarkEnd w:id="99"/>
      <w:bookmarkEnd w:id="100"/>
    </w:p>
    <w:p w14:paraId="3BD3A7C9" w14:textId="7FDB790C" w:rsidR="00D7209B" w:rsidRPr="00AC4FFE" w:rsidDel="0037504A" w:rsidRDefault="00D7209B" w:rsidP="003A3F8E">
      <w:pPr>
        <w:jc w:val="both"/>
        <w:rPr>
          <w:b/>
          <w:bCs/>
          <w:lang w:val="en-US"/>
        </w:rPr>
      </w:pPr>
      <w:r w:rsidRPr="00AC4FFE" w:rsidDel="0037504A">
        <w:rPr>
          <w:b/>
          <w:bCs/>
          <w:lang w:val="en-US"/>
        </w:rPr>
        <w:t>Core Requirements</w:t>
      </w:r>
    </w:p>
    <w:p w14:paraId="1FB3610B" w14:textId="2CE7AA32" w:rsidR="006A676D" w:rsidRPr="00AC4FFE" w:rsidRDefault="006A676D" w:rsidP="00510772">
      <w:pPr>
        <w:pStyle w:val="Clause2"/>
        <w:ind w:left="1143"/>
        <w:jc w:val="both"/>
        <w:rPr>
          <w:lang w:val="en-US"/>
        </w:rPr>
      </w:pPr>
      <w:r w:rsidRPr="00AC4FFE">
        <w:rPr>
          <w:lang w:val="en-US"/>
        </w:rPr>
        <w:t xml:space="preserve">Identified </w:t>
      </w:r>
      <w:r w:rsidRPr="00AC4FFE">
        <w:rPr>
          <w:i/>
          <w:iCs/>
          <w:lang w:val="en-US"/>
        </w:rPr>
        <w:t>harm</w:t>
      </w:r>
      <w:r w:rsidRPr="00AC4FFE">
        <w:rPr>
          <w:lang w:val="en-US"/>
        </w:rPr>
        <w:t>* shall be documented in the Harm Analysis Report (see</w:t>
      </w:r>
      <w:r w:rsidR="00D73826" w:rsidRPr="00AC4FFE">
        <w:rPr>
          <w:lang w:val="en-US"/>
        </w:rPr>
        <w:t xml:space="preserve"> section</w:t>
      </w:r>
      <w:r w:rsidRPr="00AC4FFE">
        <w:rPr>
          <w:lang w:val="en-US"/>
        </w:rPr>
        <w:t xml:space="preserve"> </w:t>
      </w:r>
      <w:r w:rsidR="006415FE" w:rsidRPr="00AC4FFE">
        <w:rPr>
          <w:lang w:val="en-US"/>
        </w:rPr>
        <w:fldChar w:fldCharType="begin"/>
      </w:r>
      <w:r w:rsidR="006415FE" w:rsidRPr="00AC4FFE">
        <w:rPr>
          <w:lang w:val="en-US"/>
        </w:rPr>
        <w:instrText xml:space="preserve"> REF _Ref109313641 \r \h </w:instrText>
      </w:r>
      <w:r w:rsidR="004F35A2" w:rsidRPr="00AC4FFE">
        <w:rPr>
          <w:lang w:val="en-US"/>
        </w:rPr>
        <w:instrText xml:space="preserve"> \* MERGEFORMAT </w:instrText>
      </w:r>
      <w:r w:rsidR="006415FE" w:rsidRPr="00AC4FFE">
        <w:rPr>
          <w:lang w:val="en-US"/>
        </w:rPr>
      </w:r>
      <w:r w:rsidR="006415FE" w:rsidRPr="00AC4FFE">
        <w:rPr>
          <w:lang w:val="en-US"/>
        </w:rPr>
        <w:fldChar w:fldCharType="separate"/>
      </w:r>
      <w:r w:rsidR="00167A13">
        <w:rPr>
          <w:lang w:val="en-US"/>
        </w:rPr>
        <w:t>14</w:t>
      </w:r>
      <w:r w:rsidR="006415FE" w:rsidRPr="00AC4FFE">
        <w:rPr>
          <w:lang w:val="en-US"/>
        </w:rPr>
        <w:fldChar w:fldCharType="end"/>
      </w:r>
      <w:r w:rsidR="000B0124" w:rsidRPr="00AC4FFE">
        <w:rPr>
          <w:lang w:val="en-US"/>
        </w:rPr>
        <w:t>)</w:t>
      </w:r>
      <w:r w:rsidRPr="00AC4FFE">
        <w:rPr>
          <w:lang w:val="en-US"/>
        </w:rPr>
        <w:t xml:space="preserve"> used to prepare the Concept Note (see</w:t>
      </w:r>
      <w:r w:rsidR="00D73826" w:rsidRPr="00AC4FFE">
        <w:rPr>
          <w:lang w:val="en-US"/>
        </w:rPr>
        <w:t xml:space="preserve"> section</w:t>
      </w:r>
      <w:r w:rsidRPr="00AC4FFE">
        <w:rPr>
          <w:lang w:val="en-US"/>
        </w:rPr>
        <w:t xml:space="preserve"> </w:t>
      </w:r>
      <w:r w:rsidRPr="00AC4FFE">
        <w:rPr>
          <w:lang w:val="en-US"/>
        </w:rPr>
        <w:fldChar w:fldCharType="begin"/>
      </w:r>
      <w:r w:rsidRPr="00AC4FFE">
        <w:rPr>
          <w:lang w:val="en-US"/>
        </w:rPr>
        <w:instrText xml:space="preserve"> REF _Ref95587024 \r \h  \* MERGEFORMAT </w:instrText>
      </w:r>
      <w:r w:rsidRPr="00AC4FFE">
        <w:rPr>
          <w:lang w:val="en-US"/>
        </w:rPr>
      </w:r>
      <w:r w:rsidRPr="00AC4FFE">
        <w:rPr>
          <w:lang w:val="en-US"/>
        </w:rPr>
        <w:fldChar w:fldCharType="separate"/>
      </w:r>
      <w:r w:rsidR="00167A13">
        <w:rPr>
          <w:lang w:val="en-US"/>
        </w:rPr>
        <w:t>22</w:t>
      </w:r>
      <w:r w:rsidRPr="00AC4FFE">
        <w:fldChar w:fldCharType="end"/>
      </w:r>
      <w:r w:rsidRPr="00AC4FFE">
        <w:rPr>
          <w:lang w:val="en-US"/>
        </w:rPr>
        <w:t>).</w:t>
      </w:r>
    </w:p>
    <w:p w14:paraId="78D1697E" w14:textId="4AE0F47D" w:rsidR="00D7209B" w:rsidRPr="00AC4FFE" w:rsidRDefault="006A676D" w:rsidP="003A3F8E">
      <w:pPr>
        <w:pStyle w:val="Clause2"/>
        <w:numPr>
          <w:ilvl w:val="0"/>
          <w:numId w:val="0"/>
        </w:numPr>
        <w:jc w:val="both"/>
        <w:rPr>
          <w:b/>
          <w:bCs/>
          <w:lang w:val="en-US"/>
        </w:rPr>
      </w:pPr>
      <w:r w:rsidRPr="00AC4FFE">
        <w:rPr>
          <w:b/>
          <w:bCs/>
          <w:lang w:val="en-US"/>
        </w:rPr>
        <w:t>Additional Requirements</w:t>
      </w:r>
    </w:p>
    <w:p w14:paraId="65FCF2F3" w14:textId="0255B4F5" w:rsidR="00C850BE" w:rsidRPr="00AC4FFE" w:rsidRDefault="00C850BE" w:rsidP="00510772">
      <w:pPr>
        <w:pStyle w:val="Clause2"/>
        <w:ind w:left="1143"/>
        <w:jc w:val="both"/>
        <w:rPr>
          <w:lang w:val="en-US"/>
        </w:rPr>
      </w:pPr>
      <w:bookmarkStart w:id="101" w:name="_Ref108782921"/>
      <w:r w:rsidRPr="00AC4FFE">
        <w:rPr>
          <w:lang w:val="en-US"/>
        </w:rPr>
        <w:t xml:space="preserve">Identified </w:t>
      </w:r>
      <w:r w:rsidRPr="00AC4FFE">
        <w:rPr>
          <w:i/>
          <w:iCs/>
          <w:lang w:val="en-US"/>
        </w:rPr>
        <w:t>harm*</w:t>
      </w:r>
      <w:r w:rsidRPr="00AC4FFE">
        <w:rPr>
          <w:lang w:val="en-US"/>
        </w:rPr>
        <w:t xml:space="preserve"> from </w:t>
      </w:r>
      <w:r w:rsidRPr="00AC4FFE">
        <w:rPr>
          <w:i/>
          <w:iCs/>
          <w:lang w:val="en-US"/>
        </w:rPr>
        <w:t xml:space="preserve">unacceptable activities* </w:t>
      </w:r>
      <w:r w:rsidRPr="00AC4FFE">
        <w:rPr>
          <w:lang w:val="en-US"/>
        </w:rPr>
        <w:t xml:space="preserve">shall be recorded in a </w:t>
      </w:r>
      <w:r w:rsidRPr="00AC4FFE">
        <w:rPr>
          <w:i/>
          <w:lang w:val="en-US"/>
        </w:rPr>
        <w:t>registry</w:t>
      </w:r>
      <w:r w:rsidRPr="00AC4FFE">
        <w:rPr>
          <w:lang w:val="en-US"/>
        </w:rPr>
        <w:t xml:space="preserve"> </w:t>
      </w:r>
      <w:r w:rsidRPr="00AC4FFE">
        <w:rPr>
          <w:i/>
          <w:lang w:val="en-US"/>
        </w:rPr>
        <w:t>of</w:t>
      </w:r>
      <w:r w:rsidRPr="00AC4FFE">
        <w:rPr>
          <w:lang w:val="en-US"/>
        </w:rPr>
        <w:t xml:space="preserve"> </w:t>
      </w:r>
      <w:r w:rsidRPr="00AC4FFE">
        <w:rPr>
          <w:i/>
          <w:iCs/>
          <w:lang w:val="en-US"/>
        </w:rPr>
        <w:t>harm*</w:t>
      </w:r>
      <w:r w:rsidRPr="00AC4FFE">
        <w:rPr>
          <w:lang w:val="en-US"/>
        </w:rPr>
        <w:t xml:space="preserve"> for continuous learning and prevention of </w:t>
      </w:r>
      <w:r w:rsidRPr="00AC4FFE">
        <w:rPr>
          <w:i/>
          <w:lang w:val="en-US"/>
        </w:rPr>
        <w:t>harm</w:t>
      </w:r>
      <w:r w:rsidRPr="00AC4FFE">
        <w:rPr>
          <w:i/>
          <w:iCs/>
          <w:lang w:val="en-US"/>
        </w:rPr>
        <w:t>*</w:t>
      </w:r>
      <w:r w:rsidRPr="00AC4FFE">
        <w:rPr>
          <w:lang w:val="en-US"/>
        </w:rPr>
        <w:t xml:space="preserve">. The </w:t>
      </w:r>
      <w:r w:rsidRPr="00AC4FFE">
        <w:rPr>
          <w:i/>
          <w:iCs/>
          <w:lang w:val="en-US"/>
        </w:rPr>
        <w:t>registry of harm*</w:t>
      </w:r>
      <w:r w:rsidRPr="00AC4FFE">
        <w:rPr>
          <w:lang w:val="en-US"/>
        </w:rPr>
        <w:t xml:space="preserve"> shall include:</w:t>
      </w:r>
      <w:bookmarkEnd w:id="101"/>
    </w:p>
    <w:p w14:paraId="3B80573E" w14:textId="77777777" w:rsidR="00951AB2" w:rsidRPr="00AC4FFE" w:rsidRDefault="00951AB2" w:rsidP="00510772">
      <w:pPr>
        <w:pStyle w:val="List"/>
        <w:numPr>
          <w:ilvl w:val="0"/>
          <w:numId w:val="22"/>
        </w:numPr>
        <w:ind w:left="993" w:firstLine="141"/>
        <w:jc w:val="both"/>
        <w:rPr>
          <w:lang w:val="en-US"/>
        </w:rPr>
      </w:pPr>
      <w:r w:rsidRPr="00AC4FFE">
        <w:rPr>
          <w:lang w:val="en-US"/>
        </w:rPr>
        <w:t xml:space="preserve">Cases of </w:t>
      </w:r>
      <w:r w:rsidRPr="00AC4FFE">
        <w:rPr>
          <w:i/>
          <w:iCs/>
          <w:lang w:val="en-US"/>
        </w:rPr>
        <w:t>harm</w:t>
      </w:r>
      <w:r w:rsidRPr="00AC4FFE">
        <w:rPr>
          <w:lang w:val="en-US"/>
        </w:rPr>
        <w:t xml:space="preserve">* identified by the </w:t>
      </w:r>
      <w:r w:rsidRPr="00AC4FFE">
        <w:rPr>
          <w:i/>
          <w:iCs/>
          <w:lang w:val="en-US"/>
        </w:rPr>
        <w:t>grievance mechanism</w:t>
      </w:r>
      <w:r w:rsidRPr="00AC4FFE">
        <w:rPr>
          <w:lang w:val="en-US"/>
        </w:rPr>
        <w:t xml:space="preserve">*; </w:t>
      </w:r>
    </w:p>
    <w:p w14:paraId="459FACC8" w14:textId="691041D8" w:rsidR="00951AB2" w:rsidRPr="00AC4FFE" w:rsidRDefault="00951AB2" w:rsidP="00510772">
      <w:pPr>
        <w:pStyle w:val="List"/>
        <w:ind w:left="1436"/>
        <w:jc w:val="both"/>
        <w:rPr>
          <w:lang w:val="en-US"/>
        </w:rPr>
      </w:pPr>
      <w:r w:rsidRPr="00AC4FFE">
        <w:rPr>
          <w:lang w:val="en-US"/>
        </w:rPr>
        <w:t xml:space="preserve">Documentation and records of </w:t>
      </w:r>
      <w:r w:rsidR="78B07391" w:rsidRPr="00AC4FFE">
        <w:rPr>
          <w:lang w:val="en-US"/>
        </w:rPr>
        <w:t xml:space="preserve">grievances and </w:t>
      </w:r>
      <w:r w:rsidRPr="00AC4FFE">
        <w:rPr>
          <w:i/>
          <w:iCs/>
          <w:lang w:val="en-US"/>
        </w:rPr>
        <w:t>conflicts</w:t>
      </w:r>
      <w:r w:rsidRPr="00AC4FFE">
        <w:rPr>
          <w:lang w:val="en-US"/>
        </w:rPr>
        <w:t xml:space="preserve">* reviewed for presence of </w:t>
      </w:r>
      <w:r w:rsidRPr="00AC4FFE">
        <w:rPr>
          <w:i/>
          <w:iCs/>
          <w:lang w:val="en-US"/>
        </w:rPr>
        <w:t>harm</w:t>
      </w:r>
      <w:r w:rsidRPr="00AC4FFE">
        <w:rPr>
          <w:lang w:val="en-US"/>
        </w:rPr>
        <w:t>*;</w:t>
      </w:r>
    </w:p>
    <w:p w14:paraId="19B44488" w14:textId="77777777" w:rsidR="00951AB2" w:rsidRPr="00AC4FFE" w:rsidRDefault="00951AB2" w:rsidP="00510772">
      <w:pPr>
        <w:pStyle w:val="List"/>
        <w:ind w:left="1436"/>
        <w:jc w:val="both"/>
        <w:rPr>
          <w:lang w:val="en-US"/>
        </w:rPr>
      </w:pPr>
      <w:r w:rsidRPr="00AC4FFE">
        <w:rPr>
          <w:lang w:val="en-US"/>
        </w:rPr>
        <w:t xml:space="preserve">Cases of </w:t>
      </w:r>
      <w:r w:rsidRPr="00AC4FFE">
        <w:rPr>
          <w:i/>
          <w:iCs/>
          <w:lang w:val="en-US"/>
        </w:rPr>
        <w:t>harm</w:t>
      </w:r>
      <w:r w:rsidRPr="00AC4FFE">
        <w:rPr>
          <w:lang w:val="en-US"/>
        </w:rPr>
        <w:t xml:space="preserve">* identified by due diligence systems; </w:t>
      </w:r>
    </w:p>
    <w:p w14:paraId="33B5E103" w14:textId="77777777" w:rsidR="00951AB2" w:rsidRPr="00AC4FFE" w:rsidRDefault="00951AB2" w:rsidP="00510772">
      <w:pPr>
        <w:pStyle w:val="List"/>
        <w:ind w:left="1436"/>
        <w:jc w:val="both"/>
        <w:rPr>
          <w:lang w:val="en-US"/>
        </w:rPr>
      </w:pPr>
      <w:r w:rsidRPr="00AC4FFE">
        <w:rPr>
          <w:lang w:val="en-US"/>
        </w:rPr>
        <w:t xml:space="preserve">Cases of </w:t>
      </w:r>
      <w:r w:rsidRPr="00AC4FFE">
        <w:rPr>
          <w:i/>
          <w:iCs/>
          <w:lang w:val="en-US"/>
        </w:rPr>
        <w:t>harm</w:t>
      </w:r>
      <w:r w:rsidRPr="00AC4FFE">
        <w:rPr>
          <w:lang w:val="en-US"/>
        </w:rPr>
        <w:t xml:space="preserve">* identified by the mapping and inventory process and social and environmental Baseline Assessments; </w:t>
      </w:r>
    </w:p>
    <w:p w14:paraId="6385EE21" w14:textId="11CCF6D4" w:rsidR="00951AB2" w:rsidRPr="00AC4FFE" w:rsidRDefault="00951AB2" w:rsidP="00510772">
      <w:pPr>
        <w:pStyle w:val="List"/>
        <w:ind w:left="1436"/>
        <w:jc w:val="both"/>
        <w:rPr>
          <w:lang w:val="en-US"/>
        </w:rPr>
      </w:pPr>
      <w:r w:rsidRPr="00AC4FFE">
        <w:rPr>
          <w:lang w:val="en-US"/>
        </w:rPr>
        <w:t xml:space="preserve">Maps of all areas where </w:t>
      </w:r>
      <w:r w:rsidRPr="00AC4FFE">
        <w:rPr>
          <w:i/>
          <w:iCs/>
          <w:lang w:val="en-US"/>
        </w:rPr>
        <w:t>harm</w:t>
      </w:r>
      <w:r w:rsidRPr="00AC4FFE">
        <w:rPr>
          <w:lang w:val="en-US"/>
        </w:rPr>
        <w:t xml:space="preserve">* has occurred, distinguishing between types of </w:t>
      </w:r>
      <w:r w:rsidRPr="00AC4FFE">
        <w:rPr>
          <w:i/>
          <w:iCs/>
          <w:lang w:val="en-US"/>
        </w:rPr>
        <w:t>harm</w:t>
      </w:r>
      <w:r w:rsidRPr="00AC4FFE">
        <w:rPr>
          <w:lang w:val="en-US"/>
        </w:rPr>
        <w:t>*;</w:t>
      </w:r>
      <w:r w:rsidR="00C26722" w:rsidRPr="00AC4FFE">
        <w:rPr>
          <w:lang w:val="en-US"/>
        </w:rPr>
        <w:t xml:space="preserve"> and</w:t>
      </w:r>
    </w:p>
    <w:p w14:paraId="3F962CE0" w14:textId="783AA5AC" w:rsidR="00C850BE" w:rsidRPr="00AC4FFE" w:rsidRDefault="00951AB2" w:rsidP="00510772">
      <w:pPr>
        <w:pStyle w:val="List"/>
        <w:ind w:left="1436"/>
        <w:jc w:val="both"/>
        <w:rPr>
          <w:lang w:val="en-US"/>
        </w:rPr>
      </w:pPr>
      <w:r w:rsidRPr="00AC4FFE">
        <w:rPr>
          <w:lang w:val="en-US"/>
        </w:rPr>
        <w:t xml:space="preserve">Identification of root causes that have led to the </w:t>
      </w:r>
      <w:r w:rsidRPr="00AC4FFE">
        <w:rPr>
          <w:i/>
          <w:iCs/>
          <w:lang w:val="en-US"/>
        </w:rPr>
        <w:t>harm</w:t>
      </w:r>
      <w:r w:rsidRPr="00AC4FFE">
        <w:rPr>
          <w:lang w:val="en-US"/>
        </w:rPr>
        <w:t>*.</w:t>
      </w:r>
    </w:p>
    <w:p w14:paraId="0C4DC66E" w14:textId="711F1C94" w:rsidR="006A676D" w:rsidRPr="00AC4FFE" w:rsidRDefault="55CA254D" w:rsidP="00510772">
      <w:pPr>
        <w:pStyle w:val="Clause1-Heading"/>
        <w:numPr>
          <w:ilvl w:val="0"/>
          <w:numId w:val="79"/>
        </w:numPr>
        <w:jc w:val="both"/>
        <w:outlineLvl w:val="9"/>
        <w:rPr>
          <w:rFonts w:asciiTheme="minorHAnsi" w:hAnsiTheme="minorHAnsi" w:cstheme="minorHAnsi"/>
          <w:b/>
          <w:lang w:val="en-US"/>
        </w:rPr>
      </w:pPr>
      <w:bookmarkStart w:id="102" w:name="_Ref95643618"/>
      <w:bookmarkStart w:id="103" w:name="_Ref119671868"/>
      <w:r w:rsidRPr="00AC4FFE">
        <w:rPr>
          <w:rFonts w:asciiTheme="minorHAnsi" w:hAnsiTheme="minorHAnsi" w:cstheme="minorHAnsi"/>
          <w:b/>
          <w:lang w:val="en-US"/>
        </w:rPr>
        <w:t xml:space="preserve">Prioritization of issues for </w:t>
      </w:r>
      <w:r w:rsidRPr="00AC4FFE">
        <w:rPr>
          <w:rFonts w:asciiTheme="minorHAnsi" w:hAnsiTheme="minorHAnsi" w:cstheme="minorHAnsi"/>
          <w:b/>
          <w:i/>
          <w:lang w:val="en-US"/>
        </w:rPr>
        <w:t>remedy</w:t>
      </w:r>
      <w:r w:rsidRPr="00AC4FFE">
        <w:rPr>
          <w:rFonts w:asciiTheme="minorHAnsi" w:hAnsiTheme="minorHAnsi" w:cstheme="minorHAnsi"/>
          <w:b/>
          <w:lang w:val="en-US"/>
        </w:rPr>
        <w:t xml:space="preserve"> of </w:t>
      </w:r>
      <w:r w:rsidRPr="00AC4FFE">
        <w:rPr>
          <w:rFonts w:asciiTheme="minorHAnsi" w:hAnsiTheme="minorHAnsi" w:cstheme="minorHAnsi"/>
          <w:b/>
          <w:i/>
          <w:lang w:val="en-US"/>
        </w:rPr>
        <w:t>harm</w:t>
      </w:r>
      <w:bookmarkEnd w:id="102"/>
      <w:r w:rsidR="00777B37" w:rsidRPr="00AC4FFE">
        <w:rPr>
          <w:rFonts w:asciiTheme="minorHAnsi" w:hAnsiTheme="minorHAnsi" w:cstheme="minorHAnsi"/>
          <w:b/>
          <w:i/>
          <w:lang w:val="en-US"/>
        </w:rPr>
        <w:t>*</w:t>
      </w:r>
      <w:bookmarkEnd w:id="103"/>
    </w:p>
    <w:p w14:paraId="73999D28" w14:textId="77777777" w:rsidR="00F10355" w:rsidRPr="00AC4FFE" w:rsidRDefault="00F10355" w:rsidP="00D645A3">
      <w:pPr>
        <w:jc w:val="both"/>
        <w:rPr>
          <w:b/>
          <w:bCs/>
          <w:lang w:val="en-US"/>
        </w:rPr>
      </w:pPr>
      <w:r w:rsidRPr="00AC4FFE">
        <w:rPr>
          <w:b/>
          <w:bCs/>
          <w:lang w:val="en-US"/>
        </w:rPr>
        <w:t>Core Requirements</w:t>
      </w:r>
    </w:p>
    <w:p w14:paraId="7B89B01D" w14:textId="2B282B71" w:rsidR="002C0988" w:rsidRPr="00AC4FFE" w:rsidRDefault="2F2EEC82" w:rsidP="00510772">
      <w:pPr>
        <w:pStyle w:val="Clause2"/>
        <w:ind w:left="1143"/>
        <w:jc w:val="both"/>
        <w:rPr>
          <w:lang w:val="en-US"/>
        </w:rPr>
      </w:pPr>
      <w:bookmarkStart w:id="104" w:name="_Ref95727038"/>
      <w:r w:rsidRPr="00AC4FFE">
        <w:rPr>
          <w:i/>
          <w:iCs/>
          <w:lang w:val="en-US"/>
        </w:rPr>
        <w:t>Priority social harm*</w:t>
      </w:r>
      <w:r w:rsidRPr="00AC4FFE">
        <w:rPr>
          <w:lang w:val="en-US"/>
        </w:rPr>
        <w:t xml:space="preserve"> shall be identified </w:t>
      </w:r>
      <w:r w:rsidR="0E5AF577" w:rsidRPr="00AC4FFE">
        <w:rPr>
          <w:lang w:val="en-US"/>
        </w:rPr>
        <w:t xml:space="preserve">by an </w:t>
      </w:r>
      <w:r w:rsidR="0E5AF577" w:rsidRPr="00AC4FFE">
        <w:rPr>
          <w:i/>
          <w:iCs/>
          <w:lang w:val="en-US"/>
        </w:rPr>
        <w:t>Independent Assessor*</w:t>
      </w:r>
      <w:r w:rsidR="0E5AF577" w:rsidRPr="00AC4FFE">
        <w:rPr>
          <w:lang w:val="en-US"/>
        </w:rPr>
        <w:t xml:space="preserve">, through </w:t>
      </w:r>
      <w:r w:rsidR="22B519DA" w:rsidRPr="00AC4FFE">
        <w:rPr>
          <w:i/>
          <w:iCs/>
          <w:lang w:val="en-US"/>
        </w:rPr>
        <w:t>consultation</w:t>
      </w:r>
      <w:r w:rsidR="00005C0C" w:rsidRPr="00AC4FFE">
        <w:rPr>
          <w:lang w:val="en-US"/>
        </w:rPr>
        <w:t>*</w:t>
      </w:r>
      <w:r w:rsidR="22B519DA" w:rsidRPr="00AC4FFE">
        <w:rPr>
          <w:lang w:val="en-US"/>
        </w:rPr>
        <w:t xml:space="preserve"> with</w:t>
      </w:r>
      <w:r w:rsidR="398659BE" w:rsidRPr="00AC4FFE">
        <w:rPr>
          <w:lang w:val="en-US"/>
        </w:rPr>
        <w:t xml:space="preserve"> </w:t>
      </w:r>
      <w:r w:rsidR="009811D9" w:rsidRPr="00AC4FFE">
        <w:rPr>
          <w:i/>
          <w:color w:val="5BC3F5" w:themeColor="accent5"/>
          <w:lang w:val="en-US"/>
        </w:rPr>
        <w:t>impacted rights holders</w:t>
      </w:r>
      <w:r w:rsidR="5B7B39E5" w:rsidRPr="00AC4FFE">
        <w:rPr>
          <w:i/>
          <w:iCs/>
          <w:lang w:val="en-US"/>
        </w:rPr>
        <w:t>*,</w:t>
      </w:r>
      <w:r w:rsidR="5B7B39E5" w:rsidRPr="00AC4FFE">
        <w:rPr>
          <w:lang w:val="en-US"/>
        </w:rPr>
        <w:t xml:space="preserve"> </w:t>
      </w:r>
      <w:r w:rsidR="0069544A" w:rsidRPr="00AC4FFE">
        <w:rPr>
          <w:i/>
          <w:iCs/>
          <w:color w:val="C00000"/>
          <w:lang w:val="en-US"/>
        </w:rPr>
        <w:t>affected stakeholders</w:t>
      </w:r>
      <w:r w:rsidR="22B519DA" w:rsidRPr="00AC4FFE">
        <w:rPr>
          <w:i/>
          <w:iCs/>
          <w:lang w:val="en-US"/>
        </w:rPr>
        <w:t>*</w:t>
      </w:r>
      <w:r w:rsidR="00CF53B2" w:rsidRPr="00AC4FFE">
        <w:rPr>
          <w:i/>
          <w:iCs/>
          <w:lang w:val="en-US"/>
        </w:rPr>
        <w:t>,</w:t>
      </w:r>
      <w:r w:rsidR="22B519DA" w:rsidRPr="00AC4FFE">
        <w:rPr>
          <w:lang w:val="en-US"/>
        </w:rPr>
        <w:t xml:space="preserve"> and </w:t>
      </w:r>
      <w:r w:rsidR="465B83E3" w:rsidRPr="00AC4FFE">
        <w:rPr>
          <w:i/>
          <w:iCs/>
          <w:lang w:val="en-US"/>
        </w:rPr>
        <w:t>FPIC</w:t>
      </w:r>
      <w:r w:rsidR="00742255" w:rsidRPr="00AC4FFE">
        <w:rPr>
          <w:lang w:val="en-US"/>
        </w:rPr>
        <w:t>*</w:t>
      </w:r>
      <w:r w:rsidR="465B83E3" w:rsidRPr="00AC4FFE">
        <w:rPr>
          <w:lang w:val="en-US"/>
        </w:rPr>
        <w:t xml:space="preserve">-based engagement </w:t>
      </w:r>
      <w:r w:rsidR="22B519DA" w:rsidRPr="00AC4FFE">
        <w:rPr>
          <w:lang w:val="en-US"/>
        </w:rPr>
        <w:t xml:space="preserve">with </w:t>
      </w:r>
      <w:r w:rsidR="22B519DA" w:rsidRPr="00AC4FFE">
        <w:rPr>
          <w:i/>
          <w:color w:val="7030A0"/>
          <w:lang w:val="en-US"/>
        </w:rPr>
        <w:t>affected</w:t>
      </w:r>
      <w:r w:rsidR="5B7B39E5" w:rsidRPr="00AC4FFE">
        <w:rPr>
          <w:i/>
          <w:color w:val="7030A0"/>
          <w:lang w:val="en-US"/>
        </w:rPr>
        <w:t xml:space="preserve"> </w:t>
      </w:r>
      <w:r w:rsidR="22B519DA" w:rsidRPr="00AC4FFE">
        <w:rPr>
          <w:i/>
          <w:color w:val="7030A0"/>
          <w:lang w:val="en-US"/>
        </w:rPr>
        <w:t>rights holders</w:t>
      </w:r>
      <w:r w:rsidR="22B519DA" w:rsidRPr="00AC4FFE">
        <w:rPr>
          <w:i/>
          <w:lang w:val="en-US"/>
        </w:rPr>
        <w:t>*.</w:t>
      </w:r>
      <w:r w:rsidRPr="00AC4FFE">
        <w:rPr>
          <w:lang w:val="en-US"/>
        </w:rPr>
        <w:t xml:space="preserve"> </w:t>
      </w:r>
      <w:r w:rsidR="366BADE3" w:rsidRPr="00AC4FFE">
        <w:rPr>
          <w:lang w:val="en-US"/>
        </w:rPr>
        <w:t xml:space="preserve">The </w:t>
      </w:r>
      <w:r w:rsidR="71B3BFF9" w:rsidRPr="00AC4FFE">
        <w:rPr>
          <w:lang w:val="en-US"/>
        </w:rPr>
        <w:t>results</w:t>
      </w:r>
      <w:r w:rsidR="366BADE3" w:rsidRPr="00AC4FFE">
        <w:rPr>
          <w:i/>
          <w:iCs/>
          <w:lang w:val="en-US"/>
        </w:rPr>
        <w:t xml:space="preserve"> </w:t>
      </w:r>
      <w:r w:rsidR="366BADE3" w:rsidRPr="00AC4FFE">
        <w:rPr>
          <w:lang w:val="en-US"/>
        </w:rPr>
        <w:t xml:space="preserve">shall be </w:t>
      </w:r>
      <w:r w:rsidRPr="00AC4FFE">
        <w:rPr>
          <w:lang w:val="en-US"/>
        </w:rPr>
        <w:t>documented in the Harm Analysis Report (see</w:t>
      </w:r>
      <w:r w:rsidR="00D73826" w:rsidRPr="00AC4FFE">
        <w:rPr>
          <w:lang w:val="en-US"/>
        </w:rPr>
        <w:t xml:space="preserve"> section</w:t>
      </w:r>
      <w:r w:rsidRPr="00AC4FFE">
        <w:rPr>
          <w:lang w:val="en-US"/>
        </w:rPr>
        <w:t xml:space="preserve"> </w:t>
      </w:r>
      <w:r w:rsidR="00B11410" w:rsidRPr="00AC4FFE">
        <w:rPr>
          <w:lang w:val="en-US"/>
        </w:rPr>
        <w:t>14.1</w:t>
      </w:r>
      <w:bookmarkEnd w:id="104"/>
      <w:r w:rsidRPr="00AC4FFE">
        <w:rPr>
          <w:lang w:val="en-US"/>
        </w:rPr>
        <w:t>).</w:t>
      </w:r>
    </w:p>
    <w:p w14:paraId="3BFECC50" w14:textId="4DBB43F7" w:rsidR="003A027B" w:rsidRPr="004F35A2" w:rsidRDefault="003A027B" w:rsidP="00D645A3">
      <w:pPr>
        <w:pStyle w:val="Clause2"/>
        <w:numPr>
          <w:ilvl w:val="0"/>
          <w:numId w:val="0"/>
        </w:numPr>
        <w:jc w:val="both"/>
        <w:rPr>
          <w:b/>
          <w:bCs/>
          <w:lang w:val="en-US"/>
        </w:rPr>
      </w:pPr>
      <w:r w:rsidRPr="00AC4FFE">
        <w:rPr>
          <w:b/>
          <w:bCs/>
          <w:lang w:val="en-US"/>
        </w:rPr>
        <w:t>Additional Requirements</w:t>
      </w:r>
    </w:p>
    <w:p w14:paraId="071C9174" w14:textId="12C599A1" w:rsidR="003E5531" w:rsidRPr="004F35A2" w:rsidRDefault="005F5716" w:rsidP="00510772">
      <w:pPr>
        <w:pStyle w:val="Clause2"/>
        <w:ind w:left="1143"/>
        <w:jc w:val="both"/>
      </w:pPr>
      <w:r w:rsidRPr="004F35A2">
        <w:t xml:space="preserve">Before </w:t>
      </w:r>
      <w:r w:rsidRPr="004F35A2">
        <w:fldChar w:fldCharType="begin"/>
      </w:r>
      <w:r w:rsidRPr="004F35A2">
        <w:instrText xml:space="preserve"> REF _Ref95727038 \r \h </w:instrText>
      </w:r>
      <w:r w:rsidR="00D645A3" w:rsidRPr="004F35A2">
        <w:instrText xml:space="preserve"> \* MERGEFORMAT </w:instrText>
      </w:r>
      <w:r w:rsidRPr="004F35A2">
        <w:fldChar w:fldCharType="separate"/>
      </w:r>
      <w:r w:rsidR="00167A13">
        <w:t>13.1</w:t>
      </w:r>
      <w:r w:rsidRPr="004F35A2">
        <w:fldChar w:fldCharType="end"/>
      </w:r>
      <w:r w:rsidRPr="004F35A2">
        <w:t xml:space="preserve"> is undertaken, the registry of </w:t>
      </w:r>
      <w:r w:rsidRPr="004F35A2">
        <w:rPr>
          <w:i/>
          <w:iCs/>
        </w:rPr>
        <w:t>harm</w:t>
      </w:r>
      <w:r w:rsidRPr="004F35A2">
        <w:t xml:space="preserve">* shall be assessed and cases for remedy of </w:t>
      </w:r>
      <w:r w:rsidRPr="004F35A2">
        <w:rPr>
          <w:i/>
          <w:iCs/>
        </w:rPr>
        <w:t>harm</w:t>
      </w:r>
      <w:r w:rsidRPr="004F35A2">
        <w:t xml:space="preserve">* shall be identified by an </w:t>
      </w:r>
      <w:r w:rsidRPr="004F35A2">
        <w:rPr>
          <w:i/>
          <w:iCs/>
        </w:rPr>
        <w:t>Independent Assessor</w:t>
      </w:r>
      <w:r w:rsidRPr="004F35A2">
        <w:t xml:space="preserve">*, in </w:t>
      </w:r>
      <w:r w:rsidRPr="004F35A2">
        <w:rPr>
          <w:i/>
          <w:iCs/>
        </w:rPr>
        <w:t>consultation</w:t>
      </w:r>
      <w:r w:rsidR="00005C0C" w:rsidRPr="004F35A2">
        <w:t>*</w:t>
      </w:r>
      <w:r w:rsidRPr="004F35A2">
        <w:t xml:space="preserve"> with </w:t>
      </w:r>
      <w:r w:rsidRPr="00EB791B">
        <w:rPr>
          <w:i/>
          <w:iCs/>
          <w:color w:val="C00000"/>
        </w:rPr>
        <w:t>affected stakeholders</w:t>
      </w:r>
      <w:r w:rsidRPr="004F35A2">
        <w:t xml:space="preserve">* and </w:t>
      </w:r>
      <w:r w:rsidRPr="004F35A2">
        <w:rPr>
          <w:i/>
          <w:iCs/>
        </w:rPr>
        <w:t>independent experts</w:t>
      </w:r>
      <w:r w:rsidRPr="004F35A2">
        <w:t>*.</w:t>
      </w:r>
      <w:r w:rsidR="4FACB599" w:rsidRPr="004F35A2">
        <w:t xml:space="preserve">    </w:t>
      </w:r>
      <w:bookmarkStart w:id="105" w:name="_Ref96340100"/>
      <w:bookmarkStart w:id="106" w:name="_Ref95722050"/>
    </w:p>
    <w:p w14:paraId="38350335" w14:textId="1536ED7E" w:rsidR="003A027B" w:rsidRPr="00EB791B" w:rsidRDefault="00077609" w:rsidP="00510772">
      <w:pPr>
        <w:pStyle w:val="Clause1-Heading"/>
        <w:numPr>
          <w:ilvl w:val="0"/>
          <w:numId w:val="79"/>
        </w:numPr>
        <w:jc w:val="both"/>
        <w:outlineLvl w:val="9"/>
        <w:rPr>
          <w:rFonts w:asciiTheme="minorHAnsi" w:hAnsiTheme="minorHAnsi" w:cstheme="minorHAnsi"/>
          <w:b/>
          <w:lang w:val="en-US"/>
        </w:rPr>
      </w:pPr>
      <w:bookmarkStart w:id="107" w:name="_Ref109313641"/>
      <w:r>
        <w:rPr>
          <w:rFonts w:asciiTheme="minorHAnsi" w:hAnsiTheme="minorHAnsi" w:cstheme="minorHAnsi"/>
          <w:b/>
          <w:lang w:val="en-US"/>
        </w:rPr>
        <w:lastRenderedPageBreak/>
        <w:t>H</w:t>
      </w:r>
      <w:r w:rsidR="7CBDF870" w:rsidRPr="00EB791B">
        <w:rPr>
          <w:rFonts w:asciiTheme="minorHAnsi" w:hAnsiTheme="minorHAnsi" w:cstheme="minorHAnsi"/>
          <w:b/>
          <w:lang w:val="en-US"/>
        </w:rPr>
        <w:t>arm Analysis Report</w:t>
      </w:r>
      <w:bookmarkEnd w:id="105"/>
      <w:bookmarkEnd w:id="107"/>
    </w:p>
    <w:p w14:paraId="28DFF2F6" w14:textId="77777777" w:rsidR="003A027B" w:rsidRPr="004F35A2" w:rsidRDefault="003A027B" w:rsidP="003A3F8E">
      <w:pPr>
        <w:keepNext/>
        <w:jc w:val="both"/>
        <w:rPr>
          <w:b/>
          <w:bCs/>
          <w:lang w:val="en-US"/>
        </w:rPr>
      </w:pPr>
      <w:r w:rsidRPr="004F35A2">
        <w:rPr>
          <w:b/>
          <w:bCs/>
          <w:lang w:val="en-US"/>
        </w:rPr>
        <w:t>Core Requirements</w:t>
      </w:r>
    </w:p>
    <w:p w14:paraId="309F6713" w14:textId="55B5F5C1" w:rsidR="00DE3616" w:rsidRPr="004F35A2" w:rsidRDefault="00DE3616" w:rsidP="00510772">
      <w:pPr>
        <w:pStyle w:val="Clause2"/>
        <w:ind w:left="1143"/>
        <w:jc w:val="both"/>
        <w:rPr>
          <w:lang w:val="en-US"/>
        </w:rPr>
      </w:pPr>
      <w:r w:rsidRPr="004F35A2">
        <w:rPr>
          <w:i/>
          <w:iCs/>
          <w:lang w:val="en-US"/>
        </w:rPr>
        <w:t xml:space="preserve">The Organization* </w:t>
      </w:r>
      <w:r w:rsidRPr="004F35A2">
        <w:rPr>
          <w:lang w:val="en-US"/>
        </w:rPr>
        <w:t>or</w:t>
      </w:r>
      <w:r w:rsidRPr="004F35A2">
        <w:rPr>
          <w:i/>
          <w:iCs/>
          <w:lang w:val="en-US"/>
        </w:rPr>
        <w:t xml:space="preserve"> </w:t>
      </w:r>
      <w:r w:rsidRPr="004F35A2">
        <w:rPr>
          <w:lang w:val="en-US"/>
        </w:rPr>
        <w:t>the</w:t>
      </w:r>
      <w:r w:rsidRPr="004F35A2">
        <w:rPr>
          <w:i/>
          <w:iCs/>
          <w:lang w:val="en-US"/>
        </w:rPr>
        <w:t xml:space="preserve"> corporate group*</w:t>
      </w:r>
      <w:r w:rsidRPr="004F35A2">
        <w:rPr>
          <w:lang w:val="en-US"/>
        </w:rPr>
        <w:t xml:space="preserve"> shall develop a Harm Analysis Report containing the following information gathered during the implementation of Part 2 of the </w:t>
      </w:r>
      <w:r w:rsidRPr="004F35A2">
        <w:rPr>
          <w:i/>
          <w:iCs/>
          <w:lang w:val="en-US"/>
        </w:rPr>
        <w:t>FSC Remedy Framework</w:t>
      </w:r>
      <w:r w:rsidRPr="004F35A2">
        <w:rPr>
          <w:lang w:val="en-US"/>
        </w:rPr>
        <w:t>, including the results of the Baseline Assessments. It shall include:</w:t>
      </w:r>
    </w:p>
    <w:p w14:paraId="26875515" w14:textId="7BAE1C40" w:rsidR="0068203F" w:rsidRPr="004F35A2" w:rsidRDefault="0068203F" w:rsidP="00510772">
      <w:pPr>
        <w:pStyle w:val="List"/>
        <w:numPr>
          <w:ilvl w:val="0"/>
          <w:numId w:val="23"/>
        </w:numPr>
        <w:ind w:left="1418"/>
        <w:jc w:val="both"/>
        <w:rPr>
          <w:lang w:val="en-US"/>
        </w:rPr>
      </w:pPr>
      <w:r w:rsidRPr="004F35A2">
        <w:rPr>
          <w:lang w:val="en-US"/>
        </w:rPr>
        <w:t xml:space="preserve">Base maps of the remaining forest, sites affected by </w:t>
      </w:r>
      <w:r w:rsidRPr="004F35A2">
        <w:rPr>
          <w:i/>
          <w:lang w:val="en-US"/>
        </w:rPr>
        <w:t>conversion</w:t>
      </w:r>
      <w:r w:rsidRPr="004F35A2">
        <w:rPr>
          <w:i/>
          <w:iCs/>
          <w:lang w:val="en-US"/>
        </w:rPr>
        <w:t>*</w:t>
      </w:r>
      <w:r w:rsidRPr="004F35A2">
        <w:rPr>
          <w:lang w:val="en-US"/>
        </w:rPr>
        <w:t xml:space="preserve"> and </w:t>
      </w:r>
      <w:r w:rsidRPr="004F35A2">
        <w:rPr>
          <w:i/>
          <w:iCs/>
          <w:lang w:val="en-US"/>
        </w:rPr>
        <w:t>unacceptable activities*,</w:t>
      </w:r>
      <w:r w:rsidRPr="004F35A2">
        <w:rPr>
          <w:lang w:val="en-US"/>
        </w:rPr>
        <w:t xml:space="preserve"> and </w:t>
      </w:r>
      <w:r w:rsidR="007E1EAE" w:rsidRPr="004F35A2">
        <w:rPr>
          <w:lang w:val="en-US"/>
        </w:rPr>
        <w:t xml:space="preserve">the </w:t>
      </w:r>
      <w:r w:rsidRPr="004F35A2">
        <w:rPr>
          <w:lang w:val="en-US"/>
        </w:rPr>
        <w:t xml:space="preserve">associated </w:t>
      </w:r>
      <w:r w:rsidRPr="004F35A2">
        <w:rPr>
          <w:i/>
          <w:iCs/>
          <w:lang w:val="en-US"/>
        </w:rPr>
        <w:t>impact areas*;</w:t>
      </w:r>
    </w:p>
    <w:p w14:paraId="762B89EE" w14:textId="26328F5F" w:rsidR="00120408" w:rsidRPr="004F35A2" w:rsidRDefault="00120408" w:rsidP="00510772">
      <w:pPr>
        <w:pStyle w:val="List"/>
        <w:ind w:left="1418"/>
        <w:jc w:val="both"/>
        <w:rPr>
          <w:lang w:val="en-US"/>
        </w:rPr>
      </w:pPr>
      <w:r w:rsidRPr="004F35A2">
        <w:rPr>
          <w:lang w:val="en-US"/>
        </w:rPr>
        <w:t xml:space="preserve">Description of environmental and social conditions of the area at the time immediately before commencement of the </w:t>
      </w:r>
      <w:r w:rsidRPr="004F35A2">
        <w:rPr>
          <w:i/>
          <w:iCs/>
          <w:lang w:val="en-US"/>
        </w:rPr>
        <w:t>conversion</w:t>
      </w:r>
      <w:r w:rsidRPr="004F35A2">
        <w:rPr>
          <w:lang w:val="en-US"/>
        </w:rPr>
        <w:t xml:space="preserve">* or </w:t>
      </w:r>
      <w:r w:rsidRPr="004F35A2">
        <w:rPr>
          <w:i/>
          <w:iCs/>
          <w:lang w:val="en-US"/>
        </w:rPr>
        <w:t>unacceptable activities*</w:t>
      </w:r>
      <w:r w:rsidRPr="004F35A2">
        <w:rPr>
          <w:lang w:val="en-US"/>
        </w:rPr>
        <w:t xml:space="preserve"> and the current state of environmental and social conditions of the </w:t>
      </w:r>
      <w:r w:rsidRPr="004F35A2">
        <w:rPr>
          <w:i/>
          <w:iCs/>
          <w:lang w:val="en-US"/>
        </w:rPr>
        <w:t xml:space="preserve">impact areas*, </w:t>
      </w:r>
      <w:r w:rsidRPr="004F35A2">
        <w:rPr>
          <w:lang w:val="en-US"/>
        </w:rPr>
        <w:t xml:space="preserve">including any </w:t>
      </w:r>
      <w:r w:rsidRPr="004F35A2">
        <w:rPr>
          <w:i/>
          <w:iCs/>
          <w:lang w:val="en-US"/>
        </w:rPr>
        <w:t>remedy*</w:t>
      </w:r>
      <w:r w:rsidRPr="004F35A2">
        <w:rPr>
          <w:lang w:val="en-US"/>
        </w:rPr>
        <w:t xml:space="preserve"> already undertaken;</w:t>
      </w:r>
    </w:p>
    <w:p w14:paraId="61A51306" w14:textId="3CA75379" w:rsidR="00065E5F" w:rsidRPr="004F35A2" w:rsidRDefault="00065E5F" w:rsidP="00510772">
      <w:pPr>
        <w:pStyle w:val="List"/>
        <w:ind w:left="1418"/>
        <w:jc w:val="both"/>
        <w:rPr>
          <w:lang w:val="en-US"/>
        </w:rPr>
      </w:pPr>
      <w:r w:rsidRPr="004F35A2">
        <w:rPr>
          <w:lang w:val="en-US"/>
        </w:rPr>
        <w:t xml:space="preserve">Identified </w:t>
      </w:r>
      <w:r w:rsidRPr="004F35A2">
        <w:rPr>
          <w:i/>
          <w:color w:val="7030A0"/>
          <w:lang w:val="en-US"/>
        </w:rPr>
        <w:t>affected rights holders</w:t>
      </w:r>
      <w:r w:rsidRPr="004F35A2">
        <w:rPr>
          <w:i/>
          <w:iCs/>
          <w:lang w:val="en-US"/>
        </w:rPr>
        <w:t xml:space="preserve">*, </w:t>
      </w:r>
      <w:r w:rsidR="00683267" w:rsidRPr="00EB791B">
        <w:rPr>
          <w:i/>
          <w:color w:val="5BC3F5" w:themeColor="accent5"/>
          <w:lang w:val="en-US"/>
        </w:rPr>
        <w:t>impacted</w:t>
      </w:r>
      <w:r w:rsidRPr="00EB791B">
        <w:rPr>
          <w:color w:val="5BC3F5" w:themeColor="accent5"/>
          <w:lang w:val="en-US"/>
        </w:rPr>
        <w:t xml:space="preserve"> </w:t>
      </w:r>
      <w:r w:rsidRPr="00EB791B">
        <w:rPr>
          <w:i/>
          <w:color w:val="5BC3F5" w:themeColor="accent5"/>
          <w:lang w:val="en-US"/>
        </w:rPr>
        <w:t>rights holders</w:t>
      </w:r>
      <w:r w:rsidRPr="004F35A2">
        <w:rPr>
          <w:i/>
          <w:iCs/>
          <w:lang w:val="en-US"/>
        </w:rPr>
        <w:t>*</w:t>
      </w:r>
      <w:r w:rsidRPr="004F35A2">
        <w:rPr>
          <w:lang w:val="en-US"/>
        </w:rPr>
        <w:t xml:space="preserve"> and </w:t>
      </w:r>
      <w:r w:rsidR="0069544A" w:rsidRPr="00EB791B">
        <w:rPr>
          <w:i/>
          <w:iCs/>
          <w:color w:val="C00000"/>
          <w:lang w:val="en-US"/>
        </w:rPr>
        <w:t>affected stakeholders</w:t>
      </w:r>
      <w:r w:rsidRPr="004F35A2">
        <w:rPr>
          <w:i/>
          <w:iCs/>
          <w:lang w:val="en-US"/>
        </w:rPr>
        <w:t>*</w:t>
      </w:r>
      <w:r w:rsidRPr="004F35A2">
        <w:rPr>
          <w:lang w:val="en-US"/>
        </w:rPr>
        <w:t>;</w:t>
      </w:r>
    </w:p>
    <w:p w14:paraId="65F8C3EB" w14:textId="4A87ACA5" w:rsidR="00B17B94" w:rsidRPr="004F35A2" w:rsidRDefault="00B17B94" w:rsidP="00510772">
      <w:pPr>
        <w:pStyle w:val="List"/>
        <w:ind w:left="1418"/>
        <w:jc w:val="both"/>
        <w:rPr>
          <w:lang w:val="en-US"/>
        </w:rPr>
      </w:pPr>
      <w:r w:rsidRPr="004F35A2">
        <w:rPr>
          <w:lang w:val="en-US"/>
        </w:rPr>
        <w:t xml:space="preserve">Details of how </w:t>
      </w:r>
      <w:r w:rsidRPr="004F35A2">
        <w:rPr>
          <w:i/>
          <w:iCs/>
          <w:lang w:val="en-US"/>
        </w:rPr>
        <w:t>FPIC</w:t>
      </w:r>
      <w:r w:rsidR="00910DD5" w:rsidRPr="004F35A2">
        <w:rPr>
          <w:i/>
          <w:iCs/>
          <w:lang w:val="en-US"/>
        </w:rPr>
        <w:t>*</w:t>
      </w:r>
      <w:r w:rsidRPr="004F35A2">
        <w:rPr>
          <w:lang w:val="en-US"/>
        </w:rPr>
        <w:t xml:space="preserve"> was applied (if applicable);</w:t>
      </w:r>
    </w:p>
    <w:p w14:paraId="210EF377" w14:textId="5172CFCC" w:rsidR="00F85F7F" w:rsidRPr="004F35A2" w:rsidRDefault="00F85F7F" w:rsidP="00510772">
      <w:pPr>
        <w:pStyle w:val="List"/>
        <w:ind w:left="1418"/>
        <w:jc w:val="both"/>
        <w:rPr>
          <w:lang w:val="en-US"/>
        </w:rPr>
      </w:pPr>
      <w:r w:rsidRPr="004F35A2">
        <w:rPr>
          <w:lang w:val="en-US"/>
        </w:rPr>
        <w:t xml:space="preserve">Details of </w:t>
      </w:r>
      <w:r w:rsidRPr="004F35A2">
        <w:rPr>
          <w:i/>
          <w:iCs/>
          <w:lang w:val="en-US"/>
        </w:rPr>
        <w:t>environmental</w:t>
      </w:r>
      <w:r w:rsidRPr="004F35A2">
        <w:rPr>
          <w:lang w:val="en-US"/>
        </w:rPr>
        <w:t xml:space="preserve"> </w:t>
      </w:r>
      <w:r w:rsidRPr="004F35A2">
        <w:rPr>
          <w:i/>
          <w:lang w:val="en-US"/>
        </w:rPr>
        <w:t>harm</w:t>
      </w:r>
      <w:r w:rsidRPr="004F35A2">
        <w:rPr>
          <w:lang w:val="en-US"/>
        </w:rPr>
        <w:t xml:space="preserve">* and </w:t>
      </w:r>
      <w:r w:rsidRPr="004F35A2">
        <w:rPr>
          <w:i/>
          <w:iCs/>
          <w:lang w:val="en-US"/>
        </w:rPr>
        <w:t>social</w:t>
      </w:r>
      <w:r w:rsidRPr="004F35A2">
        <w:rPr>
          <w:lang w:val="en-US"/>
        </w:rPr>
        <w:t xml:space="preserve"> </w:t>
      </w:r>
      <w:r w:rsidRPr="004F35A2">
        <w:rPr>
          <w:i/>
          <w:lang w:val="en-US"/>
        </w:rPr>
        <w:t>harm</w:t>
      </w:r>
      <w:r w:rsidRPr="004F35A2">
        <w:rPr>
          <w:lang w:val="en-US"/>
        </w:rPr>
        <w:t xml:space="preserve">* associated with </w:t>
      </w:r>
      <w:r w:rsidRPr="004F35A2">
        <w:rPr>
          <w:i/>
          <w:lang w:val="en-US"/>
        </w:rPr>
        <w:t>conversion</w:t>
      </w:r>
      <w:r w:rsidRPr="004F35A2">
        <w:rPr>
          <w:lang w:val="en-US"/>
        </w:rPr>
        <w:t xml:space="preserve">* or </w:t>
      </w:r>
      <w:r w:rsidRPr="004F35A2">
        <w:rPr>
          <w:i/>
          <w:lang w:val="en-US"/>
        </w:rPr>
        <w:t>unacceptable activities</w:t>
      </w:r>
      <w:r w:rsidRPr="004F35A2">
        <w:rPr>
          <w:lang w:val="en-US"/>
        </w:rPr>
        <w:t xml:space="preserve">*, including </w:t>
      </w:r>
      <w:r w:rsidRPr="004F35A2">
        <w:rPr>
          <w:i/>
          <w:lang w:val="en-US"/>
        </w:rPr>
        <w:t>priority social harm</w:t>
      </w:r>
      <w:r w:rsidR="00AD3EA1" w:rsidRPr="004F35A2">
        <w:rPr>
          <w:i/>
          <w:lang w:val="en-US"/>
        </w:rPr>
        <w:t>*;</w:t>
      </w:r>
    </w:p>
    <w:p w14:paraId="46278EEB" w14:textId="559367BE" w:rsidR="00BF47E5" w:rsidRPr="004F35A2" w:rsidRDefault="00BF47E5" w:rsidP="00510772">
      <w:pPr>
        <w:pStyle w:val="List"/>
        <w:ind w:left="1418"/>
        <w:jc w:val="both"/>
        <w:rPr>
          <w:lang w:val="en-US"/>
        </w:rPr>
      </w:pPr>
      <w:r w:rsidRPr="004F35A2">
        <w:rPr>
          <w:lang w:val="en-US"/>
        </w:rPr>
        <w:t xml:space="preserve">All experts’ reports, including </w:t>
      </w:r>
      <w:r w:rsidRPr="004F35A2">
        <w:rPr>
          <w:i/>
          <w:iCs/>
          <w:lang w:val="en-US"/>
        </w:rPr>
        <w:t>Independent Assessor*</w:t>
      </w:r>
      <w:r w:rsidRPr="004F35A2">
        <w:rPr>
          <w:lang w:val="en-US"/>
        </w:rPr>
        <w:t xml:space="preserve"> reports</w:t>
      </w:r>
      <w:r w:rsidR="0044332D" w:rsidRPr="004F35A2">
        <w:rPr>
          <w:lang w:val="en-US"/>
        </w:rPr>
        <w:t>;</w:t>
      </w:r>
    </w:p>
    <w:p w14:paraId="216B2283" w14:textId="7EB0014A" w:rsidR="0087459E" w:rsidRPr="004F35A2" w:rsidRDefault="0087459E" w:rsidP="00510772">
      <w:pPr>
        <w:pStyle w:val="List"/>
        <w:ind w:left="1418"/>
        <w:jc w:val="both"/>
        <w:rPr>
          <w:lang w:val="en-US"/>
        </w:rPr>
      </w:pPr>
      <w:r w:rsidRPr="004F35A2">
        <w:rPr>
          <w:lang w:val="en-US"/>
        </w:rPr>
        <w:t>Methods used</w:t>
      </w:r>
      <w:r w:rsidR="00C779E3" w:rsidRPr="004F35A2">
        <w:rPr>
          <w:lang w:val="en-US"/>
        </w:rPr>
        <w:t xml:space="preserve"> for producing Baseline Assessments and the </w:t>
      </w:r>
      <w:r w:rsidR="00C779E3" w:rsidRPr="004F35A2">
        <w:rPr>
          <w:i/>
          <w:iCs/>
          <w:lang w:val="en-US"/>
        </w:rPr>
        <w:t>registry of harm</w:t>
      </w:r>
      <w:r w:rsidR="005D0F54" w:rsidRPr="004F35A2">
        <w:rPr>
          <w:i/>
          <w:iCs/>
          <w:lang w:val="en-US"/>
        </w:rPr>
        <w:t>*</w:t>
      </w:r>
      <w:r w:rsidR="00C70485" w:rsidRPr="004F35A2">
        <w:rPr>
          <w:i/>
          <w:iCs/>
          <w:lang w:val="en-US"/>
        </w:rPr>
        <w:t>,</w:t>
      </w:r>
      <w:r w:rsidR="005D0F54" w:rsidRPr="004F35A2">
        <w:rPr>
          <w:lang w:val="en-US"/>
        </w:rPr>
        <w:t xml:space="preserve"> where applicable</w:t>
      </w:r>
      <w:r w:rsidRPr="004F35A2">
        <w:rPr>
          <w:lang w:val="en-US"/>
        </w:rPr>
        <w:t>;</w:t>
      </w:r>
      <w:r w:rsidR="005D0F54" w:rsidRPr="004F35A2">
        <w:rPr>
          <w:lang w:val="en-US"/>
        </w:rPr>
        <w:t xml:space="preserve"> </w:t>
      </w:r>
      <w:r w:rsidR="00A71144" w:rsidRPr="004F35A2">
        <w:rPr>
          <w:lang w:val="en-US"/>
        </w:rPr>
        <w:t xml:space="preserve">and </w:t>
      </w:r>
    </w:p>
    <w:p w14:paraId="552C2482" w14:textId="62CFBD27" w:rsidR="00CF5171" w:rsidRPr="004F35A2" w:rsidRDefault="00CF5171" w:rsidP="00510772">
      <w:pPr>
        <w:pStyle w:val="List"/>
        <w:ind w:left="1418"/>
        <w:jc w:val="both"/>
        <w:rPr>
          <w:lang w:val="en-US"/>
        </w:rPr>
      </w:pPr>
      <w:r w:rsidRPr="004F35A2">
        <w:rPr>
          <w:lang w:val="en-US"/>
        </w:rPr>
        <w:t>The credentials of experts consulted to produce the Baseline Assessment(s)</w:t>
      </w:r>
      <w:r w:rsidR="00E26938" w:rsidRPr="004F35A2">
        <w:rPr>
          <w:lang w:val="en-US"/>
        </w:rPr>
        <w:t>.</w:t>
      </w:r>
    </w:p>
    <w:p w14:paraId="4C65A97F" w14:textId="77777777" w:rsidR="00C053A7" w:rsidRDefault="00C053A7" w:rsidP="003A3F8E">
      <w:pPr>
        <w:rPr>
          <w:b/>
          <w:lang w:val="en-US"/>
        </w:rPr>
      </w:pPr>
    </w:p>
    <w:p w14:paraId="10F5B42D" w14:textId="7EEC5AD5" w:rsidR="005B38D7" w:rsidRPr="004F35A2" w:rsidRDefault="756B53B1" w:rsidP="003A3F8E">
      <w:pPr>
        <w:rPr>
          <w:b/>
          <w:lang w:val="en-US"/>
        </w:rPr>
      </w:pPr>
      <w:r w:rsidRPr="004F35A2">
        <w:rPr>
          <w:b/>
          <w:lang w:val="en-US"/>
        </w:rPr>
        <w:t>Additional Requirements</w:t>
      </w:r>
    </w:p>
    <w:p w14:paraId="7B550C28" w14:textId="37FB3B01" w:rsidR="00C053A7" w:rsidRPr="00065007" w:rsidRDefault="756B53B1" w:rsidP="005B4911">
      <w:pPr>
        <w:pStyle w:val="Clause2"/>
        <w:ind w:left="1143"/>
        <w:jc w:val="both"/>
        <w:rPr>
          <w:rFonts w:cstheme="minorHAnsi"/>
          <w:b/>
          <w:bCs/>
          <w:color w:val="285C4D"/>
          <w:lang w:val="en-US"/>
        </w:rPr>
      </w:pPr>
      <w:bookmarkStart w:id="108" w:name="_Toc141802875"/>
      <w:bookmarkStart w:id="109" w:name="_Toc153041164"/>
      <w:bookmarkStart w:id="110" w:name="_Toc783454448"/>
      <w:r w:rsidRPr="005B4911">
        <w:rPr>
          <w:lang w:val="en-US"/>
        </w:rPr>
        <w:t xml:space="preserve">The Harm Analysis Report shall include the cases for </w:t>
      </w:r>
      <w:r w:rsidRPr="005B4911">
        <w:rPr>
          <w:i/>
          <w:iCs/>
          <w:lang w:val="en-US"/>
        </w:rPr>
        <w:t>remedy of harm*</w:t>
      </w:r>
      <w:r w:rsidRPr="005B4911">
        <w:rPr>
          <w:lang w:val="en-US"/>
        </w:rPr>
        <w:t xml:space="preserve"> identified by </w:t>
      </w:r>
      <w:r w:rsidRPr="005B4911">
        <w:rPr>
          <w:i/>
          <w:iCs/>
          <w:lang w:val="en-US"/>
        </w:rPr>
        <w:t>Independent Assessors*</w:t>
      </w:r>
      <w:r w:rsidRPr="005B4911">
        <w:rPr>
          <w:lang w:val="en-US"/>
        </w:rPr>
        <w:t xml:space="preserve"> (see</w:t>
      </w:r>
      <w:r w:rsidR="00952BA7" w:rsidRPr="005B4911">
        <w:rPr>
          <w:lang w:val="en-US"/>
        </w:rPr>
        <w:t xml:space="preserve"> </w:t>
      </w:r>
      <w:r w:rsidR="00F123A9" w:rsidRPr="005B4911">
        <w:rPr>
          <w:lang w:val="en-US"/>
        </w:rPr>
        <w:fldChar w:fldCharType="begin"/>
      </w:r>
      <w:r w:rsidR="00F123A9" w:rsidRPr="005B4911">
        <w:rPr>
          <w:lang w:val="en-US"/>
        </w:rPr>
        <w:instrText xml:space="preserve"> REF _Ref108782921 \n \h </w:instrText>
      </w:r>
      <w:r w:rsidR="004F35A2" w:rsidRPr="005B4911">
        <w:rPr>
          <w:lang w:val="en-US"/>
        </w:rPr>
        <w:instrText xml:space="preserve"> \* MERGEFORMAT </w:instrText>
      </w:r>
      <w:r w:rsidR="00F123A9" w:rsidRPr="005B4911">
        <w:rPr>
          <w:lang w:val="en-US"/>
        </w:rPr>
      </w:r>
      <w:r w:rsidR="00F123A9" w:rsidRPr="005B4911">
        <w:rPr>
          <w:lang w:val="en-US"/>
        </w:rPr>
        <w:fldChar w:fldCharType="separate"/>
      </w:r>
      <w:r w:rsidR="00167A13">
        <w:rPr>
          <w:lang w:val="en-US"/>
        </w:rPr>
        <w:t>12.2</w:t>
      </w:r>
      <w:r w:rsidR="00F123A9" w:rsidRPr="005B4911">
        <w:rPr>
          <w:lang w:val="en-US"/>
        </w:rPr>
        <w:fldChar w:fldCharType="end"/>
      </w:r>
      <w:r w:rsidRPr="005B4911">
        <w:rPr>
          <w:lang w:val="en-US"/>
        </w:rPr>
        <w:t>).</w:t>
      </w:r>
    </w:p>
    <w:p w14:paraId="2B28B5C5" w14:textId="7E075BAE" w:rsidR="003A027B" w:rsidRPr="003416CF" w:rsidRDefault="001F507B" w:rsidP="005B4911">
      <w:pPr>
        <w:pStyle w:val="Heading2"/>
        <w:rPr>
          <w:rFonts w:asciiTheme="minorHAnsi" w:hAnsiTheme="minorHAnsi" w:cstheme="minorHAnsi"/>
          <w:b/>
          <w:bCs/>
          <w:color w:val="285C4D" w:themeColor="text2"/>
          <w:lang w:val="en-US"/>
        </w:rPr>
      </w:pPr>
      <w:bookmarkStart w:id="111" w:name="_Toc130303131"/>
      <w:r w:rsidRPr="003416CF">
        <w:rPr>
          <w:rFonts w:asciiTheme="minorHAnsi" w:hAnsiTheme="minorHAnsi" w:cstheme="minorHAnsi"/>
          <w:b/>
          <w:bCs/>
          <w:noProof/>
          <w:color w:val="285C4D" w:themeColor="text2"/>
          <w:lang w:val="en-US"/>
        </w:rPr>
        <mc:AlternateContent>
          <mc:Choice Requires="wpg">
            <w:drawing>
              <wp:anchor distT="0" distB="0" distL="114300" distR="114300" simplePos="0" relativeHeight="251658249" behindDoc="0" locked="0" layoutInCell="1" allowOverlap="1" wp14:anchorId="225258F7" wp14:editId="36E86B4E">
                <wp:simplePos x="0" y="0"/>
                <wp:positionH relativeFrom="column">
                  <wp:posOffset>-635</wp:posOffset>
                </wp:positionH>
                <wp:positionV relativeFrom="paragraph">
                  <wp:posOffset>247650</wp:posOffset>
                </wp:positionV>
                <wp:extent cx="6440805" cy="1598930"/>
                <wp:effectExtent l="0" t="0" r="0" b="1270"/>
                <wp:wrapNone/>
                <wp:docPr id="231" name="Group 231"/>
                <wp:cNvGraphicFramePr/>
                <a:graphic xmlns:a="http://schemas.openxmlformats.org/drawingml/2006/main">
                  <a:graphicData uri="http://schemas.microsoft.com/office/word/2010/wordprocessingGroup">
                    <wpg:wgp>
                      <wpg:cNvGrpSpPr/>
                      <wpg:grpSpPr>
                        <a:xfrm>
                          <a:off x="0" y="0"/>
                          <a:ext cx="6440805" cy="1598930"/>
                          <a:chOff x="0" y="0"/>
                          <a:chExt cx="6440805" cy="1598930"/>
                        </a:xfrm>
                      </wpg:grpSpPr>
                      <wpg:grpSp>
                        <wpg:cNvPr id="214" name="Group 214"/>
                        <wpg:cNvGrpSpPr/>
                        <wpg:grpSpPr>
                          <a:xfrm>
                            <a:off x="0" y="0"/>
                            <a:ext cx="6440805" cy="685800"/>
                            <a:chOff x="0" y="0"/>
                            <a:chExt cx="6440805" cy="685800"/>
                          </a:xfrm>
                        </wpg:grpSpPr>
                        <pic:pic xmlns:pic="http://schemas.openxmlformats.org/drawingml/2006/picture">
                          <pic:nvPicPr>
                            <pic:cNvPr id="206" name="Page14_3068" title="Group"/>
                            <pic:cNvPicPr>
                              <a:picLocks noChangeAspect="1"/>
                            </pic:cNvPicPr>
                          </pic:nvPicPr>
                          <pic:blipFill>
                            <a:blip r:embed="rId32" cstate="print">
                              <a:extLst>
                                <a:ext uri="{28A0092B-C50C-407E-A947-70E740481C1C}">
                                  <a14:useLocalDpi xmlns:a14="http://schemas.microsoft.com/office/drawing/2010/main" val="0"/>
                                </a:ext>
                                <a:ext uri="1806e917-0251-4d79-8d03-bd63a840fd48"/>
                              </a:extLst>
                            </a:blip>
                            <a:stretch>
                              <a:fillRect/>
                            </a:stretch>
                          </pic:blipFill>
                          <pic:spPr>
                            <a:xfrm>
                              <a:off x="0" y="0"/>
                              <a:ext cx="6440805" cy="685800"/>
                            </a:xfrm>
                            <a:prstGeom prst="rect">
                              <a:avLst/>
                            </a:prstGeom>
                          </pic:spPr>
                        </pic:pic>
                        <pic:pic xmlns:pic="http://schemas.openxmlformats.org/drawingml/2006/picture">
                          <pic:nvPicPr>
                            <pic:cNvPr id="192" name="Page14_3062" title="Group"/>
                            <pic:cNvPicPr>
                              <a:picLocks noChangeAspect="1"/>
                            </pic:cNvPicPr>
                          </pic:nvPicPr>
                          <pic:blipFill>
                            <a:blip r:embed="rId38" cstate="print">
                              <a:extLst>
                                <a:ext uri="{28A0092B-C50C-407E-A947-70E740481C1C}">
                                  <a14:useLocalDpi xmlns:a14="http://schemas.microsoft.com/office/drawing/2010/main" val="0"/>
                                </a:ext>
                                <a:ext uri="35f7c772-d80b-4127-a518-618da830eb99"/>
                              </a:extLst>
                            </a:blip>
                            <a:stretch>
                              <a:fillRect/>
                            </a:stretch>
                          </pic:blipFill>
                          <pic:spPr>
                            <a:xfrm>
                              <a:off x="2362200" y="285750"/>
                              <a:ext cx="4025900" cy="262890"/>
                            </a:xfrm>
                            <a:prstGeom prst="rect">
                              <a:avLst/>
                            </a:prstGeom>
                          </pic:spPr>
                        </pic:pic>
                      </wpg:grpSp>
                      <wps:wsp>
                        <wps:cNvPr id="227" name="Straight Connector 227"/>
                        <wps:cNvCnPr/>
                        <wps:spPr>
                          <a:xfrm>
                            <a:off x="3841750" y="654050"/>
                            <a:ext cx="0" cy="177800"/>
                          </a:xfrm>
                          <a:prstGeom prst="line">
                            <a:avLst/>
                          </a:prstGeom>
                          <a:ln w="12700">
                            <a:solidFill>
                              <a:srgbClr val="D0D1DB"/>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0" name="Picture 230" descr="Graphical user interface, text&#10;&#10;Description automatically generated"/>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241300" y="806450"/>
                            <a:ext cx="6188075" cy="792480"/>
                          </a:xfrm>
                          <a:prstGeom prst="rect">
                            <a:avLst/>
                          </a:prstGeom>
                          <a:noFill/>
                        </pic:spPr>
                      </pic:pic>
                    </wpg:wgp>
                  </a:graphicData>
                </a:graphic>
              </wp:anchor>
            </w:drawing>
          </mc:Choice>
          <mc:Fallback>
            <w:pict>
              <v:group w14:anchorId="1DF98F7C" id="Group 231" o:spid="_x0000_s1026" style="position:absolute;margin-left:-.05pt;margin-top:19.5pt;width:507.15pt;height:125.9pt;z-index:251658249" coordsize="64408,15989"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">
                <v:group id="Group 214" o:spid="_x0000_s1027" style="position:absolute;width:64408;height:6858" coordsize="64408,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shape id="Page14_3068" o:spid="_x0000_s1028" type="#_x0000_t75" style="position:absolute;width:64408;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">
                    <v:imagedata r:id="rId35" o:title=""/>
                  </v:shape>
                  <v:shape id="Page14_3062" o:spid="_x0000_s1029" type="#_x0000_t75" style="position:absolute;left:23622;top:2857;width:40259;height:2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">
                    <v:imagedata r:id="rId40" o:title=""/>
                  </v:shape>
                </v:group>
                <v:line id="Straight Connector 227" o:spid="_x0000_s1030" style="position:absolute;visibility:visible;mso-wrap-style:square" from="38417,6540" to="38417,8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" strokecolor="#d0d1db" strokeweight="1pt">
                  <v:stroke joinstyle="miter"/>
                </v:line>
                <v:shape id="Picture 230" o:spid="_x0000_s1031" type="#_x0000_t75" alt="Graphical user interface, text&#10;&#10;Description automatically generated" style="position:absolute;left:2413;top:8064;width:61880;height:7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">
                  <v:imagedata r:id="rId41" o:title="Graphical user interface, text&#10;&#10;Description automatically generated"/>
                </v:shape>
              </v:group>
            </w:pict>
          </mc:Fallback>
        </mc:AlternateContent>
      </w:r>
      <w:r w:rsidR="032CE2F9" w:rsidRPr="003416CF">
        <w:rPr>
          <w:rFonts w:asciiTheme="minorHAnsi" w:hAnsiTheme="minorHAnsi" w:cstheme="minorHAnsi"/>
          <w:b/>
          <w:bCs/>
          <w:color w:val="285C4D" w:themeColor="text2"/>
          <w:lang w:val="en-US"/>
        </w:rPr>
        <w:t>Part 3</w:t>
      </w:r>
      <w:r w:rsidR="032CE2F9" w:rsidRPr="003416CF">
        <w:rPr>
          <w:rFonts w:asciiTheme="minorHAnsi" w:hAnsiTheme="minorHAnsi" w:cstheme="minorHAnsi"/>
          <w:b/>
          <w:bCs/>
          <w:i/>
          <w:color w:val="285C4D" w:themeColor="text2"/>
          <w:lang w:val="en-US"/>
        </w:rPr>
        <w:t>: Remedy</w:t>
      </w:r>
      <w:r w:rsidR="00B05612" w:rsidRPr="003416CF">
        <w:rPr>
          <w:rFonts w:asciiTheme="minorHAnsi" w:hAnsiTheme="minorHAnsi" w:cstheme="minorHAnsi"/>
          <w:b/>
          <w:bCs/>
          <w:color w:val="285C4D" w:themeColor="text2"/>
          <w:lang w:val="en-US"/>
        </w:rPr>
        <w:t>*</w:t>
      </w:r>
      <w:r w:rsidR="032CE2F9" w:rsidRPr="003416CF">
        <w:rPr>
          <w:rFonts w:asciiTheme="minorHAnsi" w:hAnsiTheme="minorHAnsi" w:cstheme="minorHAnsi"/>
          <w:b/>
          <w:bCs/>
          <w:color w:val="285C4D" w:themeColor="text2"/>
          <w:lang w:val="en-US"/>
        </w:rPr>
        <w:t xml:space="preserve"> </w:t>
      </w:r>
      <w:r w:rsidR="00550F44" w:rsidRPr="003416CF">
        <w:rPr>
          <w:rFonts w:asciiTheme="minorHAnsi" w:hAnsiTheme="minorHAnsi" w:cstheme="minorHAnsi"/>
          <w:b/>
          <w:bCs/>
          <w:color w:val="285C4D" w:themeColor="text2"/>
          <w:lang w:val="en-US"/>
        </w:rPr>
        <w:t>p</w:t>
      </w:r>
      <w:r w:rsidR="032CE2F9" w:rsidRPr="003416CF">
        <w:rPr>
          <w:rFonts w:asciiTheme="minorHAnsi" w:hAnsiTheme="minorHAnsi" w:cstheme="minorHAnsi"/>
          <w:b/>
          <w:bCs/>
          <w:color w:val="285C4D" w:themeColor="text2"/>
          <w:lang w:val="en-US"/>
        </w:rPr>
        <w:t>lanning</w:t>
      </w:r>
      <w:bookmarkEnd w:id="108"/>
      <w:bookmarkEnd w:id="109"/>
      <w:bookmarkEnd w:id="110"/>
      <w:bookmarkEnd w:id="111"/>
    </w:p>
    <w:bookmarkEnd w:id="106"/>
    <w:p w14:paraId="7052710D" w14:textId="7DB74373" w:rsidR="00854F7C" w:rsidRPr="004F35A2" w:rsidRDefault="00854F7C" w:rsidP="009E4084">
      <w:pPr>
        <w:jc w:val="both"/>
        <w:rPr>
          <w:rFonts w:eastAsia="Calibri" w:cstheme="minorHAnsi"/>
          <w:lang w:val="en-US"/>
        </w:rPr>
      </w:pPr>
    </w:p>
    <w:p w14:paraId="49BFB550" w14:textId="269AD4A8" w:rsidR="00854F7C" w:rsidRPr="004F35A2" w:rsidRDefault="00854F7C" w:rsidP="009E4084">
      <w:pPr>
        <w:jc w:val="both"/>
        <w:rPr>
          <w:rFonts w:eastAsia="Calibri" w:cstheme="minorHAnsi"/>
          <w:lang w:val="en-US"/>
        </w:rPr>
      </w:pPr>
    </w:p>
    <w:p w14:paraId="2CC95009" w14:textId="41F709A9" w:rsidR="00854F7C" w:rsidRPr="004F35A2" w:rsidRDefault="00854F7C" w:rsidP="009E4084">
      <w:pPr>
        <w:jc w:val="both"/>
        <w:rPr>
          <w:rFonts w:eastAsia="Calibri" w:cstheme="minorHAnsi"/>
          <w:lang w:val="en-US"/>
        </w:rPr>
      </w:pPr>
    </w:p>
    <w:p w14:paraId="131205A6" w14:textId="37AE0356" w:rsidR="00463981" w:rsidRPr="00AF7BDF" w:rsidRDefault="00463981" w:rsidP="009E4084">
      <w:pPr>
        <w:jc w:val="both"/>
        <w:rPr>
          <w:rFonts w:eastAsia="Calibri" w:cstheme="minorHAnsi"/>
          <w:sz w:val="36"/>
          <w:szCs w:val="36"/>
          <w:lang w:val="en-US"/>
        </w:rPr>
      </w:pPr>
    </w:p>
    <w:p w14:paraId="084A94EE" w14:textId="77777777" w:rsidR="00D16BA3" w:rsidRDefault="00D16BA3" w:rsidP="009E4084">
      <w:pPr>
        <w:jc w:val="both"/>
        <w:rPr>
          <w:rFonts w:eastAsia="Calibri" w:cstheme="minorHAnsi"/>
          <w:lang w:val="en-US"/>
        </w:rPr>
      </w:pPr>
    </w:p>
    <w:p w14:paraId="35B9D1C9" w14:textId="77777777" w:rsidR="00D817EE" w:rsidRDefault="00D817EE" w:rsidP="009E4084">
      <w:pPr>
        <w:jc w:val="both"/>
        <w:rPr>
          <w:rFonts w:eastAsia="Calibri" w:cstheme="minorHAnsi"/>
          <w:lang w:val="en-US"/>
        </w:rPr>
      </w:pPr>
    </w:p>
    <w:p w14:paraId="588A0888" w14:textId="40FFB8E1" w:rsidR="00DA5938" w:rsidRPr="004F35A2" w:rsidRDefault="00DA5938" w:rsidP="009E4084">
      <w:pPr>
        <w:jc w:val="both"/>
        <w:rPr>
          <w:rFonts w:eastAsia="Calibri" w:cstheme="minorHAnsi"/>
          <w:lang w:val="en-US"/>
        </w:rPr>
      </w:pPr>
      <w:r w:rsidRPr="004F35A2">
        <w:rPr>
          <w:noProof/>
        </w:rPr>
        <mc:AlternateContent>
          <mc:Choice Requires="wps">
            <w:drawing>
              <wp:inline distT="0" distB="0" distL="0" distR="0" wp14:anchorId="324B5240" wp14:editId="40703C31">
                <wp:extent cx="1828800" cy="1828800"/>
                <wp:effectExtent l="0" t="0" r="0" b="1905"/>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noFill/>
                        </a:ln>
                      </wps:spPr>
                      <wps:txbx>
                        <w:txbxContent>
                          <w:p w14:paraId="4EFA66FD" w14:textId="40C46C0E" w:rsidR="000F24D5" w:rsidRDefault="000F24D5" w:rsidP="009E4084">
                            <w:pPr>
                              <w:jc w:val="both"/>
                              <w:rPr>
                                <w:rFonts w:eastAsia="Calibri" w:cstheme="minorHAnsi"/>
                                <w:lang w:val="en-US"/>
                              </w:rPr>
                            </w:pPr>
                            <w:r w:rsidRPr="009F57D9">
                              <w:rPr>
                                <w:rFonts w:eastAsia="Calibri" w:cstheme="minorHAnsi"/>
                                <w:lang w:val="en-US"/>
                              </w:rPr>
                              <w:t xml:space="preserve">Part 3 outlines initial requirements for </w:t>
                            </w:r>
                            <w:r w:rsidRPr="00036E81">
                              <w:rPr>
                                <w:rFonts w:eastAsia="Calibri" w:cstheme="minorHAnsi"/>
                                <w:i/>
                                <w:iCs/>
                                <w:lang w:val="en-US"/>
                              </w:rPr>
                              <w:t>remedy</w:t>
                            </w:r>
                            <w:r>
                              <w:rPr>
                                <w:rFonts w:eastAsia="Calibri" w:cstheme="minorHAnsi"/>
                                <w:i/>
                                <w:iCs/>
                                <w:lang w:val="en-US"/>
                              </w:rPr>
                              <w:t>*</w:t>
                            </w:r>
                            <w:r w:rsidRPr="009F57D9">
                              <w:rPr>
                                <w:rFonts w:eastAsia="Calibri" w:cstheme="minorHAnsi"/>
                                <w:lang w:val="en-US"/>
                              </w:rPr>
                              <w:t xml:space="preserve"> planning, including procedures for dialogue with </w:t>
                            </w:r>
                            <w:r w:rsidRPr="00C52A19">
                              <w:rPr>
                                <w:i/>
                                <w:color w:val="5BC3F5" w:themeColor="accent5"/>
                                <w:lang w:val="en-US"/>
                              </w:rPr>
                              <w:t>impacted rights holders</w:t>
                            </w:r>
                            <w:r w:rsidRPr="009F57D9">
                              <w:rPr>
                                <w:rFonts w:eastAsia="Calibri" w:cstheme="minorHAnsi"/>
                                <w:lang w:val="en-US"/>
                              </w:rPr>
                              <w:t xml:space="preserve">* and </w:t>
                            </w:r>
                            <w:r w:rsidRPr="00C52A19">
                              <w:rPr>
                                <w:i/>
                                <w:color w:val="C00000"/>
                                <w:lang w:val="en-US"/>
                              </w:rPr>
                              <w:t>affected stakeholders</w:t>
                            </w:r>
                            <w:r w:rsidRPr="009F57D9">
                              <w:rPr>
                                <w:rFonts w:eastAsia="Calibri" w:cstheme="minorHAnsi"/>
                                <w:lang w:val="en-US"/>
                              </w:rPr>
                              <w:t xml:space="preserve">*, additional requirements for </w:t>
                            </w:r>
                            <w:r w:rsidRPr="009F57D9">
                              <w:rPr>
                                <w:rFonts w:eastAsia="Calibri" w:cstheme="minorHAnsi"/>
                                <w:i/>
                                <w:iCs/>
                                <w:lang w:val="en-US"/>
                              </w:rPr>
                              <w:t>Core Dialogue Groups</w:t>
                            </w:r>
                            <w:r w:rsidRPr="009F57D9">
                              <w:rPr>
                                <w:rFonts w:eastAsia="Calibri" w:cstheme="minorHAnsi"/>
                                <w:lang w:val="en-US"/>
                              </w:rPr>
                              <w:t xml:space="preserve">*, agreements with </w:t>
                            </w:r>
                            <w:r w:rsidRPr="00C52A19">
                              <w:rPr>
                                <w:i/>
                                <w:color w:val="5BC3F5" w:themeColor="accent5"/>
                                <w:lang w:val="en-US"/>
                              </w:rPr>
                              <w:t>impacted rights holders</w:t>
                            </w:r>
                            <w:r w:rsidRPr="009F57D9">
                              <w:rPr>
                                <w:rFonts w:eastAsia="Calibri" w:cstheme="minorHAnsi"/>
                                <w:lang w:val="en-US"/>
                              </w:rPr>
                              <w:t xml:space="preserve">*, and use of </w:t>
                            </w:r>
                            <w:r w:rsidRPr="009F57D9">
                              <w:rPr>
                                <w:rFonts w:eastAsia="Calibri" w:cstheme="minorHAnsi"/>
                                <w:i/>
                                <w:iCs/>
                                <w:lang w:val="en-US"/>
                              </w:rPr>
                              <w:t>pilot cases</w:t>
                            </w:r>
                            <w:r w:rsidRPr="009F57D9">
                              <w:rPr>
                                <w:rFonts w:eastAsia="Calibri" w:cstheme="minorHAnsi"/>
                                <w:lang w:val="en-US"/>
                              </w:rPr>
                              <w:t xml:space="preserve">*.  </w:t>
                            </w:r>
                          </w:p>
                          <w:p w14:paraId="3E0BCDB0" w14:textId="1414713C" w:rsidR="00892348" w:rsidRPr="00EB3B07" w:rsidRDefault="000F24D5" w:rsidP="00EB3B07">
                            <w:pPr>
                              <w:jc w:val="both"/>
                              <w:rPr>
                                <w:rFonts w:eastAsia="Calibri"/>
                                <w:lang w:val="en-US"/>
                              </w:rPr>
                            </w:pPr>
                            <w:r w:rsidRPr="0C8FB8A4">
                              <w:rPr>
                                <w:rFonts w:eastAsia="Calibri"/>
                                <w:lang w:val="en-US"/>
                              </w:rPr>
                              <w:t xml:space="preserve">Part 3 </w:t>
                            </w:r>
                            <w:r w:rsidR="00FC2CA8">
                              <w:rPr>
                                <w:rFonts w:eastAsia="Calibri"/>
                                <w:lang w:val="en-US"/>
                              </w:rPr>
                              <w:t xml:space="preserve">also </w:t>
                            </w:r>
                            <w:r w:rsidRPr="0C8FB8A4">
                              <w:rPr>
                                <w:rFonts w:eastAsia="Calibri"/>
                                <w:lang w:val="en-US"/>
                              </w:rPr>
                              <w:t xml:space="preserve">covers specific procedures and outcomes for </w:t>
                            </w:r>
                            <w:r w:rsidRPr="00640326">
                              <w:rPr>
                                <w:rFonts w:eastAsia="Calibri"/>
                                <w:i/>
                                <w:iCs/>
                                <w:lang w:val="en-US"/>
                              </w:rPr>
                              <w:t>remedy</w:t>
                            </w:r>
                            <w:r w:rsidR="00640326">
                              <w:rPr>
                                <w:rFonts w:eastAsia="Calibri"/>
                                <w:lang w:val="en-US"/>
                              </w:rPr>
                              <w:t>*</w:t>
                            </w:r>
                            <w:r w:rsidRPr="0C8FB8A4">
                              <w:rPr>
                                <w:rFonts w:eastAsia="Calibri"/>
                                <w:lang w:val="en-US"/>
                              </w:rPr>
                              <w:t xml:space="preserve">, including for the selection and location of </w:t>
                            </w:r>
                            <w:r w:rsidRPr="0C8FB8A4">
                              <w:rPr>
                                <w:rFonts w:eastAsia="Calibri"/>
                                <w:i/>
                                <w:lang w:val="en-US"/>
                              </w:rPr>
                              <w:t>remedy</w:t>
                            </w:r>
                            <w:r w:rsidRPr="0C8FB8A4">
                              <w:rPr>
                                <w:rFonts w:eastAsia="Calibri"/>
                                <w:lang w:val="en-US"/>
                              </w:rPr>
                              <w:t xml:space="preserve">* sites, the extent of </w:t>
                            </w:r>
                            <w:r w:rsidRPr="0C8FB8A4">
                              <w:rPr>
                                <w:rFonts w:eastAsia="Calibri"/>
                                <w:i/>
                                <w:lang w:val="en-US"/>
                              </w:rPr>
                              <w:t>remedy*,</w:t>
                            </w:r>
                            <w:r w:rsidRPr="0C8FB8A4">
                              <w:rPr>
                                <w:rFonts w:eastAsia="Calibri"/>
                                <w:lang w:val="en-US"/>
                              </w:rPr>
                              <w:t xml:space="preserve"> the </w:t>
                            </w:r>
                            <w:r w:rsidRPr="0C8FB8A4">
                              <w:rPr>
                                <w:rFonts w:eastAsia="Calibri"/>
                                <w:i/>
                                <w:lang w:val="en-US"/>
                              </w:rPr>
                              <w:t>longevity</w:t>
                            </w:r>
                            <w:r w:rsidRPr="0C8FB8A4">
                              <w:rPr>
                                <w:rFonts w:eastAsia="Calibri"/>
                                <w:lang w:val="en-US"/>
                              </w:rPr>
                              <w:t xml:space="preserve">* and </w:t>
                            </w:r>
                            <w:r w:rsidRPr="0C8FB8A4">
                              <w:rPr>
                                <w:rFonts w:eastAsia="Calibri"/>
                                <w:i/>
                                <w:lang w:val="en-US"/>
                              </w:rPr>
                              <w:t>additionality</w:t>
                            </w:r>
                            <w:r w:rsidRPr="0C8FB8A4">
                              <w:rPr>
                                <w:rFonts w:eastAsia="Calibri"/>
                                <w:lang w:val="en-US"/>
                              </w:rPr>
                              <w:t>* of</w:t>
                            </w:r>
                            <w:r w:rsidRPr="0C8FB8A4">
                              <w:rPr>
                                <w:rFonts w:eastAsia="Calibri"/>
                                <w:i/>
                                <w:lang w:val="en-US"/>
                              </w:rPr>
                              <w:t xml:space="preserve"> remedy</w:t>
                            </w:r>
                            <w:r w:rsidRPr="0C8FB8A4">
                              <w:rPr>
                                <w:rFonts w:eastAsia="Calibri"/>
                                <w:lang w:val="en-US"/>
                              </w:rPr>
                              <w:t xml:space="preserve">*, the roles of </w:t>
                            </w:r>
                            <w:r w:rsidRPr="0C8FB8A4">
                              <w:rPr>
                                <w:rFonts w:eastAsia="Calibri"/>
                                <w:i/>
                                <w:lang w:val="en-US"/>
                              </w:rPr>
                              <w:t>conservation</w:t>
                            </w:r>
                            <w:r w:rsidRPr="0C8FB8A4">
                              <w:rPr>
                                <w:rFonts w:eastAsia="Calibri"/>
                                <w:lang w:val="en-US"/>
                              </w:rPr>
                              <w:t xml:space="preserve">* and </w:t>
                            </w:r>
                            <w:r w:rsidRPr="0C8FB8A4">
                              <w:rPr>
                                <w:rFonts w:eastAsia="Calibri"/>
                                <w:i/>
                                <w:lang w:val="en-US"/>
                              </w:rPr>
                              <w:t>restoration</w:t>
                            </w:r>
                            <w:r w:rsidRPr="0C8FB8A4">
                              <w:rPr>
                                <w:rFonts w:eastAsia="Calibri"/>
                                <w:lang w:val="en-US"/>
                              </w:rPr>
                              <w:t xml:space="preserve">*, the long-term </w:t>
                            </w:r>
                            <w:r w:rsidRPr="00036E81">
                              <w:rPr>
                                <w:rFonts w:eastAsia="Calibri"/>
                                <w:i/>
                                <w:iCs/>
                                <w:lang w:val="en-US"/>
                              </w:rPr>
                              <w:t>protection</w:t>
                            </w:r>
                            <w:r>
                              <w:rPr>
                                <w:rFonts w:eastAsia="Calibri"/>
                                <w:lang w:val="en-US"/>
                              </w:rPr>
                              <w:t>*</w:t>
                            </w:r>
                            <w:r w:rsidRPr="0C8FB8A4">
                              <w:rPr>
                                <w:rFonts w:eastAsia="Calibri"/>
                                <w:lang w:val="en-US"/>
                              </w:rPr>
                              <w:t xml:space="preserve"> of portions of </w:t>
                            </w:r>
                            <w:r w:rsidRPr="00286D57">
                              <w:rPr>
                                <w:rFonts w:eastAsia="Calibri"/>
                                <w:iCs/>
                                <w:lang w:val="en-US"/>
                              </w:rPr>
                              <w:t>environmental</w:t>
                            </w:r>
                            <w:r w:rsidRPr="0C8FB8A4">
                              <w:rPr>
                                <w:rFonts w:eastAsia="Calibri"/>
                                <w:i/>
                                <w:lang w:val="en-US"/>
                              </w:rPr>
                              <w:t xml:space="preserve"> remedy</w:t>
                            </w:r>
                            <w:r w:rsidRPr="0C8FB8A4">
                              <w:rPr>
                                <w:rFonts w:eastAsia="Calibri"/>
                                <w:lang w:val="en-US"/>
                              </w:rPr>
                              <w:t xml:space="preserve">* areas, responses to </w:t>
                            </w:r>
                            <w:r w:rsidRPr="0C8FB8A4">
                              <w:rPr>
                                <w:rFonts w:eastAsia="Calibri"/>
                                <w:i/>
                                <w:lang w:val="en-US"/>
                              </w:rPr>
                              <w:t>priority social harm</w:t>
                            </w:r>
                            <w:r w:rsidRPr="0C8FB8A4">
                              <w:rPr>
                                <w:rFonts w:eastAsia="Calibri"/>
                                <w:lang w:val="en-US"/>
                              </w:rPr>
                              <w:t xml:space="preserve">*, </w:t>
                            </w:r>
                            <w:r w:rsidRPr="0C8FB8A4">
                              <w:rPr>
                                <w:rFonts w:eastAsia="Calibri"/>
                                <w:i/>
                                <w:lang w:val="en-US"/>
                              </w:rPr>
                              <w:t>priority activities</w:t>
                            </w:r>
                            <w:r w:rsidRPr="0C8FB8A4">
                              <w:rPr>
                                <w:rFonts w:eastAsia="Calibri"/>
                                <w:lang w:val="en-US"/>
                              </w:rPr>
                              <w:t xml:space="preserve">* to implement </w:t>
                            </w:r>
                            <w:r w:rsidRPr="00036E81">
                              <w:rPr>
                                <w:rFonts w:eastAsia="Calibri"/>
                                <w:lang w:val="en-US"/>
                              </w:rPr>
                              <w:t>Remedy Plans</w:t>
                            </w:r>
                            <w:r w:rsidRPr="0C8FB8A4">
                              <w:rPr>
                                <w:rFonts w:eastAsia="Calibri"/>
                                <w:lang w:val="en-US"/>
                              </w:rPr>
                              <w:t xml:space="preserve">, and access to </w:t>
                            </w:r>
                            <w:r w:rsidRPr="0C8FB8A4">
                              <w:rPr>
                                <w:rFonts w:eastAsia="Calibri"/>
                                <w:i/>
                                <w:lang w:val="en-US"/>
                              </w:rPr>
                              <w:t>remedy</w:t>
                            </w:r>
                            <w:r w:rsidRPr="0C8FB8A4">
                              <w:rPr>
                                <w:rFonts w:eastAsia="Calibri"/>
                                <w:lang w:val="en-US"/>
                              </w:rPr>
                              <w:t xml:space="preserve">* sites that would otherwise be outside </w:t>
                            </w:r>
                            <w:r w:rsidRPr="0C8FB8A4">
                              <w:rPr>
                                <w:rFonts w:eastAsia="Calibri"/>
                                <w:i/>
                                <w:lang w:val="en-US"/>
                              </w:rPr>
                              <w:t>The Organization</w:t>
                            </w:r>
                            <w:r w:rsidRPr="0C8FB8A4">
                              <w:rPr>
                                <w:rFonts w:eastAsia="Calibri"/>
                                <w:lang w:val="en-US"/>
                              </w:rPr>
                              <w:t xml:space="preserve">* or </w:t>
                            </w:r>
                            <w:r w:rsidRPr="0C8FB8A4">
                              <w:rPr>
                                <w:rFonts w:eastAsia="Calibri"/>
                                <w:i/>
                                <w:lang w:val="en-US"/>
                              </w:rPr>
                              <w:t>corporate group’s</w:t>
                            </w:r>
                            <w:r w:rsidRPr="0C8FB8A4">
                              <w:rPr>
                                <w:rFonts w:eastAsia="Calibri"/>
                                <w:lang w:val="en-US"/>
                              </w:rPr>
                              <w:t xml:space="preserve">* control. Additional environmental and social outcomes for </w:t>
                            </w:r>
                            <w:r w:rsidRPr="0C8FB8A4">
                              <w:rPr>
                                <w:rFonts w:eastAsia="Calibri"/>
                                <w:i/>
                                <w:lang w:val="en-US"/>
                              </w:rPr>
                              <w:t>remedy*</w:t>
                            </w:r>
                            <w:r w:rsidRPr="0C8FB8A4">
                              <w:rPr>
                                <w:rFonts w:eastAsia="Calibri"/>
                                <w:lang w:val="en-US"/>
                              </w:rPr>
                              <w:t xml:space="preserve"> are specified for cases of </w:t>
                            </w:r>
                            <w:r w:rsidRPr="0C8FB8A4">
                              <w:rPr>
                                <w:rFonts w:eastAsia="Calibri"/>
                                <w:i/>
                                <w:lang w:val="en-US"/>
                              </w:rPr>
                              <w:t>unacceptable activities</w:t>
                            </w:r>
                            <w:r w:rsidRPr="0C8FB8A4">
                              <w:rPr>
                                <w:rFonts w:eastAsia="Calibri"/>
                                <w:lang w:val="en-U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24B5240" id="Text Box 15"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" fillcolor="#f1f8e8 [3214]" stroked="f" strokeweight=".5pt">
                <v:textbox style="mso-fit-shape-to-text:t">
                  <w:txbxContent>
                    <w:p w14:paraId="4EFA66FD" w14:textId="40C46C0E" w:rsidR="000F24D5" w:rsidRDefault="000F24D5" w:rsidP="009E4084">
                      <w:pPr>
                        <w:jc w:val="both"/>
                        <w:rPr>
                          <w:rFonts w:eastAsia="Calibri" w:cstheme="minorHAnsi"/>
                          <w:lang w:val="en-US"/>
                        </w:rPr>
                      </w:pPr>
                      <w:r w:rsidRPr="009F57D9">
                        <w:rPr>
                          <w:rFonts w:eastAsia="Calibri" w:cstheme="minorHAnsi"/>
                          <w:lang w:val="en-US"/>
                        </w:rPr>
                        <w:t xml:space="preserve">Part 3 outlines initial requirements for </w:t>
                      </w:r>
                      <w:r w:rsidRPr="00036E81">
                        <w:rPr>
                          <w:rFonts w:eastAsia="Calibri" w:cstheme="minorHAnsi"/>
                          <w:i/>
                          <w:iCs/>
                          <w:lang w:val="en-US"/>
                        </w:rPr>
                        <w:t>remedy</w:t>
                      </w:r>
                      <w:r>
                        <w:rPr>
                          <w:rFonts w:eastAsia="Calibri" w:cstheme="minorHAnsi"/>
                          <w:i/>
                          <w:iCs/>
                          <w:lang w:val="en-US"/>
                        </w:rPr>
                        <w:t>*</w:t>
                      </w:r>
                      <w:r w:rsidRPr="009F57D9">
                        <w:rPr>
                          <w:rFonts w:eastAsia="Calibri" w:cstheme="minorHAnsi"/>
                          <w:lang w:val="en-US"/>
                        </w:rPr>
                        <w:t xml:space="preserve"> planning, including procedures for dialogue with </w:t>
                      </w:r>
                      <w:r w:rsidRPr="00C52A19">
                        <w:rPr>
                          <w:i/>
                          <w:color w:val="5BC3F5" w:themeColor="accent5"/>
                          <w:lang w:val="en-US"/>
                        </w:rPr>
                        <w:t>impacted rights holders</w:t>
                      </w:r>
                      <w:r w:rsidRPr="009F57D9">
                        <w:rPr>
                          <w:rFonts w:eastAsia="Calibri" w:cstheme="minorHAnsi"/>
                          <w:lang w:val="en-US"/>
                        </w:rPr>
                        <w:t xml:space="preserve">* and </w:t>
                      </w:r>
                      <w:r w:rsidRPr="00C52A19">
                        <w:rPr>
                          <w:i/>
                          <w:color w:val="C00000"/>
                          <w:lang w:val="en-US"/>
                        </w:rPr>
                        <w:t>affected stakeholders</w:t>
                      </w:r>
                      <w:r w:rsidRPr="009F57D9">
                        <w:rPr>
                          <w:rFonts w:eastAsia="Calibri" w:cstheme="minorHAnsi"/>
                          <w:lang w:val="en-US"/>
                        </w:rPr>
                        <w:t xml:space="preserve">*, additional requirements for </w:t>
                      </w:r>
                      <w:r w:rsidRPr="009F57D9">
                        <w:rPr>
                          <w:rFonts w:eastAsia="Calibri" w:cstheme="minorHAnsi"/>
                          <w:i/>
                          <w:iCs/>
                          <w:lang w:val="en-US"/>
                        </w:rPr>
                        <w:t>Core Dialogue Groups</w:t>
                      </w:r>
                      <w:r w:rsidRPr="009F57D9">
                        <w:rPr>
                          <w:rFonts w:eastAsia="Calibri" w:cstheme="minorHAnsi"/>
                          <w:lang w:val="en-US"/>
                        </w:rPr>
                        <w:t xml:space="preserve">*, agreements with </w:t>
                      </w:r>
                      <w:r w:rsidRPr="00C52A19">
                        <w:rPr>
                          <w:i/>
                          <w:color w:val="5BC3F5" w:themeColor="accent5"/>
                          <w:lang w:val="en-US"/>
                        </w:rPr>
                        <w:t>impacted rights holders</w:t>
                      </w:r>
                      <w:r w:rsidRPr="009F57D9">
                        <w:rPr>
                          <w:rFonts w:eastAsia="Calibri" w:cstheme="minorHAnsi"/>
                          <w:lang w:val="en-US"/>
                        </w:rPr>
                        <w:t xml:space="preserve">*, and use of </w:t>
                      </w:r>
                      <w:r w:rsidRPr="009F57D9">
                        <w:rPr>
                          <w:rFonts w:eastAsia="Calibri" w:cstheme="minorHAnsi"/>
                          <w:i/>
                          <w:iCs/>
                          <w:lang w:val="en-US"/>
                        </w:rPr>
                        <w:t>pilot cases</w:t>
                      </w:r>
                      <w:r w:rsidRPr="009F57D9">
                        <w:rPr>
                          <w:rFonts w:eastAsia="Calibri" w:cstheme="minorHAnsi"/>
                          <w:lang w:val="en-US"/>
                        </w:rPr>
                        <w:t xml:space="preserve">*.  </w:t>
                      </w:r>
                    </w:p>
                    <w:p w14:paraId="3E0BCDB0" w14:textId="1414713C" w:rsidR="00892348" w:rsidRPr="00EB3B07" w:rsidRDefault="000F24D5" w:rsidP="00EB3B07">
                      <w:pPr>
                        <w:jc w:val="both"/>
                        <w:rPr>
                          <w:rFonts w:eastAsia="Calibri"/>
                          <w:lang w:val="en-US"/>
                        </w:rPr>
                      </w:pPr>
                      <w:r w:rsidRPr="0C8FB8A4">
                        <w:rPr>
                          <w:rFonts w:eastAsia="Calibri"/>
                          <w:lang w:val="en-US"/>
                        </w:rPr>
                        <w:t xml:space="preserve">Part 3 </w:t>
                      </w:r>
                      <w:r w:rsidR="00FC2CA8">
                        <w:rPr>
                          <w:rFonts w:eastAsia="Calibri"/>
                          <w:lang w:val="en-US"/>
                        </w:rPr>
                        <w:t xml:space="preserve">also </w:t>
                      </w:r>
                      <w:r w:rsidRPr="0C8FB8A4">
                        <w:rPr>
                          <w:rFonts w:eastAsia="Calibri"/>
                          <w:lang w:val="en-US"/>
                        </w:rPr>
                        <w:t xml:space="preserve">covers specific procedures and outcomes for </w:t>
                      </w:r>
                      <w:r w:rsidRPr="00640326">
                        <w:rPr>
                          <w:rFonts w:eastAsia="Calibri"/>
                          <w:i/>
                          <w:iCs/>
                          <w:lang w:val="en-US"/>
                        </w:rPr>
                        <w:t>remedy</w:t>
                      </w:r>
                      <w:r w:rsidR="00640326">
                        <w:rPr>
                          <w:rFonts w:eastAsia="Calibri"/>
                          <w:lang w:val="en-US"/>
                        </w:rPr>
                        <w:t>*</w:t>
                      </w:r>
                      <w:r w:rsidRPr="0C8FB8A4">
                        <w:rPr>
                          <w:rFonts w:eastAsia="Calibri"/>
                          <w:lang w:val="en-US"/>
                        </w:rPr>
                        <w:t xml:space="preserve">, including for the selection and location of </w:t>
                      </w:r>
                      <w:r w:rsidRPr="0C8FB8A4">
                        <w:rPr>
                          <w:rFonts w:eastAsia="Calibri"/>
                          <w:i/>
                          <w:lang w:val="en-US"/>
                        </w:rPr>
                        <w:t>remedy</w:t>
                      </w:r>
                      <w:r w:rsidRPr="0C8FB8A4">
                        <w:rPr>
                          <w:rFonts w:eastAsia="Calibri"/>
                          <w:lang w:val="en-US"/>
                        </w:rPr>
                        <w:t xml:space="preserve">* sites, the extent of </w:t>
                      </w:r>
                      <w:r w:rsidRPr="0C8FB8A4">
                        <w:rPr>
                          <w:rFonts w:eastAsia="Calibri"/>
                          <w:i/>
                          <w:lang w:val="en-US"/>
                        </w:rPr>
                        <w:t>remedy*,</w:t>
                      </w:r>
                      <w:r w:rsidRPr="0C8FB8A4">
                        <w:rPr>
                          <w:rFonts w:eastAsia="Calibri"/>
                          <w:lang w:val="en-US"/>
                        </w:rPr>
                        <w:t xml:space="preserve"> the </w:t>
                      </w:r>
                      <w:r w:rsidRPr="0C8FB8A4">
                        <w:rPr>
                          <w:rFonts w:eastAsia="Calibri"/>
                          <w:i/>
                          <w:lang w:val="en-US"/>
                        </w:rPr>
                        <w:t>longevity</w:t>
                      </w:r>
                      <w:r w:rsidRPr="0C8FB8A4">
                        <w:rPr>
                          <w:rFonts w:eastAsia="Calibri"/>
                          <w:lang w:val="en-US"/>
                        </w:rPr>
                        <w:t xml:space="preserve">* and </w:t>
                      </w:r>
                      <w:r w:rsidRPr="0C8FB8A4">
                        <w:rPr>
                          <w:rFonts w:eastAsia="Calibri"/>
                          <w:i/>
                          <w:lang w:val="en-US"/>
                        </w:rPr>
                        <w:t>additionality</w:t>
                      </w:r>
                      <w:r w:rsidRPr="0C8FB8A4">
                        <w:rPr>
                          <w:rFonts w:eastAsia="Calibri"/>
                          <w:lang w:val="en-US"/>
                        </w:rPr>
                        <w:t>* of</w:t>
                      </w:r>
                      <w:r w:rsidRPr="0C8FB8A4">
                        <w:rPr>
                          <w:rFonts w:eastAsia="Calibri"/>
                          <w:i/>
                          <w:lang w:val="en-US"/>
                        </w:rPr>
                        <w:t xml:space="preserve"> remedy</w:t>
                      </w:r>
                      <w:r w:rsidRPr="0C8FB8A4">
                        <w:rPr>
                          <w:rFonts w:eastAsia="Calibri"/>
                          <w:lang w:val="en-US"/>
                        </w:rPr>
                        <w:t xml:space="preserve">*, the roles of </w:t>
                      </w:r>
                      <w:r w:rsidRPr="0C8FB8A4">
                        <w:rPr>
                          <w:rFonts w:eastAsia="Calibri"/>
                          <w:i/>
                          <w:lang w:val="en-US"/>
                        </w:rPr>
                        <w:t>conservation</w:t>
                      </w:r>
                      <w:r w:rsidRPr="0C8FB8A4">
                        <w:rPr>
                          <w:rFonts w:eastAsia="Calibri"/>
                          <w:lang w:val="en-US"/>
                        </w:rPr>
                        <w:t xml:space="preserve">* and </w:t>
                      </w:r>
                      <w:r w:rsidRPr="0C8FB8A4">
                        <w:rPr>
                          <w:rFonts w:eastAsia="Calibri"/>
                          <w:i/>
                          <w:lang w:val="en-US"/>
                        </w:rPr>
                        <w:t>restoration</w:t>
                      </w:r>
                      <w:r w:rsidRPr="0C8FB8A4">
                        <w:rPr>
                          <w:rFonts w:eastAsia="Calibri"/>
                          <w:lang w:val="en-US"/>
                        </w:rPr>
                        <w:t xml:space="preserve">*, the long-term </w:t>
                      </w:r>
                      <w:r w:rsidRPr="00036E81">
                        <w:rPr>
                          <w:rFonts w:eastAsia="Calibri"/>
                          <w:i/>
                          <w:iCs/>
                          <w:lang w:val="en-US"/>
                        </w:rPr>
                        <w:t>protection</w:t>
                      </w:r>
                      <w:r>
                        <w:rPr>
                          <w:rFonts w:eastAsia="Calibri"/>
                          <w:lang w:val="en-US"/>
                        </w:rPr>
                        <w:t>*</w:t>
                      </w:r>
                      <w:r w:rsidRPr="0C8FB8A4">
                        <w:rPr>
                          <w:rFonts w:eastAsia="Calibri"/>
                          <w:lang w:val="en-US"/>
                        </w:rPr>
                        <w:t xml:space="preserve"> of portions of </w:t>
                      </w:r>
                      <w:r w:rsidRPr="00286D57">
                        <w:rPr>
                          <w:rFonts w:eastAsia="Calibri"/>
                          <w:iCs/>
                          <w:lang w:val="en-US"/>
                        </w:rPr>
                        <w:t>environmental</w:t>
                      </w:r>
                      <w:r w:rsidRPr="0C8FB8A4">
                        <w:rPr>
                          <w:rFonts w:eastAsia="Calibri"/>
                          <w:i/>
                          <w:lang w:val="en-US"/>
                        </w:rPr>
                        <w:t xml:space="preserve"> remedy</w:t>
                      </w:r>
                      <w:r w:rsidRPr="0C8FB8A4">
                        <w:rPr>
                          <w:rFonts w:eastAsia="Calibri"/>
                          <w:lang w:val="en-US"/>
                        </w:rPr>
                        <w:t xml:space="preserve">* areas, responses to </w:t>
                      </w:r>
                      <w:r w:rsidRPr="0C8FB8A4">
                        <w:rPr>
                          <w:rFonts w:eastAsia="Calibri"/>
                          <w:i/>
                          <w:lang w:val="en-US"/>
                        </w:rPr>
                        <w:t>priority social harm</w:t>
                      </w:r>
                      <w:r w:rsidRPr="0C8FB8A4">
                        <w:rPr>
                          <w:rFonts w:eastAsia="Calibri"/>
                          <w:lang w:val="en-US"/>
                        </w:rPr>
                        <w:t xml:space="preserve">*, </w:t>
                      </w:r>
                      <w:r w:rsidRPr="0C8FB8A4">
                        <w:rPr>
                          <w:rFonts w:eastAsia="Calibri"/>
                          <w:i/>
                          <w:lang w:val="en-US"/>
                        </w:rPr>
                        <w:t>priority activities</w:t>
                      </w:r>
                      <w:r w:rsidRPr="0C8FB8A4">
                        <w:rPr>
                          <w:rFonts w:eastAsia="Calibri"/>
                          <w:lang w:val="en-US"/>
                        </w:rPr>
                        <w:t xml:space="preserve">* to implement </w:t>
                      </w:r>
                      <w:r w:rsidRPr="00036E81">
                        <w:rPr>
                          <w:rFonts w:eastAsia="Calibri"/>
                          <w:lang w:val="en-US"/>
                        </w:rPr>
                        <w:t>Remedy Plans</w:t>
                      </w:r>
                      <w:r w:rsidRPr="0C8FB8A4">
                        <w:rPr>
                          <w:rFonts w:eastAsia="Calibri"/>
                          <w:lang w:val="en-US"/>
                        </w:rPr>
                        <w:t xml:space="preserve">, and access to </w:t>
                      </w:r>
                      <w:r w:rsidRPr="0C8FB8A4">
                        <w:rPr>
                          <w:rFonts w:eastAsia="Calibri"/>
                          <w:i/>
                          <w:lang w:val="en-US"/>
                        </w:rPr>
                        <w:t>remedy</w:t>
                      </w:r>
                      <w:r w:rsidRPr="0C8FB8A4">
                        <w:rPr>
                          <w:rFonts w:eastAsia="Calibri"/>
                          <w:lang w:val="en-US"/>
                        </w:rPr>
                        <w:t xml:space="preserve">* sites that would otherwise be outside </w:t>
                      </w:r>
                      <w:r w:rsidRPr="0C8FB8A4">
                        <w:rPr>
                          <w:rFonts w:eastAsia="Calibri"/>
                          <w:i/>
                          <w:lang w:val="en-US"/>
                        </w:rPr>
                        <w:t>The Organization</w:t>
                      </w:r>
                      <w:r w:rsidRPr="0C8FB8A4">
                        <w:rPr>
                          <w:rFonts w:eastAsia="Calibri"/>
                          <w:lang w:val="en-US"/>
                        </w:rPr>
                        <w:t xml:space="preserve">* or </w:t>
                      </w:r>
                      <w:r w:rsidRPr="0C8FB8A4">
                        <w:rPr>
                          <w:rFonts w:eastAsia="Calibri"/>
                          <w:i/>
                          <w:lang w:val="en-US"/>
                        </w:rPr>
                        <w:t>corporate group’s</w:t>
                      </w:r>
                      <w:r w:rsidRPr="0C8FB8A4">
                        <w:rPr>
                          <w:rFonts w:eastAsia="Calibri"/>
                          <w:lang w:val="en-US"/>
                        </w:rPr>
                        <w:t xml:space="preserve">* control. Additional environmental and social outcomes for </w:t>
                      </w:r>
                      <w:r w:rsidRPr="0C8FB8A4">
                        <w:rPr>
                          <w:rFonts w:eastAsia="Calibri"/>
                          <w:i/>
                          <w:lang w:val="en-US"/>
                        </w:rPr>
                        <w:t>remedy*</w:t>
                      </w:r>
                      <w:r w:rsidRPr="0C8FB8A4">
                        <w:rPr>
                          <w:rFonts w:eastAsia="Calibri"/>
                          <w:lang w:val="en-US"/>
                        </w:rPr>
                        <w:t xml:space="preserve"> are specified for cases of </w:t>
                      </w:r>
                      <w:r w:rsidRPr="0C8FB8A4">
                        <w:rPr>
                          <w:rFonts w:eastAsia="Calibri"/>
                          <w:i/>
                          <w:lang w:val="en-US"/>
                        </w:rPr>
                        <w:t>unacceptable activities</w:t>
                      </w:r>
                      <w:r w:rsidRPr="0C8FB8A4">
                        <w:rPr>
                          <w:rFonts w:eastAsia="Calibri"/>
                          <w:lang w:val="en-US"/>
                        </w:rPr>
                        <w:t>*.</w:t>
                      </w:r>
                    </w:p>
                  </w:txbxContent>
                </v:textbox>
                <w10:anchorlock/>
              </v:shape>
            </w:pict>
          </mc:Fallback>
        </mc:AlternateContent>
      </w:r>
    </w:p>
    <w:p w14:paraId="40F33178" w14:textId="0099F671" w:rsidR="00254E36" w:rsidRPr="00EB791B" w:rsidRDefault="6CC12475" w:rsidP="00510772">
      <w:pPr>
        <w:pStyle w:val="Clause1-Heading"/>
        <w:numPr>
          <w:ilvl w:val="0"/>
          <w:numId w:val="79"/>
        </w:numPr>
        <w:jc w:val="both"/>
        <w:outlineLvl w:val="9"/>
        <w:rPr>
          <w:rFonts w:asciiTheme="minorHAnsi" w:hAnsiTheme="minorHAnsi" w:cstheme="minorHAnsi"/>
          <w:b/>
          <w:lang w:val="en-US"/>
        </w:rPr>
      </w:pPr>
      <w:bookmarkStart w:id="112" w:name="_Ref95079030"/>
      <w:bookmarkStart w:id="113" w:name="_Ref95643826"/>
      <w:bookmarkStart w:id="114" w:name="_Ref108783154"/>
      <w:bookmarkStart w:id="115" w:name="_Ref109654711"/>
      <w:r w:rsidRPr="00EB791B">
        <w:rPr>
          <w:rFonts w:asciiTheme="minorHAnsi" w:hAnsiTheme="minorHAnsi" w:cstheme="minorHAnsi"/>
          <w:b/>
          <w:lang w:val="en-US"/>
        </w:rPr>
        <w:lastRenderedPageBreak/>
        <w:t xml:space="preserve">Dialogue process for the </w:t>
      </w:r>
      <w:r w:rsidRPr="00EB791B">
        <w:rPr>
          <w:rFonts w:asciiTheme="minorHAnsi" w:hAnsiTheme="minorHAnsi" w:cstheme="minorHAnsi"/>
          <w:b/>
          <w:i/>
          <w:lang w:val="en-US"/>
        </w:rPr>
        <w:t>remedy of harm</w:t>
      </w:r>
      <w:bookmarkEnd w:id="112"/>
      <w:bookmarkEnd w:id="113"/>
      <w:bookmarkEnd w:id="114"/>
      <w:r w:rsidR="003172F8" w:rsidRPr="00EB791B">
        <w:rPr>
          <w:rFonts w:asciiTheme="minorHAnsi" w:hAnsiTheme="minorHAnsi" w:cstheme="minorHAnsi"/>
          <w:b/>
          <w:lang w:val="en-US"/>
        </w:rPr>
        <w:t>*</w:t>
      </w:r>
      <w:bookmarkEnd w:id="115"/>
    </w:p>
    <w:p w14:paraId="583A11AE" w14:textId="35D10A18" w:rsidR="007F6805" w:rsidRPr="004F35A2" w:rsidRDefault="007F6805" w:rsidP="00D645A3">
      <w:pPr>
        <w:jc w:val="both"/>
        <w:rPr>
          <w:rFonts w:cs="Arial"/>
          <w:b/>
          <w:bCs/>
        </w:rPr>
      </w:pPr>
      <w:r w:rsidRPr="004F35A2">
        <w:rPr>
          <w:rFonts w:cs="Arial"/>
          <w:b/>
          <w:bCs/>
        </w:rPr>
        <w:t>Core requirement</w:t>
      </w:r>
      <w:r w:rsidR="007D57FE" w:rsidRPr="004F35A2">
        <w:rPr>
          <w:rFonts w:cs="Arial"/>
          <w:b/>
          <w:bCs/>
        </w:rPr>
        <w:t>s</w:t>
      </w:r>
    </w:p>
    <w:p w14:paraId="32A606FD" w14:textId="1FDBE49D" w:rsidR="00900984" w:rsidRPr="004F35A2" w:rsidRDefault="00900984" w:rsidP="00510772">
      <w:pPr>
        <w:pStyle w:val="Clause2"/>
        <w:ind w:left="1143"/>
        <w:jc w:val="both"/>
        <w:rPr>
          <w:lang w:val="en-US"/>
        </w:rPr>
      </w:pPr>
      <w:r w:rsidRPr="004F35A2">
        <w:rPr>
          <w:lang w:val="en-US"/>
        </w:rPr>
        <w:t xml:space="preserve">The </w:t>
      </w:r>
      <w:r w:rsidRPr="004F35A2">
        <w:rPr>
          <w:i/>
          <w:iCs/>
          <w:lang w:val="en-US"/>
        </w:rPr>
        <w:t>Organization</w:t>
      </w:r>
      <w:r w:rsidRPr="004F35A2">
        <w:rPr>
          <w:lang w:val="en-US"/>
        </w:rPr>
        <w:t xml:space="preserve">* or the </w:t>
      </w:r>
      <w:r w:rsidRPr="004F35A2">
        <w:rPr>
          <w:i/>
          <w:iCs/>
          <w:lang w:val="en-US"/>
        </w:rPr>
        <w:t>corporate group</w:t>
      </w:r>
      <w:r w:rsidRPr="004F35A2">
        <w:rPr>
          <w:lang w:val="en-US"/>
        </w:rPr>
        <w:t xml:space="preserve">* shall engage in dialogue and agree </w:t>
      </w:r>
      <w:r w:rsidR="00270711" w:rsidRPr="004F35A2">
        <w:rPr>
          <w:lang w:val="en-US"/>
        </w:rPr>
        <w:t>on</w:t>
      </w:r>
      <w:r w:rsidRPr="004F35A2">
        <w:rPr>
          <w:lang w:val="en-US"/>
        </w:rPr>
        <w:t xml:space="preserve"> </w:t>
      </w:r>
      <w:r w:rsidRPr="004F35A2">
        <w:rPr>
          <w:i/>
          <w:iCs/>
          <w:lang w:val="en-US"/>
        </w:rPr>
        <w:t>remedy</w:t>
      </w:r>
      <w:r w:rsidRPr="004F35A2">
        <w:rPr>
          <w:lang w:val="en-US"/>
        </w:rPr>
        <w:t>* activities</w:t>
      </w:r>
      <w:r w:rsidR="002A3B50" w:rsidRPr="004F35A2">
        <w:rPr>
          <w:lang w:val="en-US"/>
        </w:rPr>
        <w:t xml:space="preserve"> </w:t>
      </w:r>
      <w:r w:rsidRPr="004F35A2">
        <w:rPr>
          <w:lang w:val="en-US"/>
        </w:rPr>
        <w:t xml:space="preserve">with </w:t>
      </w:r>
      <w:r w:rsidR="009811D9" w:rsidRPr="00EB791B">
        <w:rPr>
          <w:i/>
          <w:color w:val="5BC3F5" w:themeColor="accent5"/>
          <w:lang w:val="en-US"/>
        </w:rPr>
        <w:t>impacted rights holders</w:t>
      </w:r>
      <w:r w:rsidRPr="004F35A2">
        <w:rPr>
          <w:lang w:val="en-US"/>
        </w:rPr>
        <w:t xml:space="preserve">*. </w:t>
      </w:r>
    </w:p>
    <w:p w14:paraId="401C9941" w14:textId="67AB2B5F" w:rsidR="00262538" w:rsidRPr="004F35A2" w:rsidRDefault="00262538" w:rsidP="00510772">
      <w:pPr>
        <w:pStyle w:val="Clause2"/>
        <w:ind w:left="1143"/>
        <w:jc w:val="both"/>
        <w:rPr>
          <w:lang w:val="en-US"/>
        </w:rPr>
      </w:pPr>
      <w:r w:rsidRPr="004F35A2">
        <w:rPr>
          <w:lang w:val="en-US"/>
        </w:rPr>
        <w:t xml:space="preserve">The </w:t>
      </w:r>
      <w:r w:rsidRPr="00EB791B">
        <w:rPr>
          <w:i/>
          <w:iCs/>
          <w:lang w:val="en-US"/>
        </w:rPr>
        <w:t>Organization</w:t>
      </w:r>
      <w:r w:rsidRPr="004F35A2">
        <w:rPr>
          <w:lang w:val="en-US"/>
        </w:rPr>
        <w:t xml:space="preserve">* or the </w:t>
      </w:r>
      <w:r w:rsidRPr="004F35A2">
        <w:rPr>
          <w:i/>
          <w:iCs/>
          <w:lang w:val="en-US"/>
        </w:rPr>
        <w:t xml:space="preserve">corporate group* </w:t>
      </w:r>
      <w:r w:rsidRPr="004F35A2">
        <w:rPr>
          <w:lang w:val="en-US"/>
        </w:rPr>
        <w:t xml:space="preserve">shall make </w:t>
      </w:r>
      <w:r w:rsidRPr="004F35A2">
        <w:rPr>
          <w:i/>
          <w:iCs/>
          <w:lang w:val="en-US"/>
        </w:rPr>
        <w:t xml:space="preserve">remedy process agreements* </w:t>
      </w:r>
      <w:r w:rsidRPr="004F35A2">
        <w:rPr>
          <w:lang w:val="en-US"/>
        </w:rPr>
        <w:t xml:space="preserve">with </w:t>
      </w:r>
      <w:r w:rsidRPr="004F35A2">
        <w:rPr>
          <w:i/>
          <w:color w:val="5BC3F5" w:themeColor="accent5"/>
          <w:lang w:val="en-US"/>
        </w:rPr>
        <w:t>impacted rights holders</w:t>
      </w:r>
      <w:r w:rsidRPr="004F35A2">
        <w:rPr>
          <w:i/>
          <w:lang w:val="en-US"/>
        </w:rPr>
        <w:t>*.</w:t>
      </w:r>
    </w:p>
    <w:p w14:paraId="55944B94" w14:textId="608A1478" w:rsidR="00473FEF" w:rsidRPr="004F35A2" w:rsidRDefault="00473FEF" w:rsidP="00473FEF">
      <w:pPr>
        <w:pStyle w:val="Clause2"/>
        <w:numPr>
          <w:ilvl w:val="0"/>
          <w:numId w:val="0"/>
        </w:numPr>
        <w:ind w:left="567" w:hanging="567"/>
        <w:jc w:val="both"/>
        <w:rPr>
          <w:b/>
          <w:bCs/>
          <w:lang w:val="en-US"/>
        </w:rPr>
      </w:pPr>
      <w:r w:rsidRPr="004F35A2">
        <w:rPr>
          <w:b/>
          <w:bCs/>
          <w:lang w:val="en-US"/>
        </w:rPr>
        <w:t>Additional requirements</w:t>
      </w:r>
    </w:p>
    <w:p w14:paraId="235FB5C9" w14:textId="011051B1" w:rsidR="00D34AC9" w:rsidRPr="004F35A2" w:rsidRDefault="00D34AC9" w:rsidP="00510772">
      <w:pPr>
        <w:pStyle w:val="Clause2"/>
        <w:ind w:left="1143"/>
        <w:jc w:val="both"/>
        <w:rPr>
          <w:lang w:val="en-US"/>
        </w:rPr>
      </w:pPr>
      <w:bookmarkStart w:id="116" w:name="_Ref95592998"/>
      <w:r w:rsidRPr="004F35A2">
        <w:rPr>
          <w:i/>
          <w:iCs/>
          <w:lang w:val="en-US"/>
        </w:rPr>
        <w:t>Remedy of harm</w:t>
      </w:r>
      <w:r w:rsidRPr="004F35A2">
        <w:rPr>
          <w:lang w:val="en-US"/>
        </w:rPr>
        <w:t>* dialogue systems shall be established</w:t>
      </w:r>
      <w:r w:rsidR="00D75EAE" w:rsidRPr="004F35A2">
        <w:rPr>
          <w:lang w:val="en-US"/>
        </w:rPr>
        <w:t xml:space="preserve"> b</w:t>
      </w:r>
      <w:r w:rsidR="004B623E" w:rsidRPr="004F35A2">
        <w:rPr>
          <w:lang w:val="en-US"/>
        </w:rPr>
        <w:t xml:space="preserve">y the </w:t>
      </w:r>
      <w:r w:rsidR="004F6D06" w:rsidRPr="004F35A2">
        <w:rPr>
          <w:i/>
          <w:iCs/>
          <w:lang w:val="en-US"/>
        </w:rPr>
        <w:t>corporate group*</w:t>
      </w:r>
      <w:r w:rsidRPr="004F35A2">
        <w:rPr>
          <w:lang w:val="en-US"/>
        </w:rPr>
        <w:t xml:space="preserve">, with the participation of </w:t>
      </w:r>
      <w:r w:rsidR="009811D9" w:rsidRPr="00EB791B">
        <w:rPr>
          <w:i/>
          <w:color w:val="5BC3F5" w:themeColor="accent5"/>
          <w:lang w:val="en-US"/>
        </w:rPr>
        <w:t>impacted rights holders</w:t>
      </w:r>
      <w:r w:rsidRPr="004F35A2">
        <w:rPr>
          <w:i/>
          <w:iCs/>
          <w:lang w:val="en-US"/>
        </w:rPr>
        <w:t>*</w:t>
      </w:r>
      <w:r w:rsidR="006D198F" w:rsidRPr="004F35A2">
        <w:rPr>
          <w:i/>
          <w:iCs/>
          <w:lang w:val="en-US"/>
        </w:rPr>
        <w:t xml:space="preserve"> </w:t>
      </w:r>
      <w:r w:rsidRPr="004F35A2">
        <w:rPr>
          <w:lang w:val="en-US"/>
        </w:rPr>
        <w:t>and</w:t>
      </w:r>
      <w:r w:rsidRPr="004F35A2">
        <w:rPr>
          <w:i/>
          <w:iCs/>
          <w:lang w:val="en-US"/>
        </w:rPr>
        <w:t xml:space="preserve"> </w:t>
      </w:r>
      <w:r w:rsidR="0069544A" w:rsidRPr="00EB791B">
        <w:rPr>
          <w:i/>
          <w:iCs/>
          <w:color w:val="C00000"/>
          <w:lang w:val="en-US"/>
        </w:rPr>
        <w:t>affected stakeholders</w:t>
      </w:r>
      <w:r w:rsidRPr="004F35A2">
        <w:rPr>
          <w:lang w:val="en-US"/>
        </w:rPr>
        <w:t>*, and shall include:</w:t>
      </w:r>
      <w:bookmarkEnd w:id="116"/>
      <w:r w:rsidRPr="004F35A2">
        <w:rPr>
          <w:lang w:val="en-US"/>
        </w:rPr>
        <w:t xml:space="preserve"> </w:t>
      </w:r>
    </w:p>
    <w:p w14:paraId="238CE049" w14:textId="543B576A" w:rsidR="0095496F" w:rsidRPr="004F35A2" w:rsidRDefault="00DA0CF7" w:rsidP="00510772">
      <w:pPr>
        <w:pStyle w:val="List"/>
        <w:numPr>
          <w:ilvl w:val="0"/>
          <w:numId w:val="24"/>
        </w:numPr>
        <w:ind w:left="1418"/>
        <w:jc w:val="both"/>
        <w:rPr>
          <w:lang w:val="en-US"/>
        </w:rPr>
      </w:pPr>
      <w:r w:rsidRPr="004F35A2">
        <w:rPr>
          <w:lang w:val="en-US"/>
        </w:rPr>
        <w:t xml:space="preserve">The formation of a </w:t>
      </w:r>
      <w:r w:rsidRPr="004F35A2">
        <w:rPr>
          <w:i/>
          <w:iCs/>
          <w:lang w:val="en-US"/>
        </w:rPr>
        <w:t>Core Dialogue Group*</w:t>
      </w:r>
      <w:r w:rsidRPr="004F35A2">
        <w:rPr>
          <w:lang w:val="en-US"/>
        </w:rPr>
        <w:t xml:space="preserve">, for each </w:t>
      </w:r>
      <w:r w:rsidRPr="004F35A2">
        <w:rPr>
          <w:i/>
          <w:iCs/>
          <w:lang w:val="en-US"/>
        </w:rPr>
        <w:t>impact area*</w:t>
      </w:r>
      <w:r w:rsidRPr="004F35A2">
        <w:rPr>
          <w:lang w:val="en-US"/>
        </w:rPr>
        <w:t xml:space="preserve"> requiring </w:t>
      </w:r>
      <w:r w:rsidRPr="004F35A2">
        <w:rPr>
          <w:i/>
          <w:iCs/>
          <w:lang w:val="en-US"/>
        </w:rPr>
        <w:t>remedy of harm*</w:t>
      </w:r>
      <w:r w:rsidRPr="004F35A2">
        <w:rPr>
          <w:lang w:val="en-US"/>
        </w:rPr>
        <w:t>, that includes:</w:t>
      </w:r>
      <w:r w:rsidR="0095496F" w:rsidRPr="004F35A2">
        <w:rPr>
          <w:lang w:val="en-US"/>
        </w:rPr>
        <w:t xml:space="preserve"> </w:t>
      </w:r>
    </w:p>
    <w:p w14:paraId="31BE4223" w14:textId="4E448103" w:rsidR="00395400" w:rsidRPr="004F35A2" w:rsidRDefault="00395400" w:rsidP="00510772">
      <w:pPr>
        <w:pStyle w:val="List2"/>
        <w:ind w:left="1724"/>
        <w:jc w:val="both"/>
        <w:rPr>
          <w:rFonts w:eastAsiaTheme="minorEastAsia"/>
          <w:lang w:val="en-US"/>
        </w:rPr>
      </w:pPr>
      <w:r w:rsidRPr="004F35A2">
        <w:rPr>
          <w:lang w:val="en-US"/>
        </w:rPr>
        <w:t xml:space="preserve">Representatives of the </w:t>
      </w:r>
      <w:r w:rsidRPr="004F35A2">
        <w:rPr>
          <w:i/>
          <w:iCs/>
          <w:lang w:val="en-US"/>
        </w:rPr>
        <w:t>corporate group</w:t>
      </w:r>
      <w:r w:rsidRPr="004F35A2">
        <w:rPr>
          <w:lang w:val="en-US"/>
        </w:rPr>
        <w:t xml:space="preserve">*, in numbers that do not exceed 25 </w:t>
      </w:r>
      <w:r w:rsidR="00DA6178" w:rsidRPr="004F35A2">
        <w:rPr>
          <w:lang w:val="en-US"/>
        </w:rPr>
        <w:t>per cent</w:t>
      </w:r>
      <w:r w:rsidRPr="004F35A2">
        <w:rPr>
          <w:lang w:val="en-US"/>
        </w:rPr>
        <w:t xml:space="preserve"> of the </w:t>
      </w:r>
      <w:r w:rsidRPr="004F35A2">
        <w:rPr>
          <w:i/>
          <w:iCs/>
          <w:lang w:val="en-US"/>
        </w:rPr>
        <w:t>Core Dialogue Group*</w:t>
      </w:r>
      <w:r w:rsidRPr="004F35A2">
        <w:rPr>
          <w:lang w:val="en-US"/>
        </w:rPr>
        <w:t>;</w:t>
      </w:r>
    </w:p>
    <w:p w14:paraId="6AFBF6D4" w14:textId="50C03D58" w:rsidR="00395400" w:rsidRPr="004F35A2" w:rsidRDefault="00395400" w:rsidP="00510772">
      <w:pPr>
        <w:pStyle w:val="List2"/>
        <w:ind w:left="1724"/>
        <w:jc w:val="both"/>
        <w:rPr>
          <w:lang w:val="en-US"/>
        </w:rPr>
      </w:pPr>
      <w:r w:rsidRPr="004F35A2">
        <w:rPr>
          <w:lang w:val="en-US"/>
        </w:rPr>
        <w:t xml:space="preserve">Legitimate representatives </w:t>
      </w:r>
      <w:r w:rsidR="00ED3D2E" w:rsidRPr="004F35A2">
        <w:rPr>
          <w:lang w:val="en-US"/>
        </w:rPr>
        <w:t xml:space="preserve">that reflect </w:t>
      </w:r>
      <w:r w:rsidR="00D84ED1" w:rsidRPr="004F35A2">
        <w:rPr>
          <w:lang w:val="en-US"/>
        </w:rPr>
        <w:t>the diversity of</w:t>
      </w:r>
      <w:r w:rsidRPr="004F35A2">
        <w:rPr>
          <w:lang w:val="en-US"/>
        </w:rPr>
        <w:t xml:space="preserve"> </w:t>
      </w:r>
      <w:r w:rsidR="367847CC" w:rsidRPr="00EB791B">
        <w:rPr>
          <w:i/>
          <w:color w:val="5BC3F5" w:themeColor="accent5"/>
          <w:lang w:val="en-US"/>
        </w:rPr>
        <w:t>impacted</w:t>
      </w:r>
      <w:r w:rsidRPr="00EB791B">
        <w:rPr>
          <w:i/>
          <w:color w:val="5BC3F5" w:themeColor="accent5"/>
          <w:lang w:val="en-US"/>
        </w:rPr>
        <w:t xml:space="preserve"> rights holders</w:t>
      </w:r>
      <w:r w:rsidRPr="004F35A2">
        <w:rPr>
          <w:lang w:val="en-US"/>
        </w:rPr>
        <w:t>*;</w:t>
      </w:r>
    </w:p>
    <w:p w14:paraId="5F39131B" w14:textId="7C898994" w:rsidR="00395400" w:rsidRPr="004F35A2" w:rsidRDefault="00395400" w:rsidP="00510772">
      <w:pPr>
        <w:pStyle w:val="List2"/>
        <w:ind w:left="1724"/>
        <w:jc w:val="both"/>
        <w:rPr>
          <w:lang w:val="en-US"/>
        </w:rPr>
      </w:pPr>
      <w:r w:rsidRPr="004F35A2">
        <w:rPr>
          <w:i/>
          <w:iCs/>
          <w:lang w:val="en-US"/>
        </w:rPr>
        <w:t>Trusted advisors</w:t>
      </w:r>
      <w:r w:rsidRPr="004F35A2">
        <w:rPr>
          <w:lang w:val="en-US"/>
        </w:rPr>
        <w:t xml:space="preserve">* who provide support and advice to </w:t>
      </w:r>
      <w:r w:rsidR="001D65C4" w:rsidRPr="00EB791B">
        <w:rPr>
          <w:i/>
          <w:color w:val="5BC3F5" w:themeColor="accent5"/>
          <w:lang w:val="en-US"/>
        </w:rPr>
        <w:t>impacted</w:t>
      </w:r>
      <w:r w:rsidRPr="00EB791B">
        <w:rPr>
          <w:i/>
          <w:color w:val="5BC3F5" w:themeColor="accent5"/>
          <w:lang w:val="en-US"/>
        </w:rPr>
        <w:t xml:space="preserve"> rights holders</w:t>
      </w:r>
      <w:r w:rsidRPr="004F35A2">
        <w:rPr>
          <w:lang w:val="en-US"/>
        </w:rPr>
        <w:t xml:space="preserve">*, who are included with the specific written consent of the </w:t>
      </w:r>
      <w:r w:rsidR="367847CC" w:rsidRPr="00EB791B">
        <w:rPr>
          <w:i/>
          <w:color w:val="5BC3F5" w:themeColor="accent5"/>
          <w:lang w:val="en-US"/>
        </w:rPr>
        <w:t>impacted</w:t>
      </w:r>
      <w:r w:rsidR="00F2440A" w:rsidRPr="00EB791B">
        <w:rPr>
          <w:i/>
          <w:color w:val="5BC3F5" w:themeColor="accent5"/>
          <w:lang w:val="en-US"/>
        </w:rPr>
        <w:t xml:space="preserve"> </w:t>
      </w:r>
      <w:r w:rsidRPr="00EB791B">
        <w:rPr>
          <w:i/>
          <w:color w:val="5BC3F5" w:themeColor="accent5"/>
          <w:lang w:val="en-US"/>
        </w:rPr>
        <w:t>rights holders</w:t>
      </w:r>
      <w:r w:rsidRPr="004F35A2">
        <w:rPr>
          <w:lang w:val="en-US"/>
        </w:rPr>
        <w:t>*;</w:t>
      </w:r>
      <w:r w:rsidR="00A71144" w:rsidRPr="004F35A2">
        <w:rPr>
          <w:lang w:val="en-US"/>
        </w:rPr>
        <w:t xml:space="preserve"> and</w:t>
      </w:r>
    </w:p>
    <w:p w14:paraId="162F21BF" w14:textId="5B51A159" w:rsidR="0095496F" w:rsidRPr="004F35A2" w:rsidRDefault="00395400" w:rsidP="00510772">
      <w:pPr>
        <w:pStyle w:val="List2"/>
        <w:ind w:left="1724"/>
        <w:jc w:val="both"/>
        <w:rPr>
          <w:lang w:val="en-US"/>
        </w:rPr>
      </w:pPr>
      <w:r w:rsidRPr="004F35A2">
        <w:rPr>
          <w:lang w:val="en-US"/>
        </w:rPr>
        <w:t xml:space="preserve">Provision to include </w:t>
      </w:r>
      <w:r w:rsidR="006D572D" w:rsidRPr="004F35A2">
        <w:rPr>
          <w:i/>
          <w:iCs/>
          <w:color w:val="B57E00" w:themeColor="accent3" w:themeShade="BF"/>
          <w:lang w:val="en-US"/>
        </w:rPr>
        <w:t>interested stakeholders</w:t>
      </w:r>
      <w:r w:rsidRPr="004F35A2">
        <w:rPr>
          <w:lang w:val="en-US"/>
        </w:rPr>
        <w:t xml:space="preserve">* </w:t>
      </w:r>
      <w:r w:rsidRPr="004F35A2">
        <w:rPr>
          <w:i/>
          <w:iCs/>
          <w:lang w:val="en-US"/>
        </w:rPr>
        <w:t xml:space="preserve">and independent experts* </w:t>
      </w:r>
      <w:r w:rsidRPr="004F35A2">
        <w:rPr>
          <w:lang w:val="en-US"/>
        </w:rPr>
        <w:t xml:space="preserve">where they represent expertise in environmental issues that is not otherwise present in the </w:t>
      </w:r>
      <w:r w:rsidRPr="004F35A2">
        <w:rPr>
          <w:i/>
          <w:iCs/>
          <w:lang w:val="en-US"/>
        </w:rPr>
        <w:t>Core Dialogue Group</w:t>
      </w:r>
      <w:r w:rsidRPr="004F35A2">
        <w:rPr>
          <w:lang w:val="en-US"/>
        </w:rPr>
        <w:t>*</w:t>
      </w:r>
      <w:r w:rsidR="009B2824" w:rsidRPr="004F35A2">
        <w:rPr>
          <w:lang w:val="en-US"/>
        </w:rPr>
        <w:t>,</w:t>
      </w:r>
      <w:r w:rsidRPr="004F35A2">
        <w:rPr>
          <w:lang w:val="en-US"/>
        </w:rPr>
        <w:t xml:space="preserve"> and there is the specific written consent of </w:t>
      </w:r>
      <w:r w:rsidR="001D65C4" w:rsidRPr="00EB791B">
        <w:rPr>
          <w:i/>
          <w:color w:val="5BC3F5" w:themeColor="accent5"/>
          <w:lang w:val="en-US"/>
        </w:rPr>
        <w:t>impacted</w:t>
      </w:r>
      <w:r w:rsidRPr="00EB791B">
        <w:rPr>
          <w:i/>
          <w:color w:val="5BC3F5" w:themeColor="accent5"/>
          <w:lang w:val="en-US"/>
        </w:rPr>
        <w:t xml:space="preserve"> rights holders</w:t>
      </w:r>
      <w:r w:rsidRPr="004F35A2">
        <w:rPr>
          <w:lang w:val="en-US"/>
        </w:rPr>
        <w:t>*.</w:t>
      </w:r>
    </w:p>
    <w:p w14:paraId="4036FF96" w14:textId="3265A19A" w:rsidR="00110006" w:rsidRPr="004F35A2" w:rsidRDefault="00110006" w:rsidP="00510772">
      <w:pPr>
        <w:pStyle w:val="List"/>
        <w:ind w:left="1436"/>
        <w:jc w:val="both"/>
        <w:rPr>
          <w:lang w:val="en-US"/>
        </w:rPr>
      </w:pPr>
      <w:r w:rsidRPr="004F35A2">
        <w:rPr>
          <w:i/>
          <w:iCs/>
          <w:lang w:val="en-US"/>
        </w:rPr>
        <w:t>Stakeholder</w:t>
      </w:r>
      <w:r w:rsidR="00281D30" w:rsidRPr="004F35A2">
        <w:rPr>
          <w:lang w:val="en-US"/>
        </w:rPr>
        <w:t>*</w:t>
      </w:r>
      <w:r w:rsidRPr="004F35A2">
        <w:rPr>
          <w:lang w:val="en-US"/>
        </w:rPr>
        <w:t xml:space="preserve"> identification mapping of all groups, actors, agencies and others that have either influence, </w:t>
      </w:r>
      <w:r w:rsidRPr="004F35A2">
        <w:rPr>
          <w:i/>
          <w:iCs/>
          <w:lang w:val="en-US"/>
        </w:rPr>
        <w:t>rights</w:t>
      </w:r>
      <w:r w:rsidRPr="004F35A2">
        <w:rPr>
          <w:lang w:val="en-US"/>
        </w:rPr>
        <w:t xml:space="preserve">*, interest, or all of these in relation to the situation requiring </w:t>
      </w:r>
      <w:r w:rsidRPr="004F35A2">
        <w:rPr>
          <w:i/>
          <w:iCs/>
          <w:lang w:val="en-US"/>
        </w:rPr>
        <w:t>remedy</w:t>
      </w:r>
      <w:r w:rsidRPr="004F35A2">
        <w:rPr>
          <w:lang w:val="en-US"/>
        </w:rPr>
        <w:t>* (see also</w:t>
      </w:r>
      <w:r w:rsidR="00952BA7" w:rsidRPr="004F35A2">
        <w:rPr>
          <w:lang w:val="en-US"/>
        </w:rPr>
        <w:t xml:space="preserve"> </w:t>
      </w:r>
      <w:r w:rsidRPr="004F35A2">
        <w:rPr>
          <w:lang w:val="en-US"/>
        </w:rPr>
        <w:fldChar w:fldCharType="begin"/>
      </w:r>
      <w:r w:rsidRPr="004F35A2">
        <w:rPr>
          <w:lang w:val="en-US"/>
        </w:rPr>
        <w:instrText xml:space="preserve"> REF _Ref101786720 \r \h </w:instrText>
      </w:r>
      <w:r w:rsidR="004F35A2">
        <w:rPr>
          <w:lang w:val="en-US"/>
        </w:rPr>
        <w:instrText xml:space="preserve"> \* MERGEFORMAT </w:instrText>
      </w:r>
      <w:r w:rsidRPr="004F35A2">
        <w:rPr>
          <w:lang w:val="en-US"/>
        </w:rPr>
      </w:r>
      <w:r w:rsidRPr="004F35A2">
        <w:rPr>
          <w:lang w:val="en-US"/>
        </w:rPr>
        <w:fldChar w:fldCharType="separate"/>
      </w:r>
      <w:r w:rsidR="00167A13">
        <w:rPr>
          <w:lang w:val="en-US"/>
        </w:rPr>
        <w:t>8.2</w:t>
      </w:r>
      <w:r w:rsidRPr="004F35A2">
        <w:rPr>
          <w:lang w:val="en-US"/>
        </w:rPr>
        <w:fldChar w:fldCharType="end"/>
      </w:r>
      <w:r w:rsidRPr="004F35A2">
        <w:rPr>
          <w:lang w:val="en-US"/>
        </w:rPr>
        <w:t>);</w:t>
      </w:r>
    </w:p>
    <w:p w14:paraId="5B517B7C" w14:textId="00F2C236" w:rsidR="008E590F" w:rsidRPr="004F35A2" w:rsidRDefault="008E590F" w:rsidP="00510772">
      <w:pPr>
        <w:pStyle w:val="List"/>
        <w:ind w:left="1436"/>
        <w:jc w:val="both"/>
        <w:rPr>
          <w:lang w:val="en-US"/>
        </w:rPr>
      </w:pPr>
      <w:r w:rsidRPr="004F35A2">
        <w:rPr>
          <w:lang w:val="en-US"/>
        </w:rPr>
        <w:t xml:space="preserve">Procedures for reaching </w:t>
      </w:r>
      <w:r w:rsidRPr="004F35A2">
        <w:rPr>
          <w:i/>
          <w:iCs/>
          <w:lang w:val="en-US"/>
        </w:rPr>
        <w:t xml:space="preserve">remedy process agreements* </w:t>
      </w:r>
      <w:r w:rsidRPr="004F35A2">
        <w:rPr>
          <w:lang w:val="en-US"/>
        </w:rPr>
        <w:t xml:space="preserve">with </w:t>
      </w:r>
      <w:r w:rsidR="009A7AF2" w:rsidRPr="00EB791B">
        <w:rPr>
          <w:i/>
          <w:color w:val="5BC3F5" w:themeColor="accent5"/>
          <w:lang w:val="en-US"/>
        </w:rPr>
        <w:t>impacted</w:t>
      </w:r>
      <w:r w:rsidR="002A6E31" w:rsidRPr="00EB791B">
        <w:rPr>
          <w:i/>
          <w:color w:val="5BC3F5" w:themeColor="accent5"/>
          <w:lang w:val="en-US"/>
        </w:rPr>
        <w:t xml:space="preserve"> </w:t>
      </w:r>
      <w:r w:rsidRPr="00EB791B">
        <w:rPr>
          <w:i/>
          <w:color w:val="5BC3F5" w:themeColor="accent5"/>
          <w:lang w:val="en-US"/>
        </w:rPr>
        <w:t>rights holders</w:t>
      </w:r>
      <w:r w:rsidRPr="004F35A2">
        <w:rPr>
          <w:i/>
          <w:lang w:val="en-US"/>
        </w:rPr>
        <w:t>*;</w:t>
      </w:r>
      <w:r w:rsidRPr="004F35A2">
        <w:rPr>
          <w:lang w:val="en-US"/>
        </w:rPr>
        <w:t xml:space="preserve"> </w:t>
      </w:r>
    </w:p>
    <w:p w14:paraId="142A1C44" w14:textId="31B9057A" w:rsidR="008E590F" w:rsidRPr="004F35A2" w:rsidRDefault="008E590F" w:rsidP="00510772">
      <w:pPr>
        <w:pStyle w:val="List"/>
        <w:ind w:left="1436"/>
        <w:jc w:val="both"/>
        <w:rPr>
          <w:lang w:val="en-US"/>
        </w:rPr>
      </w:pPr>
      <w:r w:rsidRPr="004F35A2">
        <w:rPr>
          <w:i/>
          <w:iCs/>
          <w:lang w:val="en-US"/>
        </w:rPr>
        <w:t>Consultation</w:t>
      </w:r>
      <w:r w:rsidR="00005C0C" w:rsidRPr="004F35A2">
        <w:rPr>
          <w:i/>
          <w:iCs/>
          <w:lang w:val="en-US"/>
        </w:rPr>
        <w:t>*</w:t>
      </w:r>
      <w:r w:rsidRPr="004F35A2">
        <w:rPr>
          <w:lang w:val="en-US"/>
        </w:rPr>
        <w:t xml:space="preserve"> processes with </w:t>
      </w:r>
      <w:r w:rsidR="0069544A" w:rsidRPr="00EB791B">
        <w:rPr>
          <w:i/>
          <w:iCs/>
          <w:color w:val="C00000"/>
          <w:lang w:val="en-US"/>
        </w:rPr>
        <w:t>affected stakeholders</w:t>
      </w:r>
      <w:r w:rsidRPr="004F35A2">
        <w:rPr>
          <w:lang w:val="en-US"/>
        </w:rPr>
        <w:t>*;</w:t>
      </w:r>
    </w:p>
    <w:p w14:paraId="194DB9B8" w14:textId="3516310C" w:rsidR="00CE7454" w:rsidRPr="004F35A2" w:rsidRDefault="0E8A6F1E" w:rsidP="00510772">
      <w:pPr>
        <w:pStyle w:val="List"/>
        <w:ind w:left="1436"/>
        <w:jc w:val="both"/>
        <w:rPr>
          <w:lang w:val="en-US"/>
        </w:rPr>
      </w:pPr>
      <w:r w:rsidRPr="004F35A2">
        <w:rPr>
          <w:lang w:val="en-US"/>
        </w:rPr>
        <w:t xml:space="preserve">Culturally appropriate communication with </w:t>
      </w:r>
      <w:r w:rsidRPr="00EB791B">
        <w:rPr>
          <w:color w:val="C00000"/>
          <w:lang w:val="en-US"/>
        </w:rPr>
        <w:t>a</w:t>
      </w:r>
      <w:r w:rsidR="78CD7BD7" w:rsidRPr="00EB791B">
        <w:rPr>
          <w:i/>
          <w:color w:val="C00000"/>
          <w:lang w:val="en-US"/>
        </w:rPr>
        <w:t>ffected stakeholders</w:t>
      </w:r>
      <w:r w:rsidRPr="004F35A2">
        <w:rPr>
          <w:i/>
          <w:iCs/>
          <w:lang w:val="en-US"/>
        </w:rPr>
        <w:t xml:space="preserve">*, </w:t>
      </w:r>
      <w:r w:rsidRPr="004F35A2">
        <w:rPr>
          <w:lang w:val="en-US"/>
        </w:rPr>
        <w:t>to</w:t>
      </w:r>
      <w:r w:rsidR="78CD7BD7" w:rsidRPr="004F35A2">
        <w:rPr>
          <w:lang w:val="en-US"/>
        </w:rPr>
        <w:t xml:space="preserve"> inform </w:t>
      </w:r>
      <w:r w:rsidRPr="004F35A2">
        <w:rPr>
          <w:lang w:val="en-US"/>
        </w:rPr>
        <w:t xml:space="preserve">them of </w:t>
      </w:r>
      <w:r w:rsidR="78CD7BD7" w:rsidRPr="004F35A2">
        <w:rPr>
          <w:lang w:val="en-US"/>
        </w:rPr>
        <w:t xml:space="preserve">the </w:t>
      </w:r>
      <w:r w:rsidR="78CD7BD7" w:rsidRPr="004F35A2">
        <w:rPr>
          <w:i/>
          <w:iCs/>
          <w:lang w:val="en-US"/>
        </w:rPr>
        <w:t>corporate group’s</w:t>
      </w:r>
      <w:r w:rsidR="78CD7BD7" w:rsidRPr="004F35A2">
        <w:rPr>
          <w:lang w:val="en-US"/>
        </w:rPr>
        <w:t xml:space="preserve">* commitment to </w:t>
      </w:r>
      <w:r w:rsidR="78CD7BD7" w:rsidRPr="004F35A2">
        <w:rPr>
          <w:i/>
          <w:iCs/>
          <w:lang w:val="en-US"/>
        </w:rPr>
        <w:t>respect</w:t>
      </w:r>
      <w:r w:rsidR="00D76493" w:rsidRPr="004F35A2">
        <w:rPr>
          <w:lang w:val="en-US"/>
        </w:rPr>
        <w:t>*</w:t>
      </w:r>
      <w:r w:rsidR="78CD7BD7" w:rsidRPr="004F35A2">
        <w:rPr>
          <w:lang w:val="en-US"/>
        </w:rPr>
        <w:t xml:space="preserve"> </w:t>
      </w:r>
      <w:r w:rsidR="78CD7BD7" w:rsidRPr="004F35A2">
        <w:rPr>
          <w:i/>
          <w:iCs/>
          <w:lang w:val="en-US"/>
        </w:rPr>
        <w:t>rights</w:t>
      </w:r>
      <w:r w:rsidR="78CD7BD7" w:rsidRPr="004F35A2">
        <w:rPr>
          <w:lang w:val="en-US"/>
        </w:rPr>
        <w:t xml:space="preserve">* and </w:t>
      </w:r>
      <w:r w:rsidR="41C8218B" w:rsidRPr="004F35A2">
        <w:rPr>
          <w:lang w:val="en-US"/>
        </w:rPr>
        <w:t xml:space="preserve">to </w:t>
      </w:r>
      <w:r w:rsidR="78CD7BD7" w:rsidRPr="004F35A2">
        <w:rPr>
          <w:i/>
          <w:iCs/>
          <w:lang w:val="en-US"/>
        </w:rPr>
        <w:t>remedy</w:t>
      </w:r>
      <w:r w:rsidR="41C8218B" w:rsidRPr="004F35A2">
        <w:rPr>
          <w:i/>
          <w:iCs/>
          <w:lang w:val="en-US"/>
        </w:rPr>
        <w:t>*</w:t>
      </w:r>
      <w:r w:rsidR="78CD7BD7" w:rsidRPr="004F35A2">
        <w:rPr>
          <w:i/>
          <w:iCs/>
          <w:lang w:val="en-US"/>
        </w:rPr>
        <w:t xml:space="preserve"> harm*</w:t>
      </w:r>
      <w:r w:rsidR="78CD7BD7" w:rsidRPr="004F35A2">
        <w:rPr>
          <w:lang w:val="en-US"/>
        </w:rPr>
        <w:t>;</w:t>
      </w:r>
    </w:p>
    <w:p w14:paraId="6681E538" w14:textId="3877058C" w:rsidR="00E778FE" w:rsidRPr="004F35A2" w:rsidRDefault="6A67F708" w:rsidP="00510772">
      <w:pPr>
        <w:pStyle w:val="List"/>
        <w:ind w:left="1436"/>
        <w:jc w:val="both"/>
        <w:rPr>
          <w:lang w:val="en-US"/>
        </w:rPr>
      </w:pPr>
      <w:r w:rsidRPr="004F35A2">
        <w:rPr>
          <w:lang w:val="en-US"/>
        </w:rPr>
        <w:t xml:space="preserve">Monitoring on the progress of implementation of </w:t>
      </w:r>
      <w:r w:rsidRPr="004F35A2">
        <w:rPr>
          <w:i/>
          <w:iCs/>
          <w:lang w:val="en-US"/>
        </w:rPr>
        <w:t>remedy of harm*</w:t>
      </w:r>
      <w:r w:rsidRPr="004F35A2">
        <w:rPr>
          <w:lang w:val="en-US"/>
        </w:rPr>
        <w:t xml:space="preserve"> processes with public summaries published annually;</w:t>
      </w:r>
      <w:r w:rsidR="00A71144" w:rsidRPr="004F35A2">
        <w:rPr>
          <w:lang w:val="en-US"/>
        </w:rPr>
        <w:t xml:space="preserve"> and</w:t>
      </w:r>
    </w:p>
    <w:p w14:paraId="245E38B8" w14:textId="41BED9CD" w:rsidR="00D34AC9" w:rsidRPr="004F35A2" w:rsidRDefault="5F3FAFD7" w:rsidP="00510772">
      <w:pPr>
        <w:pStyle w:val="List"/>
        <w:ind w:left="1436"/>
        <w:jc w:val="both"/>
        <w:rPr>
          <w:lang w:val="en-US"/>
        </w:rPr>
      </w:pPr>
      <w:r w:rsidRPr="004F35A2">
        <w:rPr>
          <w:lang w:val="en-US"/>
        </w:rPr>
        <w:t xml:space="preserve">Provisions allowing </w:t>
      </w:r>
      <w:r w:rsidRPr="004F35A2">
        <w:rPr>
          <w:i/>
          <w:iCs/>
          <w:lang w:val="en-US"/>
        </w:rPr>
        <w:t>i</w:t>
      </w:r>
      <w:r w:rsidR="5C01353D" w:rsidRPr="004F35A2">
        <w:rPr>
          <w:i/>
          <w:iCs/>
          <w:lang w:val="en-US"/>
        </w:rPr>
        <w:t>ndependent observers</w:t>
      </w:r>
      <w:r w:rsidR="5C01353D" w:rsidRPr="004F35A2">
        <w:rPr>
          <w:lang w:val="en-US"/>
        </w:rPr>
        <w:t xml:space="preserve">* to participate in monitoring of implementation of processes and agreements for </w:t>
      </w:r>
      <w:r w:rsidR="5C01353D" w:rsidRPr="004F35A2">
        <w:rPr>
          <w:i/>
          <w:iCs/>
          <w:lang w:val="en-US"/>
        </w:rPr>
        <w:t>remedy of harm*</w:t>
      </w:r>
      <w:r w:rsidR="5C01353D" w:rsidRPr="004F35A2">
        <w:rPr>
          <w:lang w:val="en-US"/>
        </w:rPr>
        <w:t>.</w:t>
      </w:r>
    </w:p>
    <w:p w14:paraId="7B911086" w14:textId="51B66AC2" w:rsidR="00327493" w:rsidRPr="004F35A2" w:rsidRDefault="00327493" w:rsidP="00510772">
      <w:pPr>
        <w:pStyle w:val="Clause2"/>
        <w:ind w:left="1143"/>
        <w:jc w:val="both"/>
        <w:rPr>
          <w:lang w:val="en-US"/>
        </w:rPr>
      </w:pPr>
      <w:r w:rsidRPr="004F35A2">
        <w:rPr>
          <w:lang w:val="en-US"/>
        </w:rPr>
        <w:t xml:space="preserve">The </w:t>
      </w:r>
      <w:r w:rsidRPr="004F35A2">
        <w:rPr>
          <w:i/>
          <w:iCs/>
          <w:lang w:val="en-US"/>
        </w:rPr>
        <w:t>Core Dialogue Group*</w:t>
      </w:r>
      <w:r w:rsidRPr="004F35A2">
        <w:rPr>
          <w:lang w:val="en-US"/>
        </w:rPr>
        <w:t xml:space="preserve"> meetings and dialogue processes with </w:t>
      </w:r>
      <w:r w:rsidR="00F15D4F" w:rsidRPr="00EB791B">
        <w:rPr>
          <w:i/>
          <w:color w:val="5BC3F5" w:themeColor="accent5"/>
          <w:lang w:val="en-US"/>
        </w:rPr>
        <w:t>impacted</w:t>
      </w:r>
      <w:r w:rsidRPr="00EB791B">
        <w:rPr>
          <w:i/>
          <w:color w:val="5BC3F5" w:themeColor="accent5"/>
          <w:lang w:val="en-US"/>
        </w:rPr>
        <w:t xml:space="preserve"> rights holders</w:t>
      </w:r>
      <w:r w:rsidRPr="004F35A2">
        <w:rPr>
          <w:i/>
          <w:lang w:val="en-US"/>
        </w:rPr>
        <w:t>*</w:t>
      </w:r>
      <w:r w:rsidRPr="004F35A2">
        <w:rPr>
          <w:lang w:val="en-US"/>
        </w:rPr>
        <w:t xml:space="preserve"> to agree </w:t>
      </w:r>
      <w:r w:rsidR="006A0C23" w:rsidRPr="004F35A2">
        <w:rPr>
          <w:lang w:val="en-US"/>
        </w:rPr>
        <w:t xml:space="preserve">on the </w:t>
      </w:r>
      <w:r w:rsidRPr="004F35A2">
        <w:rPr>
          <w:i/>
          <w:iCs/>
          <w:lang w:val="en-US"/>
        </w:rPr>
        <w:t>remedy of harm</w:t>
      </w:r>
      <w:r w:rsidRPr="004F35A2">
        <w:rPr>
          <w:lang w:val="en-US"/>
        </w:rPr>
        <w:t>* shall include the following elements, resources and approaches:</w:t>
      </w:r>
    </w:p>
    <w:p w14:paraId="418D7313" w14:textId="5E2A73C9" w:rsidR="00C24555" w:rsidRPr="004F35A2" w:rsidRDefault="00C24555" w:rsidP="00510772">
      <w:pPr>
        <w:pStyle w:val="List"/>
        <w:numPr>
          <w:ilvl w:val="0"/>
          <w:numId w:val="25"/>
        </w:numPr>
        <w:ind w:left="993" w:firstLine="141"/>
        <w:jc w:val="both"/>
        <w:rPr>
          <w:lang w:val="en-US"/>
        </w:rPr>
      </w:pPr>
      <w:r w:rsidRPr="004F35A2">
        <w:rPr>
          <w:lang w:val="en-US"/>
        </w:rPr>
        <w:t xml:space="preserve">Constructive engagement practices that involve participatory approaches to hold dialogue; </w:t>
      </w:r>
    </w:p>
    <w:p w14:paraId="6A84674F" w14:textId="06226648" w:rsidR="00C24555" w:rsidRPr="004F35A2" w:rsidRDefault="00C24555" w:rsidP="00510772">
      <w:pPr>
        <w:pStyle w:val="List"/>
        <w:ind w:left="1436"/>
        <w:jc w:val="both"/>
        <w:rPr>
          <w:lang w:val="en-US"/>
        </w:rPr>
      </w:pPr>
      <w:r w:rsidRPr="004F35A2">
        <w:rPr>
          <w:i/>
          <w:iCs/>
          <w:lang w:val="en-US"/>
        </w:rPr>
        <w:t>Restorative practices</w:t>
      </w:r>
      <w:r w:rsidRPr="004F35A2">
        <w:rPr>
          <w:lang w:val="en-US"/>
        </w:rPr>
        <w:t xml:space="preserve">* to find appropriate </w:t>
      </w:r>
      <w:r w:rsidRPr="004F35A2">
        <w:rPr>
          <w:i/>
          <w:iCs/>
          <w:lang w:val="en-US"/>
        </w:rPr>
        <w:t>remedy</w:t>
      </w:r>
      <w:r w:rsidRPr="004F35A2">
        <w:rPr>
          <w:lang w:val="en-US"/>
        </w:rPr>
        <w:t>*, with specific details of the approach taken determined on a case-by-case basis (see also and apply</w:t>
      </w:r>
      <w:r w:rsidR="00952BA7" w:rsidRPr="004F35A2">
        <w:rPr>
          <w:lang w:val="en-US"/>
        </w:rPr>
        <w:t xml:space="preserve"> </w:t>
      </w:r>
      <w:r w:rsidR="00687BBC" w:rsidRPr="004F35A2">
        <w:rPr>
          <w:lang w:val="en-US"/>
        </w:rPr>
        <w:fldChar w:fldCharType="begin"/>
      </w:r>
      <w:r w:rsidR="00687BBC" w:rsidRPr="004F35A2">
        <w:rPr>
          <w:lang w:val="en-US"/>
        </w:rPr>
        <w:instrText xml:space="preserve"> REF _Ref95498568 \r \h </w:instrText>
      </w:r>
      <w:r w:rsidR="004F35A2">
        <w:rPr>
          <w:lang w:val="en-US"/>
        </w:rPr>
        <w:instrText xml:space="preserve"> \* MERGEFORMAT </w:instrText>
      </w:r>
      <w:r w:rsidR="00687BBC" w:rsidRPr="004F35A2">
        <w:rPr>
          <w:lang w:val="en-US"/>
        </w:rPr>
      </w:r>
      <w:r w:rsidR="00687BBC" w:rsidRPr="004F35A2">
        <w:rPr>
          <w:lang w:val="en-US"/>
        </w:rPr>
        <w:fldChar w:fldCharType="separate"/>
      </w:r>
      <w:r w:rsidR="00167A13">
        <w:rPr>
          <w:lang w:val="en-US"/>
        </w:rPr>
        <w:t>3.3</w:t>
      </w:r>
      <w:r w:rsidR="00687BBC" w:rsidRPr="004F35A2">
        <w:rPr>
          <w:lang w:val="en-US"/>
        </w:rPr>
        <w:fldChar w:fldCharType="end"/>
      </w:r>
      <w:r w:rsidRPr="004F35A2">
        <w:rPr>
          <w:lang w:val="en-US"/>
        </w:rPr>
        <w:t>);</w:t>
      </w:r>
    </w:p>
    <w:p w14:paraId="747C1F82" w14:textId="7CB689FB" w:rsidR="00C24555" w:rsidRPr="004F35A2" w:rsidRDefault="00C24555" w:rsidP="00510772">
      <w:pPr>
        <w:pStyle w:val="List"/>
        <w:ind w:left="1436"/>
        <w:jc w:val="both"/>
        <w:rPr>
          <w:lang w:val="en-US"/>
        </w:rPr>
      </w:pPr>
      <w:r w:rsidRPr="004F35A2">
        <w:rPr>
          <w:i/>
          <w:iCs/>
          <w:lang w:val="en-US"/>
        </w:rPr>
        <w:t>Resourced access</w:t>
      </w:r>
      <w:r w:rsidRPr="004F35A2">
        <w:rPr>
          <w:lang w:val="en-US"/>
        </w:rPr>
        <w:t xml:space="preserve">* to </w:t>
      </w:r>
      <w:r w:rsidRPr="004F35A2">
        <w:rPr>
          <w:i/>
          <w:iCs/>
          <w:lang w:val="en-US"/>
        </w:rPr>
        <w:t>independent advisors</w:t>
      </w:r>
      <w:r w:rsidRPr="004F35A2">
        <w:rPr>
          <w:lang w:val="en-US"/>
        </w:rPr>
        <w:t xml:space="preserve">* and other support; </w:t>
      </w:r>
    </w:p>
    <w:p w14:paraId="58D1A7F3" w14:textId="3AE2B332" w:rsidR="00C24555" w:rsidRPr="004F35A2" w:rsidRDefault="002F115A" w:rsidP="00510772">
      <w:pPr>
        <w:pStyle w:val="List"/>
        <w:ind w:left="1436"/>
        <w:jc w:val="both"/>
        <w:rPr>
          <w:lang w:val="en-US"/>
        </w:rPr>
      </w:pPr>
      <w:r w:rsidRPr="004F35A2">
        <w:rPr>
          <w:lang w:val="en-US"/>
        </w:rPr>
        <w:t>L</w:t>
      </w:r>
      <w:r w:rsidR="00C24555" w:rsidRPr="004F35A2">
        <w:rPr>
          <w:lang w:val="en-US"/>
        </w:rPr>
        <w:t>ocations and physical spaces where meetings take place, including timings agreed by all participants;</w:t>
      </w:r>
    </w:p>
    <w:p w14:paraId="7E24FA81" w14:textId="20D9C083" w:rsidR="00C24555" w:rsidRPr="004F35A2" w:rsidRDefault="00F4120C" w:rsidP="00510772">
      <w:pPr>
        <w:pStyle w:val="List"/>
        <w:ind w:left="1436"/>
        <w:jc w:val="both"/>
        <w:rPr>
          <w:lang w:val="en-US"/>
        </w:rPr>
      </w:pPr>
      <w:r w:rsidRPr="00EB791B">
        <w:rPr>
          <w:iCs/>
          <w:lang w:val="en-US"/>
        </w:rPr>
        <w:t xml:space="preserve">Consultation of </w:t>
      </w:r>
      <w:r w:rsidRPr="004F35A2">
        <w:rPr>
          <w:i/>
          <w:color w:val="5BC3F5" w:themeColor="accent5"/>
          <w:lang w:val="en-US"/>
        </w:rPr>
        <w:t>i</w:t>
      </w:r>
      <w:r w:rsidR="009811D9" w:rsidRPr="00EB791B">
        <w:rPr>
          <w:i/>
          <w:color w:val="5BC3F5" w:themeColor="accent5"/>
          <w:lang w:val="en-US"/>
        </w:rPr>
        <w:t>mpacted rights holders</w:t>
      </w:r>
      <w:r w:rsidR="00C24555" w:rsidRPr="004F35A2">
        <w:rPr>
          <w:lang w:val="en-US"/>
        </w:rPr>
        <w:t xml:space="preserve">* across the spectrum of diversity in the community to ensure a balance of opinions is heard; </w:t>
      </w:r>
      <w:r w:rsidR="00384B51" w:rsidRPr="004F35A2">
        <w:rPr>
          <w:lang w:val="en-US"/>
        </w:rPr>
        <w:t>and</w:t>
      </w:r>
    </w:p>
    <w:p w14:paraId="5DC0D8E9" w14:textId="15626275" w:rsidR="00327493" w:rsidRPr="004F35A2" w:rsidRDefault="00F10FD6" w:rsidP="00510772">
      <w:pPr>
        <w:pStyle w:val="List"/>
        <w:ind w:left="1436"/>
        <w:jc w:val="both"/>
        <w:rPr>
          <w:lang w:val="en-US"/>
        </w:rPr>
      </w:pPr>
      <w:r w:rsidRPr="004F35A2">
        <w:rPr>
          <w:lang w:val="en-US"/>
        </w:rPr>
        <w:t>A</w:t>
      </w:r>
      <w:r w:rsidR="00C24555" w:rsidRPr="004F35A2">
        <w:rPr>
          <w:lang w:val="en-US"/>
        </w:rPr>
        <w:t>ctive application of approaches to redress power imbalances</w:t>
      </w:r>
      <w:r w:rsidR="00384B51" w:rsidRPr="004F35A2">
        <w:rPr>
          <w:lang w:val="en-US"/>
        </w:rPr>
        <w:t>.</w:t>
      </w:r>
    </w:p>
    <w:p w14:paraId="755026A0" w14:textId="6328839B" w:rsidR="001716B5" w:rsidRPr="004F35A2" w:rsidRDefault="001716B5" w:rsidP="00510772">
      <w:pPr>
        <w:pStyle w:val="Clause2"/>
        <w:ind w:left="1143"/>
        <w:jc w:val="both"/>
        <w:rPr>
          <w:lang w:val="en-US"/>
        </w:rPr>
      </w:pPr>
      <w:r w:rsidRPr="004F35A2">
        <w:rPr>
          <w:lang w:val="en-US"/>
        </w:rPr>
        <w:t xml:space="preserve">The </w:t>
      </w:r>
      <w:r w:rsidRPr="004F35A2">
        <w:rPr>
          <w:i/>
          <w:iCs/>
          <w:lang w:val="en-US"/>
        </w:rPr>
        <w:t>Core Dialogue Group*</w:t>
      </w:r>
      <w:r w:rsidRPr="004F35A2">
        <w:rPr>
          <w:lang w:val="en-US"/>
        </w:rPr>
        <w:t xml:space="preserve"> shall discuss: </w:t>
      </w:r>
    </w:p>
    <w:p w14:paraId="5E55EF33" w14:textId="7A67CF28" w:rsidR="000458ED" w:rsidRPr="004F35A2" w:rsidRDefault="000458ED" w:rsidP="00510772">
      <w:pPr>
        <w:pStyle w:val="List"/>
        <w:numPr>
          <w:ilvl w:val="0"/>
          <w:numId w:val="26"/>
        </w:numPr>
        <w:ind w:left="993" w:firstLine="141"/>
        <w:jc w:val="both"/>
        <w:rPr>
          <w:lang w:val="en-US"/>
        </w:rPr>
      </w:pPr>
      <w:r w:rsidRPr="004F35A2">
        <w:rPr>
          <w:lang w:val="en-US"/>
        </w:rPr>
        <w:t xml:space="preserve">The </w:t>
      </w:r>
      <w:r w:rsidRPr="004F35A2">
        <w:rPr>
          <w:i/>
          <w:iCs/>
          <w:lang w:val="en-US"/>
        </w:rPr>
        <w:t>remedy*</w:t>
      </w:r>
      <w:r w:rsidRPr="004F35A2">
        <w:rPr>
          <w:lang w:val="en-US"/>
        </w:rPr>
        <w:t xml:space="preserve"> process</w:t>
      </w:r>
      <w:r w:rsidR="00E654F4" w:rsidRPr="004F35A2">
        <w:rPr>
          <w:lang w:val="en-US"/>
        </w:rPr>
        <w:t>:</w:t>
      </w:r>
      <w:r w:rsidRPr="004F35A2">
        <w:rPr>
          <w:lang w:val="en-US"/>
        </w:rPr>
        <w:t xml:space="preserve"> </w:t>
      </w:r>
    </w:p>
    <w:p w14:paraId="0D514FCA" w14:textId="4DB2150A" w:rsidR="00286D97" w:rsidRPr="00AC4FFE" w:rsidRDefault="00286D97" w:rsidP="00510772">
      <w:pPr>
        <w:pStyle w:val="List2"/>
        <w:ind w:left="1724"/>
        <w:jc w:val="both"/>
        <w:rPr>
          <w:lang w:val="en-US"/>
        </w:rPr>
      </w:pPr>
      <w:r w:rsidRPr="004F35A2">
        <w:rPr>
          <w:lang w:val="en-US"/>
        </w:rPr>
        <w:t xml:space="preserve">A </w:t>
      </w:r>
      <w:r w:rsidRPr="00AC4FFE">
        <w:rPr>
          <w:i/>
          <w:iCs/>
          <w:lang w:val="en-US"/>
        </w:rPr>
        <w:t>Core Dialogue Group*</w:t>
      </w:r>
      <w:r w:rsidRPr="00AC4FFE">
        <w:rPr>
          <w:lang w:val="en-US"/>
        </w:rPr>
        <w:t xml:space="preserve"> process agreement shall be made, including delineation of roles, responsibilities, and decision-making; </w:t>
      </w:r>
    </w:p>
    <w:p w14:paraId="02E026DF" w14:textId="390C5918" w:rsidR="00B43104" w:rsidRPr="00AC4FFE" w:rsidRDefault="402BF41F" w:rsidP="00510772">
      <w:pPr>
        <w:pStyle w:val="List2"/>
        <w:ind w:left="1724"/>
        <w:jc w:val="both"/>
        <w:rPr>
          <w:lang w:val="en-US"/>
        </w:rPr>
      </w:pPr>
      <w:r w:rsidRPr="00AC4FFE">
        <w:rPr>
          <w:lang w:val="en-US"/>
        </w:rPr>
        <w:lastRenderedPageBreak/>
        <w:t xml:space="preserve">A generic </w:t>
      </w:r>
      <w:r w:rsidRPr="00AC4FFE">
        <w:rPr>
          <w:i/>
          <w:iCs/>
          <w:lang w:val="en-US"/>
        </w:rPr>
        <w:t>remedy process agreement*</w:t>
      </w:r>
      <w:r w:rsidRPr="00AC4FFE">
        <w:rPr>
          <w:lang w:val="en-US"/>
        </w:rPr>
        <w:t xml:space="preserve"> may be developed </w:t>
      </w:r>
      <w:r w:rsidR="347720C6" w:rsidRPr="00AC4FFE">
        <w:rPr>
          <w:lang w:val="en-US"/>
        </w:rPr>
        <w:t>and</w:t>
      </w:r>
      <w:r w:rsidRPr="00AC4FFE">
        <w:rPr>
          <w:lang w:val="en-US"/>
        </w:rPr>
        <w:t xml:space="preserve"> used by </w:t>
      </w:r>
      <w:r w:rsidR="3FDCE530" w:rsidRPr="00AC4FFE">
        <w:rPr>
          <w:i/>
          <w:color w:val="5BC3F5" w:themeColor="accent5"/>
          <w:lang w:val="en-US"/>
        </w:rPr>
        <w:t>impacted</w:t>
      </w:r>
      <w:r w:rsidRPr="00AC4FFE">
        <w:rPr>
          <w:i/>
          <w:color w:val="5BC3F5" w:themeColor="accent5"/>
          <w:lang w:val="en-US"/>
        </w:rPr>
        <w:t xml:space="preserve"> rights holders</w:t>
      </w:r>
      <w:r w:rsidRPr="00AC4FFE">
        <w:rPr>
          <w:i/>
          <w:iCs/>
          <w:lang w:val="en-US"/>
        </w:rPr>
        <w:t>*</w:t>
      </w:r>
      <w:r w:rsidRPr="00AC4FFE">
        <w:rPr>
          <w:lang w:val="en-US"/>
        </w:rPr>
        <w:t xml:space="preserve"> in their respective cases;</w:t>
      </w:r>
    </w:p>
    <w:p w14:paraId="3B524A19" w14:textId="5890E440" w:rsidR="00BE0847" w:rsidRPr="00AC4FFE" w:rsidRDefault="00BE0847" w:rsidP="00510772">
      <w:pPr>
        <w:pStyle w:val="List"/>
        <w:ind w:left="1436"/>
        <w:jc w:val="both"/>
        <w:rPr>
          <w:lang w:val="en-US"/>
        </w:rPr>
      </w:pPr>
      <w:r w:rsidRPr="00AC4FFE">
        <w:rPr>
          <w:i/>
          <w:iCs/>
          <w:lang w:val="en-US"/>
        </w:rPr>
        <w:t>Harm</w:t>
      </w:r>
      <w:r w:rsidRPr="00AC4FFE">
        <w:rPr>
          <w:lang w:val="en-US"/>
        </w:rPr>
        <w:t xml:space="preserve">* suffered (see </w:t>
      </w:r>
      <w:r w:rsidR="00FE6123" w:rsidRPr="00AC4FFE">
        <w:rPr>
          <w:lang w:val="en-US"/>
        </w:rPr>
        <w:t>sections</w:t>
      </w:r>
      <w:r w:rsidR="007A4A61" w:rsidRPr="00AC4FFE">
        <w:rPr>
          <w:lang w:val="en-US"/>
        </w:rPr>
        <w:t xml:space="preserve"> </w:t>
      </w:r>
      <w:r w:rsidR="007A4A61" w:rsidRPr="00AC4FFE">
        <w:rPr>
          <w:lang w:val="en-US"/>
        </w:rPr>
        <w:fldChar w:fldCharType="begin"/>
      </w:r>
      <w:r w:rsidR="007A4A61" w:rsidRPr="00AC4FFE">
        <w:rPr>
          <w:lang w:val="en-US"/>
        </w:rPr>
        <w:instrText xml:space="preserve"> REF _Ref109121999 \n \h </w:instrText>
      </w:r>
      <w:r w:rsidR="004F35A2" w:rsidRPr="00AC4FFE">
        <w:rPr>
          <w:lang w:val="en-US"/>
        </w:rPr>
        <w:instrText xml:space="preserve"> \* MERGEFORMAT </w:instrText>
      </w:r>
      <w:r w:rsidR="007A4A61" w:rsidRPr="00AC4FFE">
        <w:rPr>
          <w:lang w:val="en-US"/>
        </w:rPr>
      </w:r>
      <w:r w:rsidR="007A4A61" w:rsidRPr="00AC4FFE">
        <w:rPr>
          <w:lang w:val="en-US"/>
        </w:rPr>
        <w:fldChar w:fldCharType="separate"/>
      </w:r>
      <w:r w:rsidR="00167A13">
        <w:rPr>
          <w:lang w:val="en-US"/>
        </w:rPr>
        <w:t>10</w:t>
      </w:r>
      <w:r w:rsidR="007A4A61" w:rsidRPr="00AC4FFE">
        <w:rPr>
          <w:lang w:val="en-US"/>
        </w:rPr>
        <w:fldChar w:fldCharType="end"/>
      </w:r>
      <w:r w:rsidR="007A4A61" w:rsidRPr="00AC4FFE">
        <w:rPr>
          <w:lang w:val="en-US"/>
        </w:rPr>
        <w:t xml:space="preserve"> and </w:t>
      </w:r>
      <w:r w:rsidR="00FE6123" w:rsidRPr="00AC4FFE">
        <w:rPr>
          <w:lang w:val="en-US"/>
        </w:rPr>
        <w:fldChar w:fldCharType="begin"/>
      </w:r>
      <w:r w:rsidR="00FE6123" w:rsidRPr="00AC4FFE">
        <w:rPr>
          <w:lang w:val="en-US"/>
        </w:rPr>
        <w:instrText xml:space="preserve"> REF _Ref95596052 \n \h </w:instrText>
      </w:r>
      <w:r w:rsidR="004F35A2" w:rsidRPr="00AC4FFE">
        <w:rPr>
          <w:lang w:val="en-US"/>
        </w:rPr>
        <w:instrText xml:space="preserve"> \* MERGEFORMAT </w:instrText>
      </w:r>
      <w:r w:rsidR="00FE6123" w:rsidRPr="00AC4FFE">
        <w:rPr>
          <w:lang w:val="en-US"/>
        </w:rPr>
      </w:r>
      <w:r w:rsidR="00FE6123" w:rsidRPr="00AC4FFE">
        <w:rPr>
          <w:lang w:val="en-US"/>
        </w:rPr>
        <w:fldChar w:fldCharType="separate"/>
      </w:r>
      <w:r w:rsidR="00167A13">
        <w:rPr>
          <w:lang w:val="en-US"/>
        </w:rPr>
        <w:t>11</w:t>
      </w:r>
      <w:r w:rsidR="00FE6123" w:rsidRPr="00AC4FFE">
        <w:rPr>
          <w:lang w:val="en-US"/>
        </w:rPr>
        <w:fldChar w:fldCharType="end"/>
      </w:r>
      <w:r w:rsidRPr="00AC4FFE">
        <w:rPr>
          <w:lang w:val="en-US"/>
        </w:rPr>
        <w:t xml:space="preserve">); </w:t>
      </w:r>
    </w:p>
    <w:p w14:paraId="389AD348" w14:textId="67CBF5BA" w:rsidR="00500585" w:rsidRPr="00AC4FFE" w:rsidRDefault="00500585" w:rsidP="00510772">
      <w:pPr>
        <w:pStyle w:val="List"/>
        <w:ind w:left="1436"/>
        <w:jc w:val="both"/>
        <w:rPr>
          <w:lang w:val="en-US"/>
        </w:rPr>
      </w:pPr>
      <w:r w:rsidRPr="00AC4FFE">
        <w:rPr>
          <w:lang w:val="en-US"/>
        </w:rPr>
        <w:t xml:space="preserve">Activities and actions to </w:t>
      </w:r>
      <w:r w:rsidRPr="00AC4FFE">
        <w:rPr>
          <w:i/>
          <w:iCs/>
          <w:lang w:val="en-US"/>
        </w:rPr>
        <w:t>remedy*</w:t>
      </w:r>
      <w:r w:rsidRPr="00AC4FFE">
        <w:rPr>
          <w:lang w:val="en-US"/>
        </w:rPr>
        <w:t xml:space="preserve"> the identified </w:t>
      </w:r>
      <w:r w:rsidRPr="00AC4FFE">
        <w:rPr>
          <w:i/>
          <w:iCs/>
          <w:lang w:val="en-US"/>
        </w:rPr>
        <w:t>harm</w:t>
      </w:r>
      <w:r w:rsidRPr="00AC4FFE">
        <w:rPr>
          <w:lang w:val="en-US"/>
        </w:rPr>
        <w:t>* (see</w:t>
      </w:r>
      <w:r w:rsidR="00952BA7" w:rsidRPr="00AC4FFE">
        <w:rPr>
          <w:lang w:val="en-US"/>
        </w:rPr>
        <w:t xml:space="preserve"> section</w:t>
      </w:r>
      <w:r w:rsidRPr="00AC4FFE">
        <w:rPr>
          <w:lang w:val="en-US"/>
        </w:rPr>
        <w:t xml:space="preserve"> </w:t>
      </w:r>
      <w:r w:rsidRPr="00AC4FFE">
        <w:rPr>
          <w:lang w:val="en-US"/>
        </w:rPr>
        <w:fldChar w:fldCharType="begin"/>
      </w:r>
      <w:r w:rsidRPr="00AC4FFE">
        <w:rPr>
          <w:lang w:val="en-US"/>
        </w:rPr>
        <w:instrText xml:space="preserve"> REF _Ref95596124 \r \h  \* MERGEFORMAT </w:instrText>
      </w:r>
      <w:r w:rsidRPr="00AC4FFE">
        <w:rPr>
          <w:lang w:val="en-US"/>
        </w:rPr>
      </w:r>
      <w:r w:rsidRPr="00AC4FFE">
        <w:rPr>
          <w:lang w:val="en-US"/>
        </w:rPr>
        <w:fldChar w:fldCharType="separate"/>
      </w:r>
      <w:r w:rsidR="00167A13">
        <w:rPr>
          <w:lang w:val="en-US"/>
        </w:rPr>
        <w:t>17</w:t>
      </w:r>
      <w:r w:rsidRPr="00AC4FFE">
        <w:rPr>
          <w:lang w:val="en-US"/>
        </w:rPr>
        <w:fldChar w:fldCharType="end"/>
      </w:r>
      <w:r w:rsidRPr="00AC4FFE">
        <w:rPr>
          <w:lang w:val="en-US"/>
        </w:rPr>
        <w:t>)</w:t>
      </w:r>
      <w:r w:rsidR="00931770" w:rsidRPr="00AC4FFE">
        <w:rPr>
          <w:lang w:val="en-US"/>
        </w:rPr>
        <w:t>; and</w:t>
      </w:r>
      <w:r w:rsidRPr="00AC4FFE">
        <w:rPr>
          <w:lang w:val="en-US"/>
        </w:rPr>
        <w:t xml:space="preserve"> </w:t>
      </w:r>
    </w:p>
    <w:p w14:paraId="69F1455B" w14:textId="049C4913" w:rsidR="28962D35" w:rsidRPr="00AC4FFE" w:rsidRDefault="33694B82" w:rsidP="00510772">
      <w:pPr>
        <w:pStyle w:val="List"/>
        <w:ind w:left="1436"/>
        <w:jc w:val="both"/>
        <w:rPr>
          <w:lang w:val="en-US"/>
        </w:rPr>
      </w:pPr>
      <w:r w:rsidRPr="00AC4FFE">
        <w:rPr>
          <w:lang w:val="en-US"/>
        </w:rPr>
        <w:t>Monitoring results and implementation of the Remedy Plan.</w:t>
      </w:r>
    </w:p>
    <w:p w14:paraId="15F614D5" w14:textId="0613D90A" w:rsidR="00F10355" w:rsidRPr="00AC4FFE" w:rsidRDefault="57038125" w:rsidP="00510772">
      <w:pPr>
        <w:pStyle w:val="Clause1-Heading"/>
        <w:numPr>
          <w:ilvl w:val="0"/>
          <w:numId w:val="79"/>
        </w:numPr>
        <w:outlineLvl w:val="9"/>
        <w:rPr>
          <w:rFonts w:asciiTheme="minorHAnsi" w:hAnsiTheme="minorHAnsi" w:cstheme="minorHAnsi"/>
          <w:b/>
          <w:bCs/>
          <w:lang w:val="en-US"/>
        </w:rPr>
      </w:pPr>
      <w:bookmarkStart w:id="117" w:name="_Ref101787332"/>
      <w:r w:rsidRPr="00AC4FFE">
        <w:rPr>
          <w:rFonts w:asciiTheme="minorHAnsi" w:hAnsiTheme="minorHAnsi" w:cstheme="minorHAnsi"/>
          <w:b/>
          <w:bCs/>
          <w:lang w:val="en-US"/>
        </w:rPr>
        <w:t xml:space="preserve">Pilot </w:t>
      </w:r>
      <w:r w:rsidR="2E0B1903" w:rsidRPr="00AC4FFE">
        <w:rPr>
          <w:rFonts w:asciiTheme="minorHAnsi" w:hAnsiTheme="minorHAnsi" w:cstheme="minorHAnsi"/>
          <w:b/>
          <w:bCs/>
          <w:lang w:val="en-US"/>
        </w:rPr>
        <w:t>c</w:t>
      </w:r>
      <w:r w:rsidRPr="00AC4FFE">
        <w:rPr>
          <w:rFonts w:asciiTheme="minorHAnsi" w:hAnsiTheme="minorHAnsi" w:cstheme="minorHAnsi"/>
          <w:b/>
          <w:bCs/>
          <w:lang w:val="en-US"/>
        </w:rPr>
        <w:t>ases</w:t>
      </w:r>
      <w:bookmarkEnd w:id="117"/>
      <w:r w:rsidRPr="00AC4FFE">
        <w:rPr>
          <w:rFonts w:asciiTheme="minorHAnsi" w:hAnsiTheme="minorHAnsi" w:cstheme="minorHAnsi"/>
          <w:b/>
          <w:bCs/>
          <w:lang w:val="en-US"/>
        </w:rPr>
        <w:t xml:space="preserve"> </w:t>
      </w:r>
    </w:p>
    <w:p w14:paraId="39D9C2DC" w14:textId="77777777" w:rsidR="004409AC" w:rsidRPr="00AC4FFE" w:rsidRDefault="004409AC" w:rsidP="004409AC">
      <w:pPr>
        <w:rPr>
          <w:rFonts w:cs="Arial"/>
          <w:b/>
          <w:bCs/>
        </w:rPr>
      </w:pPr>
      <w:r w:rsidRPr="00AC4FFE">
        <w:rPr>
          <w:rFonts w:cs="Arial"/>
          <w:b/>
          <w:bCs/>
        </w:rPr>
        <w:t>Additional requirements</w:t>
      </w:r>
    </w:p>
    <w:p w14:paraId="0CF51EE7" w14:textId="14C7A358" w:rsidR="00F019E6" w:rsidRPr="00AC4FFE" w:rsidRDefault="00F019E6" w:rsidP="00510772">
      <w:pPr>
        <w:pStyle w:val="Clause2"/>
        <w:ind w:left="1143"/>
        <w:jc w:val="both"/>
        <w:rPr>
          <w:lang w:val="en-US"/>
        </w:rPr>
      </w:pPr>
      <w:r w:rsidRPr="00AC4FFE">
        <w:rPr>
          <w:lang w:val="en-US"/>
        </w:rPr>
        <w:t>The</w:t>
      </w:r>
      <w:r w:rsidRPr="00AC4FFE">
        <w:rPr>
          <w:i/>
          <w:iCs/>
          <w:lang w:val="en-US"/>
        </w:rPr>
        <w:t xml:space="preserve"> corporate group*</w:t>
      </w:r>
      <w:r w:rsidRPr="00AC4FFE">
        <w:rPr>
          <w:lang w:val="en-US"/>
        </w:rPr>
        <w:t xml:space="preserve"> shall choose </w:t>
      </w:r>
      <w:r w:rsidR="00FD6613" w:rsidRPr="00AC4FFE">
        <w:rPr>
          <w:lang w:val="en-US"/>
        </w:rPr>
        <w:t xml:space="preserve">and implement </w:t>
      </w:r>
      <w:r w:rsidRPr="00AC4FFE">
        <w:rPr>
          <w:lang w:val="en-US"/>
        </w:rPr>
        <w:t xml:space="preserve">pilot cases for </w:t>
      </w:r>
      <w:r w:rsidRPr="00AC4FFE">
        <w:rPr>
          <w:i/>
          <w:iCs/>
          <w:lang w:val="en-US"/>
        </w:rPr>
        <w:t>remedy of harm*</w:t>
      </w:r>
      <w:r w:rsidRPr="00AC4FFE">
        <w:rPr>
          <w:lang w:val="en-US"/>
        </w:rPr>
        <w:t xml:space="preserve"> </w:t>
      </w:r>
      <w:r w:rsidR="00F65914" w:rsidRPr="00AC4FFE">
        <w:rPr>
          <w:lang w:val="en-US"/>
        </w:rPr>
        <w:t>if</w:t>
      </w:r>
      <w:r w:rsidRPr="00AC4FFE">
        <w:rPr>
          <w:lang w:val="en-US"/>
        </w:rPr>
        <w:t xml:space="preserve"> </w:t>
      </w:r>
      <w:r w:rsidRPr="00AC4FFE">
        <w:rPr>
          <w:i/>
          <w:iCs/>
          <w:lang w:val="en-US"/>
        </w:rPr>
        <w:t>unacceptable activities*</w:t>
      </w:r>
      <w:r w:rsidRPr="00AC4FFE">
        <w:rPr>
          <w:lang w:val="en-US"/>
        </w:rPr>
        <w:t xml:space="preserve"> have taken place in more than one site.</w:t>
      </w:r>
    </w:p>
    <w:p w14:paraId="5090E9DF" w14:textId="68165E1E" w:rsidR="00DE780D" w:rsidRPr="00AC4FFE" w:rsidRDefault="00DE780D" w:rsidP="00510772">
      <w:pPr>
        <w:pStyle w:val="List"/>
        <w:numPr>
          <w:ilvl w:val="0"/>
          <w:numId w:val="27"/>
        </w:numPr>
        <w:ind w:left="1418"/>
        <w:jc w:val="both"/>
        <w:rPr>
          <w:lang w:val="en-US"/>
        </w:rPr>
      </w:pPr>
      <w:r w:rsidRPr="00AC4FFE">
        <w:rPr>
          <w:lang w:val="en-US"/>
        </w:rPr>
        <w:t xml:space="preserve">Pilot cases shall be chosen in dialogue with </w:t>
      </w:r>
      <w:r w:rsidR="004F07DB" w:rsidRPr="00AC4FFE">
        <w:rPr>
          <w:i/>
          <w:color w:val="5BC3F5" w:themeColor="accent5"/>
          <w:lang w:val="en-US"/>
        </w:rPr>
        <w:t>impacted</w:t>
      </w:r>
      <w:r w:rsidRPr="00AC4FFE">
        <w:rPr>
          <w:i/>
          <w:color w:val="5BC3F5" w:themeColor="accent5"/>
          <w:lang w:val="en-US"/>
        </w:rPr>
        <w:t xml:space="preserve"> rights holders</w:t>
      </w:r>
      <w:r w:rsidRPr="00AC4FFE">
        <w:rPr>
          <w:i/>
          <w:lang w:val="en-US"/>
        </w:rPr>
        <w:t>*</w:t>
      </w:r>
      <w:r w:rsidRPr="00AC4FFE">
        <w:rPr>
          <w:lang w:val="en-US"/>
        </w:rPr>
        <w:t xml:space="preserve">, and in </w:t>
      </w:r>
      <w:r w:rsidRPr="00AC4FFE">
        <w:rPr>
          <w:i/>
          <w:iCs/>
          <w:lang w:val="en-US"/>
        </w:rPr>
        <w:t>consultation</w:t>
      </w:r>
      <w:r w:rsidR="00005C0C" w:rsidRPr="00AC4FFE">
        <w:rPr>
          <w:i/>
          <w:iCs/>
          <w:lang w:val="en-US"/>
        </w:rPr>
        <w:t>*</w:t>
      </w:r>
      <w:r w:rsidRPr="00AC4FFE">
        <w:rPr>
          <w:lang w:val="en-US"/>
        </w:rPr>
        <w:t xml:space="preserve"> with </w:t>
      </w:r>
      <w:r w:rsidR="006D572D" w:rsidRPr="00AC4FFE">
        <w:rPr>
          <w:i/>
          <w:iCs/>
          <w:color w:val="B57E00" w:themeColor="accent3" w:themeShade="BF"/>
          <w:lang w:val="en-US"/>
        </w:rPr>
        <w:t>interested stakeholders</w:t>
      </w:r>
      <w:r w:rsidRPr="00AC4FFE">
        <w:rPr>
          <w:i/>
          <w:iCs/>
          <w:lang w:val="en-US"/>
        </w:rPr>
        <w:t>*</w:t>
      </w:r>
      <w:r w:rsidRPr="00AC4FFE">
        <w:rPr>
          <w:lang w:val="en-US"/>
        </w:rPr>
        <w:t xml:space="preserve"> and </w:t>
      </w:r>
      <w:r w:rsidRPr="00AC4FFE">
        <w:rPr>
          <w:i/>
          <w:iCs/>
          <w:lang w:val="en-US"/>
        </w:rPr>
        <w:t>independent experts*</w:t>
      </w:r>
      <w:r w:rsidRPr="00AC4FFE">
        <w:rPr>
          <w:lang w:val="en-US"/>
        </w:rPr>
        <w:t xml:space="preserve"> from priority cases (see</w:t>
      </w:r>
      <w:r w:rsidR="004D7ED7" w:rsidRPr="00AC4FFE">
        <w:rPr>
          <w:lang w:val="en-US"/>
        </w:rPr>
        <w:t xml:space="preserve"> section</w:t>
      </w:r>
      <w:r w:rsidRPr="00AC4FFE">
        <w:rPr>
          <w:lang w:val="en-US"/>
        </w:rPr>
        <w:t xml:space="preserve"> </w:t>
      </w:r>
      <w:r w:rsidR="009D0A91" w:rsidRPr="00AC4FFE">
        <w:rPr>
          <w:lang w:val="en-US"/>
        </w:rPr>
        <w:fldChar w:fldCharType="begin"/>
      </w:r>
      <w:r w:rsidR="009D0A91" w:rsidRPr="00AC4FFE">
        <w:rPr>
          <w:lang w:val="en-US"/>
        </w:rPr>
        <w:instrText xml:space="preserve"> REF _Ref95643618 \r \h  \* MERGEFORMAT </w:instrText>
      </w:r>
      <w:r w:rsidR="009D0A91" w:rsidRPr="00AC4FFE">
        <w:rPr>
          <w:lang w:val="en-US"/>
        </w:rPr>
      </w:r>
      <w:r w:rsidR="009D0A91" w:rsidRPr="00AC4FFE">
        <w:rPr>
          <w:lang w:val="en-US"/>
        </w:rPr>
        <w:fldChar w:fldCharType="separate"/>
      </w:r>
      <w:r w:rsidR="00167A13">
        <w:rPr>
          <w:lang w:val="en-US"/>
        </w:rPr>
        <w:t>13</w:t>
      </w:r>
      <w:r w:rsidR="009D0A91" w:rsidRPr="00AC4FFE">
        <w:rPr>
          <w:lang w:val="en-US"/>
        </w:rPr>
        <w:fldChar w:fldCharType="end"/>
      </w:r>
      <w:r w:rsidRPr="00AC4FFE">
        <w:rPr>
          <w:lang w:val="en-US"/>
        </w:rPr>
        <w:t xml:space="preserve">) involving both </w:t>
      </w:r>
      <w:r w:rsidRPr="00AC4FFE">
        <w:rPr>
          <w:i/>
          <w:iCs/>
          <w:lang w:val="en-US"/>
        </w:rPr>
        <w:t>salient human rights issues*</w:t>
      </w:r>
      <w:r w:rsidRPr="00AC4FFE">
        <w:rPr>
          <w:lang w:val="en-US"/>
        </w:rPr>
        <w:t xml:space="preserve"> and </w:t>
      </w:r>
      <w:r w:rsidRPr="00AC4FFE">
        <w:rPr>
          <w:i/>
          <w:iCs/>
          <w:lang w:val="en-US"/>
        </w:rPr>
        <w:t>salient environmental issues*</w:t>
      </w:r>
      <w:r w:rsidRPr="00AC4FFE">
        <w:rPr>
          <w:lang w:val="en-US"/>
        </w:rPr>
        <w:t xml:space="preserve"> </w:t>
      </w:r>
    </w:p>
    <w:p w14:paraId="52B46999" w14:textId="5B7A8B2F" w:rsidR="00F019E6" w:rsidRPr="00AC4FFE" w:rsidRDefault="00F956C4" w:rsidP="00510772">
      <w:pPr>
        <w:pStyle w:val="List"/>
        <w:ind w:left="1436"/>
        <w:jc w:val="both"/>
        <w:rPr>
          <w:lang w:val="en-US"/>
        </w:rPr>
      </w:pPr>
      <w:r w:rsidRPr="00AC4FFE">
        <w:rPr>
          <w:lang w:val="en-US"/>
        </w:rPr>
        <w:t xml:space="preserve">There shall be an overall balance of types and situations of </w:t>
      </w:r>
      <w:r w:rsidRPr="00AC4FFE">
        <w:rPr>
          <w:i/>
          <w:lang w:val="en-US"/>
        </w:rPr>
        <w:t>harm</w:t>
      </w:r>
      <w:r w:rsidRPr="00AC4FFE">
        <w:rPr>
          <w:lang w:val="en-US"/>
        </w:rPr>
        <w:t>* in pilot cases including both environmental and social issues.</w:t>
      </w:r>
    </w:p>
    <w:p w14:paraId="1B05377E" w14:textId="64E30EA8" w:rsidR="006067CA" w:rsidRPr="00AC4FFE" w:rsidRDefault="009A0B5F" w:rsidP="00510772">
      <w:pPr>
        <w:pStyle w:val="Clause2"/>
        <w:ind w:left="1143"/>
        <w:jc w:val="both"/>
        <w:rPr>
          <w:lang w:val="en-US"/>
        </w:rPr>
      </w:pPr>
      <w:r w:rsidRPr="00AC4FFE">
        <w:rPr>
          <w:i/>
          <w:iCs/>
          <w:lang w:val="en-US"/>
        </w:rPr>
        <w:t>Remedy of harm*</w:t>
      </w:r>
      <w:r w:rsidRPr="00AC4FFE">
        <w:rPr>
          <w:lang w:val="en-US"/>
        </w:rPr>
        <w:t xml:space="preserve"> dialogue processes (see</w:t>
      </w:r>
      <w:r w:rsidR="004D7ED7" w:rsidRPr="00AC4FFE">
        <w:rPr>
          <w:lang w:val="en-US"/>
        </w:rPr>
        <w:t xml:space="preserve"> section</w:t>
      </w:r>
      <w:r w:rsidRPr="00AC4FFE">
        <w:rPr>
          <w:lang w:val="en-US"/>
        </w:rPr>
        <w:t xml:space="preserve"> </w:t>
      </w:r>
      <w:r w:rsidRPr="00AC4FFE">
        <w:rPr>
          <w:lang w:val="en-US"/>
        </w:rPr>
        <w:fldChar w:fldCharType="begin"/>
      </w:r>
      <w:r w:rsidRPr="00AC4FFE">
        <w:rPr>
          <w:lang w:val="en-US"/>
        </w:rPr>
        <w:instrText xml:space="preserve"> REF _Ref95643826 \r \h  \* MERGEFORMAT </w:instrText>
      </w:r>
      <w:r w:rsidRPr="00AC4FFE">
        <w:rPr>
          <w:lang w:val="en-US"/>
        </w:rPr>
      </w:r>
      <w:r w:rsidRPr="00AC4FFE">
        <w:rPr>
          <w:lang w:val="en-US"/>
        </w:rPr>
        <w:fldChar w:fldCharType="separate"/>
      </w:r>
      <w:r w:rsidR="00167A13">
        <w:rPr>
          <w:lang w:val="en-US"/>
        </w:rPr>
        <w:t>15</w:t>
      </w:r>
      <w:r w:rsidRPr="00AC4FFE">
        <w:rPr>
          <w:lang w:val="en-US"/>
        </w:rPr>
        <w:fldChar w:fldCharType="end"/>
      </w:r>
      <w:r w:rsidRPr="00AC4FFE">
        <w:rPr>
          <w:lang w:val="en-US"/>
        </w:rPr>
        <w:t xml:space="preserve">) shall be followed in the pilot cases and </w:t>
      </w:r>
      <w:r w:rsidRPr="00AC4FFE">
        <w:rPr>
          <w:i/>
          <w:iCs/>
          <w:lang w:val="en-US"/>
        </w:rPr>
        <w:t xml:space="preserve">remedy process agreements* </w:t>
      </w:r>
      <w:r w:rsidRPr="00AC4FFE">
        <w:rPr>
          <w:lang w:val="en-US"/>
        </w:rPr>
        <w:t xml:space="preserve">shall be reached with </w:t>
      </w:r>
      <w:r w:rsidR="00C94AD3" w:rsidRPr="00AC4FFE">
        <w:rPr>
          <w:i/>
          <w:color w:val="5BC3F5" w:themeColor="accent5"/>
          <w:lang w:val="en-US"/>
        </w:rPr>
        <w:t>impacted</w:t>
      </w:r>
      <w:r w:rsidRPr="00AC4FFE">
        <w:rPr>
          <w:i/>
          <w:color w:val="5BC3F5" w:themeColor="accent5"/>
          <w:lang w:val="en-US"/>
        </w:rPr>
        <w:t xml:space="preserve"> rights holders</w:t>
      </w:r>
      <w:r w:rsidRPr="00AC4FFE">
        <w:rPr>
          <w:i/>
          <w:lang w:val="en-US"/>
        </w:rPr>
        <w:t>*</w:t>
      </w:r>
      <w:r w:rsidRPr="00AC4FFE">
        <w:rPr>
          <w:lang w:val="en-US"/>
        </w:rPr>
        <w:t>.</w:t>
      </w:r>
    </w:p>
    <w:p w14:paraId="0CD5EE99" w14:textId="291CC3B3" w:rsidR="00085FEC" w:rsidRPr="00AC4FFE" w:rsidRDefault="00085FEC" w:rsidP="00510772">
      <w:pPr>
        <w:pStyle w:val="Clause2"/>
        <w:ind w:left="1143"/>
        <w:jc w:val="both"/>
        <w:rPr>
          <w:lang w:val="en-US"/>
        </w:rPr>
      </w:pPr>
      <w:r w:rsidRPr="00AC4FFE">
        <w:rPr>
          <w:lang w:val="en-US"/>
        </w:rPr>
        <w:t>A Concept Note (see</w:t>
      </w:r>
      <w:r w:rsidR="004D7ED7" w:rsidRPr="00AC4FFE">
        <w:rPr>
          <w:lang w:val="en-US"/>
        </w:rPr>
        <w:t xml:space="preserve"> section</w:t>
      </w:r>
      <w:r w:rsidRPr="00AC4FFE">
        <w:rPr>
          <w:lang w:val="en-US"/>
        </w:rPr>
        <w:t xml:space="preserve"> </w:t>
      </w:r>
      <w:r w:rsidRPr="00AC4FFE">
        <w:rPr>
          <w:lang w:val="en-US"/>
        </w:rPr>
        <w:fldChar w:fldCharType="begin"/>
      </w:r>
      <w:r w:rsidRPr="00AC4FFE">
        <w:rPr>
          <w:lang w:val="en-US"/>
        </w:rPr>
        <w:instrText xml:space="preserve"> REF _Ref95587024 \r \h  \* MERGEFORMAT </w:instrText>
      </w:r>
      <w:r w:rsidRPr="00AC4FFE">
        <w:rPr>
          <w:lang w:val="en-US"/>
        </w:rPr>
      </w:r>
      <w:r w:rsidRPr="00AC4FFE">
        <w:rPr>
          <w:lang w:val="en-US"/>
        </w:rPr>
        <w:fldChar w:fldCharType="separate"/>
      </w:r>
      <w:r w:rsidR="00167A13">
        <w:rPr>
          <w:lang w:val="en-US"/>
        </w:rPr>
        <w:t>22</w:t>
      </w:r>
      <w:r w:rsidRPr="00AC4FFE">
        <w:rPr>
          <w:lang w:val="en-US"/>
        </w:rPr>
        <w:fldChar w:fldCharType="end"/>
      </w:r>
      <w:r w:rsidRPr="00AC4FFE">
        <w:rPr>
          <w:lang w:val="en-US"/>
        </w:rPr>
        <w:t>) and Remedy Plan (see</w:t>
      </w:r>
      <w:r w:rsidR="004D7ED7" w:rsidRPr="00AC4FFE">
        <w:rPr>
          <w:lang w:val="en-US"/>
        </w:rPr>
        <w:t xml:space="preserve"> section</w:t>
      </w:r>
      <w:r w:rsidRPr="00AC4FFE">
        <w:rPr>
          <w:lang w:val="en-US"/>
        </w:rPr>
        <w:t xml:space="preserve"> </w:t>
      </w:r>
      <w:r w:rsidRPr="00AC4FFE">
        <w:rPr>
          <w:lang w:val="en-US"/>
        </w:rPr>
        <w:fldChar w:fldCharType="begin"/>
      </w:r>
      <w:r w:rsidRPr="00AC4FFE">
        <w:rPr>
          <w:lang w:val="en-US"/>
        </w:rPr>
        <w:instrText xml:space="preserve"> REF _Ref96348409 \r \h  \* MERGEFORMAT </w:instrText>
      </w:r>
      <w:r w:rsidRPr="00AC4FFE">
        <w:rPr>
          <w:lang w:val="en-US"/>
        </w:rPr>
      </w:r>
      <w:r w:rsidRPr="00AC4FFE">
        <w:rPr>
          <w:lang w:val="en-US"/>
        </w:rPr>
        <w:fldChar w:fldCharType="separate"/>
      </w:r>
      <w:r w:rsidR="00167A13">
        <w:rPr>
          <w:lang w:val="en-US"/>
        </w:rPr>
        <w:t>24</w:t>
      </w:r>
      <w:r w:rsidRPr="00AC4FFE">
        <w:rPr>
          <w:lang w:val="en-US"/>
        </w:rPr>
        <w:fldChar w:fldCharType="end"/>
      </w:r>
      <w:r w:rsidRPr="00AC4FFE">
        <w:rPr>
          <w:lang w:val="en-US"/>
        </w:rPr>
        <w:t>) shall be developed.</w:t>
      </w:r>
    </w:p>
    <w:p w14:paraId="54D3A495" w14:textId="4FC72171" w:rsidR="00AA618F" w:rsidRPr="00AC4FFE" w:rsidRDefault="00AA618F" w:rsidP="00510772">
      <w:pPr>
        <w:pStyle w:val="Clause2"/>
        <w:ind w:left="1143"/>
        <w:jc w:val="both"/>
        <w:rPr>
          <w:lang w:val="en-US"/>
        </w:rPr>
      </w:pPr>
      <w:r w:rsidRPr="00AC4FFE">
        <w:rPr>
          <w:lang w:val="en-US"/>
        </w:rPr>
        <w:t xml:space="preserve">At monitoring and audit points </w:t>
      </w:r>
      <w:r w:rsidR="00C94AD3" w:rsidRPr="00AC4FFE">
        <w:rPr>
          <w:i/>
          <w:color w:val="5BC3F5" w:themeColor="accent5"/>
          <w:lang w:val="en-US"/>
        </w:rPr>
        <w:t>impacted</w:t>
      </w:r>
      <w:r w:rsidRPr="00AC4FFE">
        <w:rPr>
          <w:i/>
          <w:color w:val="5BC3F5" w:themeColor="accent5"/>
          <w:lang w:val="en-US"/>
        </w:rPr>
        <w:t xml:space="preserve"> rights holders</w:t>
      </w:r>
      <w:r w:rsidRPr="00AC4FFE">
        <w:rPr>
          <w:i/>
          <w:iCs/>
          <w:lang w:val="en-US"/>
        </w:rPr>
        <w:t>*</w:t>
      </w:r>
      <w:r w:rsidRPr="00AC4FFE">
        <w:rPr>
          <w:lang w:val="en-US"/>
        </w:rPr>
        <w:t xml:space="preserve"> - and in the case of environmental </w:t>
      </w:r>
      <w:r w:rsidRPr="00AC4FFE">
        <w:rPr>
          <w:i/>
          <w:iCs/>
          <w:lang w:val="en-US"/>
        </w:rPr>
        <w:t>remedy*</w:t>
      </w:r>
      <w:r w:rsidRPr="00AC4FFE">
        <w:rPr>
          <w:lang w:val="en-US"/>
        </w:rPr>
        <w:t xml:space="preserve">, </w:t>
      </w:r>
      <w:r w:rsidR="006D572D" w:rsidRPr="00AC4FFE">
        <w:rPr>
          <w:i/>
          <w:iCs/>
          <w:color w:val="B57E00" w:themeColor="accent3" w:themeShade="BF"/>
          <w:lang w:val="en-US"/>
        </w:rPr>
        <w:t>interested stakeholders</w:t>
      </w:r>
      <w:r w:rsidRPr="00AC4FFE">
        <w:rPr>
          <w:i/>
          <w:iCs/>
          <w:lang w:val="en-US"/>
        </w:rPr>
        <w:t>*</w:t>
      </w:r>
      <w:r w:rsidRPr="00AC4FFE">
        <w:rPr>
          <w:lang w:val="en-US"/>
        </w:rPr>
        <w:t xml:space="preserve"> - shall be satisfied with the progress made towards signed agreements for </w:t>
      </w:r>
      <w:r w:rsidRPr="00AC4FFE">
        <w:rPr>
          <w:i/>
          <w:iCs/>
          <w:lang w:val="en-US"/>
        </w:rPr>
        <w:t>remedy of harm*.</w:t>
      </w:r>
      <w:r w:rsidRPr="00AC4FFE">
        <w:rPr>
          <w:lang w:val="en-US"/>
        </w:rPr>
        <w:t xml:space="preserve"> </w:t>
      </w:r>
    </w:p>
    <w:p w14:paraId="12ED97BE" w14:textId="4837723D" w:rsidR="00AA618F" w:rsidRPr="00AC4FFE" w:rsidRDefault="00332F4E" w:rsidP="00510772">
      <w:pPr>
        <w:pStyle w:val="Clause2"/>
        <w:ind w:left="1143"/>
        <w:jc w:val="both"/>
        <w:rPr>
          <w:lang w:val="en-US"/>
        </w:rPr>
      </w:pPr>
      <w:r w:rsidRPr="00AC4FFE">
        <w:rPr>
          <w:lang w:val="en-US"/>
        </w:rPr>
        <w:t xml:space="preserve">Specific and time-bound agreements for </w:t>
      </w:r>
      <w:r w:rsidRPr="00AC4FFE">
        <w:rPr>
          <w:i/>
          <w:iCs/>
          <w:lang w:val="en-US"/>
        </w:rPr>
        <w:t>remedy of harm*</w:t>
      </w:r>
      <w:r w:rsidRPr="00AC4FFE">
        <w:rPr>
          <w:lang w:val="en-US"/>
        </w:rPr>
        <w:t xml:space="preserve"> shall be reached and signed with </w:t>
      </w:r>
      <w:r w:rsidR="00C94AD3" w:rsidRPr="00AC4FFE">
        <w:rPr>
          <w:i/>
          <w:color w:val="5BC3F5" w:themeColor="accent5"/>
          <w:lang w:val="en-US"/>
        </w:rPr>
        <w:t>impacted</w:t>
      </w:r>
      <w:r w:rsidRPr="00AC4FFE">
        <w:rPr>
          <w:i/>
          <w:color w:val="5BC3F5" w:themeColor="accent5"/>
          <w:lang w:val="en-US"/>
        </w:rPr>
        <w:t xml:space="preserve"> rights holders</w:t>
      </w:r>
      <w:r w:rsidRPr="00AC4FFE">
        <w:rPr>
          <w:i/>
          <w:iCs/>
          <w:lang w:val="en-US"/>
        </w:rPr>
        <w:t>*</w:t>
      </w:r>
      <w:r w:rsidRPr="00AC4FFE">
        <w:rPr>
          <w:lang w:val="en-US"/>
        </w:rPr>
        <w:t xml:space="preserve"> and, where relevant, </w:t>
      </w:r>
      <w:r w:rsidR="00B351AA" w:rsidRPr="00AC4FFE">
        <w:rPr>
          <w:lang w:val="en-US"/>
        </w:rPr>
        <w:t>with</w:t>
      </w:r>
      <w:r w:rsidRPr="00AC4FFE">
        <w:rPr>
          <w:lang w:val="en-US"/>
        </w:rPr>
        <w:t xml:space="preserve"> </w:t>
      </w:r>
      <w:r w:rsidRPr="00AC4FFE">
        <w:rPr>
          <w:i/>
          <w:iCs/>
          <w:lang w:val="en-US"/>
        </w:rPr>
        <w:t>conservation and restoration partners*</w:t>
      </w:r>
      <w:r w:rsidRPr="00AC4FFE">
        <w:rPr>
          <w:lang w:val="en-US"/>
        </w:rPr>
        <w:t>.</w:t>
      </w:r>
    </w:p>
    <w:p w14:paraId="7EB0DB91" w14:textId="62226256" w:rsidR="000B007B" w:rsidRPr="00AC4FFE" w:rsidRDefault="009C1A37" w:rsidP="00510772">
      <w:pPr>
        <w:pStyle w:val="Clause2"/>
        <w:ind w:left="1143"/>
        <w:jc w:val="both"/>
        <w:rPr>
          <w:lang w:val="en-US"/>
        </w:rPr>
      </w:pPr>
      <w:bookmarkStart w:id="118" w:name="_Ref108786738"/>
      <w:r w:rsidRPr="00AC4FFE">
        <w:rPr>
          <w:lang w:val="en-US"/>
        </w:rPr>
        <w:t>Public summaries of m</w:t>
      </w:r>
      <w:r w:rsidR="000B007B" w:rsidRPr="00AC4FFE">
        <w:rPr>
          <w:lang w:val="en-US"/>
        </w:rPr>
        <w:t>onitoring report</w:t>
      </w:r>
      <w:r w:rsidR="00800272" w:rsidRPr="00AC4FFE">
        <w:rPr>
          <w:lang w:val="en-US"/>
        </w:rPr>
        <w:t>s</w:t>
      </w:r>
      <w:r w:rsidR="00677C49" w:rsidRPr="00AC4FFE">
        <w:rPr>
          <w:lang w:val="en-US"/>
        </w:rPr>
        <w:t xml:space="preserve"> shall be published annually, including</w:t>
      </w:r>
      <w:r w:rsidR="000B007B" w:rsidRPr="00AC4FFE">
        <w:rPr>
          <w:lang w:val="en-US"/>
        </w:rPr>
        <w:t xml:space="preserve"> progress </w:t>
      </w:r>
      <w:r w:rsidR="0072259D" w:rsidRPr="00AC4FFE">
        <w:rPr>
          <w:lang w:val="en-US"/>
        </w:rPr>
        <w:t>on</w:t>
      </w:r>
      <w:r w:rsidR="000B007B" w:rsidRPr="00AC4FFE">
        <w:rPr>
          <w:lang w:val="en-US"/>
        </w:rPr>
        <w:t xml:space="preserve"> </w:t>
      </w:r>
      <w:r w:rsidR="00F82069" w:rsidRPr="00AC4FFE">
        <w:rPr>
          <w:lang w:val="en-US"/>
        </w:rPr>
        <w:t xml:space="preserve">the </w:t>
      </w:r>
      <w:r w:rsidR="000B007B" w:rsidRPr="00AC4FFE">
        <w:rPr>
          <w:lang w:val="en-US"/>
        </w:rPr>
        <w:t xml:space="preserve">assessment and </w:t>
      </w:r>
      <w:r w:rsidR="000B007B" w:rsidRPr="00AC4FFE">
        <w:rPr>
          <w:i/>
          <w:iCs/>
          <w:lang w:val="en-US"/>
        </w:rPr>
        <w:t>remedy of harm*</w:t>
      </w:r>
      <w:r w:rsidR="000B007B" w:rsidRPr="00AC4FFE">
        <w:rPr>
          <w:lang w:val="en-US"/>
        </w:rPr>
        <w:t xml:space="preserve"> of the pilot cases. </w:t>
      </w:r>
      <w:bookmarkEnd w:id="118"/>
    </w:p>
    <w:p w14:paraId="48751BA3" w14:textId="3BD559C6" w:rsidR="002642B2" w:rsidRPr="00AC4FFE" w:rsidRDefault="002642B2" w:rsidP="00510772">
      <w:pPr>
        <w:pStyle w:val="Clause2"/>
        <w:ind w:left="1143"/>
        <w:jc w:val="both"/>
        <w:rPr>
          <w:lang w:val="en-US"/>
        </w:rPr>
      </w:pPr>
      <w:r w:rsidRPr="00AC4FFE">
        <w:rPr>
          <w:lang w:val="en-US"/>
        </w:rPr>
        <w:t xml:space="preserve">Methodologies for the assessment and </w:t>
      </w:r>
      <w:r w:rsidRPr="00AC4FFE">
        <w:rPr>
          <w:i/>
          <w:iCs/>
          <w:lang w:val="en-US"/>
        </w:rPr>
        <w:t xml:space="preserve">remedy of harm* </w:t>
      </w:r>
      <w:r w:rsidRPr="00AC4FFE">
        <w:rPr>
          <w:lang w:val="en-US"/>
        </w:rPr>
        <w:t>and related procedures including but not limited to:</w:t>
      </w:r>
      <w:r w:rsidR="001E5CC5" w:rsidRPr="00AC4FFE">
        <w:rPr>
          <w:lang w:val="en-US"/>
        </w:rPr>
        <w:t xml:space="preserve"> </w:t>
      </w:r>
      <w:r w:rsidR="001E5CC5" w:rsidRPr="00AC4FFE">
        <w:rPr>
          <w:lang w:val="en-US"/>
        </w:rPr>
        <w:fldChar w:fldCharType="begin"/>
      </w:r>
      <w:r w:rsidR="001E5CC5" w:rsidRPr="00AC4FFE">
        <w:rPr>
          <w:lang w:val="en-US"/>
        </w:rPr>
        <w:instrText xml:space="preserve"> REF _Ref95646131 \r \h </w:instrText>
      </w:r>
      <w:r w:rsidR="004F35A2" w:rsidRPr="00AC4FFE">
        <w:rPr>
          <w:lang w:val="en-US"/>
        </w:rPr>
        <w:instrText xml:space="preserve"> \* MERGEFORMAT </w:instrText>
      </w:r>
      <w:r w:rsidR="001E5CC5" w:rsidRPr="00AC4FFE">
        <w:rPr>
          <w:lang w:val="en-US"/>
        </w:rPr>
      </w:r>
      <w:r w:rsidR="001E5CC5" w:rsidRPr="00AC4FFE">
        <w:rPr>
          <w:lang w:val="en-US"/>
        </w:rPr>
        <w:fldChar w:fldCharType="separate"/>
      </w:r>
      <w:r w:rsidR="00167A13">
        <w:rPr>
          <w:lang w:val="en-US"/>
        </w:rPr>
        <w:t>7.5</w:t>
      </w:r>
      <w:r w:rsidR="001E5CC5" w:rsidRPr="00AC4FFE">
        <w:rPr>
          <w:lang w:val="en-US"/>
        </w:rPr>
        <w:fldChar w:fldCharType="end"/>
      </w:r>
      <w:r w:rsidRPr="00AC4FFE">
        <w:rPr>
          <w:lang w:val="en-US"/>
        </w:rPr>
        <w:t xml:space="preserve">, </w:t>
      </w:r>
      <w:r w:rsidR="00224CCD" w:rsidRPr="00AC4FFE">
        <w:rPr>
          <w:lang w:val="en-US"/>
        </w:rPr>
        <w:fldChar w:fldCharType="begin"/>
      </w:r>
      <w:r w:rsidR="00224CCD" w:rsidRPr="00AC4FFE">
        <w:rPr>
          <w:lang w:val="en-US"/>
        </w:rPr>
        <w:instrText xml:space="preserve"> REF _Ref109654651 \w \h </w:instrText>
      </w:r>
      <w:r w:rsidR="004F35A2" w:rsidRPr="00AC4FFE">
        <w:rPr>
          <w:lang w:val="en-US"/>
        </w:rPr>
        <w:instrText xml:space="preserve"> \* MERGEFORMAT </w:instrText>
      </w:r>
      <w:r w:rsidR="00224CCD" w:rsidRPr="00AC4FFE">
        <w:rPr>
          <w:lang w:val="en-US"/>
        </w:rPr>
      </w:r>
      <w:r w:rsidR="00224CCD" w:rsidRPr="00AC4FFE">
        <w:rPr>
          <w:lang w:val="en-US"/>
        </w:rPr>
        <w:fldChar w:fldCharType="separate"/>
      </w:r>
      <w:r w:rsidR="00167A13">
        <w:rPr>
          <w:lang w:val="en-US"/>
        </w:rPr>
        <w:t>4.3</w:t>
      </w:r>
      <w:r w:rsidR="00224CCD" w:rsidRPr="00AC4FFE">
        <w:rPr>
          <w:lang w:val="en-US"/>
        </w:rPr>
        <w:fldChar w:fldCharType="end"/>
      </w:r>
      <w:r w:rsidR="00752E2A" w:rsidRPr="00AC4FFE">
        <w:rPr>
          <w:lang w:val="en-US"/>
        </w:rPr>
        <w:t xml:space="preserve">, </w:t>
      </w:r>
      <w:r w:rsidR="00224CCD" w:rsidRPr="00AC4FFE">
        <w:rPr>
          <w:lang w:val="en-US"/>
        </w:rPr>
        <w:fldChar w:fldCharType="begin"/>
      </w:r>
      <w:r w:rsidR="00224CCD" w:rsidRPr="00AC4FFE">
        <w:rPr>
          <w:lang w:val="en-US"/>
        </w:rPr>
        <w:instrText xml:space="preserve"> REF _Ref109654681 \w \h </w:instrText>
      </w:r>
      <w:r w:rsidR="004F35A2" w:rsidRPr="00AC4FFE">
        <w:rPr>
          <w:lang w:val="en-US"/>
        </w:rPr>
        <w:instrText xml:space="preserve"> \* MERGEFORMAT </w:instrText>
      </w:r>
      <w:r w:rsidR="00224CCD" w:rsidRPr="00AC4FFE">
        <w:rPr>
          <w:lang w:val="en-US"/>
        </w:rPr>
      </w:r>
      <w:r w:rsidR="00224CCD" w:rsidRPr="00AC4FFE">
        <w:rPr>
          <w:lang w:val="en-US"/>
        </w:rPr>
        <w:fldChar w:fldCharType="separate"/>
      </w:r>
      <w:r w:rsidR="00167A13">
        <w:rPr>
          <w:lang w:val="en-US"/>
        </w:rPr>
        <w:t>5.3</w:t>
      </w:r>
      <w:r w:rsidR="00224CCD" w:rsidRPr="00AC4FFE">
        <w:rPr>
          <w:lang w:val="en-US"/>
        </w:rPr>
        <w:fldChar w:fldCharType="end"/>
      </w:r>
      <w:r w:rsidRPr="00AC4FFE">
        <w:rPr>
          <w:lang w:val="en-US"/>
        </w:rPr>
        <w:t xml:space="preserve">, </w:t>
      </w:r>
      <w:r w:rsidR="001E5CC5" w:rsidRPr="00AC4FFE">
        <w:rPr>
          <w:lang w:val="en-US"/>
        </w:rPr>
        <w:fldChar w:fldCharType="begin"/>
      </w:r>
      <w:r w:rsidR="001E5CC5" w:rsidRPr="00AC4FFE">
        <w:rPr>
          <w:lang w:val="en-US"/>
        </w:rPr>
        <w:instrText xml:space="preserve"> REF _Ref95646178 \r \h </w:instrText>
      </w:r>
      <w:r w:rsidR="004F35A2" w:rsidRPr="00AC4FFE">
        <w:rPr>
          <w:lang w:val="en-US"/>
        </w:rPr>
        <w:instrText xml:space="preserve"> \* MERGEFORMAT </w:instrText>
      </w:r>
      <w:r w:rsidR="001E5CC5" w:rsidRPr="00AC4FFE">
        <w:rPr>
          <w:lang w:val="en-US"/>
        </w:rPr>
      </w:r>
      <w:r w:rsidR="001E5CC5" w:rsidRPr="00AC4FFE">
        <w:rPr>
          <w:lang w:val="en-US"/>
        </w:rPr>
        <w:fldChar w:fldCharType="separate"/>
      </w:r>
      <w:r w:rsidR="00167A13">
        <w:rPr>
          <w:lang w:val="en-US"/>
        </w:rPr>
        <w:t>9.4</w:t>
      </w:r>
      <w:r w:rsidR="001E5CC5" w:rsidRPr="00AC4FFE">
        <w:rPr>
          <w:lang w:val="en-US"/>
        </w:rPr>
        <w:fldChar w:fldCharType="end"/>
      </w:r>
      <w:r w:rsidRPr="00AC4FFE">
        <w:rPr>
          <w:lang w:val="en-US"/>
        </w:rPr>
        <w:t xml:space="preserve">, </w:t>
      </w:r>
      <w:r w:rsidR="00752E2A" w:rsidRPr="00AC4FFE">
        <w:rPr>
          <w:lang w:val="en-US"/>
        </w:rPr>
        <w:t>and</w:t>
      </w:r>
      <w:r w:rsidRPr="00AC4FFE">
        <w:rPr>
          <w:lang w:val="en-US"/>
        </w:rPr>
        <w:t xml:space="preserve"> </w:t>
      </w:r>
      <w:r w:rsidR="00224CCD" w:rsidRPr="00AC4FFE">
        <w:rPr>
          <w:lang w:val="en-US"/>
        </w:rPr>
        <w:fldChar w:fldCharType="begin"/>
      </w:r>
      <w:r w:rsidR="00224CCD" w:rsidRPr="00AC4FFE">
        <w:rPr>
          <w:lang w:val="en-US"/>
        </w:rPr>
        <w:instrText xml:space="preserve"> REF _Ref109654711 \w \h </w:instrText>
      </w:r>
      <w:r w:rsidR="004F35A2" w:rsidRPr="00AC4FFE">
        <w:rPr>
          <w:lang w:val="en-US"/>
        </w:rPr>
        <w:instrText xml:space="preserve"> \* MERGEFORMAT </w:instrText>
      </w:r>
      <w:r w:rsidR="00224CCD" w:rsidRPr="00AC4FFE">
        <w:rPr>
          <w:lang w:val="en-US"/>
        </w:rPr>
      </w:r>
      <w:r w:rsidR="00224CCD" w:rsidRPr="00AC4FFE">
        <w:rPr>
          <w:lang w:val="en-US"/>
        </w:rPr>
        <w:fldChar w:fldCharType="separate"/>
      </w:r>
      <w:r w:rsidR="00167A13">
        <w:rPr>
          <w:lang w:val="en-US"/>
        </w:rPr>
        <w:t>15</w:t>
      </w:r>
      <w:r w:rsidR="00224CCD" w:rsidRPr="00AC4FFE">
        <w:rPr>
          <w:lang w:val="en-US"/>
        </w:rPr>
        <w:fldChar w:fldCharType="end"/>
      </w:r>
      <w:r w:rsidR="00B4290C" w:rsidRPr="00AC4FFE">
        <w:rPr>
          <w:lang w:val="en-US"/>
        </w:rPr>
        <w:t xml:space="preserve"> </w:t>
      </w:r>
      <w:r w:rsidRPr="00AC4FFE">
        <w:rPr>
          <w:lang w:val="en-US"/>
        </w:rPr>
        <w:t xml:space="preserve">shall be </w:t>
      </w:r>
      <w:r w:rsidR="00242314" w:rsidRPr="00AC4FFE">
        <w:rPr>
          <w:lang w:val="en-US"/>
        </w:rPr>
        <w:t>reviewe</w:t>
      </w:r>
      <w:r w:rsidR="00726F55" w:rsidRPr="00AC4FFE">
        <w:rPr>
          <w:lang w:val="en-US"/>
        </w:rPr>
        <w:t>d,</w:t>
      </w:r>
      <w:r w:rsidR="002A2F83" w:rsidRPr="00AC4FFE">
        <w:rPr>
          <w:lang w:val="en-US"/>
        </w:rPr>
        <w:t xml:space="preserve"> </w:t>
      </w:r>
      <w:r w:rsidRPr="00AC4FFE">
        <w:rPr>
          <w:lang w:val="en-US"/>
        </w:rPr>
        <w:t>revised</w:t>
      </w:r>
      <w:r w:rsidR="00726F55" w:rsidRPr="00AC4FFE">
        <w:rPr>
          <w:lang w:val="en-US"/>
        </w:rPr>
        <w:t xml:space="preserve"> if needed,</w:t>
      </w:r>
      <w:r w:rsidRPr="00AC4FFE">
        <w:rPr>
          <w:lang w:val="en-US"/>
        </w:rPr>
        <w:t xml:space="preserve"> and in place, following experience from the completion of pilot cases.</w:t>
      </w:r>
    </w:p>
    <w:p w14:paraId="25A6A79F" w14:textId="12F24401" w:rsidR="0048036D" w:rsidRPr="00AC4FFE" w:rsidRDefault="443E838F" w:rsidP="00510772">
      <w:pPr>
        <w:pStyle w:val="Clause1-Heading"/>
        <w:numPr>
          <w:ilvl w:val="0"/>
          <w:numId w:val="79"/>
        </w:numPr>
        <w:jc w:val="both"/>
        <w:outlineLvl w:val="9"/>
        <w:rPr>
          <w:rFonts w:asciiTheme="minorHAnsi" w:hAnsiTheme="minorHAnsi" w:cstheme="minorHAnsi"/>
          <w:b/>
          <w:lang w:val="en-US"/>
        </w:rPr>
      </w:pPr>
      <w:bookmarkStart w:id="119" w:name="_Ref95596124"/>
      <w:r w:rsidRPr="00AC4FFE">
        <w:rPr>
          <w:rFonts w:asciiTheme="minorHAnsi" w:hAnsiTheme="minorHAnsi" w:cstheme="minorHAnsi"/>
          <w:b/>
          <w:lang w:val="en-US"/>
        </w:rPr>
        <w:t>Determination</w:t>
      </w:r>
      <w:r w:rsidR="7DEFF110" w:rsidRPr="00AC4FFE">
        <w:rPr>
          <w:rFonts w:asciiTheme="minorHAnsi" w:hAnsiTheme="minorHAnsi" w:cstheme="minorHAnsi"/>
          <w:b/>
          <w:lang w:val="en-US"/>
        </w:rPr>
        <w:t xml:space="preserve"> of </w:t>
      </w:r>
      <w:r w:rsidR="7DEFF110" w:rsidRPr="00AC4FFE">
        <w:rPr>
          <w:rFonts w:asciiTheme="minorHAnsi" w:hAnsiTheme="minorHAnsi" w:cstheme="minorHAnsi"/>
          <w:b/>
          <w:i/>
          <w:lang w:val="en-US"/>
        </w:rPr>
        <w:t>remedy</w:t>
      </w:r>
      <w:r w:rsidR="001D0DE7" w:rsidRPr="00AC4FFE">
        <w:rPr>
          <w:rFonts w:asciiTheme="minorHAnsi" w:hAnsiTheme="minorHAnsi" w:cstheme="minorHAnsi"/>
          <w:b/>
          <w:i/>
          <w:lang w:val="en-US"/>
        </w:rPr>
        <w:t>*</w:t>
      </w:r>
      <w:r w:rsidR="7DEFF110" w:rsidRPr="00AC4FFE">
        <w:rPr>
          <w:rFonts w:asciiTheme="minorHAnsi" w:hAnsiTheme="minorHAnsi" w:cstheme="minorHAnsi"/>
          <w:b/>
          <w:lang w:val="en-US"/>
        </w:rPr>
        <w:t xml:space="preserve"> action</w:t>
      </w:r>
      <w:bookmarkEnd w:id="119"/>
      <w:r w:rsidRPr="00AC4FFE">
        <w:rPr>
          <w:rFonts w:asciiTheme="minorHAnsi" w:hAnsiTheme="minorHAnsi" w:cstheme="minorHAnsi"/>
          <w:b/>
          <w:lang w:val="en-US"/>
        </w:rPr>
        <w:t xml:space="preserve"> and site selection</w:t>
      </w:r>
    </w:p>
    <w:p w14:paraId="059700C2" w14:textId="4DE0192F" w:rsidR="005E3680" w:rsidRPr="00AC4FFE" w:rsidRDefault="005E3680" w:rsidP="00D645A3">
      <w:pPr>
        <w:jc w:val="both"/>
        <w:rPr>
          <w:rFonts w:cs="Arial"/>
          <w:b/>
          <w:bCs/>
        </w:rPr>
      </w:pPr>
      <w:r w:rsidRPr="00AC4FFE">
        <w:rPr>
          <w:rFonts w:cs="Arial"/>
          <w:b/>
          <w:bCs/>
        </w:rPr>
        <w:t>Core requirements</w:t>
      </w:r>
    </w:p>
    <w:p w14:paraId="0ED75BE5" w14:textId="2033CD56" w:rsidR="0048097A" w:rsidRPr="00AC4FFE" w:rsidRDefault="0048097A" w:rsidP="00510772">
      <w:pPr>
        <w:pStyle w:val="Clause2"/>
        <w:ind w:left="1143"/>
        <w:jc w:val="both"/>
        <w:rPr>
          <w:lang w:val="en-US"/>
        </w:rPr>
      </w:pPr>
      <w:bookmarkStart w:id="120" w:name="_Ref95680331"/>
      <w:r w:rsidRPr="00AC4FFE">
        <w:rPr>
          <w:i/>
          <w:iCs/>
          <w:lang w:val="en-US"/>
        </w:rPr>
        <w:t xml:space="preserve">The Organization* </w:t>
      </w:r>
      <w:r w:rsidRPr="00AC4FFE">
        <w:rPr>
          <w:lang w:val="en-US"/>
        </w:rPr>
        <w:t>or</w:t>
      </w:r>
      <w:r w:rsidRPr="00AC4FFE">
        <w:rPr>
          <w:i/>
          <w:iCs/>
          <w:lang w:val="en-US"/>
        </w:rPr>
        <w:t xml:space="preserve"> </w:t>
      </w:r>
      <w:r w:rsidRPr="00AC4FFE">
        <w:rPr>
          <w:lang w:val="en-US"/>
        </w:rPr>
        <w:t>the</w:t>
      </w:r>
      <w:r w:rsidRPr="00AC4FFE">
        <w:rPr>
          <w:i/>
          <w:iCs/>
          <w:lang w:val="en-US"/>
        </w:rPr>
        <w:t xml:space="preserve"> corporate group</w:t>
      </w:r>
      <w:r w:rsidRPr="00AC4FFE">
        <w:rPr>
          <w:lang w:val="en-US"/>
        </w:rPr>
        <w:t>* shall begin the process of developing one or more Remedy Plan(s)</w:t>
      </w:r>
      <w:r w:rsidRPr="00AC4FFE">
        <w:rPr>
          <w:i/>
          <w:iCs/>
          <w:lang w:val="en-US"/>
        </w:rPr>
        <w:t xml:space="preserve"> </w:t>
      </w:r>
      <w:r w:rsidRPr="00AC4FFE">
        <w:rPr>
          <w:lang w:val="en-US"/>
        </w:rPr>
        <w:t xml:space="preserve">to address the </w:t>
      </w:r>
      <w:r w:rsidRPr="00AC4FFE">
        <w:rPr>
          <w:i/>
          <w:iCs/>
          <w:lang w:val="en-US"/>
        </w:rPr>
        <w:t>harm</w:t>
      </w:r>
      <w:r w:rsidRPr="00AC4FFE">
        <w:rPr>
          <w:lang w:val="en-US"/>
        </w:rPr>
        <w:t>* identified by the Baseline Assessments and summarized in the Harm Analysis Report (see</w:t>
      </w:r>
      <w:r w:rsidR="004D7ED7" w:rsidRPr="00AC4FFE">
        <w:rPr>
          <w:lang w:val="en-US"/>
        </w:rPr>
        <w:t xml:space="preserve"> section</w:t>
      </w:r>
      <w:r w:rsidRPr="00AC4FFE">
        <w:rPr>
          <w:lang w:val="en-US"/>
        </w:rPr>
        <w:t xml:space="preserve"> </w:t>
      </w:r>
      <w:r w:rsidR="005300A2" w:rsidRPr="00AC4FFE">
        <w:rPr>
          <w:lang w:val="en-US"/>
        </w:rPr>
        <w:fldChar w:fldCharType="begin"/>
      </w:r>
      <w:r w:rsidR="005300A2" w:rsidRPr="00AC4FFE">
        <w:rPr>
          <w:lang w:val="en-US"/>
        </w:rPr>
        <w:instrText xml:space="preserve"> REF _Ref95722050 \r \h  \* MERGEFORMAT </w:instrText>
      </w:r>
      <w:r w:rsidR="005300A2" w:rsidRPr="00AC4FFE">
        <w:rPr>
          <w:lang w:val="en-US"/>
        </w:rPr>
      </w:r>
      <w:r w:rsidR="005300A2" w:rsidRPr="00AC4FFE">
        <w:rPr>
          <w:lang w:val="en-US"/>
        </w:rPr>
        <w:fldChar w:fldCharType="separate"/>
      </w:r>
      <w:r w:rsidR="00167A13">
        <w:rPr>
          <w:lang w:val="en-US"/>
        </w:rPr>
        <w:t>13.2</w:t>
      </w:r>
      <w:r w:rsidR="005300A2" w:rsidRPr="00AC4FFE">
        <w:rPr>
          <w:lang w:val="en-US"/>
        </w:rPr>
        <w:fldChar w:fldCharType="end"/>
      </w:r>
      <w:r w:rsidRPr="00AC4FFE">
        <w:rPr>
          <w:lang w:val="en-US"/>
        </w:rPr>
        <w:t>), following the requirements for dialogue processes (see</w:t>
      </w:r>
      <w:r w:rsidR="004D7ED7" w:rsidRPr="00AC4FFE">
        <w:rPr>
          <w:lang w:val="en-US"/>
        </w:rPr>
        <w:t xml:space="preserve"> section</w:t>
      </w:r>
      <w:r w:rsidRPr="00AC4FFE">
        <w:rPr>
          <w:lang w:val="en-US"/>
        </w:rPr>
        <w:t xml:space="preserve"> </w:t>
      </w:r>
      <w:r w:rsidR="005300A2" w:rsidRPr="00AC4FFE">
        <w:rPr>
          <w:lang w:val="en-US"/>
        </w:rPr>
        <w:fldChar w:fldCharType="begin"/>
      </w:r>
      <w:r w:rsidR="005300A2" w:rsidRPr="00AC4FFE">
        <w:rPr>
          <w:lang w:val="en-US"/>
        </w:rPr>
        <w:instrText xml:space="preserve"> REF _Ref95643826 \r \h  \* MERGEFORMAT </w:instrText>
      </w:r>
      <w:r w:rsidR="005300A2" w:rsidRPr="00AC4FFE">
        <w:rPr>
          <w:lang w:val="en-US"/>
        </w:rPr>
      </w:r>
      <w:r w:rsidR="005300A2" w:rsidRPr="00AC4FFE">
        <w:rPr>
          <w:lang w:val="en-US"/>
        </w:rPr>
        <w:fldChar w:fldCharType="separate"/>
      </w:r>
      <w:r w:rsidR="00167A13">
        <w:rPr>
          <w:lang w:val="en-US"/>
        </w:rPr>
        <w:t>15</w:t>
      </w:r>
      <w:r w:rsidR="005300A2" w:rsidRPr="00AC4FFE">
        <w:rPr>
          <w:lang w:val="en-US"/>
        </w:rPr>
        <w:fldChar w:fldCharType="end"/>
      </w:r>
      <w:r w:rsidRPr="00AC4FFE">
        <w:rPr>
          <w:lang w:val="en-US"/>
        </w:rPr>
        <w:t>) and receiving input from:</w:t>
      </w:r>
      <w:bookmarkEnd w:id="120"/>
    </w:p>
    <w:p w14:paraId="48E814C2" w14:textId="440C2D06" w:rsidR="00EC366D" w:rsidRPr="00AC4FFE" w:rsidRDefault="00EC366D" w:rsidP="00510772">
      <w:pPr>
        <w:pStyle w:val="List"/>
        <w:numPr>
          <w:ilvl w:val="0"/>
          <w:numId w:val="28"/>
        </w:numPr>
        <w:ind w:left="993" w:firstLine="141"/>
        <w:jc w:val="both"/>
        <w:rPr>
          <w:lang w:val="en-US"/>
        </w:rPr>
      </w:pPr>
      <w:r w:rsidRPr="00AC4FFE">
        <w:rPr>
          <w:lang w:val="en-US"/>
        </w:rPr>
        <w:t xml:space="preserve">For </w:t>
      </w:r>
      <w:r w:rsidRPr="00AC4FFE">
        <w:rPr>
          <w:i/>
          <w:lang w:val="en-US"/>
        </w:rPr>
        <w:t>conversion*</w:t>
      </w:r>
      <w:r w:rsidRPr="00AC4FFE">
        <w:rPr>
          <w:lang w:val="en-US"/>
        </w:rPr>
        <w:t xml:space="preserve">: </w:t>
      </w:r>
      <w:r w:rsidR="0069544A" w:rsidRPr="00AC4FFE">
        <w:rPr>
          <w:i/>
          <w:color w:val="C00000"/>
          <w:lang w:val="en-US"/>
        </w:rPr>
        <w:t>Affected stakeholders</w:t>
      </w:r>
      <w:r w:rsidRPr="00AC4FFE">
        <w:rPr>
          <w:i/>
          <w:lang w:val="en-US"/>
        </w:rPr>
        <w:t xml:space="preserve">* </w:t>
      </w:r>
      <w:r w:rsidRPr="00AC4FFE">
        <w:rPr>
          <w:lang w:val="en-US"/>
        </w:rPr>
        <w:t>and environmental experts;</w:t>
      </w:r>
    </w:p>
    <w:p w14:paraId="2C4E04CD" w14:textId="222813B3" w:rsidR="0048097A" w:rsidRPr="00AC4FFE" w:rsidRDefault="008F14B3" w:rsidP="00510772">
      <w:pPr>
        <w:pStyle w:val="List"/>
        <w:ind w:left="1436"/>
        <w:jc w:val="both"/>
        <w:rPr>
          <w:lang w:val="en-US"/>
        </w:rPr>
      </w:pPr>
      <w:r w:rsidRPr="00AC4FFE">
        <w:rPr>
          <w:lang w:val="en-US"/>
        </w:rPr>
        <w:t xml:space="preserve">For </w:t>
      </w:r>
      <w:r w:rsidRPr="00AC4FFE">
        <w:rPr>
          <w:i/>
          <w:iCs/>
          <w:lang w:val="en-US"/>
        </w:rPr>
        <w:t>unacceptable activities*</w:t>
      </w:r>
      <w:r w:rsidRPr="00AC4FFE">
        <w:rPr>
          <w:lang w:val="en-US"/>
        </w:rPr>
        <w:t xml:space="preserve">: </w:t>
      </w:r>
      <w:r w:rsidR="0069544A" w:rsidRPr="00AC4FFE">
        <w:rPr>
          <w:i/>
          <w:iCs/>
          <w:color w:val="C00000"/>
          <w:lang w:val="en-US"/>
        </w:rPr>
        <w:t>Affected stakeholders</w:t>
      </w:r>
      <w:r w:rsidRPr="00AC4FFE">
        <w:rPr>
          <w:i/>
          <w:iCs/>
          <w:lang w:val="en-US"/>
        </w:rPr>
        <w:t xml:space="preserve">* </w:t>
      </w:r>
      <w:r w:rsidRPr="00AC4FFE">
        <w:rPr>
          <w:lang w:val="en-US"/>
        </w:rPr>
        <w:t>and</w:t>
      </w:r>
      <w:r w:rsidRPr="00AC4FFE">
        <w:rPr>
          <w:i/>
          <w:iCs/>
          <w:lang w:val="en-US"/>
        </w:rPr>
        <w:t xml:space="preserve"> independent* </w:t>
      </w:r>
      <w:r w:rsidRPr="00AC4FFE">
        <w:rPr>
          <w:lang w:val="en-US"/>
        </w:rPr>
        <w:t xml:space="preserve">environmental and social experts. </w:t>
      </w:r>
    </w:p>
    <w:p w14:paraId="5BCF61A9" w14:textId="76888FAB" w:rsidR="0045172F" w:rsidRPr="00AC4FFE" w:rsidRDefault="0045172F" w:rsidP="00510772">
      <w:pPr>
        <w:pStyle w:val="Clause2"/>
        <w:ind w:left="1143"/>
        <w:jc w:val="both"/>
        <w:rPr>
          <w:lang w:val="en-US"/>
        </w:rPr>
      </w:pPr>
      <w:bookmarkStart w:id="121" w:name="_Ref95757341"/>
      <w:r w:rsidRPr="00AC4FFE">
        <w:rPr>
          <w:lang w:val="en-US"/>
        </w:rPr>
        <w:t>The Remedy Plan shall determine:</w:t>
      </w:r>
      <w:bookmarkEnd w:id="121"/>
    </w:p>
    <w:p w14:paraId="37AE1727" w14:textId="42D42DBE" w:rsidR="00511F4E" w:rsidRPr="00AC4FFE" w:rsidRDefault="00511F4E" w:rsidP="00510772">
      <w:pPr>
        <w:pStyle w:val="List"/>
        <w:numPr>
          <w:ilvl w:val="0"/>
          <w:numId w:val="29"/>
        </w:numPr>
        <w:ind w:left="1418"/>
        <w:jc w:val="both"/>
        <w:rPr>
          <w:lang w:val="en-US"/>
        </w:rPr>
      </w:pPr>
      <w:bookmarkStart w:id="122" w:name="_Ref96349431"/>
      <w:r w:rsidRPr="00AC4FFE">
        <w:rPr>
          <w:lang w:val="en-US"/>
        </w:rPr>
        <w:t xml:space="preserve">The proposed </w:t>
      </w:r>
      <w:r w:rsidRPr="00AC4FFE">
        <w:rPr>
          <w:i/>
          <w:iCs/>
          <w:lang w:val="en-US"/>
        </w:rPr>
        <w:t>remedy*</w:t>
      </w:r>
      <w:r w:rsidRPr="00AC4FFE">
        <w:rPr>
          <w:lang w:val="en-US"/>
        </w:rPr>
        <w:t xml:space="preserve"> actions for </w:t>
      </w:r>
      <w:r w:rsidRPr="00AC4FFE">
        <w:rPr>
          <w:i/>
          <w:iCs/>
          <w:lang w:val="en-US"/>
        </w:rPr>
        <w:t>environmental harm*</w:t>
      </w:r>
      <w:r w:rsidRPr="00AC4FFE">
        <w:rPr>
          <w:lang w:val="en-US"/>
        </w:rPr>
        <w:t xml:space="preserve"> and </w:t>
      </w:r>
      <w:r w:rsidRPr="00AC4FFE">
        <w:rPr>
          <w:i/>
          <w:iCs/>
          <w:lang w:val="en-US"/>
        </w:rPr>
        <w:t>social harm</w:t>
      </w:r>
      <w:r w:rsidRPr="00AC4FFE">
        <w:rPr>
          <w:lang w:val="en-US"/>
        </w:rPr>
        <w:t>* and their objectives;</w:t>
      </w:r>
      <w:bookmarkEnd w:id="122"/>
      <w:r w:rsidR="00AB1999" w:rsidRPr="00AC4FFE">
        <w:rPr>
          <w:lang w:val="en-US"/>
        </w:rPr>
        <w:t xml:space="preserve"> and</w:t>
      </w:r>
    </w:p>
    <w:p w14:paraId="17550D1D" w14:textId="3AB12BC5" w:rsidR="009C6780" w:rsidRPr="00AC4FFE" w:rsidRDefault="00291AAF" w:rsidP="00510772">
      <w:pPr>
        <w:pStyle w:val="List"/>
        <w:ind w:left="1436"/>
        <w:jc w:val="both"/>
        <w:rPr>
          <w:lang w:val="en-US"/>
        </w:rPr>
      </w:pPr>
      <w:r w:rsidRPr="00AC4FFE">
        <w:rPr>
          <w:lang w:val="en-US"/>
        </w:rPr>
        <w:t xml:space="preserve">The sites </w:t>
      </w:r>
      <w:r w:rsidR="00287410" w:rsidRPr="00AC4FFE">
        <w:rPr>
          <w:lang w:val="en-US"/>
        </w:rPr>
        <w:t>in which it is</w:t>
      </w:r>
      <w:r w:rsidRPr="00AC4FFE">
        <w:rPr>
          <w:lang w:val="en-US"/>
        </w:rPr>
        <w:t xml:space="preserve"> required to </w:t>
      </w:r>
      <w:r w:rsidRPr="00AC4FFE">
        <w:rPr>
          <w:i/>
          <w:iCs/>
          <w:lang w:val="en-US"/>
        </w:rPr>
        <w:t>remedy*</w:t>
      </w:r>
      <w:r w:rsidRPr="00AC4FFE">
        <w:rPr>
          <w:lang w:val="en-US"/>
        </w:rPr>
        <w:t xml:space="preserve"> the</w:t>
      </w:r>
      <w:r w:rsidRPr="00AC4FFE">
        <w:rPr>
          <w:i/>
          <w:iCs/>
          <w:lang w:val="en-US"/>
        </w:rPr>
        <w:t xml:space="preserve"> environmental</w:t>
      </w:r>
      <w:r w:rsidRPr="00AC4FFE">
        <w:rPr>
          <w:lang w:val="en-US"/>
        </w:rPr>
        <w:t xml:space="preserve"> </w:t>
      </w:r>
      <w:r w:rsidRPr="00AC4FFE">
        <w:rPr>
          <w:i/>
          <w:iCs/>
          <w:lang w:val="en-US"/>
        </w:rPr>
        <w:t>harm</w:t>
      </w:r>
      <w:r w:rsidR="00622125" w:rsidRPr="00AC4FFE">
        <w:rPr>
          <w:i/>
          <w:iCs/>
          <w:lang w:val="en-US"/>
        </w:rPr>
        <w:t>*</w:t>
      </w:r>
      <w:r w:rsidRPr="00AC4FFE">
        <w:rPr>
          <w:lang w:val="en-US"/>
        </w:rPr>
        <w:t xml:space="preserve"> and </w:t>
      </w:r>
      <w:r w:rsidRPr="00AC4FFE">
        <w:rPr>
          <w:i/>
          <w:iCs/>
          <w:lang w:val="en-US"/>
        </w:rPr>
        <w:t>social harm</w:t>
      </w:r>
      <w:r w:rsidRPr="00AC4FFE">
        <w:rPr>
          <w:lang w:val="en-US"/>
        </w:rPr>
        <w:t xml:space="preserve">* caused by or associated with the </w:t>
      </w:r>
      <w:r w:rsidRPr="00AC4FFE">
        <w:rPr>
          <w:i/>
          <w:lang w:val="en-US"/>
        </w:rPr>
        <w:t>conversion</w:t>
      </w:r>
      <w:r w:rsidRPr="00AC4FFE">
        <w:rPr>
          <w:lang w:val="en-US"/>
        </w:rPr>
        <w:t xml:space="preserve">* or </w:t>
      </w:r>
      <w:r w:rsidRPr="00AC4FFE">
        <w:rPr>
          <w:i/>
          <w:iCs/>
          <w:lang w:val="en-US"/>
        </w:rPr>
        <w:t>unacceptable activities*</w:t>
      </w:r>
      <w:r w:rsidRPr="00AC4FFE">
        <w:rPr>
          <w:lang w:val="en-US"/>
        </w:rPr>
        <w:t>.</w:t>
      </w:r>
    </w:p>
    <w:p w14:paraId="4C0A6C5F" w14:textId="076BF358" w:rsidR="00641382" w:rsidRPr="00AC4FFE" w:rsidRDefault="00641382" w:rsidP="00510772">
      <w:pPr>
        <w:pStyle w:val="Clause2"/>
        <w:ind w:left="1143"/>
        <w:jc w:val="both"/>
        <w:rPr>
          <w:lang w:val="en-US"/>
        </w:rPr>
      </w:pPr>
      <w:r w:rsidRPr="00AC4FFE">
        <w:rPr>
          <w:lang w:val="en-US"/>
        </w:rPr>
        <w:lastRenderedPageBreak/>
        <w:t xml:space="preserve">The goal of the </w:t>
      </w:r>
      <w:r w:rsidRPr="00AC4FFE">
        <w:rPr>
          <w:i/>
          <w:iCs/>
          <w:lang w:val="en-US"/>
        </w:rPr>
        <w:t>remedy*</w:t>
      </w:r>
      <w:r w:rsidRPr="00AC4FFE">
        <w:rPr>
          <w:lang w:val="en-US"/>
        </w:rPr>
        <w:t xml:space="preserve"> processes and</w:t>
      </w:r>
      <w:r w:rsidRPr="00AC4FFE">
        <w:rPr>
          <w:i/>
          <w:iCs/>
          <w:lang w:val="en-US"/>
        </w:rPr>
        <w:t xml:space="preserve"> </w:t>
      </w:r>
      <w:r w:rsidRPr="00AC4FFE">
        <w:rPr>
          <w:lang w:val="en-US"/>
        </w:rPr>
        <w:t>actions</w:t>
      </w:r>
      <w:r w:rsidRPr="00AC4FFE">
        <w:rPr>
          <w:i/>
          <w:iCs/>
          <w:lang w:val="en-US"/>
        </w:rPr>
        <w:t xml:space="preserve"> </w:t>
      </w:r>
      <w:r w:rsidRPr="00AC4FFE">
        <w:rPr>
          <w:lang w:val="en-US"/>
        </w:rPr>
        <w:t xml:space="preserve">shall be to maximize the outcomes of </w:t>
      </w:r>
      <w:r w:rsidRPr="00AC4FFE">
        <w:rPr>
          <w:i/>
          <w:lang w:val="en-US"/>
        </w:rPr>
        <w:t>conservation*</w:t>
      </w:r>
      <w:r w:rsidRPr="00AC4FFE">
        <w:rPr>
          <w:lang w:val="en-US"/>
        </w:rPr>
        <w:t xml:space="preserve">, </w:t>
      </w:r>
      <w:r w:rsidRPr="00AC4FFE">
        <w:rPr>
          <w:i/>
          <w:lang w:val="en-US"/>
        </w:rPr>
        <w:t>restoration*</w:t>
      </w:r>
      <w:r w:rsidRPr="00AC4FFE">
        <w:rPr>
          <w:lang w:val="en-US"/>
        </w:rPr>
        <w:t xml:space="preserve"> and </w:t>
      </w:r>
      <w:r w:rsidRPr="000D1E4D">
        <w:rPr>
          <w:lang w:val="en-US"/>
        </w:rPr>
        <w:t xml:space="preserve">social </w:t>
      </w:r>
      <w:r w:rsidRPr="00AC4FFE">
        <w:rPr>
          <w:i/>
          <w:iCs/>
          <w:lang w:val="en-US"/>
        </w:rPr>
        <w:t>remedy*</w:t>
      </w:r>
      <w:r w:rsidRPr="00AC4FFE">
        <w:rPr>
          <w:lang w:val="en-US"/>
        </w:rPr>
        <w:t xml:space="preserve"> activities undertaken by </w:t>
      </w:r>
      <w:r w:rsidRPr="00AC4FFE">
        <w:rPr>
          <w:i/>
          <w:iCs/>
          <w:lang w:val="en-US"/>
        </w:rPr>
        <w:t xml:space="preserve">The Organization* </w:t>
      </w:r>
      <w:r w:rsidRPr="00AC4FFE">
        <w:rPr>
          <w:lang w:val="en-US"/>
        </w:rPr>
        <w:t>or</w:t>
      </w:r>
      <w:r w:rsidRPr="00AC4FFE">
        <w:rPr>
          <w:i/>
          <w:iCs/>
          <w:lang w:val="en-US"/>
        </w:rPr>
        <w:t xml:space="preserve"> </w:t>
      </w:r>
      <w:r w:rsidRPr="00AC4FFE">
        <w:rPr>
          <w:lang w:val="en-US"/>
        </w:rPr>
        <w:t>the</w:t>
      </w:r>
      <w:r w:rsidRPr="00AC4FFE">
        <w:rPr>
          <w:i/>
          <w:iCs/>
          <w:lang w:val="en-US"/>
        </w:rPr>
        <w:t xml:space="preserve"> corporate group*.</w:t>
      </w:r>
      <w:r w:rsidRPr="00AC4FFE">
        <w:rPr>
          <w:lang w:val="en-US"/>
        </w:rPr>
        <w:t xml:space="preserve"> </w:t>
      </w:r>
    </w:p>
    <w:p w14:paraId="65480098" w14:textId="379756F1" w:rsidR="006A1532" w:rsidRPr="00AC4FFE" w:rsidRDefault="006A1532" w:rsidP="00510772">
      <w:pPr>
        <w:pStyle w:val="Clause2"/>
        <w:ind w:left="1143"/>
        <w:jc w:val="both"/>
        <w:rPr>
          <w:lang w:val="en-US"/>
        </w:rPr>
      </w:pPr>
      <w:bookmarkStart w:id="123" w:name="_Ref95768687"/>
      <w:r w:rsidRPr="00AC4FFE">
        <w:rPr>
          <w:lang w:val="en-US"/>
        </w:rPr>
        <w:t xml:space="preserve">The following principles shall be applied to the choice of </w:t>
      </w:r>
      <w:r w:rsidRPr="00AC4FFE">
        <w:rPr>
          <w:i/>
          <w:iCs/>
          <w:lang w:val="en-US"/>
        </w:rPr>
        <w:t>remedy</w:t>
      </w:r>
      <w:r w:rsidRPr="00AC4FFE">
        <w:rPr>
          <w:lang w:val="en-US"/>
        </w:rPr>
        <w:t>* action and selection</w:t>
      </w:r>
      <w:r w:rsidR="08C67535" w:rsidRPr="00AC4FFE">
        <w:rPr>
          <w:lang w:val="en-US"/>
        </w:rPr>
        <w:t xml:space="preserve"> of </w:t>
      </w:r>
      <w:r w:rsidR="08C67535" w:rsidRPr="00AC4FFE">
        <w:rPr>
          <w:i/>
          <w:iCs/>
          <w:lang w:val="en-US"/>
        </w:rPr>
        <w:t>remedy</w:t>
      </w:r>
      <w:r w:rsidR="00AE194C" w:rsidRPr="00AC4FFE">
        <w:rPr>
          <w:i/>
          <w:iCs/>
          <w:lang w:val="en-US"/>
        </w:rPr>
        <w:t>*</w:t>
      </w:r>
      <w:r w:rsidR="08C67535" w:rsidRPr="00AC4FFE">
        <w:rPr>
          <w:lang w:val="en-US"/>
        </w:rPr>
        <w:t xml:space="preserve"> sites.</w:t>
      </w:r>
      <w:r w:rsidRPr="00AC4FFE">
        <w:rPr>
          <w:lang w:val="en-US"/>
        </w:rPr>
        <w:t xml:space="preserve"> The </w:t>
      </w:r>
      <w:r w:rsidRPr="00AC4FFE">
        <w:rPr>
          <w:i/>
          <w:iCs/>
          <w:lang w:val="en-US"/>
        </w:rPr>
        <w:t>remedy</w:t>
      </w:r>
      <w:r w:rsidRPr="00AC4FFE">
        <w:rPr>
          <w:lang w:val="en-US"/>
        </w:rPr>
        <w:t>* action shall:</w:t>
      </w:r>
      <w:bookmarkEnd w:id="123"/>
    </w:p>
    <w:p w14:paraId="3FBA0D2C" w14:textId="7017A998" w:rsidR="00C94479" w:rsidRPr="00AC4FFE" w:rsidRDefault="00C94479" w:rsidP="00510772">
      <w:pPr>
        <w:pStyle w:val="List"/>
        <w:numPr>
          <w:ilvl w:val="0"/>
          <w:numId w:val="78"/>
        </w:numPr>
        <w:jc w:val="both"/>
        <w:rPr>
          <w:lang w:val="en-US"/>
        </w:rPr>
      </w:pPr>
      <w:bookmarkStart w:id="124" w:name="_Ref96349231"/>
      <w:r w:rsidRPr="00AC4FFE">
        <w:rPr>
          <w:lang w:val="en-US"/>
        </w:rPr>
        <w:t xml:space="preserve">Prioritize, in consecutive order, areas that are either: </w:t>
      </w:r>
    </w:p>
    <w:p w14:paraId="5F983862" w14:textId="77777777" w:rsidR="00C94479" w:rsidRPr="00AC4FFE" w:rsidRDefault="00C94479" w:rsidP="00510772">
      <w:pPr>
        <w:pStyle w:val="List2"/>
        <w:ind w:left="1724"/>
        <w:jc w:val="both"/>
        <w:rPr>
          <w:lang w:val="en-US"/>
        </w:rPr>
      </w:pPr>
      <w:r w:rsidRPr="00AC4FFE">
        <w:rPr>
          <w:lang w:val="en-US"/>
        </w:rPr>
        <w:t>The actual sites</w:t>
      </w:r>
      <w:r w:rsidRPr="00AC4FFE">
        <w:rPr>
          <w:i/>
          <w:iCs/>
          <w:lang w:val="en-US"/>
        </w:rPr>
        <w:t xml:space="preserve"> </w:t>
      </w:r>
      <w:r w:rsidRPr="00AC4FFE">
        <w:rPr>
          <w:lang w:val="en-US"/>
        </w:rPr>
        <w:t xml:space="preserve">of </w:t>
      </w:r>
      <w:r w:rsidRPr="00AC4FFE">
        <w:rPr>
          <w:i/>
          <w:iCs/>
          <w:lang w:val="en-US"/>
        </w:rPr>
        <w:t xml:space="preserve">conversion* </w:t>
      </w:r>
      <w:r w:rsidRPr="00AC4FFE">
        <w:rPr>
          <w:lang w:val="en-US"/>
        </w:rPr>
        <w:t xml:space="preserve">or </w:t>
      </w:r>
      <w:r w:rsidRPr="00AC4FFE">
        <w:rPr>
          <w:i/>
          <w:iCs/>
          <w:lang w:val="en-US"/>
        </w:rPr>
        <w:t xml:space="preserve">unacceptable activities*; </w:t>
      </w:r>
    </w:p>
    <w:p w14:paraId="6DB7FAEA" w14:textId="77777777" w:rsidR="00C94479" w:rsidRPr="00AC4FFE" w:rsidRDefault="00C94479" w:rsidP="00510772">
      <w:pPr>
        <w:pStyle w:val="List2"/>
        <w:ind w:left="1724"/>
        <w:jc w:val="both"/>
        <w:rPr>
          <w:lang w:val="en-US"/>
        </w:rPr>
      </w:pPr>
      <w:r w:rsidRPr="00AC4FFE">
        <w:rPr>
          <w:lang w:val="en-US"/>
        </w:rPr>
        <w:t xml:space="preserve">Within the </w:t>
      </w:r>
      <w:r w:rsidRPr="00AC4FFE">
        <w:rPr>
          <w:i/>
          <w:iCs/>
          <w:lang w:val="en-US"/>
        </w:rPr>
        <w:t>impact area</w:t>
      </w:r>
      <w:r w:rsidRPr="00AC4FFE">
        <w:rPr>
          <w:lang w:val="en-US"/>
        </w:rPr>
        <w:t xml:space="preserve">*; </w:t>
      </w:r>
    </w:p>
    <w:p w14:paraId="4621D1C0" w14:textId="563D012A" w:rsidR="00C94479" w:rsidRPr="00AC4FFE" w:rsidRDefault="00C94479" w:rsidP="00510772">
      <w:pPr>
        <w:pStyle w:val="List2"/>
        <w:ind w:left="1724"/>
        <w:jc w:val="both"/>
        <w:rPr>
          <w:lang w:val="en-US"/>
        </w:rPr>
      </w:pPr>
      <w:r w:rsidRPr="00AC4FFE">
        <w:rPr>
          <w:lang w:val="en-US"/>
        </w:rPr>
        <w:t xml:space="preserve">Adjacent to the </w:t>
      </w:r>
      <w:r w:rsidRPr="00AC4FFE">
        <w:rPr>
          <w:i/>
          <w:iCs/>
          <w:lang w:val="en-US"/>
        </w:rPr>
        <w:t>impact area*</w:t>
      </w:r>
      <w:r w:rsidRPr="00AC4FFE">
        <w:rPr>
          <w:lang w:val="en-US"/>
        </w:rPr>
        <w:t xml:space="preserve">; </w:t>
      </w:r>
      <w:r w:rsidR="000069D1" w:rsidRPr="00AC4FFE">
        <w:rPr>
          <w:lang w:val="en-US"/>
        </w:rPr>
        <w:t>or</w:t>
      </w:r>
    </w:p>
    <w:p w14:paraId="1A789E93" w14:textId="013E58B8" w:rsidR="00C94479" w:rsidRPr="00AC4FFE" w:rsidRDefault="00C94479" w:rsidP="00510772">
      <w:pPr>
        <w:pStyle w:val="List2"/>
        <w:ind w:left="1724"/>
        <w:jc w:val="both"/>
        <w:rPr>
          <w:lang w:val="en-US"/>
        </w:rPr>
      </w:pPr>
      <w:r w:rsidRPr="00AC4FFE">
        <w:rPr>
          <w:lang w:val="en-US"/>
        </w:rPr>
        <w:t xml:space="preserve">Within the </w:t>
      </w:r>
      <w:r w:rsidRPr="00AC4FFE">
        <w:rPr>
          <w:i/>
          <w:iCs/>
          <w:lang w:val="en-US"/>
        </w:rPr>
        <w:t>landscape*</w:t>
      </w:r>
      <w:r w:rsidRPr="00AC4FFE">
        <w:rPr>
          <w:lang w:val="en-US"/>
        </w:rPr>
        <w:t xml:space="preserve"> where the </w:t>
      </w:r>
      <w:r w:rsidRPr="00AC4FFE">
        <w:rPr>
          <w:i/>
          <w:iCs/>
          <w:lang w:val="en-US"/>
        </w:rPr>
        <w:t>conversion*</w:t>
      </w:r>
      <w:r w:rsidRPr="00AC4FFE">
        <w:rPr>
          <w:lang w:val="en-US"/>
        </w:rPr>
        <w:t xml:space="preserve"> or </w:t>
      </w:r>
      <w:r w:rsidRPr="00AC4FFE">
        <w:rPr>
          <w:i/>
          <w:iCs/>
          <w:lang w:val="en-US"/>
        </w:rPr>
        <w:t>unacceptable activities*</w:t>
      </w:r>
      <w:r w:rsidRPr="00AC4FFE">
        <w:rPr>
          <w:lang w:val="en-US"/>
        </w:rPr>
        <w:t xml:space="preserve"> occurred, or within the province or country where the </w:t>
      </w:r>
      <w:r w:rsidRPr="00AC4FFE">
        <w:rPr>
          <w:i/>
          <w:iCs/>
          <w:lang w:val="en-US"/>
        </w:rPr>
        <w:t>conversion*</w:t>
      </w:r>
      <w:r w:rsidRPr="00AC4FFE">
        <w:rPr>
          <w:lang w:val="en-US"/>
        </w:rPr>
        <w:t xml:space="preserve"> or </w:t>
      </w:r>
      <w:r w:rsidRPr="00AC4FFE">
        <w:rPr>
          <w:i/>
          <w:iCs/>
          <w:lang w:val="en-US"/>
        </w:rPr>
        <w:t>unacceptable activities*</w:t>
      </w:r>
      <w:r w:rsidRPr="00AC4FFE">
        <w:rPr>
          <w:lang w:val="en-US"/>
        </w:rPr>
        <w:t xml:space="preserve"> occurred</w:t>
      </w:r>
      <w:r w:rsidR="003A0476" w:rsidRPr="00AC4FFE">
        <w:rPr>
          <w:lang w:val="en-US"/>
        </w:rPr>
        <w:t>;</w:t>
      </w:r>
    </w:p>
    <w:p w14:paraId="20682F7E" w14:textId="659A8C6A" w:rsidR="00C94479" w:rsidRPr="00AC4FFE" w:rsidRDefault="00C94479" w:rsidP="00510772">
      <w:pPr>
        <w:pStyle w:val="List"/>
        <w:numPr>
          <w:ilvl w:val="0"/>
          <w:numId w:val="72"/>
        </w:numPr>
        <w:ind w:left="1435"/>
        <w:contextualSpacing w:val="0"/>
        <w:jc w:val="both"/>
        <w:rPr>
          <w:lang w:val="en-US"/>
        </w:rPr>
      </w:pPr>
      <w:r w:rsidRPr="00AC4FFE">
        <w:rPr>
          <w:lang w:val="en-US"/>
        </w:rPr>
        <w:t xml:space="preserve">Meet the definitions of </w:t>
      </w:r>
      <w:r w:rsidRPr="00AC4FFE">
        <w:rPr>
          <w:i/>
          <w:iCs/>
          <w:lang w:val="en-US"/>
        </w:rPr>
        <w:t>longevity*</w:t>
      </w:r>
      <w:r w:rsidRPr="00AC4FFE">
        <w:rPr>
          <w:lang w:val="en-US"/>
        </w:rPr>
        <w:t xml:space="preserve"> and </w:t>
      </w:r>
      <w:r w:rsidRPr="00AC4FFE">
        <w:rPr>
          <w:i/>
          <w:iCs/>
          <w:lang w:val="en-US"/>
        </w:rPr>
        <w:t>additionality*</w:t>
      </w:r>
      <w:r w:rsidRPr="00AC4FFE">
        <w:rPr>
          <w:lang w:val="en-US"/>
        </w:rPr>
        <w:t xml:space="preserve"> in relation to existing </w:t>
      </w:r>
      <w:r w:rsidRPr="00AC4FFE">
        <w:rPr>
          <w:i/>
          <w:iCs/>
          <w:lang w:val="en-US"/>
        </w:rPr>
        <w:t>conservation*</w:t>
      </w:r>
      <w:r w:rsidRPr="00AC4FFE">
        <w:rPr>
          <w:lang w:val="en-US"/>
        </w:rPr>
        <w:t xml:space="preserve"> and </w:t>
      </w:r>
      <w:r w:rsidRPr="00AC4FFE">
        <w:rPr>
          <w:i/>
          <w:iCs/>
          <w:lang w:val="en-US"/>
        </w:rPr>
        <w:t>restoration*</w:t>
      </w:r>
      <w:r w:rsidRPr="00AC4FFE">
        <w:rPr>
          <w:lang w:val="en-US"/>
        </w:rPr>
        <w:t xml:space="preserve"> requirements and socially focused projects and activities</w:t>
      </w:r>
      <w:r w:rsidR="000069D1" w:rsidRPr="00AC4FFE">
        <w:rPr>
          <w:lang w:val="en-US"/>
        </w:rPr>
        <w:t xml:space="preserve">; </w:t>
      </w:r>
    </w:p>
    <w:p w14:paraId="288CF0A4" w14:textId="4B8AE9A1" w:rsidR="007D774F" w:rsidRPr="00AC4FFE" w:rsidRDefault="00C94479" w:rsidP="00510772">
      <w:pPr>
        <w:pStyle w:val="List"/>
        <w:numPr>
          <w:ilvl w:val="0"/>
          <w:numId w:val="72"/>
        </w:numPr>
        <w:contextualSpacing w:val="0"/>
        <w:jc w:val="both"/>
        <w:rPr>
          <w:lang w:val="en-US"/>
        </w:rPr>
      </w:pPr>
      <w:r w:rsidRPr="00AC4FFE">
        <w:rPr>
          <w:lang w:val="en-US"/>
        </w:rPr>
        <w:t xml:space="preserve">Consider the availability of financial resources when determining timeframes for </w:t>
      </w:r>
      <w:r w:rsidRPr="00AC4FFE">
        <w:rPr>
          <w:i/>
          <w:iCs/>
          <w:lang w:val="en-US"/>
        </w:rPr>
        <w:t>remedy</w:t>
      </w:r>
      <w:r w:rsidRPr="00AC4FFE">
        <w:rPr>
          <w:lang w:val="en-US"/>
        </w:rPr>
        <w:t>* action</w:t>
      </w:r>
      <w:r w:rsidR="0060267C" w:rsidRPr="00AC4FFE">
        <w:rPr>
          <w:lang w:val="en-US"/>
        </w:rPr>
        <w:t>;</w:t>
      </w:r>
    </w:p>
    <w:p w14:paraId="68D4B7C8" w14:textId="484F62C5" w:rsidR="00D449CD" w:rsidRPr="00AC4FFE" w:rsidRDefault="001E5FC6" w:rsidP="00510772">
      <w:pPr>
        <w:pStyle w:val="List"/>
        <w:numPr>
          <w:ilvl w:val="0"/>
          <w:numId w:val="72"/>
        </w:numPr>
        <w:contextualSpacing w:val="0"/>
        <w:jc w:val="both"/>
        <w:rPr>
          <w:lang w:val="en-US"/>
        </w:rPr>
      </w:pPr>
      <w:r w:rsidRPr="00AC4FFE">
        <w:rPr>
          <w:lang w:val="en-US"/>
        </w:rPr>
        <w:t xml:space="preserve">For </w:t>
      </w:r>
      <w:r w:rsidRPr="00AC4FFE">
        <w:rPr>
          <w:i/>
          <w:lang w:val="en-US"/>
        </w:rPr>
        <w:t>The Organization</w:t>
      </w:r>
      <w:r w:rsidRPr="00AC4FFE">
        <w:rPr>
          <w:lang w:val="en-US"/>
        </w:rPr>
        <w:t xml:space="preserve">* </w:t>
      </w:r>
      <w:r w:rsidRPr="00AC4FFE">
        <w:rPr>
          <w:i/>
          <w:lang w:val="en-US"/>
        </w:rPr>
        <w:t>directly</w:t>
      </w:r>
      <w:r w:rsidRPr="00AC4FFE">
        <w:rPr>
          <w:lang w:val="en-US"/>
        </w:rPr>
        <w:t xml:space="preserve"> or </w:t>
      </w:r>
      <w:r w:rsidRPr="00AC4FFE">
        <w:rPr>
          <w:i/>
          <w:lang w:val="en-US"/>
        </w:rPr>
        <w:t>indirectly involved</w:t>
      </w:r>
      <w:r w:rsidRPr="00AC4FFE">
        <w:rPr>
          <w:lang w:val="en-US"/>
        </w:rPr>
        <w:t xml:space="preserve">* in </w:t>
      </w:r>
      <w:r w:rsidRPr="00AC4FFE">
        <w:rPr>
          <w:i/>
          <w:lang w:val="en-US"/>
        </w:rPr>
        <w:t>conversion</w:t>
      </w:r>
      <w:r w:rsidRPr="00AC4FFE">
        <w:rPr>
          <w:lang w:val="en-US"/>
        </w:rPr>
        <w:t>*</w:t>
      </w:r>
      <w:r w:rsidR="00664F8C" w:rsidRPr="00AC4FFE">
        <w:rPr>
          <w:lang w:val="en-US"/>
        </w:rPr>
        <w:t>:</w:t>
      </w:r>
    </w:p>
    <w:p w14:paraId="5C84E66A" w14:textId="4C752D16" w:rsidR="00721399" w:rsidRPr="00AC4FFE" w:rsidRDefault="00D449CD" w:rsidP="00510772">
      <w:pPr>
        <w:pStyle w:val="List2"/>
        <w:ind w:left="1701" w:hanging="283"/>
        <w:jc w:val="both"/>
        <w:rPr>
          <w:lang w:val="en-US"/>
        </w:rPr>
      </w:pPr>
      <w:bookmarkStart w:id="125" w:name="_Ref108784085"/>
      <w:r w:rsidRPr="00AC4FFE">
        <w:rPr>
          <w:lang w:val="en-US"/>
        </w:rPr>
        <w:t xml:space="preserve">For </w:t>
      </w:r>
      <w:r w:rsidRPr="006366F5">
        <w:rPr>
          <w:iCs/>
          <w:lang w:val="en-US"/>
        </w:rPr>
        <w:t>environmental</w:t>
      </w:r>
      <w:r w:rsidRPr="00AC4FFE">
        <w:rPr>
          <w:i/>
          <w:lang w:val="en-US"/>
        </w:rPr>
        <w:t xml:space="preserve"> remedy*:</w:t>
      </w:r>
      <w:r w:rsidRPr="00AC4FFE">
        <w:rPr>
          <w:lang w:val="en-US"/>
        </w:rPr>
        <w:t xml:space="preserve"> </w:t>
      </w:r>
      <w:r w:rsidR="001E5FC6" w:rsidRPr="00AC4FFE">
        <w:rPr>
          <w:lang w:val="en-US"/>
        </w:rPr>
        <w:t xml:space="preserve">Be </w:t>
      </w:r>
      <w:r w:rsidR="001E5FC6" w:rsidRPr="00AC4FFE">
        <w:rPr>
          <w:i/>
          <w:lang w:val="en-US"/>
        </w:rPr>
        <w:t>proportionate*</w:t>
      </w:r>
      <w:r w:rsidR="001E5FC6" w:rsidRPr="00AC4FFE">
        <w:rPr>
          <w:lang w:val="en-US"/>
        </w:rPr>
        <w:t xml:space="preserve"> to the </w:t>
      </w:r>
      <w:r w:rsidR="00736B34" w:rsidRPr="00AC4FFE">
        <w:rPr>
          <w:lang w:val="en-US"/>
        </w:rPr>
        <w:t>size</w:t>
      </w:r>
      <w:r w:rsidR="001E5FC6" w:rsidRPr="00AC4FFE">
        <w:rPr>
          <w:i/>
          <w:lang w:val="en-US"/>
        </w:rPr>
        <w:t xml:space="preserve"> </w:t>
      </w:r>
      <w:r w:rsidR="001E5FC6" w:rsidRPr="00AC4FFE">
        <w:rPr>
          <w:lang w:val="en-US"/>
        </w:rPr>
        <w:t>of the</w:t>
      </w:r>
      <w:r w:rsidR="007B735D" w:rsidRPr="00AC4FFE">
        <w:rPr>
          <w:lang w:val="en-US"/>
        </w:rPr>
        <w:t xml:space="preserve"> converted area</w:t>
      </w:r>
      <w:r w:rsidR="001E5FC6" w:rsidRPr="00AC4FFE">
        <w:rPr>
          <w:lang w:val="en-US"/>
        </w:rPr>
        <w:t xml:space="preserve"> and </w:t>
      </w:r>
      <w:r w:rsidR="00083B0A" w:rsidRPr="00AC4FFE">
        <w:rPr>
          <w:i/>
          <w:lang w:val="en-US"/>
        </w:rPr>
        <w:t>equivalent*</w:t>
      </w:r>
      <w:r w:rsidR="00083B0A" w:rsidRPr="00AC4FFE">
        <w:rPr>
          <w:lang w:val="en-US"/>
        </w:rPr>
        <w:t xml:space="preserve"> to the</w:t>
      </w:r>
      <w:r w:rsidR="001E5FC6" w:rsidRPr="00AC4FFE">
        <w:rPr>
          <w:lang w:val="en-US"/>
        </w:rPr>
        <w:t xml:space="preserve"> nature of any </w:t>
      </w:r>
      <w:bookmarkStart w:id="126" w:name="_Hlk109301719"/>
      <w:r w:rsidR="00587C06" w:rsidRPr="00AC4FFE">
        <w:rPr>
          <w:i/>
          <w:lang w:val="en-US"/>
        </w:rPr>
        <w:t>environmental</w:t>
      </w:r>
      <w:r w:rsidR="00587C06" w:rsidRPr="00AC4FFE">
        <w:rPr>
          <w:lang w:val="en-US"/>
        </w:rPr>
        <w:t xml:space="preserve"> </w:t>
      </w:r>
      <w:bookmarkEnd w:id="126"/>
      <w:r w:rsidR="001E5FC6" w:rsidRPr="00AC4FFE">
        <w:rPr>
          <w:i/>
          <w:lang w:val="en-US"/>
        </w:rPr>
        <w:t>harm</w:t>
      </w:r>
      <w:r w:rsidR="001E5FC6" w:rsidRPr="00AC4FFE">
        <w:rPr>
          <w:lang w:val="en-US"/>
        </w:rPr>
        <w:t xml:space="preserve">* caused by the </w:t>
      </w:r>
      <w:r w:rsidR="001E5FC6" w:rsidRPr="00AC4FFE">
        <w:rPr>
          <w:i/>
          <w:lang w:val="en-US"/>
        </w:rPr>
        <w:t>conversion</w:t>
      </w:r>
      <w:r w:rsidR="001E5FC6" w:rsidRPr="00AC4FFE">
        <w:rPr>
          <w:lang w:val="en-US"/>
        </w:rPr>
        <w:t>*</w:t>
      </w:r>
      <w:r w:rsidRPr="00AC4FFE">
        <w:rPr>
          <w:lang w:val="en-US"/>
        </w:rPr>
        <w:t>.</w:t>
      </w:r>
      <w:bookmarkEnd w:id="125"/>
    </w:p>
    <w:p w14:paraId="720C0839" w14:textId="0818FC60" w:rsidR="001E5FC6" w:rsidRPr="00AC4FFE" w:rsidRDefault="00D449CD" w:rsidP="00510772">
      <w:pPr>
        <w:pStyle w:val="List2"/>
        <w:ind w:left="1701" w:hanging="283"/>
        <w:jc w:val="both"/>
        <w:rPr>
          <w:lang w:val="en-US"/>
        </w:rPr>
      </w:pPr>
      <w:r w:rsidRPr="00AC4FFE">
        <w:rPr>
          <w:lang w:val="en-US"/>
        </w:rPr>
        <w:t xml:space="preserve">For </w:t>
      </w:r>
      <w:r w:rsidRPr="000D1E4D">
        <w:rPr>
          <w:iCs/>
          <w:lang w:val="en-US"/>
        </w:rPr>
        <w:t>social</w:t>
      </w:r>
      <w:r w:rsidRPr="00AC4FFE">
        <w:rPr>
          <w:i/>
          <w:lang w:val="en-US"/>
        </w:rPr>
        <w:t xml:space="preserve"> remedy*: </w:t>
      </w:r>
      <w:r w:rsidR="00954855" w:rsidRPr="00AC4FFE">
        <w:rPr>
          <w:lang w:val="en-US"/>
        </w:rPr>
        <w:t xml:space="preserve">Be </w:t>
      </w:r>
      <w:r w:rsidR="00954855" w:rsidRPr="00AC4FFE">
        <w:rPr>
          <w:i/>
          <w:lang w:val="en-US"/>
        </w:rPr>
        <w:t>equivalent*</w:t>
      </w:r>
      <w:r w:rsidR="00954855" w:rsidRPr="00AC4FFE">
        <w:rPr>
          <w:lang w:val="en-US"/>
        </w:rPr>
        <w:t xml:space="preserve"> to </w:t>
      </w:r>
      <w:r w:rsidR="005A4DCD" w:rsidRPr="00AC4FFE">
        <w:rPr>
          <w:lang w:val="en-US"/>
        </w:rPr>
        <w:t xml:space="preserve">all </w:t>
      </w:r>
      <w:r w:rsidR="005A4DCD" w:rsidRPr="00AC4FFE">
        <w:rPr>
          <w:i/>
          <w:lang w:val="en-US"/>
        </w:rPr>
        <w:t>social harm</w:t>
      </w:r>
      <w:r w:rsidR="005A4DCD" w:rsidRPr="00AC4FFE">
        <w:rPr>
          <w:lang w:val="en-US"/>
        </w:rPr>
        <w:t xml:space="preserve">* in the </w:t>
      </w:r>
      <w:r w:rsidR="005A4DCD" w:rsidRPr="00AC4FFE">
        <w:rPr>
          <w:i/>
          <w:lang w:val="en-US"/>
        </w:rPr>
        <w:t>impact area*</w:t>
      </w:r>
      <w:r w:rsidR="009D5CBB" w:rsidRPr="00AC4FFE">
        <w:rPr>
          <w:lang w:val="en-US"/>
        </w:rPr>
        <w:t xml:space="preserve"> caused by the </w:t>
      </w:r>
      <w:r w:rsidR="009D5CBB" w:rsidRPr="00AC4FFE">
        <w:rPr>
          <w:i/>
          <w:lang w:val="en-US"/>
        </w:rPr>
        <w:t>conversion</w:t>
      </w:r>
      <w:r w:rsidR="005A4DCD" w:rsidRPr="00AC4FFE">
        <w:rPr>
          <w:lang w:val="en-US"/>
        </w:rPr>
        <w:t>*</w:t>
      </w:r>
      <w:r w:rsidR="00CF6FD5" w:rsidRPr="00AC4FFE">
        <w:rPr>
          <w:i/>
          <w:lang w:val="en-US"/>
        </w:rPr>
        <w:t>.</w:t>
      </w:r>
      <w:r w:rsidR="005A4DCD" w:rsidRPr="00AC4FFE">
        <w:rPr>
          <w:lang w:val="en-US"/>
        </w:rPr>
        <w:t xml:space="preserve"> </w:t>
      </w:r>
      <w:bookmarkEnd w:id="124"/>
    </w:p>
    <w:p w14:paraId="7379D432" w14:textId="77777777" w:rsidR="008959B8" w:rsidRPr="00AC4FFE" w:rsidRDefault="008959B8" w:rsidP="00510772">
      <w:pPr>
        <w:pStyle w:val="List"/>
        <w:ind w:left="1436"/>
        <w:jc w:val="both"/>
        <w:rPr>
          <w:lang w:val="en-US"/>
        </w:rPr>
      </w:pPr>
      <w:r w:rsidRPr="00AC4FFE">
        <w:rPr>
          <w:lang w:val="en-US"/>
        </w:rPr>
        <w:t xml:space="preserve">For </w:t>
      </w:r>
      <w:r w:rsidRPr="00AC4FFE">
        <w:rPr>
          <w:i/>
          <w:lang w:val="en-US"/>
        </w:rPr>
        <w:t>The Organization*</w:t>
      </w:r>
      <w:r w:rsidRPr="00AC4FFE">
        <w:rPr>
          <w:lang w:val="en-US"/>
        </w:rPr>
        <w:t xml:space="preserve"> not involved in </w:t>
      </w:r>
      <w:r w:rsidRPr="00AC4FFE">
        <w:rPr>
          <w:i/>
          <w:lang w:val="en-US"/>
        </w:rPr>
        <w:t>conversion*</w:t>
      </w:r>
      <w:r w:rsidRPr="00AC4FFE">
        <w:rPr>
          <w:lang w:val="en-US"/>
        </w:rPr>
        <w:t>, but that has acquired a</w:t>
      </w:r>
      <w:r w:rsidRPr="00AC4FFE">
        <w:rPr>
          <w:i/>
          <w:lang w:val="en-US"/>
        </w:rPr>
        <w:t xml:space="preserve"> management unit*</w:t>
      </w:r>
      <w:r w:rsidRPr="00AC4FFE">
        <w:rPr>
          <w:lang w:val="en-US"/>
        </w:rPr>
        <w:t xml:space="preserve"> where </w:t>
      </w:r>
      <w:r w:rsidRPr="00AC4FFE">
        <w:rPr>
          <w:i/>
          <w:lang w:val="en-US"/>
        </w:rPr>
        <w:t>conversion</w:t>
      </w:r>
      <w:r w:rsidRPr="00AC4FFE">
        <w:rPr>
          <w:lang w:val="en-US"/>
        </w:rPr>
        <w:t xml:space="preserve">* has taken place: </w:t>
      </w:r>
    </w:p>
    <w:p w14:paraId="23CE8178" w14:textId="1A20879C" w:rsidR="008959B8" w:rsidRPr="00AC4FFE" w:rsidRDefault="008959B8" w:rsidP="00510772">
      <w:pPr>
        <w:pStyle w:val="List2"/>
        <w:ind w:left="1701"/>
        <w:jc w:val="both"/>
        <w:rPr>
          <w:lang w:val="en-US"/>
        </w:rPr>
      </w:pPr>
      <w:bookmarkStart w:id="127" w:name="_Hlk109309520"/>
      <w:r w:rsidRPr="00AC4FFE">
        <w:rPr>
          <w:lang w:val="en-US"/>
        </w:rPr>
        <w:t xml:space="preserve">For </w:t>
      </w:r>
      <w:r w:rsidRPr="006366F5">
        <w:rPr>
          <w:iCs/>
          <w:lang w:val="en-US"/>
        </w:rPr>
        <w:t>environmental</w:t>
      </w:r>
      <w:r w:rsidRPr="00AC4FFE">
        <w:rPr>
          <w:i/>
          <w:lang w:val="en-US"/>
        </w:rPr>
        <w:t xml:space="preserve"> remedy*:</w:t>
      </w:r>
      <w:r w:rsidRPr="00AC4FFE">
        <w:rPr>
          <w:lang w:val="en-US"/>
        </w:rPr>
        <w:t xml:space="preserve"> Be </w:t>
      </w:r>
      <w:r w:rsidR="00083B0A" w:rsidRPr="00AC4FFE">
        <w:rPr>
          <w:lang w:val="en-US"/>
        </w:rPr>
        <w:t>provided for 20</w:t>
      </w:r>
      <w:r w:rsidR="0008457A" w:rsidRPr="00AC4FFE">
        <w:rPr>
          <w:lang w:val="en-US"/>
        </w:rPr>
        <w:t xml:space="preserve"> </w:t>
      </w:r>
      <w:r w:rsidR="00DA6178" w:rsidRPr="00AC4FFE">
        <w:rPr>
          <w:lang w:val="en-US"/>
        </w:rPr>
        <w:t>per cent</w:t>
      </w:r>
      <w:r w:rsidR="00083B0A" w:rsidRPr="00AC4FFE">
        <w:rPr>
          <w:lang w:val="en-US"/>
        </w:rPr>
        <w:t xml:space="preserve"> of the </w:t>
      </w:r>
      <w:r w:rsidR="00736B34" w:rsidRPr="00AC4FFE">
        <w:rPr>
          <w:lang w:val="en-US"/>
        </w:rPr>
        <w:t>size</w:t>
      </w:r>
      <w:r w:rsidR="00083B0A" w:rsidRPr="00AC4FFE">
        <w:rPr>
          <w:lang w:val="en-US"/>
        </w:rPr>
        <w:t xml:space="preserve"> of the converted area and </w:t>
      </w:r>
      <w:r w:rsidRPr="00AC4FFE">
        <w:rPr>
          <w:i/>
          <w:lang w:val="en-US"/>
        </w:rPr>
        <w:t>equivalent*</w:t>
      </w:r>
      <w:r w:rsidRPr="00AC4FFE">
        <w:rPr>
          <w:lang w:val="en-US"/>
        </w:rPr>
        <w:t xml:space="preserve"> to the nature of </w:t>
      </w:r>
      <w:r w:rsidR="00DE6199" w:rsidRPr="00AC4FFE">
        <w:rPr>
          <w:i/>
          <w:lang w:val="en-US"/>
        </w:rPr>
        <w:t>environmental</w:t>
      </w:r>
      <w:r w:rsidR="00DE6199" w:rsidRPr="00AC4FFE">
        <w:rPr>
          <w:lang w:val="en-US"/>
        </w:rPr>
        <w:t xml:space="preserve"> </w:t>
      </w:r>
      <w:r w:rsidRPr="00AC4FFE">
        <w:rPr>
          <w:i/>
          <w:lang w:val="en-US"/>
        </w:rPr>
        <w:t>harm</w:t>
      </w:r>
      <w:r w:rsidRPr="00AC4FFE">
        <w:rPr>
          <w:lang w:val="en-US"/>
        </w:rPr>
        <w:t xml:space="preserve">* caused by the </w:t>
      </w:r>
      <w:r w:rsidRPr="00AC4FFE">
        <w:rPr>
          <w:i/>
          <w:lang w:val="en-US"/>
        </w:rPr>
        <w:t>conversion</w:t>
      </w:r>
      <w:r w:rsidRPr="00AC4FFE">
        <w:rPr>
          <w:lang w:val="en-US"/>
        </w:rPr>
        <w:t>*.</w:t>
      </w:r>
    </w:p>
    <w:bookmarkEnd w:id="127"/>
    <w:p w14:paraId="4449A372" w14:textId="31FE2208" w:rsidR="008959B8" w:rsidRPr="00AC4FFE" w:rsidRDefault="008959B8" w:rsidP="00510772">
      <w:pPr>
        <w:pStyle w:val="List2"/>
        <w:ind w:left="1701"/>
        <w:jc w:val="both"/>
        <w:rPr>
          <w:lang w:val="en-US"/>
        </w:rPr>
      </w:pPr>
      <w:r w:rsidRPr="00AC4FFE">
        <w:rPr>
          <w:lang w:val="en-US"/>
        </w:rPr>
        <w:t xml:space="preserve">For </w:t>
      </w:r>
      <w:r w:rsidRPr="000D1E4D">
        <w:rPr>
          <w:iCs/>
          <w:lang w:val="en-US"/>
        </w:rPr>
        <w:t>social</w:t>
      </w:r>
      <w:r w:rsidRPr="00AC4FFE">
        <w:rPr>
          <w:i/>
          <w:lang w:val="en-US"/>
        </w:rPr>
        <w:t xml:space="preserve"> remedy*:</w:t>
      </w:r>
      <w:r w:rsidRPr="00AC4FFE">
        <w:rPr>
          <w:lang w:val="en-US"/>
        </w:rPr>
        <w:t xml:space="preserve"> </w:t>
      </w:r>
      <w:r w:rsidR="007E6D71" w:rsidRPr="00AC4FFE">
        <w:rPr>
          <w:lang w:val="en-US"/>
        </w:rPr>
        <w:t xml:space="preserve">Be </w:t>
      </w:r>
      <w:r w:rsidR="007E6D71" w:rsidRPr="00AC4FFE">
        <w:rPr>
          <w:i/>
          <w:lang w:val="en-US"/>
        </w:rPr>
        <w:t>equivalent*</w:t>
      </w:r>
      <w:r w:rsidR="007E6D71" w:rsidRPr="00AC4FFE">
        <w:rPr>
          <w:lang w:val="en-US"/>
        </w:rPr>
        <w:t xml:space="preserve"> to the </w:t>
      </w:r>
      <w:r w:rsidRPr="00AC4FFE">
        <w:rPr>
          <w:i/>
          <w:lang w:val="en-US"/>
        </w:rPr>
        <w:t>priority social harm</w:t>
      </w:r>
      <w:r w:rsidRPr="00AC4FFE">
        <w:rPr>
          <w:lang w:val="en-US"/>
        </w:rPr>
        <w:t>* (see</w:t>
      </w:r>
      <w:r w:rsidR="00A22508" w:rsidRPr="00AC4FFE">
        <w:rPr>
          <w:lang w:val="en-US"/>
        </w:rPr>
        <w:t xml:space="preserve"> section</w:t>
      </w:r>
      <w:r w:rsidRPr="00AC4FFE">
        <w:rPr>
          <w:lang w:val="en-US"/>
        </w:rPr>
        <w:t xml:space="preserve"> </w:t>
      </w:r>
      <w:r w:rsidR="00A22508" w:rsidRPr="00AC4FFE">
        <w:rPr>
          <w:lang w:val="en-US"/>
        </w:rPr>
        <w:fldChar w:fldCharType="begin"/>
      </w:r>
      <w:r w:rsidR="00A22508" w:rsidRPr="00AC4FFE">
        <w:rPr>
          <w:lang w:val="en-US"/>
        </w:rPr>
        <w:instrText xml:space="preserve"> REF _Ref119671868 \r \h </w:instrText>
      </w:r>
      <w:r w:rsidR="004F35A2" w:rsidRPr="00AC4FFE">
        <w:rPr>
          <w:lang w:val="en-US"/>
        </w:rPr>
        <w:instrText xml:space="preserve"> \* MERGEFORMAT </w:instrText>
      </w:r>
      <w:r w:rsidR="00A22508" w:rsidRPr="00AC4FFE">
        <w:rPr>
          <w:lang w:val="en-US"/>
        </w:rPr>
      </w:r>
      <w:r w:rsidR="00A22508" w:rsidRPr="00AC4FFE">
        <w:rPr>
          <w:lang w:val="en-US"/>
        </w:rPr>
        <w:fldChar w:fldCharType="separate"/>
      </w:r>
      <w:r w:rsidR="00167A13">
        <w:rPr>
          <w:lang w:val="en-US"/>
        </w:rPr>
        <w:t>13</w:t>
      </w:r>
      <w:r w:rsidR="00A22508" w:rsidRPr="00AC4FFE">
        <w:rPr>
          <w:lang w:val="en-US"/>
        </w:rPr>
        <w:fldChar w:fldCharType="end"/>
      </w:r>
      <w:r w:rsidRPr="00AC4FFE">
        <w:rPr>
          <w:lang w:val="en-US"/>
        </w:rPr>
        <w:t xml:space="preserve">) in the </w:t>
      </w:r>
      <w:r w:rsidRPr="00AC4FFE">
        <w:rPr>
          <w:i/>
          <w:lang w:val="en-US"/>
        </w:rPr>
        <w:t>impact area</w:t>
      </w:r>
      <w:r w:rsidRPr="00AC4FFE">
        <w:rPr>
          <w:lang w:val="en-US"/>
        </w:rPr>
        <w:t>*</w:t>
      </w:r>
      <w:r w:rsidR="00A67DDC" w:rsidRPr="00AC4FFE">
        <w:rPr>
          <w:lang w:val="en-US"/>
        </w:rPr>
        <w:t xml:space="preserve"> caused by the </w:t>
      </w:r>
      <w:r w:rsidR="00A67DDC" w:rsidRPr="00AC4FFE">
        <w:rPr>
          <w:i/>
          <w:lang w:val="en-US"/>
        </w:rPr>
        <w:t>conversion</w:t>
      </w:r>
      <w:r w:rsidRPr="00AC4FFE">
        <w:rPr>
          <w:lang w:val="en-US"/>
        </w:rPr>
        <w:t>*.</w:t>
      </w:r>
      <w:bookmarkStart w:id="128" w:name="OpenAt"/>
      <w:bookmarkEnd w:id="128"/>
    </w:p>
    <w:p w14:paraId="4BF77342" w14:textId="3BF3C5FC" w:rsidR="0067467A" w:rsidRPr="00AC4FFE" w:rsidRDefault="007A655D" w:rsidP="00510772">
      <w:pPr>
        <w:pStyle w:val="List"/>
        <w:jc w:val="both"/>
        <w:rPr>
          <w:rFonts w:eastAsiaTheme="minorEastAsia"/>
          <w:lang w:val="en-US"/>
        </w:rPr>
      </w:pPr>
      <w:r w:rsidRPr="00AC4FFE">
        <w:rPr>
          <w:lang w:val="en-US"/>
        </w:rPr>
        <w:t xml:space="preserve">For the </w:t>
      </w:r>
      <w:r w:rsidR="00664F8C" w:rsidRPr="00AC4FFE">
        <w:rPr>
          <w:i/>
          <w:iCs/>
          <w:lang w:val="en-US"/>
        </w:rPr>
        <w:t>corporate group</w:t>
      </w:r>
      <w:r w:rsidR="001B522D" w:rsidRPr="00AC4FFE">
        <w:rPr>
          <w:i/>
          <w:iCs/>
          <w:lang w:val="en-US"/>
        </w:rPr>
        <w:t>*</w:t>
      </w:r>
      <w:r w:rsidR="00664F8C" w:rsidRPr="00AC4FFE">
        <w:rPr>
          <w:i/>
          <w:iCs/>
          <w:lang w:val="en-US"/>
        </w:rPr>
        <w:t xml:space="preserve">: </w:t>
      </w:r>
    </w:p>
    <w:p w14:paraId="464E01F8" w14:textId="63DC28E4" w:rsidR="00256276" w:rsidRPr="00AC4FFE" w:rsidRDefault="0067467A" w:rsidP="00510772">
      <w:pPr>
        <w:pStyle w:val="List2"/>
        <w:jc w:val="both"/>
        <w:rPr>
          <w:lang w:val="en-US"/>
        </w:rPr>
      </w:pPr>
      <w:r w:rsidRPr="00AC4FFE">
        <w:rPr>
          <w:lang w:val="en-US"/>
        </w:rPr>
        <w:t xml:space="preserve">For </w:t>
      </w:r>
      <w:r w:rsidRPr="006366F5">
        <w:rPr>
          <w:lang w:val="en-US"/>
        </w:rPr>
        <w:t>environmental</w:t>
      </w:r>
      <w:r w:rsidRPr="00AC4FFE">
        <w:rPr>
          <w:i/>
          <w:iCs/>
          <w:lang w:val="en-US"/>
        </w:rPr>
        <w:t xml:space="preserve"> remedy*:</w:t>
      </w:r>
      <w:r w:rsidRPr="00AC4FFE">
        <w:rPr>
          <w:lang w:val="en-US"/>
        </w:rPr>
        <w:t xml:space="preserve"> </w:t>
      </w:r>
      <w:r w:rsidR="00664F8C" w:rsidRPr="00AC4FFE">
        <w:rPr>
          <w:lang w:val="en-US"/>
        </w:rPr>
        <w:t xml:space="preserve">Be </w:t>
      </w:r>
      <w:r w:rsidR="00664F8C" w:rsidRPr="00AC4FFE">
        <w:rPr>
          <w:i/>
          <w:iCs/>
          <w:lang w:val="en-US"/>
        </w:rPr>
        <w:t>proportionate*</w:t>
      </w:r>
      <w:r w:rsidR="00664F8C" w:rsidRPr="00AC4FFE">
        <w:rPr>
          <w:i/>
          <w:lang w:val="en-US"/>
        </w:rPr>
        <w:t xml:space="preserve"> </w:t>
      </w:r>
      <w:r w:rsidR="00664F8C" w:rsidRPr="00AC4FFE">
        <w:rPr>
          <w:lang w:val="en-US"/>
        </w:rPr>
        <w:t xml:space="preserve">to the </w:t>
      </w:r>
      <w:r w:rsidR="00736B34" w:rsidRPr="00AC4FFE">
        <w:rPr>
          <w:lang w:val="en-US"/>
        </w:rPr>
        <w:t>size</w:t>
      </w:r>
      <w:r w:rsidR="00664F8C" w:rsidRPr="00AC4FFE">
        <w:rPr>
          <w:i/>
          <w:iCs/>
          <w:lang w:val="en-US"/>
        </w:rPr>
        <w:t xml:space="preserve"> </w:t>
      </w:r>
      <w:r w:rsidR="00664F8C" w:rsidRPr="00AC4FFE">
        <w:rPr>
          <w:lang w:val="en-US"/>
        </w:rPr>
        <w:t xml:space="preserve">of the </w:t>
      </w:r>
      <w:r w:rsidR="00664F8C" w:rsidRPr="00AC4FFE">
        <w:rPr>
          <w:i/>
          <w:iCs/>
          <w:lang w:val="en-US"/>
        </w:rPr>
        <w:t>impact area*</w:t>
      </w:r>
      <w:r w:rsidR="00664F8C" w:rsidRPr="00AC4FFE">
        <w:rPr>
          <w:lang w:val="en-US"/>
        </w:rPr>
        <w:t xml:space="preserve"> and </w:t>
      </w:r>
      <w:r w:rsidR="00083B0A" w:rsidRPr="00AC4FFE">
        <w:rPr>
          <w:i/>
          <w:iCs/>
          <w:lang w:val="en-US"/>
        </w:rPr>
        <w:t>equivalent*</w:t>
      </w:r>
      <w:r w:rsidR="00083B0A" w:rsidRPr="00AC4FFE">
        <w:rPr>
          <w:lang w:val="en-US"/>
        </w:rPr>
        <w:t xml:space="preserve"> to the</w:t>
      </w:r>
      <w:r w:rsidR="00664F8C" w:rsidRPr="00AC4FFE">
        <w:rPr>
          <w:lang w:val="en-US"/>
        </w:rPr>
        <w:t xml:space="preserve"> nature of any</w:t>
      </w:r>
      <w:r w:rsidR="00F749C5" w:rsidRPr="00AC4FFE">
        <w:rPr>
          <w:lang w:val="en-US"/>
        </w:rPr>
        <w:t xml:space="preserve"> </w:t>
      </w:r>
      <w:r w:rsidR="00F749C5" w:rsidRPr="00AC4FFE">
        <w:rPr>
          <w:i/>
          <w:lang w:val="en-US"/>
        </w:rPr>
        <w:t>environmental</w:t>
      </w:r>
      <w:r w:rsidR="00F749C5" w:rsidRPr="00AC4FFE">
        <w:rPr>
          <w:lang w:val="en-US"/>
        </w:rPr>
        <w:t xml:space="preserve"> </w:t>
      </w:r>
      <w:r w:rsidR="00664F8C" w:rsidRPr="00AC4FFE">
        <w:rPr>
          <w:i/>
          <w:iCs/>
          <w:lang w:val="en-US"/>
        </w:rPr>
        <w:t>harm</w:t>
      </w:r>
      <w:r w:rsidR="00664F8C" w:rsidRPr="00AC4FFE">
        <w:rPr>
          <w:lang w:val="en-US"/>
        </w:rPr>
        <w:t xml:space="preserve">* caused by the </w:t>
      </w:r>
      <w:r w:rsidR="00664F8C" w:rsidRPr="00AC4FFE">
        <w:rPr>
          <w:i/>
          <w:iCs/>
          <w:lang w:val="en-US"/>
        </w:rPr>
        <w:t>unacceptable activities</w:t>
      </w:r>
      <w:r w:rsidR="00664F8C" w:rsidRPr="00AC4FFE">
        <w:rPr>
          <w:lang w:val="en-US"/>
        </w:rPr>
        <w:t>*.</w:t>
      </w:r>
    </w:p>
    <w:p w14:paraId="5003F946" w14:textId="2D5C41B0" w:rsidR="0067467A" w:rsidRPr="00AC4FFE" w:rsidRDefault="0067467A" w:rsidP="0C8FB8A4">
      <w:pPr>
        <w:pStyle w:val="List"/>
        <w:numPr>
          <w:ilvl w:val="0"/>
          <w:numId w:val="0"/>
        </w:numPr>
        <w:ind w:left="1706" w:hanging="357"/>
        <w:jc w:val="both"/>
        <w:rPr>
          <w:rFonts w:eastAsiaTheme="minorEastAsia"/>
          <w:lang w:val="en-US"/>
        </w:rPr>
      </w:pPr>
      <w:r w:rsidRPr="00AC4FFE">
        <w:rPr>
          <w:lang w:val="en-US"/>
        </w:rPr>
        <w:t xml:space="preserve">ii. For </w:t>
      </w:r>
      <w:r w:rsidRPr="000D1E4D">
        <w:rPr>
          <w:lang w:val="en-US"/>
        </w:rPr>
        <w:t>social</w:t>
      </w:r>
      <w:r w:rsidRPr="00AC4FFE">
        <w:rPr>
          <w:i/>
          <w:iCs/>
          <w:lang w:val="en-US"/>
        </w:rPr>
        <w:t xml:space="preserve"> remedy*:</w:t>
      </w:r>
      <w:r w:rsidRPr="00AC4FFE">
        <w:rPr>
          <w:lang w:val="en-US"/>
        </w:rPr>
        <w:t xml:space="preserve"> </w:t>
      </w:r>
      <w:r w:rsidR="0059189C" w:rsidRPr="00AC4FFE">
        <w:rPr>
          <w:lang w:val="en-US"/>
        </w:rPr>
        <w:t xml:space="preserve">Be </w:t>
      </w:r>
      <w:r w:rsidR="0059189C" w:rsidRPr="00AC4FFE">
        <w:rPr>
          <w:i/>
          <w:lang w:val="en-US"/>
        </w:rPr>
        <w:t>equivalent*</w:t>
      </w:r>
      <w:r w:rsidR="0059189C" w:rsidRPr="00AC4FFE">
        <w:rPr>
          <w:lang w:val="en-US"/>
        </w:rPr>
        <w:t xml:space="preserve"> </w:t>
      </w:r>
      <w:r w:rsidR="00D81807" w:rsidRPr="00AC4FFE">
        <w:rPr>
          <w:lang w:val="en-US"/>
        </w:rPr>
        <w:t>to</w:t>
      </w:r>
      <w:r w:rsidRPr="00AC4FFE">
        <w:rPr>
          <w:lang w:val="en-US"/>
        </w:rPr>
        <w:t xml:space="preserve"> </w:t>
      </w:r>
      <w:r w:rsidR="00020297" w:rsidRPr="00AC4FFE">
        <w:rPr>
          <w:lang w:val="en-US"/>
        </w:rPr>
        <w:t>all</w:t>
      </w:r>
      <w:r w:rsidRPr="00AC4FFE">
        <w:rPr>
          <w:lang w:val="en-US"/>
        </w:rPr>
        <w:t xml:space="preserve"> </w:t>
      </w:r>
      <w:r w:rsidRPr="00AC4FFE">
        <w:rPr>
          <w:i/>
          <w:iCs/>
          <w:lang w:val="en-US"/>
        </w:rPr>
        <w:t>social</w:t>
      </w:r>
      <w:r w:rsidRPr="00AC4FFE">
        <w:rPr>
          <w:lang w:val="en-US"/>
        </w:rPr>
        <w:t xml:space="preserve"> </w:t>
      </w:r>
      <w:r w:rsidRPr="00AC4FFE">
        <w:rPr>
          <w:i/>
          <w:iCs/>
          <w:lang w:val="en-US"/>
        </w:rPr>
        <w:t>harm</w:t>
      </w:r>
      <w:r w:rsidRPr="00AC4FFE">
        <w:rPr>
          <w:lang w:val="en-US"/>
        </w:rPr>
        <w:t xml:space="preserve">* </w:t>
      </w:r>
      <w:r w:rsidR="00D81807" w:rsidRPr="00AC4FFE">
        <w:rPr>
          <w:lang w:val="en-US"/>
        </w:rPr>
        <w:t xml:space="preserve">in the </w:t>
      </w:r>
      <w:r w:rsidR="00D81807" w:rsidRPr="00AC4FFE">
        <w:rPr>
          <w:i/>
          <w:iCs/>
          <w:lang w:val="en-US"/>
        </w:rPr>
        <w:t>impact area*</w:t>
      </w:r>
      <w:r w:rsidRPr="00AC4FFE">
        <w:rPr>
          <w:lang w:val="en-US"/>
        </w:rPr>
        <w:t xml:space="preserve"> caused by the </w:t>
      </w:r>
      <w:r w:rsidRPr="00AC4FFE">
        <w:rPr>
          <w:i/>
          <w:iCs/>
          <w:lang w:val="en-US"/>
        </w:rPr>
        <w:t>unacceptable activities</w:t>
      </w:r>
      <w:r w:rsidRPr="00AC4FFE">
        <w:rPr>
          <w:lang w:val="en-US"/>
        </w:rPr>
        <w:t>*.</w:t>
      </w:r>
    </w:p>
    <w:p w14:paraId="28175823" w14:textId="660F378C" w:rsidR="0002735C" w:rsidRPr="00AC4FFE" w:rsidRDefault="0002735C" w:rsidP="00510772">
      <w:pPr>
        <w:pStyle w:val="Clause2"/>
        <w:ind w:left="1143"/>
        <w:jc w:val="both"/>
        <w:rPr>
          <w:lang w:val="en-US"/>
        </w:rPr>
      </w:pPr>
      <w:bookmarkStart w:id="129" w:name="_Ref95680420"/>
      <w:r w:rsidRPr="00AC4FFE">
        <w:rPr>
          <w:lang w:val="en-US"/>
        </w:rPr>
        <w:t xml:space="preserve">Where the </w:t>
      </w:r>
      <w:r w:rsidRPr="00AC4FFE">
        <w:rPr>
          <w:i/>
          <w:iCs/>
          <w:lang w:val="en-US"/>
        </w:rPr>
        <w:t>remedy*</w:t>
      </w:r>
      <w:r w:rsidRPr="00AC4FFE">
        <w:rPr>
          <w:lang w:val="en-US"/>
        </w:rPr>
        <w:t xml:space="preserve"> actions are planned outside the </w:t>
      </w:r>
      <w:r w:rsidRPr="00AC4FFE">
        <w:rPr>
          <w:i/>
          <w:iCs/>
          <w:lang w:val="en-US"/>
        </w:rPr>
        <w:t>impact area*</w:t>
      </w:r>
      <w:r w:rsidRPr="00AC4FFE">
        <w:rPr>
          <w:lang w:val="en-US"/>
        </w:rPr>
        <w:t xml:space="preserve">; </w:t>
      </w:r>
      <w:r w:rsidRPr="00AC4FFE">
        <w:rPr>
          <w:i/>
          <w:iCs/>
          <w:lang w:val="en-US"/>
        </w:rPr>
        <w:t>consultation</w:t>
      </w:r>
      <w:r w:rsidR="00573655" w:rsidRPr="00AC4FFE">
        <w:rPr>
          <w:i/>
          <w:iCs/>
          <w:lang w:val="en-US"/>
        </w:rPr>
        <w:t>*</w:t>
      </w:r>
      <w:r w:rsidRPr="00AC4FFE">
        <w:rPr>
          <w:lang w:val="en-US"/>
        </w:rPr>
        <w:t xml:space="preserve"> shall be conducted with </w:t>
      </w:r>
      <w:r w:rsidR="0069544A" w:rsidRPr="00AC4FFE">
        <w:rPr>
          <w:i/>
          <w:iCs/>
          <w:color w:val="C00000"/>
          <w:lang w:val="en-US"/>
        </w:rPr>
        <w:t>affected stakeholders</w:t>
      </w:r>
      <w:r w:rsidRPr="00AC4FFE">
        <w:rPr>
          <w:i/>
          <w:iCs/>
          <w:lang w:val="en-US"/>
        </w:rPr>
        <w:t xml:space="preserve">* </w:t>
      </w:r>
      <w:r w:rsidRPr="00AC4FFE">
        <w:rPr>
          <w:lang w:val="en-US"/>
        </w:rPr>
        <w:t xml:space="preserve">in the area where proposed </w:t>
      </w:r>
      <w:r w:rsidRPr="00AC4FFE">
        <w:rPr>
          <w:i/>
          <w:iCs/>
          <w:lang w:val="en-US"/>
        </w:rPr>
        <w:t>remedy*</w:t>
      </w:r>
      <w:r w:rsidRPr="00AC4FFE">
        <w:rPr>
          <w:lang w:val="en-US"/>
        </w:rPr>
        <w:t xml:space="preserve"> actions are planned. </w:t>
      </w:r>
      <w:bookmarkEnd w:id="129"/>
    </w:p>
    <w:p w14:paraId="0CA1EBB9" w14:textId="6AEABF9B" w:rsidR="000F5900" w:rsidRPr="00AC4FFE" w:rsidRDefault="008F7A18" w:rsidP="00616284">
      <w:pPr>
        <w:rPr>
          <w:rFonts w:cs="Arial"/>
          <w:b/>
          <w:bCs/>
        </w:rPr>
      </w:pPr>
      <w:r w:rsidRPr="00AC4FFE">
        <w:rPr>
          <w:rFonts w:cs="Arial"/>
          <w:b/>
          <w:bCs/>
        </w:rPr>
        <w:t>Additional requirements</w:t>
      </w:r>
    </w:p>
    <w:p w14:paraId="2A93C45E" w14:textId="4066F950" w:rsidR="002F2453" w:rsidRPr="00AC4FFE" w:rsidRDefault="002F2453" w:rsidP="00510772">
      <w:pPr>
        <w:pStyle w:val="Clause2"/>
        <w:ind w:left="1143"/>
        <w:jc w:val="both"/>
        <w:rPr>
          <w:lang w:val="en-US"/>
        </w:rPr>
      </w:pPr>
      <w:r w:rsidRPr="00AC4FFE">
        <w:rPr>
          <w:lang w:val="en-US"/>
        </w:rPr>
        <w:t xml:space="preserve">Through the </w:t>
      </w:r>
      <w:r w:rsidRPr="00AC4FFE">
        <w:rPr>
          <w:i/>
          <w:iCs/>
          <w:lang w:val="en-US"/>
        </w:rPr>
        <w:t>remedy</w:t>
      </w:r>
      <w:r w:rsidR="006D5B6E" w:rsidRPr="00AC4FFE">
        <w:rPr>
          <w:i/>
          <w:iCs/>
          <w:lang w:val="en-US"/>
        </w:rPr>
        <w:t>*</w:t>
      </w:r>
      <w:r w:rsidRPr="00AC4FFE">
        <w:rPr>
          <w:lang w:val="en-US"/>
        </w:rPr>
        <w:t xml:space="preserve"> dialogue process (see </w:t>
      </w:r>
      <w:r w:rsidR="00561B09" w:rsidRPr="00AC4FFE">
        <w:rPr>
          <w:lang w:val="en-US"/>
        </w:rPr>
        <w:t>section</w:t>
      </w:r>
      <w:r w:rsidRPr="00AC4FFE">
        <w:rPr>
          <w:lang w:val="en-US"/>
        </w:rPr>
        <w:t xml:space="preserve"> </w:t>
      </w:r>
      <w:r w:rsidRPr="00AC4FFE">
        <w:rPr>
          <w:lang w:val="en-US"/>
        </w:rPr>
        <w:fldChar w:fldCharType="begin"/>
      </w:r>
      <w:r w:rsidRPr="00AC4FFE">
        <w:rPr>
          <w:lang w:val="en-US"/>
        </w:rPr>
        <w:instrText xml:space="preserve"> REF _Ref95643826 \r \h  \* MERGEFORMAT </w:instrText>
      </w:r>
      <w:r w:rsidRPr="00AC4FFE">
        <w:rPr>
          <w:lang w:val="en-US"/>
        </w:rPr>
      </w:r>
      <w:r w:rsidRPr="00AC4FFE">
        <w:rPr>
          <w:lang w:val="en-US"/>
        </w:rPr>
        <w:fldChar w:fldCharType="separate"/>
      </w:r>
      <w:r w:rsidR="00167A13">
        <w:rPr>
          <w:lang w:val="en-US"/>
        </w:rPr>
        <w:t>15</w:t>
      </w:r>
      <w:r w:rsidRPr="00AC4FFE">
        <w:rPr>
          <w:lang w:val="en-US"/>
        </w:rPr>
        <w:fldChar w:fldCharType="end"/>
      </w:r>
      <w:r w:rsidRPr="00AC4FFE">
        <w:rPr>
          <w:lang w:val="en-US"/>
        </w:rPr>
        <w:t xml:space="preserve">), </w:t>
      </w:r>
      <w:r w:rsidR="00230528" w:rsidRPr="00AC4FFE">
        <w:rPr>
          <w:lang w:val="en-US"/>
        </w:rPr>
        <w:t>specific time-bound</w:t>
      </w:r>
      <w:r w:rsidR="00774B14" w:rsidRPr="00AC4FFE">
        <w:rPr>
          <w:lang w:val="en-US"/>
        </w:rPr>
        <w:t xml:space="preserve"> </w:t>
      </w:r>
      <w:r w:rsidRPr="00AC4FFE">
        <w:rPr>
          <w:i/>
          <w:iCs/>
          <w:lang w:val="en-US"/>
        </w:rPr>
        <w:t>remedy*</w:t>
      </w:r>
      <w:r w:rsidRPr="00AC4FFE">
        <w:rPr>
          <w:lang w:val="en-US"/>
        </w:rPr>
        <w:t xml:space="preserve"> activities shall be formally agreed with </w:t>
      </w:r>
      <w:r w:rsidR="003862D5" w:rsidRPr="00AC4FFE">
        <w:rPr>
          <w:i/>
          <w:color w:val="5BC3F5" w:themeColor="accent5"/>
          <w:lang w:val="en-US"/>
        </w:rPr>
        <w:t>impacted</w:t>
      </w:r>
      <w:r w:rsidRPr="00AC4FFE">
        <w:rPr>
          <w:i/>
          <w:color w:val="5BC3F5" w:themeColor="accent5"/>
          <w:lang w:val="en-US"/>
        </w:rPr>
        <w:t xml:space="preserve"> rights holders</w:t>
      </w:r>
      <w:r w:rsidRPr="00AC4FFE">
        <w:rPr>
          <w:i/>
          <w:lang w:val="en-US"/>
        </w:rPr>
        <w:t>*</w:t>
      </w:r>
      <w:r w:rsidR="003A59D4" w:rsidRPr="00AC4FFE">
        <w:rPr>
          <w:i/>
          <w:lang w:val="en-US"/>
        </w:rPr>
        <w:t>.</w:t>
      </w:r>
      <w:r w:rsidRPr="00AC4FFE">
        <w:rPr>
          <w:lang w:val="en-US"/>
        </w:rPr>
        <w:t xml:space="preserve"> </w:t>
      </w:r>
    </w:p>
    <w:p w14:paraId="5FD8EBDA" w14:textId="754E0E04" w:rsidR="001850D1" w:rsidRPr="00AC4FFE" w:rsidRDefault="00CB6D6D" w:rsidP="00510772">
      <w:pPr>
        <w:pStyle w:val="Clause2"/>
        <w:ind w:left="1143"/>
        <w:jc w:val="both"/>
        <w:rPr>
          <w:lang w:val="en-US"/>
        </w:rPr>
      </w:pPr>
      <w:r w:rsidRPr="00AC4FFE">
        <w:rPr>
          <w:lang w:val="en-US"/>
        </w:rPr>
        <w:t>The</w:t>
      </w:r>
      <w:r w:rsidRPr="00AC4FFE">
        <w:rPr>
          <w:i/>
          <w:iCs/>
          <w:lang w:val="en-US"/>
        </w:rPr>
        <w:t xml:space="preserve"> corporate group*</w:t>
      </w:r>
      <w:r w:rsidRPr="00AC4FFE">
        <w:rPr>
          <w:lang w:val="en-US"/>
        </w:rPr>
        <w:t xml:space="preserve"> shall seek to address the root causes of </w:t>
      </w:r>
      <w:r w:rsidRPr="00AC4FFE">
        <w:rPr>
          <w:i/>
          <w:iCs/>
          <w:lang w:val="en-US"/>
        </w:rPr>
        <w:t>harm*</w:t>
      </w:r>
      <w:r w:rsidRPr="00AC4FFE">
        <w:rPr>
          <w:lang w:val="en-US"/>
        </w:rPr>
        <w:t xml:space="preserve">, either through the </w:t>
      </w:r>
      <w:r w:rsidRPr="00AC4FFE">
        <w:rPr>
          <w:i/>
          <w:iCs/>
          <w:lang w:val="en-US"/>
        </w:rPr>
        <w:t>remedy*</w:t>
      </w:r>
      <w:r w:rsidRPr="00AC4FFE">
        <w:rPr>
          <w:lang w:val="en-US"/>
        </w:rPr>
        <w:t xml:space="preserve"> activities or changes in practice.</w:t>
      </w:r>
    </w:p>
    <w:p w14:paraId="77D6544F" w14:textId="2B3ECA9F" w:rsidR="000E600C" w:rsidRPr="00AC4FFE" w:rsidRDefault="18BEBB84" w:rsidP="00510772">
      <w:pPr>
        <w:pStyle w:val="Clause1-Heading"/>
        <w:numPr>
          <w:ilvl w:val="0"/>
          <w:numId w:val="79"/>
        </w:numPr>
        <w:jc w:val="both"/>
        <w:outlineLvl w:val="9"/>
        <w:rPr>
          <w:rFonts w:asciiTheme="minorHAnsi" w:hAnsiTheme="minorHAnsi" w:cstheme="minorHAnsi"/>
          <w:b/>
          <w:lang w:val="en-US"/>
        </w:rPr>
      </w:pPr>
      <w:r w:rsidRPr="00AC4FFE">
        <w:rPr>
          <w:rFonts w:asciiTheme="minorHAnsi" w:hAnsiTheme="minorHAnsi" w:cstheme="minorHAnsi"/>
          <w:b/>
          <w:lang w:val="en-US"/>
        </w:rPr>
        <w:lastRenderedPageBreak/>
        <w:t xml:space="preserve">Approach to </w:t>
      </w:r>
      <w:r w:rsidRPr="00AC4FFE">
        <w:rPr>
          <w:rFonts w:asciiTheme="minorHAnsi" w:hAnsiTheme="minorHAnsi" w:cstheme="minorHAnsi"/>
          <w:b/>
          <w:i/>
          <w:lang w:val="en-US"/>
        </w:rPr>
        <w:t>remedy</w:t>
      </w:r>
      <w:r w:rsidR="00553AD0" w:rsidRPr="00AC4FFE">
        <w:rPr>
          <w:rFonts w:asciiTheme="minorHAnsi" w:hAnsiTheme="minorHAnsi" w:cstheme="minorHAnsi"/>
          <w:b/>
          <w:lang w:val="en-US"/>
        </w:rPr>
        <w:t>*</w:t>
      </w:r>
      <w:r w:rsidRPr="00AC4FFE">
        <w:rPr>
          <w:rFonts w:asciiTheme="minorHAnsi" w:hAnsiTheme="minorHAnsi" w:cstheme="minorHAnsi"/>
          <w:b/>
          <w:lang w:val="en-US"/>
        </w:rPr>
        <w:t xml:space="preserve"> action and site selection – environmental </w:t>
      </w:r>
      <w:r w:rsidRPr="00AC4FFE">
        <w:rPr>
          <w:rFonts w:asciiTheme="minorHAnsi" w:hAnsiTheme="minorHAnsi" w:cstheme="minorHAnsi"/>
          <w:b/>
          <w:i/>
          <w:lang w:val="en-US"/>
        </w:rPr>
        <w:t>remedy</w:t>
      </w:r>
      <w:r w:rsidR="00553AD0" w:rsidRPr="00AC4FFE">
        <w:rPr>
          <w:rFonts w:asciiTheme="minorHAnsi" w:hAnsiTheme="minorHAnsi" w:cstheme="minorHAnsi"/>
          <w:b/>
          <w:i/>
          <w:lang w:val="en-US"/>
        </w:rPr>
        <w:t>*</w:t>
      </w:r>
    </w:p>
    <w:p w14:paraId="1B1D6BB8" w14:textId="727AACF8" w:rsidR="003A57C9" w:rsidRPr="00AC4FFE" w:rsidRDefault="003A57C9" w:rsidP="009402CF">
      <w:pPr>
        <w:pStyle w:val="Clause2"/>
        <w:keepNext/>
        <w:numPr>
          <w:ilvl w:val="0"/>
          <w:numId w:val="0"/>
        </w:numPr>
        <w:ind w:left="567" w:hanging="567"/>
        <w:jc w:val="both"/>
        <w:rPr>
          <w:b/>
          <w:bCs/>
          <w:lang w:val="en-US"/>
        </w:rPr>
      </w:pPr>
      <w:r w:rsidRPr="00AC4FFE">
        <w:rPr>
          <w:b/>
          <w:bCs/>
          <w:lang w:val="en-US"/>
        </w:rPr>
        <w:t>Core requirements</w:t>
      </w:r>
    </w:p>
    <w:p w14:paraId="7D369075" w14:textId="05305A07" w:rsidR="000E600C" w:rsidRPr="00AC4FFE" w:rsidRDefault="00856D99" w:rsidP="00510772">
      <w:pPr>
        <w:pStyle w:val="Clause2"/>
        <w:ind w:left="1143"/>
        <w:jc w:val="both"/>
        <w:rPr>
          <w:lang w:val="en-US"/>
        </w:rPr>
      </w:pPr>
      <w:r w:rsidRPr="00AC4FFE">
        <w:rPr>
          <w:lang w:val="en-US"/>
        </w:rPr>
        <w:t xml:space="preserve">Environmental </w:t>
      </w:r>
      <w:r w:rsidRPr="00AC4FFE">
        <w:rPr>
          <w:i/>
          <w:lang w:val="en-US"/>
        </w:rPr>
        <w:t>remedy*</w:t>
      </w:r>
      <w:r w:rsidRPr="00AC4FFE">
        <w:rPr>
          <w:lang w:val="en-US"/>
        </w:rPr>
        <w:t xml:space="preserve"> shall consist of</w:t>
      </w:r>
      <w:r w:rsidR="00510032" w:rsidRPr="00AC4FFE">
        <w:rPr>
          <w:lang w:val="en-US"/>
        </w:rPr>
        <w:t xml:space="preserve"> </w:t>
      </w:r>
      <w:r w:rsidR="009060E9" w:rsidRPr="00AC4FFE">
        <w:rPr>
          <w:i/>
          <w:iCs/>
          <w:lang w:val="en-US"/>
        </w:rPr>
        <w:t>restoration*</w:t>
      </w:r>
      <w:r w:rsidR="009060E9" w:rsidRPr="00AC4FFE">
        <w:rPr>
          <w:lang w:val="en-US"/>
        </w:rPr>
        <w:t xml:space="preserve"> and/or </w:t>
      </w:r>
      <w:r w:rsidR="009060E9" w:rsidRPr="00AC4FFE">
        <w:rPr>
          <w:i/>
          <w:iCs/>
          <w:lang w:val="en-US"/>
        </w:rPr>
        <w:t>conservation*</w:t>
      </w:r>
      <w:r w:rsidR="0032206F" w:rsidRPr="00AC4FFE">
        <w:rPr>
          <w:i/>
          <w:iCs/>
          <w:lang w:val="en-US"/>
        </w:rPr>
        <w:t>.</w:t>
      </w:r>
    </w:p>
    <w:p w14:paraId="66FC610B" w14:textId="6DFEB1AC" w:rsidR="00CC1B0E" w:rsidRPr="00AC4FFE" w:rsidRDefault="3035C0F5" w:rsidP="00510772">
      <w:pPr>
        <w:pStyle w:val="Clause2"/>
        <w:ind w:left="1143"/>
        <w:jc w:val="both"/>
        <w:rPr>
          <w:lang w:val="en-US"/>
        </w:rPr>
      </w:pPr>
      <w:r w:rsidRPr="00AC4FFE">
        <w:rPr>
          <w:i/>
          <w:iCs/>
          <w:lang w:val="en-US"/>
        </w:rPr>
        <w:t>Remedy</w:t>
      </w:r>
      <w:r w:rsidR="00553AD0" w:rsidRPr="00AC4FFE">
        <w:rPr>
          <w:lang w:val="en-US"/>
        </w:rPr>
        <w:t>*</w:t>
      </w:r>
      <w:r w:rsidRPr="00AC4FFE">
        <w:rPr>
          <w:lang w:val="en-US"/>
        </w:rPr>
        <w:t xml:space="preserve"> sites </w:t>
      </w:r>
      <w:r w:rsidR="0036160B" w:rsidRPr="00AC4FFE">
        <w:rPr>
          <w:lang w:val="en-US"/>
        </w:rPr>
        <w:t>and activities shall be chosen on the basis of likelihood of</w:t>
      </w:r>
      <w:r w:rsidR="0036160B" w:rsidRPr="00AC4FFE">
        <w:rPr>
          <w:i/>
          <w:iCs/>
          <w:lang w:val="en-US"/>
        </w:rPr>
        <w:t xml:space="preserve"> </w:t>
      </w:r>
      <w:r w:rsidR="00075E2D" w:rsidRPr="00AC4FFE">
        <w:rPr>
          <w:i/>
          <w:iCs/>
          <w:lang w:val="en-US"/>
        </w:rPr>
        <w:t xml:space="preserve">restoration* </w:t>
      </w:r>
      <w:r w:rsidR="00075E2D" w:rsidRPr="00AC4FFE">
        <w:rPr>
          <w:lang w:val="en-US"/>
        </w:rPr>
        <w:t>and/or</w:t>
      </w:r>
      <w:r w:rsidR="00075E2D" w:rsidRPr="00AC4FFE">
        <w:rPr>
          <w:i/>
          <w:iCs/>
          <w:lang w:val="en-US"/>
        </w:rPr>
        <w:t xml:space="preserve"> </w:t>
      </w:r>
      <w:r w:rsidR="0036160B" w:rsidRPr="00AC4FFE">
        <w:rPr>
          <w:i/>
          <w:iCs/>
          <w:lang w:val="en-US"/>
        </w:rPr>
        <w:t>conservation*</w:t>
      </w:r>
      <w:r w:rsidR="0036160B" w:rsidRPr="00AC4FFE">
        <w:rPr>
          <w:lang w:val="en-US"/>
        </w:rPr>
        <w:t xml:space="preserve"> </w:t>
      </w:r>
      <w:r w:rsidR="00075E2D" w:rsidRPr="00AC4FFE">
        <w:rPr>
          <w:lang w:val="en-US"/>
        </w:rPr>
        <w:t>s</w:t>
      </w:r>
      <w:r w:rsidR="0036160B" w:rsidRPr="00AC4FFE">
        <w:rPr>
          <w:lang w:val="en-US"/>
        </w:rPr>
        <w:t>uccess.</w:t>
      </w:r>
    </w:p>
    <w:p w14:paraId="5D0DFFB9" w14:textId="7F7CBC09" w:rsidR="00981625" w:rsidRPr="00AC4FFE" w:rsidRDefault="00981625" w:rsidP="00510772">
      <w:pPr>
        <w:pStyle w:val="Clause2"/>
        <w:ind w:left="1143"/>
        <w:jc w:val="both"/>
        <w:rPr>
          <w:lang w:val="en-US"/>
        </w:rPr>
      </w:pPr>
      <w:bookmarkStart w:id="130" w:name="_Ref95680841"/>
      <w:r w:rsidRPr="00AC4FFE">
        <w:rPr>
          <w:lang w:val="en-US"/>
        </w:rPr>
        <w:t xml:space="preserve">The focus of the </w:t>
      </w:r>
      <w:r w:rsidRPr="00AC4FFE">
        <w:rPr>
          <w:i/>
          <w:iCs/>
          <w:lang w:val="en-US"/>
        </w:rPr>
        <w:t xml:space="preserve">remedy* </w:t>
      </w:r>
      <w:r w:rsidRPr="00AC4FFE">
        <w:rPr>
          <w:lang w:val="en-US"/>
        </w:rPr>
        <w:t xml:space="preserve">action shall be on maximizing </w:t>
      </w:r>
      <w:r w:rsidRPr="00AC4FFE">
        <w:rPr>
          <w:i/>
          <w:iCs/>
          <w:lang w:val="en-US"/>
        </w:rPr>
        <w:t xml:space="preserve">restoration* </w:t>
      </w:r>
      <w:r w:rsidRPr="00AC4FFE">
        <w:rPr>
          <w:lang w:val="en-US"/>
        </w:rPr>
        <w:t xml:space="preserve">and/or </w:t>
      </w:r>
      <w:r w:rsidRPr="00AC4FFE">
        <w:rPr>
          <w:i/>
          <w:iCs/>
          <w:lang w:val="en-US"/>
        </w:rPr>
        <w:t xml:space="preserve">conservation* </w:t>
      </w:r>
      <w:r w:rsidRPr="00AC4FFE">
        <w:rPr>
          <w:lang w:val="en-US"/>
        </w:rPr>
        <w:t>outcomes.</w:t>
      </w:r>
      <w:r w:rsidRPr="00AC4FFE">
        <w:rPr>
          <w:i/>
          <w:iCs/>
          <w:lang w:val="en-US"/>
        </w:rPr>
        <w:t xml:space="preserve"> </w:t>
      </w:r>
      <w:r w:rsidRPr="00AC4FFE">
        <w:rPr>
          <w:lang w:val="en-US"/>
        </w:rPr>
        <w:t xml:space="preserve">When evaluating how to maximize </w:t>
      </w:r>
      <w:r w:rsidRPr="006366F5">
        <w:rPr>
          <w:lang w:val="en-US"/>
        </w:rPr>
        <w:t>environmental</w:t>
      </w:r>
      <w:r w:rsidRPr="00AC4FFE">
        <w:rPr>
          <w:lang w:val="en-US"/>
        </w:rPr>
        <w:t xml:space="preserve"> </w:t>
      </w:r>
      <w:r w:rsidRPr="00AC4FFE">
        <w:rPr>
          <w:i/>
          <w:lang w:val="en-US"/>
        </w:rPr>
        <w:t xml:space="preserve">remedy* </w:t>
      </w:r>
      <w:r w:rsidRPr="00AC4FFE">
        <w:rPr>
          <w:lang w:val="en-US"/>
        </w:rPr>
        <w:t xml:space="preserve">outcomes, </w:t>
      </w:r>
      <w:r w:rsidR="00F13F6F" w:rsidRPr="00AC4FFE">
        <w:rPr>
          <w:i/>
          <w:lang w:val="en-US"/>
        </w:rPr>
        <w:t>t</w:t>
      </w:r>
      <w:r w:rsidRPr="00AC4FFE">
        <w:rPr>
          <w:i/>
          <w:lang w:val="en-US"/>
        </w:rPr>
        <w:t xml:space="preserve">he Organization* </w:t>
      </w:r>
      <w:r w:rsidRPr="00AC4FFE">
        <w:rPr>
          <w:lang w:val="en-US"/>
        </w:rPr>
        <w:t>or the</w:t>
      </w:r>
      <w:r w:rsidRPr="00AC4FFE">
        <w:rPr>
          <w:i/>
          <w:lang w:val="en-US"/>
        </w:rPr>
        <w:t xml:space="preserve"> corporate group*</w:t>
      </w:r>
      <w:r w:rsidRPr="00AC4FFE">
        <w:rPr>
          <w:lang w:val="en-US"/>
        </w:rPr>
        <w:t xml:space="preserve"> shall justify the site selection and the choice of a project and/or activity in relation to other options available. Justifications may include an increased </w:t>
      </w:r>
      <w:r w:rsidRPr="00AC4FFE">
        <w:rPr>
          <w:i/>
          <w:lang w:val="en-US"/>
        </w:rPr>
        <w:t>scale*</w:t>
      </w:r>
      <w:r w:rsidRPr="00AC4FFE">
        <w:rPr>
          <w:lang w:val="en-US"/>
        </w:rPr>
        <w:t xml:space="preserve"> of a project and impact of </w:t>
      </w:r>
      <w:r w:rsidRPr="00AC4FFE">
        <w:rPr>
          <w:i/>
          <w:lang w:val="en-US"/>
        </w:rPr>
        <w:t>remedy*</w:t>
      </w:r>
      <w:r w:rsidRPr="00AC4FFE">
        <w:rPr>
          <w:lang w:val="en-US"/>
        </w:rPr>
        <w:t xml:space="preserve"> actions related to the extent of any </w:t>
      </w:r>
      <w:r w:rsidRPr="00AC4FFE">
        <w:rPr>
          <w:i/>
          <w:lang w:val="en-US"/>
        </w:rPr>
        <w:t>harm</w:t>
      </w:r>
      <w:r w:rsidRPr="00AC4FFE">
        <w:rPr>
          <w:lang w:val="en-US"/>
        </w:rPr>
        <w:t xml:space="preserve">* caused; focus on more critical </w:t>
      </w:r>
      <w:r w:rsidRPr="00AC4FFE">
        <w:rPr>
          <w:i/>
          <w:iCs/>
          <w:lang w:val="en-US"/>
        </w:rPr>
        <w:t>habitats*</w:t>
      </w:r>
      <w:r w:rsidRPr="00AC4FFE">
        <w:rPr>
          <w:lang w:val="en-US"/>
        </w:rPr>
        <w:t>,</w:t>
      </w:r>
      <w:r w:rsidRPr="00AC4FFE">
        <w:rPr>
          <w:i/>
          <w:iCs/>
          <w:lang w:val="en-US"/>
        </w:rPr>
        <w:t xml:space="preserve"> ecosystems</w:t>
      </w:r>
      <w:r w:rsidRPr="00AC4FFE">
        <w:rPr>
          <w:lang w:val="en-US"/>
        </w:rPr>
        <w:t xml:space="preserve">* and species; or a focus on </w:t>
      </w:r>
      <w:r w:rsidRPr="00AC4FFE">
        <w:rPr>
          <w:i/>
          <w:lang w:val="en-US"/>
        </w:rPr>
        <w:t>priority activities*</w:t>
      </w:r>
      <w:r w:rsidRPr="00AC4FFE">
        <w:rPr>
          <w:lang w:val="en-US"/>
        </w:rPr>
        <w:t xml:space="preserve"> (see section </w:t>
      </w:r>
      <w:r w:rsidR="009A2A67" w:rsidRPr="00AC4FFE">
        <w:rPr>
          <w:lang w:val="en-US"/>
        </w:rPr>
        <w:fldChar w:fldCharType="begin"/>
      </w:r>
      <w:r w:rsidR="009A2A67" w:rsidRPr="00AC4FFE">
        <w:rPr>
          <w:lang w:val="en-US"/>
        </w:rPr>
        <w:instrText xml:space="preserve"> REF _Ref95664924 \r \h </w:instrText>
      </w:r>
      <w:r w:rsidR="004F35A2" w:rsidRPr="00AC4FFE">
        <w:rPr>
          <w:lang w:val="en-US"/>
        </w:rPr>
        <w:instrText xml:space="preserve"> \* MERGEFORMAT </w:instrText>
      </w:r>
      <w:r w:rsidR="009A2A67" w:rsidRPr="00AC4FFE">
        <w:rPr>
          <w:lang w:val="en-US"/>
        </w:rPr>
      </w:r>
      <w:r w:rsidR="009A2A67" w:rsidRPr="00AC4FFE">
        <w:rPr>
          <w:lang w:val="en-US"/>
        </w:rPr>
        <w:fldChar w:fldCharType="separate"/>
      </w:r>
      <w:r w:rsidR="00167A13">
        <w:rPr>
          <w:lang w:val="en-US"/>
        </w:rPr>
        <w:t>20</w:t>
      </w:r>
      <w:r w:rsidR="009A2A67" w:rsidRPr="00AC4FFE">
        <w:rPr>
          <w:lang w:val="en-US"/>
        </w:rPr>
        <w:fldChar w:fldCharType="end"/>
      </w:r>
      <w:r w:rsidRPr="00AC4FFE">
        <w:rPr>
          <w:lang w:val="en-US"/>
        </w:rPr>
        <w:t>).</w:t>
      </w:r>
    </w:p>
    <w:p w14:paraId="5B19EFBC" w14:textId="6D4722C6" w:rsidR="00FF41FB" w:rsidRPr="00AC4FFE" w:rsidRDefault="4D12207A" w:rsidP="00510772">
      <w:pPr>
        <w:pStyle w:val="Clause2"/>
        <w:ind w:left="1143"/>
        <w:jc w:val="both"/>
        <w:rPr>
          <w:b/>
          <w:bCs/>
          <w:lang w:val="en-US"/>
        </w:rPr>
      </w:pPr>
      <w:bookmarkStart w:id="131" w:name="_Ref119673293"/>
      <w:r w:rsidRPr="00AC4FFE">
        <w:rPr>
          <w:i/>
          <w:iCs/>
          <w:lang w:val="en-US"/>
        </w:rPr>
        <w:t xml:space="preserve">The Organization* </w:t>
      </w:r>
      <w:r w:rsidRPr="00AC4FFE">
        <w:rPr>
          <w:lang w:val="en-US"/>
        </w:rPr>
        <w:t>or the</w:t>
      </w:r>
      <w:r w:rsidRPr="00AC4FFE">
        <w:rPr>
          <w:i/>
          <w:iCs/>
          <w:lang w:val="en-US"/>
        </w:rPr>
        <w:t xml:space="preserve"> corporate group*</w:t>
      </w:r>
      <w:r w:rsidRPr="00AC4FFE">
        <w:rPr>
          <w:lang w:val="en-US"/>
        </w:rPr>
        <w:t xml:space="preserve"> shall demonstrate that </w:t>
      </w:r>
      <w:r w:rsidRPr="006366F5">
        <w:rPr>
          <w:lang w:val="en-US"/>
        </w:rPr>
        <w:t xml:space="preserve">environmental </w:t>
      </w:r>
      <w:r w:rsidRPr="00AC4FFE">
        <w:rPr>
          <w:i/>
          <w:iCs/>
          <w:lang w:val="en-US"/>
        </w:rPr>
        <w:t>remedy*</w:t>
      </w:r>
      <w:r w:rsidRPr="00AC4FFE">
        <w:rPr>
          <w:lang w:val="en-US"/>
        </w:rPr>
        <w:t xml:space="preserve"> is </w:t>
      </w:r>
      <w:r w:rsidRPr="00AC4FFE">
        <w:rPr>
          <w:i/>
          <w:iCs/>
          <w:lang w:val="en-US"/>
        </w:rPr>
        <w:t>proportionate*</w:t>
      </w:r>
      <w:r w:rsidRPr="00AC4FFE">
        <w:rPr>
          <w:lang w:val="en-US"/>
        </w:rPr>
        <w:t xml:space="preserve"> and </w:t>
      </w:r>
      <w:r w:rsidRPr="00AC4FFE">
        <w:rPr>
          <w:i/>
          <w:iCs/>
          <w:lang w:val="en-US"/>
        </w:rPr>
        <w:t>equivalent*</w:t>
      </w:r>
      <w:r w:rsidRPr="00AC4FFE">
        <w:rPr>
          <w:lang w:val="en-US"/>
        </w:rPr>
        <w:t xml:space="preserve"> </w:t>
      </w:r>
      <w:r w:rsidR="009402CF" w:rsidRPr="00AC4FFE">
        <w:rPr>
          <w:lang w:val="en-US"/>
        </w:rPr>
        <w:t xml:space="preserve">as </w:t>
      </w:r>
      <w:r w:rsidRPr="00AC4FFE">
        <w:rPr>
          <w:lang w:val="en-US"/>
        </w:rPr>
        <w:t xml:space="preserve">required by </w:t>
      </w:r>
      <w:r w:rsidR="00945E2A" w:rsidRPr="00AC4FFE">
        <w:rPr>
          <w:lang w:val="en-US"/>
        </w:rPr>
        <w:t>17.4</w:t>
      </w:r>
      <w:r w:rsidRPr="00AC4FFE">
        <w:rPr>
          <w:lang w:val="en-US"/>
        </w:rPr>
        <w:t xml:space="preserve"> by:</w:t>
      </w:r>
      <w:bookmarkEnd w:id="130"/>
      <w:bookmarkEnd w:id="131"/>
    </w:p>
    <w:p w14:paraId="00F2B013" w14:textId="1B89954F" w:rsidR="001E5D7C" w:rsidRPr="00AC4FFE" w:rsidRDefault="001E5D7C" w:rsidP="00510772">
      <w:pPr>
        <w:pStyle w:val="List"/>
        <w:numPr>
          <w:ilvl w:val="0"/>
          <w:numId w:val="70"/>
        </w:numPr>
        <w:jc w:val="both"/>
        <w:rPr>
          <w:i/>
          <w:lang w:val="en-US"/>
        </w:rPr>
      </w:pPr>
      <w:r w:rsidRPr="00AC4FFE">
        <w:rPr>
          <w:lang w:val="en-US"/>
        </w:rPr>
        <w:t>Identifying and documenting the forest type/s and area per forest type that were</w:t>
      </w:r>
      <w:r w:rsidRPr="00AC4FFE">
        <w:rPr>
          <w:i/>
          <w:lang w:val="en-US"/>
        </w:rPr>
        <w:t xml:space="preserve"> harmed* </w:t>
      </w:r>
      <w:r w:rsidRPr="00AC4FFE">
        <w:rPr>
          <w:lang w:val="en-US"/>
        </w:rPr>
        <w:t>by the</w:t>
      </w:r>
      <w:r w:rsidRPr="00AC4FFE">
        <w:rPr>
          <w:i/>
          <w:lang w:val="en-US"/>
        </w:rPr>
        <w:t xml:space="preserve"> conversion* or unacceptable activities* </w:t>
      </w:r>
      <w:r w:rsidRPr="00AC4FFE">
        <w:rPr>
          <w:lang w:val="en-US"/>
        </w:rPr>
        <w:t>(</w:t>
      </w:r>
      <w:r w:rsidR="0095470C" w:rsidRPr="00AC4FFE">
        <w:rPr>
          <w:lang w:val="en-US"/>
        </w:rPr>
        <w:t>i.e.,</w:t>
      </w:r>
      <w:r w:rsidRPr="00AC4FFE">
        <w:rPr>
          <w:lang w:val="en-US"/>
        </w:rPr>
        <w:t xml:space="preserve"> the</w:t>
      </w:r>
      <w:r w:rsidRPr="00AC4FFE">
        <w:rPr>
          <w:i/>
          <w:lang w:val="en-US"/>
        </w:rPr>
        <w:t xml:space="preserve"> ecosystems* </w:t>
      </w:r>
      <w:r w:rsidRPr="00AC4FFE">
        <w:rPr>
          <w:lang w:val="en-US"/>
        </w:rPr>
        <w:t>or</w:t>
      </w:r>
      <w:r w:rsidRPr="00AC4FFE">
        <w:rPr>
          <w:i/>
          <w:lang w:val="en-US"/>
        </w:rPr>
        <w:t xml:space="preserve"> habitat</w:t>
      </w:r>
      <w:r w:rsidR="00722D5B" w:rsidRPr="00AC4FFE">
        <w:rPr>
          <w:i/>
          <w:lang w:val="en-US"/>
        </w:rPr>
        <w:t>s</w:t>
      </w:r>
      <w:r w:rsidRPr="00AC4FFE">
        <w:rPr>
          <w:i/>
          <w:lang w:val="en-US"/>
        </w:rPr>
        <w:t xml:space="preserve">* </w:t>
      </w:r>
      <w:r w:rsidRPr="00AC4FFE">
        <w:rPr>
          <w:lang w:val="en-US"/>
        </w:rPr>
        <w:t>that were lost and should be restored or conserved</w:t>
      </w:r>
      <w:r w:rsidRPr="00AC4FFE">
        <w:rPr>
          <w:i/>
          <w:lang w:val="en-US"/>
        </w:rPr>
        <w:t xml:space="preserve">); </w:t>
      </w:r>
      <w:r w:rsidR="00495CAA" w:rsidRPr="00AC4FFE">
        <w:rPr>
          <w:iCs/>
          <w:lang w:val="en-US"/>
        </w:rPr>
        <w:t>and</w:t>
      </w:r>
    </w:p>
    <w:p w14:paraId="5142F296" w14:textId="09A5FA35" w:rsidR="0023476D" w:rsidRPr="00AC4FFE" w:rsidRDefault="00CE7340" w:rsidP="00510772">
      <w:pPr>
        <w:pStyle w:val="List"/>
        <w:ind w:left="1436"/>
        <w:jc w:val="both"/>
        <w:rPr>
          <w:lang w:val="en-US"/>
        </w:rPr>
      </w:pPr>
      <w:bookmarkStart w:id="132" w:name="_Ref95770885"/>
      <w:r w:rsidRPr="00AC4FFE">
        <w:rPr>
          <w:lang w:val="en-US"/>
        </w:rPr>
        <w:t xml:space="preserve">Documenting best practice methods for </w:t>
      </w:r>
      <w:r w:rsidRPr="00AC4FFE">
        <w:rPr>
          <w:i/>
          <w:iCs/>
          <w:lang w:val="en-US"/>
        </w:rPr>
        <w:t>remedy*</w:t>
      </w:r>
      <w:r w:rsidRPr="00AC4FFE">
        <w:rPr>
          <w:lang w:val="en-US"/>
        </w:rPr>
        <w:t xml:space="preserve"> action that will be used to restore and/or conserve similar forest type/s and </w:t>
      </w:r>
      <w:r w:rsidRPr="00AC4FFE">
        <w:rPr>
          <w:i/>
          <w:iCs/>
          <w:lang w:val="en-US"/>
        </w:rPr>
        <w:t xml:space="preserve">proportionate* </w:t>
      </w:r>
      <w:r w:rsidRPr="00AC4FFE">
        <w:rPr>
          <w:lang w:val="en-US"/>
        </w:rPr>
        <w:t xml:space="preserve">areas to those that were </w:t>
      </w:r>
      <w:r w:rsidRPr="00AC4FFE">
        <w:rPr>
          <w:i/>
          <w:lang w:val="en-US"/>
        </w:rPr>
        <w:t>harmed</w:t>
      </w:r>
      <w:r w:rsidR="002F023A" w:rsidRPr="00AC4FFE">
        <w:rPr>
          <w:lang w:val="en-US"/>
        </w:rPr>
        <w:t>*</w:t>
      </w:r>
      <w:r w:rsidRPr="00AC4FFE">
        <w:rPr>
          <w:lang w:val="en-US"/>
        </w:rPr>
        <w:t xml:space="preserve"> due to </w:t>
      </w:r>
      <w:r w:rsidRPr="00AC4FFE">
        <w:rPr>
          <w:i/>
          <w:iCs/>
          <w:lang w:val="en-US"/>
        </w:rPr>
        <w:t xml:space="preserve">conversion* </w:t>
      </w:r>
      <w:r w:rsidRPr="00AC4FFE">
        <w:rPr>
          <w:lang w:val="en-US"/>
        </w:rPr>
        <w:t xml:space="preserve">or </w:t>
      </w:r>
      <w:r w:rsidRPr="00AC4FFE">
        <w:rPr>
          <w:i/>
          <w:iCs/>
          <w:lang w:val="en-US"/>
        </w:rPr>
        <w:t>unacceptable activities*</w:t>
      </w:r>
      <w:r w:rsidRPr="00AC4FFE">
        <w:rPr>
          <w:lang w:val="en-US"/>
        </w:rPr>
        <w:t>.</w:t>
      </w:r>
      <w:bookmarkEnd w:id="132"/>
    </w:p>
    <w:p w14:paraId="1D92B43E" w14:textId="46C00FC1" w:rsidR="004367C3" w:rsidRPr="00AC4FFE" w:rsidRDefault="0087520F" w:rsidP="00510772">
      <w:pPr>
        <w:pStyle w:val="Clause2"/>
        <w:ind w:left="1143"/>
        <w:jc w:val="both"/>
        <w:rPr>
          <w:lang w:val="en-US"/>
        </w:rPr>
      </w:pPr>
      <w:r w:rsidRPr="00AC4FFE">
        <w:rPr>
          <w:lang w:val="en-US"/>
        </w:rPr>
        <w:t xml:space="preserve">For </w:t>
      </w:r>
      <w:r w:rsidR="00142379" w:rsidRPr="00AC4FFE">
        <w:rPr>
          <w:i/>
          <w:iCs/>
          <w:lang w:val="en-US"/>
        </w:rPr>
        <w:t>conversion*</w:t>
      </w:r>
      <w:r w:rsidR="00B23272" w:rsidRPr="00AC4FFE">
        <w:rPr>
          <w:i/>
          <w:iCs/>
          <w:lang w:val="en-US"/>
        </w:rPr>
        <w:t xml:space="preserve">: </w:t>
      </w:r>
    </w:p>
    <w:p w14:paraId="00D49DAE" w14:textId="0C816504" w:rsidR="00B23272" w:rsidRPr="00913D3B" w:rsidRDefault="00B23272">
      <w:pPr>
        <w:pStyle w:val="List"/>
        <w:numPr>
          <w:ilvl w:val="0"/>
          <w:numId w:val="87"/>
        </w:numPr>
        <w:ind w:left="1418"/>
        <w:jc w:val="both"/>
        <w:rPr>
          <w:lang w:val="en-US"/>
        </w:rPr>
      </w:pPr>
      <w:r w:rsidRPr="00913D3B">
        <w:rPr>
          <w:lang w:val="en-US"/>
        </w:rPr>
        <w:t xml:space="preserve">If </w:t>
      </w:r>
      <w:r w:rsidRPr="00913D3B">
        <w:rPr>
          <w:i/>
          <w:iCs/>
          <w:lang w:val="en-US"/>
        </w:rPr>
        <w:t>The Organization</w:t>
      </w:r>
      <w:r w:rsidRPr="00913D3B">
        <w:rPr>
          <w:lang w:val="en-US"/>
        </w:rPr>
        <w:t xml:space="preserve">* was </w:t>
      </w:r>
      <w:r w:rsidRPr="00913D3B">
        <w:rPr>
          <w:i/>
          <w:iCs/>
          <w:lang w:val="en-US"/>
        </w:rPr>
        <w:t>directly</w:t>
      </w:r>
      <w:r w:rsidRPr="00913D3B">
        <w:rPr>
          <w:lang w:val="en-US"/>
        </w:rPr>
        <w:t xml:space="preserve"> or </w:t>
      </w:r>
      <w:r w:rsidRPr="00913D3B">
        <w:rPr>
          <w:i/>
          <w:iCs/>
          <w:lang w:val="en-US"/>
        </w:rPr>
        <w:t>indirectly involved</w:t>
      </w:r>
      <w:r w:rsidRPr="00913D3B">
        <w:rPr>
          <w:lang w:val="en-US"/>
        </w:rPr>
        <w:t xml:space="preserve">* in </w:t>
      </w:r>
      <w:r w:rsidRPr="00913D3B">
        <w:rPr>
          <w:i/>
          <w:iCs/>
          <w:lang w:val="en-US"/>
        </w:rPr>
        <w:t>conversion</w:t>
      </w:r>
      <w:r w:rsidRPr="00913D3B">
        <w:rPr>
          <w:lang w:val="en-US"/>
        </w:rPr>
        <w:t xml:space="preserve">* it shall reserve part of the remedied land as </w:t>
      </w:r>
      <w:r w:rsidRPr="00913D3B">
        <w:rPr>
          <w:i/>
          <w:iCs/>
          <w:lang w:val="en-US"/>
        </w:rPr>
        <w:t>protection</w:t>
      </w:r>
      <w:r w:rsidRPr="00913D3B">
        <w:rPr>
          <w:lang w:val="en-US"/>
        </w:rPr>
        <w:t xml:space="preserve">* area. The protection* area shall equal at least 20 </w:t>
      </w:r>
      <w:r w:rsidR="00DA6178" w:rsidRPr="00913D3B">
        <w:rPr>
          <w:lang w:val="en-US"/>
        </w:rPr>
        <w:t>per cent</w:t>
      </w:r>
      <w:r w:rsidRPr="00913D3B">
        <w:rPr>
          <w:lang w:val="en-US"/>
        </w:rPr>
        <w:t xml:space="preserve"> of the size of the converted area.</w:t>
      </w:r>
    </w:p>
    <w:p w14:paraId="77B1D05C" w14:textId="5B0D0AE4" w:rsidR="00B23272" w:rsidRPr="00AC4FFE" w:rsidRDefault="00B23272" w:rsidP="00913D3B">
      <w:pPr>
        <w:pStyle w:val="List"/>
        <w:ind w:left="1436"/>
        <w:jc w:val="both"/>
        <w:rPr>
          <w:lang w:val="en-US"/>
        </w:rPr>
      </w:pPr>
      <w:r w:rsidRPr="00AC4FFE">
        <w:rPr>
          <w:lang w:val="en-US"/>
        </w:rPr>
        <w:t xml:space="preserve">If </w:t>
      </w:r>
      <w:r w:rsidRPr="00AC4FFE">
        <w:rPr>
          <w:i/>
          <w:iCs/>
          <w:lang w:val="en-US"/>
        </w:rPr>
        <w:t>The Organization*</w:t>
      </w:r>
      <w:r w:rsidRPr="00AC4FFE">
        <w:rPr>
          <w:lang w:val="en-US"/>
        </w:rPr>
        <w:t xml:space="preserve"> was not involved in </w:t>
      </w:r>
      <w:r w:rsidRPr="00AC4FFE">
        <w:rPr>
          <w:i/>
          <w:iCs/>
          <w:lang w:val="en-US"/>
        </w:rPr>
        <w:t>conversion</w:t>
      </w:r>
      <w:r w:rsidRPr="00AC4FFE">
        <w:rPr>
          <w:lang w:val="en-US"/>
        </w:rPr>
        <w:t xml:space="preserve">*, but has acquired lands affected by </w:t>
      </w:r>
      <w:r w:rsidRPr="00AC4FFE">
        <w:rPr>
          <w:i/>
          <w:iCs/>
          <w:lang w:val="en-US"/>
        </w:rPr>
        <w:t>conversion</w:t>
      </w:r>
      <w:r w:rsidRPr="00AC4FFE">
        <w:rPr>
          <w:lang w:val="en-US"/>
        </w:rPr>
        <w:t xml:space="preserve">*, it shall reserve the remedied land (20 </w:t>
      </w:r>
      <w:r w:rsidR="00DA6178" w:rsidRPr="00AC4FFE">
        <w:rPr>
          <w:lang w:val="en-US"/>
        </w:rPr>
        <w:t>per cent</w:t>
      </w:r>
      <w:r w:rsidRPr="00AC4FFE">
        <w:rPr>
          <w:lang w:val="en-US"/>
        </w:rPr>
        <w:t xml:space="preserve"> of the size of the converted area) as </w:t>
      </w:r>
      <w:r w:rsidRPr="00AC4FFE">
        <w:rPr>
          <w:i/>
          <w:iCs/>
          <w:lang w:val="en-US"/>
        </w:rPr>
        <w:t>protection</w:t>
      </w:r>
      <w:r w:rsidRPr="00AC4FFE">
        <w:rPr>
          <w:lang w:val="en-US"/>
        </w:rPr>
        <w:t xml:space="preserve">* area. </w:t>
      </w:r>
    </w:p>
    <w:p w14:paraId="29D16B24" w14:textId="04CF62D2" w:rsidR="00E47D19" w:rsidRPr="00B16984" w:rsidRDefault="00B23272" w:rsidP="00913D3B">
      <w:pPr>
        <w:pStyle w:val="List"/>
        <w:ind w:left="1436"/>
        <w:jc w:val="both"/>
        <w:rPr>
          <w:lang w:val="en-US"/>
        </w:rPr>
      </w:pPr>
      <w:r w:rsidRPr="00AC4FFE">
        <w:rPr>
          <w:lang w:val="en-US"/>
        </w:rPr>
        <w:t>The 20</w:t>
      </w:r>
      <w:r w:rsidR="00DA6178" w:rsidRPr="00AC4FFE">
        <w:rPr>
          <w:lang w:val="en-US"/>
        </w:rPr>
        <w:t xml:space="preserve"> per cent</w:t>
      </w:r>
      <w:r w:rsidRPr="00AC4FFE">
        <w:rPr>
          <w:lang w:val="en-US"/>
        </w:rPr>
        <w:t xml:space="preserve"> of land reserved as </w:t>
      </w:r>
      <w:r w:rsidRPr="00AC4FFE">
        <w:rPr>
          <w:i/>
          <w:iCs/>
          <w:lang w:val="en-US"/>
        </w:rPr>
        <w:t>protection</w:t>
      </w:r>
      <w:r w:rsidRPr="00AC4FFE">
        <w:rPr>
          <w:lang w:val="en-US"/>
        </w:rPr>
        <w:t xml:space="preserve">* area shall be in addition to the </w:t>
      </w:r>
      <w:r w:rsidRPr="00AC4FFE">
        <w:rPr>
          <w:i/>
          <w:iCs/>
          <w:lang w:val="en-US"/>
        </w:rPr>
        <w:t>conservation area network</w:t>
      </w:r>
      <w:r w:rsidRPr="00AC4FFE">
        <w:rPr>
          <w:lang w:val="en-US"/>
        </w:rPr>
        <w:t xml:space="preserve">* required by FSC-STD-60-004 International Generic Indicators (indicator 6.5.5). </w:t>
      </w:r>
    </w:p>
    <w:p w14:paraId="7E6CB43B" w14:textId="59BA3575" w:rsidR="00227D8E" w:rsidRPr="00AC4FFE" w:rsidRDefault="00227D8E" w:rsidP="00EB791B">
      <w:pPr>
        <w:rPr>
          <w:b/>
          <w:bCs/>
        </w:rPr>
      </w:pPr>
      <w:r w:rsidRPr="00AC4FFE">
        <w:rPr>
          <w:b/>
          <w:bCs/>
        </w:rPr>
        <w:t>Additional requirements</w:t>
      </w:r>
    </w:p>
    <w:p w14:paraId="349A7C64" w14:textId="209B6B53" w:rsidR="0036160B" w:rsidRPr="00AC4FFE" w:rsidRDefault="00773C71" w:rsidP="00510772">
      <w:pPr>
        <w:pStyle w:val="Clause2"/>
        <w:ind w:left="1143"/>
        <w:jc w:val="both"/>
        <w:rPr>
          <w:lang w:val="en-US"/>
        </w:rPr>
      </w:pPr>
      <w:r w:rsidRPr="00AC4FFE">
        <w:rPr>
          <w:lang w:val="en-US"/>
        </w:rPr>
        <w:t>The</w:t>
      </w:r>
      <w:r w:rsidRPr="00AC4FFE">
        <w:rPr>
          <w:i/>
          <w:iCs/>
          <w:lang w:val="en-US"/>
        </w:rPr>
        <w:t xml:space="preserve"> corporate group*</w:t>
      </w:r>
      <w:r w:rsidRPr="00AC4FFE">
        <w:rPr>
          <w:lang w:val="en-US"/>
        </w:rPr>
        <w:t xml:space="preserve"> shall demonstrate that </w:t>
      </w:r>
      <w:r w:rsidRPr="006366F5">
        <w:rPr>
          <w:lang w:val="en-US"/>
        </w:rPr>
        <w:t>environmental</w:t>
      </w:r>
      <w:r w:rsidRPr="00AC4FFE">
        <w:rPr>
          <w:i/>
          <w:iCs/>
          <w:lang w:val="en-US"/>
        </w:rPr>
        <w:t xml:space="preserve"> remedy*</w:t>
      </w:r>
      <w:r w:rsidRPr="00AC4FFE">
        <w:rPr>
          <w:lang w:val="en-US"/>
        </w:rPr>
        <w:t xml:space="preserve"> is </w:t>
      </w:r>
      <w:r w:rsidRPr="00AC4FFE">
        <w:rPr>
          <w:i/>
          <w:iCs/>
          <w:lang w:val="en-US"/>
        </w:rPr>
        <w:t>proportionate*</w:t>
      </w:r>
      <w:r w:rsidRPr="00AC4FFE">
        <w:rPr>
          <w:lang w:val="en-US"/>
        </w:rPr>
        <w:t xml:space="preserve"> and </w:t>
      </w:r>
      <w:r w:rsidRPr="00AC4FFE">
        <w:rPr>
          <w:i/>
          <w:iCs/>
          <w:lang w:val="en-US"/>
        </w:rPr>
        <w:t>equivalent*</w:t>
      </w:r>
      <w:r w:rsidRPr="00AC4FFE">
        <w:rPr>
          <w:lang w:val="en-US"/>
        </w:rPr>
        <w:t xml:space="preserve"> by meeting requirement </w:t>
      </w:r>
      <w:r w:rsidRPr="00AC4FFE">
        <w:rPr>
          <w:lang w:val="en-US"/>
        </w:rPr>
        <w:fldChar w:fldCharType="begin"/>
      </w:r>
      <w:r w:rsidRPr="00AC4FFE">
        <w:rPr>
          <w:lang w:val="en-US"/>
        </w:rPr>
        <w:instrText xml:space="preserve"> REF _Ref95680841 \r \h  \* MERGEFORMAT </w:instrText>
      </w:r>
      <w:r w:rsidRPr="00AC4FFE">
        <w:rPr>
          <w:lang w:val="en-US"/>
        </w:rPr>
      </w:r>
      <w:r w:rsidRPr="00AC4FFE">
        <w:rPr>
          <w:lang w:val="en-US"/>
        </w:rPr>
        <w:fldChar w:fldCharType="separate"/>
      </w:r>
      <w:r w:rsidR="00167A13">
        <w:rPr>
          <w:lang w:val="en-US"/>
        </w:rPr>
        <w:t>18.3</w:t>
      </w:r>
      <w:r w:rsidRPr="00AC4FFE">
        <w:rPr>
          <w:lang w:val="en-US"/>
        </w:rPr>
        <w:fldChar w:fldCharType="end"/>
      </w:r>
      <w:r w:rsidRPr="00AC4FFE">
        <w:rPr>
          <w:lang w:val="en-US"/>
        </w:rPr>
        <w:t xml:space="preserve"> and identifying and documenting any environmental </w:t>
      </w:r>
      <w:r w:rsidRPr="00AC4FFE">
        <w:rPr>
          <w:i/>
          <w:iCs/>
          <w:lang w:val="en-US"/>
        </w:rPr>
        <w:t>High Conservation Values*</w:t>
      </w:r>
      <w:r w:rsidRPr="00AC4FFE">
        <w:rPr>
          <w:lang w:val="en-US"/>
        </w:rPr>
        <w:t xml:space="preserve"> </w:t>
      </w:r>
      <w:r w:rsidRPr="00AC4FFE">
        <w:rPr>
          <w:i/>
          <w:iCs/>
          <w:lang w:val="en-US"/>
        </w:rPr>
        <w:t>harmed</w:t>
      </w:r>
      <w:r w:rsidR="00927B36" w:rsidRPr="00AC4FFE">
        <w:rPr>
          <w:lang w:val="en-US"/>
        </w:rPr>
        <w:t>*</w:t>
      </w:r>
      <w:r w:rsidRPr="00AC4FFE">
        <w:rPr>
          <w:lang w:val="en-US"/>
        </w:rPr>
        <w:t xml:space="preserve"> that require specific consideration for </w:t>
      </w:r>
      <w:r w:rsidRPr="00AC4FFE">
        <w:rPr>
          <w:i/>
          <w:iCs/>
          <w:lang w:val="en-US"/>
        </w:rPr>
        <w:t>remedy*</w:t>
      </w:r>
      <w:r w:rsidRPr="00AC4FFE">
        <w:rPr>
          <w:lang w:val="en-US"/>
        </w:rPr>
        <w:t>.</w:t>
      </w:r>
    </w:p>
    <w:p w14:paraId="1B399A4E" w14:textId="3F82CF7F" w:rsidR="00BD4C75" w:rsidRPr="00AC4FFE" w:rsidRDefault="4538C36A" w:rsidP="00510772">
      <w:pPr>
        <w:pStyle w:val="Clause1-Heading"/>
        <w:numPr>
          <w:ilvl w:val="0"/>
          <w:numId w:val="79"/>
        </w:numPr>
        <w:jc w:val="both"/>
        <w:outlineLvl w:val="9"/>
        <w:rPr>
          <w:rFonts w:asciiTheme="minorHAnsi" w:hAnsiTheme="minorHAnsi" w:cstheme="minorHAnsi"/>
          <w:b/>
          <w:lang w:val="en-US"/>
        </w:rPr>
      </w:pPr>
      <w:bookmarkStart w:id="133" w:name="_Ref95682592"/>
      <w:r w:rsidRPr="00AC4FFE">
        <w:rPr>
          <w:rFonts w:asciiTheme="minorHAnsi" w:hAnsiTheme="minorHAnsi" w:cstheme="minorHAnsi"/>
          <w:b/>
          <w:lang w:val="en-US"/>
        </w:rPr>
        <w:t xml:space="preserve">Approach to </w:t>
      </w:r>
      <w:r w:rsidRPr="00AC4FFE">
        <w:rPr>
          <w:rFonts w:asciiTheme="minorHAnsi" w:hAnsiTheme="minorHAnsi" w:cstheme="minorHAnsi"/>
          <w:b/>
          <w:i/>
          <w:lang w:val="en-US"/>
        </w:rPr>
        <w:t>remedy</w:t>
      </w:r>
      <w:r w:rsidR="00553AD0" w:rsidRPr="00AC4FFE">
        <w:rPr>
          <w:rFonts w:asciiTheme="minorHAnsi" w:hAnsiTheme="minorHAnsi" w:cstheme="minorHAnsi"/>
          <w:b/>
          <w:i/>
          <w:lang w:val="en-US"/>
        </w:rPr>
        <w:t>*</w:t>
      </w:r>
      <w:r w:rsidRPr="00AC4FFE">
        <w:rPr>
          <w:rFonts w:asciiTheme="minorHAnsi" w:hAnsiTheme="minorHAnsi" w:cstheme="minorHAnsi"/>
          <w:b/>
          <w:lang w:val="en-US"/>
        </w:rPr>
        <w:t xml:space="preserve"> action and site selection – social </w:t>
      </w:r>
      <w:r w:rsidRPr="008618C4">
        <w:rPr>
          <w:rFonts w:asciiTheme="minorHAnsi" w:hAnsiTheme="minorHAnsi" w:cstheme="minorHAnsi"/>
          <w:b/>
          <w:i/>
          <w:iCs/>
          <w:lang w:val="en-US"/>
        </w:rPr>
        <w:t>remedy</w:t>
      </w:r>
      <w:r w:rsidR="008618C4">
        <w:rPr>
          <w:rFonts w:asciiTheme="minorHAnsi" w:hAnsiTheme="minorHAnsi" w:cstheme="minorHAnsi"/>
          <w:b/>
          <w:i/>
          <w:iCs/>
          <w:lang w:val="en-US"/>
        </w:rPr>
        <w:t>*</w:t>
      </w:r>
    </w:p>
    <w:p w14:paraId="3693D208" w14:textId="77777777" w:rsidR="004666D5" w:rsidRPr="00AC4FFE" w:rsidRDefault="004666D5" w:rsidP="00D645A3">
      <w:pPr>
        <w:jc w:val="both"/>
        <w:rPr>
          <w:rFonts w:cs="Arial"/>
          <w:b/>
          <w:bCs/>
        </w:rPr>
      </w:pPr>
      <w:r w:rsidRPr="00AC4FFE">
        <w:rPr>
          <w:rFonts w:cs="Arial"/>
          <w:b/>
          <w:bCs/>
        </w:rPr>
        <w:t xml:space="preserve">Core requirements </w:t>
      </w:r>
    </w:p>
    <w:p w14:paraId="7C731D2E" w14:textId="5116535D" w:rsidR="008A4422" w:rsidRPr="00AC4FFE" w:rsidRDefault="008A4422" w:rsidP="00510772">
      <w:pPr>
        <w:pStyle w:val="Clause2"/>
        <w:ind w:left="1143"/>
        <w:jc w:val="both"/>
        <w:rPr>
          <w:lang w:val="en-US"/>
        </w:rPr>
      </w:pPr>
      <w:r w:rsidRPr="00AC4FFE">
        <w:rPr>
          <w:lang w:val="en-US"/>
        </w:rPr>
        <w:t xml:space="preserve">For </w:t>
      </w:r>
      <w:r w:rsidRPr="00AC4FFE">
        <w:rPr>
          <w:i/>
          <w:iCs/>
          <w:lang w:val="en-US"/>
        </w:rPr>
        <w:t xml:space="preserve">The Organization* directly or indirectly involved* </w:t>
      </w:r>
      <w:r w:rsidRPr="00AC4FFE">
        <w:rPr>
          <w:lang w:val="en-US"/>
        </w:rPr>
        <w:t xml:space="preserve">in </w:t>
      </w:r>
      <w:r w:rsidRPr="00AC4FFE">
        <w:rPr>
          <w:i/>
          <w:iCs/>
          <w:lang w:val="en-US"/>
        </w:rPr>
        <w:t>conversion</w:t>
      </w:r>
      <w:r w:rsidR="001F5EAE" w:rsidRPr="00AC4FFE">
        <w:rPr>
          <w:i/>
          <w:iCs/>
          <w:lang w:val="en-US"/>
        </w:rPr>
        <w:t>*</w:t>
      </w:r>
      <w:r w:rsidRPr="00AC4FFE">
        <w:rPr>
          <w:lang w:val="en-US"/>
        </w:rPr>
        <w:t xml:space="preserve"> </w:t>
      </w:r>
      <w:r w:rsidR="00F7332F" w:rsidRPr="00AC4FFE">
        <w:rPr>
          <w:lang w:val="en-US"/>
        </w:rPr>
        <w:t xml:space="preserve">or </w:t>
      </w:r>
      <w:r w:rsidRPr="00AC4FFE">
        <w:rPr>
          <w:lang w:val="en-US"/>
        </w:rPr>
        <w:t xml:space="preserve">the </w:t>
      </w:r>
      <w:r w:rsidRPr="00AC4FFE">
        <w:rPr>
          <w:i/>
          <w:iCs/>
          <w:lang w:val="en-US"/>
        </w:rPr>
        <w:t xml:space="preserve">corporate group*, </w:t>
      </w:r>
      <w:r w:rsidRPr="00AC4FFE">
        <w:rPr>
          <w:lang w:val="en-US"/>
        </w:rPr>
        <w:t xml:space="preserve">social </w:t>
      </w:r>
      <w:r w:rsidRPr="00AC4FFE">
        <w:rPr>
          <w:i/>
          <w:iCs/>
          <w:lang w:val="en-US"/>
        </w:rPr>
        <w:t>remedy*</w:t>
      </w:r>
      <w:r w:rsidRPr="00AC4FFE">
        <w:rPr>
          <w:lang w:val="en-US"/>
        </w:rPr>
        <w:t xml:space="preserve"> shall consist of actions to both </w:t>
      </w:r>
      <w:r w:rsidRPr="00AC4FFE">
        <w:rPr>
          <w:i/>
          <w:lang w:val="en-US"/>
        </w:rPr>
        <w:t>remedy*</w:t>
      </w:r>
      <w:r w:rsidRPr="00AC4FFE">
        <w:rPr>
          <w:lang w:val="en-US"/>
        </w:rPr>
        <w:t xml:space="preserve"> </w:t>
      </w:r>
      <w:r w:rsidRPr="00AC4FFE">
        <w:rPr>
          <w:i/>
          <w:lang w:val="en-US"/>
        </w:rPr>
        <w:t>priority social harm*</w:t>
      </w:r>
      <w:r w:rsidRPr="00AC4FFE">
        <w:rPr>
          <w:lang w:val="en-US"/>
        </w:rPr>
        <w:t xml:space="preserve"> and all other </w:t>
      </w:r>
      <w:r w:rsidRPr="00AC4FFE">
        <w:rPr>
          <w:i/>
          <w:lang w:val="en-US"/>
        </w:rPr>
        <w:t>social harm*</w:t>
      </w:r>
      <w:r w:rsidRPr="00AC4FFE">
        <w:rPr>
          <w:lang w:val="en-US"/>
        </w:rPr>
        <w:t xml:space="preserve"> associated with the </w:t>
      </w:r>
      <w:r w:rsidRPr="00AC4FFE">
        <w:rPr>
          <w:i/>
          <w:iCs/>
          <w:lang w:val="en-US"/>
        </w:rPr>
        <w:t>conversion</w:t>
      </w:r>
      <w:r w:rsidRPr="00AC4FFE">
        <w:rPr>
          <w:lang w:val="en-US"/>
        </w:rPr>
        <w:t>*</w:t>
      </w:r>
      <w:r w:rsidRPr="00AC4FFE">
        <w:rPr>
          <w:i/>
          <w:lang w:val="en-US"/>
        </w:rPr>
        <w:t xml:space="preserve"> </w:t>
      </w:r>
      <w:r w:rsidRPr="00AC4FFE">
        <w:rPr>
          <w:lang w:val="en-US"/>
        </w:rPr>
        <w:t>or</w:t>
      </w:r>
      <w:r w:rsidRPr="00AC4FFE">
        <w:rPr>
          <w:i/>
          <w:lang w:val="en-US"/>
        </w:rPr>
        <w:t xml:space="preserve"> unacceptable activities*.</w:t>
      </w:r>
    </w:p>
    <w:p w14:paraId="010EA6D3" w14:textId="42EB45EA" w:rsidR="003E3D0C" w:rsidRPr="00AC4FFE" w:rsidRDefault="003E3D0C" w:rsidP="00510772">
      <w:pPr>
        <w:pStyle w:val="Clause2"/>
        <w:ind w:left="1143"/>
        <w:jc w:val="both"/>
        <w:rPr>
          <w:lang w:val="en-US"/>
        </w:rPr>
      </w:pPr>
      <w:r w:rsidRPr="00AC4FFE">
        <w:rPr>
          <w:lang w:val="en-US"/>
        </w:rPr>
        <w:t xml:space="preserve">For </w:t>
      </w:r>
      <w:r w:rsidRPr="00AC4FFE">
        <w:rPr>
          <w:i/>
          <w:lang w:val="en-US"/>
        </w:rPr>
        <w:t xml:space="preserve">The Organization </w:t>
      </w:r>
      <w:r w:rsidRPr="00AC4FFE">
        <w:rPr>
          <w:lang w:val="en-US"/>
        </w:rPr>
        <w:t xml:space="preserve">not </w:t>
      </w:r>
      <w:r w:rsidRPr="00AC4FFE">
        <w:rPr>
          <w:i/>
          <w:lang w:val="en-US"/>
        </w:rPr>
        <w:t xml:space="preserve">involved* </w:t>
      </w:r>
      <w:r w:rsidRPr="00AC4FFE">
        <w:rPr>
          <w:lang w:val="en-US"/>
        </w:rPr>
        <w:t xml:space="preserve">in </w:t>
      </w:r>
      <w:r w:rsidRPr="00AC4FFE">
        <w:rPr>
          <w:i/>
          <w:lang w:val="en-US"/>
        </w:rPr>
        <w:t xml:space="preserve">conversion*, </w:t>
      </w:r>
      <w:r w:rsidRPr="00AC4FFE">
        <w:rPr>
          <w:lang w:val="en-US"/>
        </w:rPr>
        <w:t xml:space="preserve">but that </w:t>
      </w:r>
      <w:r w:rsidR="00D37B2C" w:rsidRPr="00AC4FFE">
        <w:rPr>
          <w:lang w:val="en-US"/>
        </w:rPr>
        <w:t xml:space="preserve">has </w:t>
      </w:r>
      <w:r w:rsidRPr="00AC4FFE">
        <w:rPr>
          <w:lang w:val="en-US"/>
        </w:rPr>
        <w:t xml:space="preserve">acquired lands affected by </w:t>
      </w:r>
      <w:r w:rsidRPr="00AC4FFE">
        <w:rPr>
          <w:i/>
          <w:lang w:val="en-US"/>
        </w:rPr>
        <w:t xml:space="preserve">conversion*, </w:t>
      </w:r>
      <w:r w:rsidRPr="00AC4FFE">
        <w:rPr>
          <w:lang w:val="en-US"/>
        </w:rPr>
        <w:t xml:space="preserve">the social </w:t>
      </w:r>
      <w:r w:rsidRPr="00AC4FFE">
        <w:rPr>
          <w:i/>
          <w:lang w:val="en-US"/>
        </w:rPr>
        <w:t>remedy*</w:t>
      </w:r>
      <w:r w:rsidRPr="00AC4FFE">
        <w:rPr>
          <w:lang w:val="en-US"/>
        </w:rPr>
        <w:t xml:space="preserve"> shall consist of actions to </w:t>
      </w:r>
      <w:r w:rsidRPr="00AC4FFE">
        <w:rPr>
          <w:i/>
          <w:lang w:val="en-US"/>
        </w:rPr>
        <w:t>remedy*</w:t>
      </w:r>
      <w:r w:rsidRPr="00AC4FFE">
        <w:rPr>
          <w:lang w:val="en-US"/>
        </w:rPr>
        <w:t xml:space="preserve"> </w:t>
      </w:r>
      <w:r w:rsidRPr="00AC4FFE">
        <w:rPr>
          <w:i/>
          <w:lang w:val="en-US"/>
        </w:rPr>
        <w:t>priority social harm*.</w:t>
      </w:r>
    </w:p>
    <w:p w14:paraId="3BF0EAAD" w14:textId="68164883" w:rsidR="00391006" w:rsidRPr="00AC4FFE" w:rsidRDefault="00391006" w:rsidP="00510772">
      <w:pPr>
        <w:pStyle w:val="Clause2"/>
        <w:ind w:left="1143"/>
        <w:jc w:val="both"/>
        <w:rPr>
          <w:rFonts w:cs="Arial"/>
          <w:b/>
        </w:rPr>
      </w:pPr>
      <w:bookmarkStart w:id="134" w:name="_Ref114587150"/>
      <w:r w:rsidRPr="00AC4FFE">
        <w:rPr>
          <w:i/>
          <w:iCs/>
          <w:lang w:val="en-US"/>
        </w:rPr>
        <w:t xml:space="preserve">The Organization* </w:t>
      </w:r>
      <w:r w:rsidRPr="00AC4FFE">
        <w:rPr>
          <w:lang w:val="en-US"/>
        </w:rPr>
        <w:t>or</w:t>
      </w:r>
      <w:r w:rsidRPr="00AC4FFE">
        <w:rPr>
          <w:i/>
          <w:iCs/>
          <w:lang w:val="en-US"/>
        </w:rPr>
        <w:t xml:space="preserve"> </w:t>
      </w:r>
      <w:r w:rsidRPr="00AC4FFE">
        <w:rPr>
          <w:lang w:val="en-US"/>
        </w:rPr>
        <w:t xml:space="preserve">the </w:t>
      </w:r>
      <w:r w:rsidRPr="00AC4FFE">
        <w:rPr>
          <w:i/>
          <w:iCs/>
          <w:lang w:val="en-US"/>
        </w:rPr>
        <w:t>corporate group*</w:t>
      </w:r>
      <w:r w:rsidRPr="00AC4FFE">
        <w:rPr>
          <w:lang w:val="en-US"/>
        </w:rPr>
        <w:t xml:space="preserve"> shall demonstrate that social </w:t>
      </w:r>
      <w:r w:rsidRPr="00AC4FFE">
        <w:rPr>
          <w:i/>
          <w:iCs/>
          <w:lang w:val="en-US"/>
        </w:rPr>
        <w:t>remedy*</w:t>
      </w:r>
      <w:r w:rsidRPr="00AC4FFE">
        <w:rPr>
          <w:lang w:val="en-US"/>
        </w:rPr>
        <w:t xml:space="preserve"> is </w:t>
      </w:r>
      <w:r w:rsidRPr="00AC4FFE" w:rsidDel="007B4879">
        <w:rPr>
          <w:lang w:val="en-US"/>
        </w:rPr>
        <w:t xml:space="preserve"> </w:t>
      </w:r>
      <w:r w:rsidRPr="00AC4FFE">
        <w:rPr>
          <w:i/>
          <w:iCs/>
          <w:lang w:val="en-US"/>
        </w:rPr>
        <w:t>equivalent*</w:t>
      </w:r>
      <w:r w:rsidRPr="00AC4FFE">
        <w:rPr>
          <w:lang w:val="en-US"/>
        </w:rPr>
        <w:t xml:space="preserve"> </w:t>
      </w:r>
      <w:r w:rsidR="00584DA8" w:rsidRPr="00AC4FFE">
        <w:rPr>
          <w:lang w:val="en-US"/>
        </w:rPr>
        <w:t xml:space="preserve">(as required by </w:t>
      </w:r>
      <w:r w:rsidR="002538E4" w:rsidRPr="00AC4FFE">
        <w:rPr>
          <w:lang w:val="en-US"/>
        </w:rPr>
        <w:fldChar w:fldCharType="begin"/>
      </w:r>
      <w:r w:rsidR="002538E4" w:rsidRPr="00AC4FFE">
        <w:rPr>
          <w:lang w:val="en-US"/>
        </w:rPr>
        <w:instrText xml:space="preserve"> REF _Ref95768687 \w \h </w:instrText>
      </w:r>
      <w:r w:rsidR="004F35A2" w:rsidRPr="00AC4FFE">
        <w:rPr>
          <w:lang w:val="en-US"/>
        </w:rPr>
        <w:instrText xml:space="preserve"> \* MERGEFORMAT </w:instrText>
      </w:r>
      <w:r w:rsidR="002538E4" w:rsidRPr="00AC4FFE">
        <w:rPr>
          <w:lang w:val="en-US"/>
        </w:rPr>
      </w:r>
      <w:r w:rsidR="002538E4" w:rsidRPr="00AC4FFE">
        <w:rPr>
          <w:lang w:val="en-US"/>
        </w:rPr>
        <w:fldChar w:fldCharType="separate"/>
      </w:r>
      <w:r w:rsidR="00167A13">
        <w:rPr>
          <w:lang w:val="en-US"/>
        </w:rPr>
        <w:t>17.4</w:t>
      </w:r>
      <w:r w:rsidR="002538E4" w:rsidRPr="00AC4FFE">
        <w:rPr>
          <w:lang w:val="en-US"/>
        </w:rPr>
        <w:fldChar w:fldCharType="end"/>
      </w:r>
      <w:r w:rsidR="00584DA8" w:rsidRPr="00AC4FFE">
        <w:rPr>
          <w:lang w:val="en-US"/>
        </w:rPr>
        <w:fldChar w:fldCharType="begin"/>
      </w:r>
      <w:r w:rsidR="00584DA8" w:rsidRPr="00AC4FFE">
        <w:rPr>
          <w:lang w:val="en-US"/>
        </w:rPr>
        <w:instrText xml:space="preserve"> REF _Ref96349231 \w \h  \* MERGEFORMAT </w:instrText>
      </w:r>
      <w:r w:rsidR="00584DA8" w:rsidRPr="00AC4FFE">
        <w:rPr>
          <w:lang w:val="en-US"/>
        </w:rPr>
      </w:r>
      <w:r w:rsidR="00584DA8" w:rsidRPr="00AC4FFE">
        <w:rPr>
          <w:lang w:val="en-US"/>
        </w:rPr>
        <w:fldChar w:fldCharType="separate"/>
      </w:r>
      <w:r w:rsidR="00167A13">
        <w:rPr>
          <w:lang w:val="en-US"/>
        </w:rPr>
        <w:t>a</w:t>
      </w:r>
      <w:r w:rsidR="00584DA8" w:rsidRPr="00AC4FFE">
        <w:rPr>
          <w:lang w:val="en-US"/>
        </w:rPr>
        <w:fldChar w:fldCharType="end"/>
      </w:r>
      <w:r w:rsidR="00584DA8" w:rsidRPr="00AC4FFE">
        <w:rPr>
          <w:lang w:val="en-US"/>
        </w:rPr>
        <w:t xml:space="preserve">) </w:t>
      </w:r>
      <w:r w:rsidRPr="00AC4FFE">
        <w:rPr>
          <w:lang w:val="en-US"/>
        </w:rPr>
        <w:t xml:space="preserve">by documenting best practice methods and the </w:t>
      </w:r>
      <w:r w:rsidRPr="00AC4FFE">
        <w:rPr>
          <w:i/>
          <w:iCs/>
          <w:lang w:val="en-US"/>
        </w:rPr>
        <w:t xml:space="preserve">remedy* </w:t>
      </w:r>
      <w:r w:rsidRPr="00AC4FFE">
        <w:rPr>
          <w:lang w:val="en-US"/>
        </w:rPr>
        <w:t xml:space="preserve">choice in the context of inputs received as set out in </w:t>
      </w:r>
      <w:r w:rsidR="00C65653" w:rsidRPr="00AC4FFE">
        <w:rPr>
          <w:lang w:val="en-US"/>
        </w:rPr>
        <w:fldChar w:fldCharType="begin"/>
      </w:r>
      <w:r w:rsidR="00C65653" w:rsidRPr="00AC4FFE">
        <w:rPr>
          <w:lang w:val="en-US"/>
        </w:rPr>
        <w:instrText xml:space="preserve"> REF _Ref95680331 \r \h  \* MERGEFORMAT </w:instrText>
      </w:r>
      <w:r w:rsidR="00C65653" w:rsidRPr="00AC4FFE">
        <w:rPr>
          <w:lang w:val="en-US"/>
        </w:rPr>
      </w:r>
      <w:r w:rsidR="00C65653" w:rsidRPr="00AC4FFE">
        <w:rPr>
          <w:lang w:val="en-US"/>
        </w:rPr>
        <w:fldChar w:fldCharType="separate"/>
      </w:r>
      <w:r w:rsidR="00167A13">
        <w:rPr>
          <w:lang w:val="en-US"/>
        </w:rPr>
        <w:t>17.1</w:t>
      </w:r>
      <w:r w:rsidR="00C65653" w:rsidRPr="00AC4FFE">
        <w:rPr>
          <w:lang w:val="en-US"/>
        </w:rPr>
        <w:fldChar w:fldCharType="end"/>
      </w:r>
      <w:r w:rsidRPr="00AC4FFE">
        <w:rPr>
          <w:lang w:val="en-US"/>
        </w:rPr>
        <w:t>.</w:t>
      </w:r>
      <w:bookmarkEnd w:id="134"/>
    </w:p>
    <w:p w14:paraId="0C1D1D0F" w14:textId="3C74EDBE" w:rsidR="00B01A64" w:rsidRPr="00AC4FFE" w:rsidRDefault="00B01A64" w:rsidP="00510772">
      <w:pPr>
        <w:pStyle w:val="Clause2"/>
        <w:ind w:left="1143"/>
        <w:jc w:val="both"/>
        <w:rPr>
          <w:rFonts w:cs="Arial"/>
          <w:b/>
        </w:rPr>
      </w:pPr>
      <w:r w:rsidRPr="00AC4FFE">
        <w:rPr>
          <w:i/>
          <w:color w:val="5BC3F5" w:themeColor="accent5"/>
          <w:lang w:val="en-US"/>
        </w:rPr>
        <w:lastRenderedPageBreak/>
        <w:t>Impacted rights holders</w:t>
      </w:r>
      <w:r w:rsidRPr="00AC4FFE">
        <w:rPr>
          <w:i/>
          <w:lang w:val="en-US"/>
        </w:rPr>
        <w:t>*</w:t>
      </w:r>
      <w:r w:rsidRPr="00AC4FFE">
        <w:rPr>
          <w:i/>
          <w:color w:val="60BAA0" w:themeColor="text2" w:themeTint="99"/>
          <w:lang w:val="en-US"/>
        </w:rPr>
        <w:t xml:space="preserve"> </w:t>
      </w:r>
      <w:r w:rsidRPr="00AC4FFE">
        <w:rPr>
          <w:lang w:val="en-US"/>
        </w:rPr>
        <w:t xml:space="preserve">shall agree that </w:t>
      </w:r>
      <w:r w:rsidR="009B5814" w:rsidRPr="00AC4FFE">
        <w:rPr>
          <w:lang w:val="en-US"/>
        </w:rPr>
        <w:t>the social</w:t>
      </w:r>
      <w:r w:rsidR="009B5814" w:rsidRPr="00AC4FFE">
        <w:rPr>
          <w:i/>
          <w:iCs/>
          <w:lang w:val="en-US"/>
        </w:rPr>
        <w:t xml:space="preserve"> remedy* </w:t>
      </w:r>
      <w:r w:rsidR="009B5814" w:rsidRPr="00AC4FFE">
        <w:rPr>
          <w:lang w:val="en-US"/>
        </w:rPr>
        <w:t xml:space="preserve">is </w:t>
      </w:r>
      <w:r w:rsidR="009B5814" w:rsidRPr="00AC4FFE">
        <w:rPr>
          <w:i/>
          <w:iCs/>
          <w:lang w:val="en-US"/>
        </w:rPr>
        <w:t>equivalent*.</w:t>
      </w:r>
    </w:p>
    <w:p w14:paraId="1EE81FBB" w14:textId="32DD9972" w:rsidR="00391006" w:rsidRPr="00AC4FFE" w:rsidRDefault="009E0C30" w:rsidP="00E11933">
      <w:pPr>
        <w:pStyle w:val="Clause2"/>
        <w:numPr>
          <w:ilvl w:val="0"/>
          <w:numId w:val="0"/>
        </w:numPr>
        <w:ind w:left="567" w:hanging="567"/>
        <w:jc w:val="both"/>
        <w:rPr>
          <w:rFonts w:cs="Arial"/>
          <w:b/>
          <w:bCs/>
        </w:rPr>
      </w:pPr>
      <w:bookmarkStart w:id="135" w:name="_Ref95770854"/>
      <w:r w:rsidRPr="00AC4FFE">
        <w:rPr>
          <w:rFonts w:cs="Arial"/>
          <w:b/>
          <w:bCs/>
        </w:rPr>
        <w:t>Additional requirements</w:t>
      </w:r>
    </w:p>
    <w:bookmarkEnd w:id="135"/>
    <w:p w14:paraId="24D8413C" w14:textId="2A4C275B" w:rsidR="00850A6B" w:rsidRPr="00AC4FFE" w:rsidRDefault="00B803A4" w:rsidP="00510772">
      <w:pPr>
        <w:pStyle w:val="Clause2"/>
        <w:ind w:left="1143"/>
        <w:jc w:val="both"/>
        <w:rPr>
          <w:lang w:val="en-US"/>
        </w:rPr>
      </w:pPr>
      <w:r w:rsidRPr="00AC4FFE">
        <w:rPr>
          <w:lang w:val="en-US"/>
        </w:rPr>
        <w:t>The</w:t>
      </w:r>
      <w:r w:rsidRPr="00AC4FFE">
        <w:rPr>
          <w:i/>
          <w:iCs/>
          <w:lang w:val="en-US"/>
        </w:rPr>
        <w:t xml:space="preserve"> corporate group*</w:t>
      </w:r>
      <w:r w:rsidRPr="00AC4FFE">
        <w:rPr>
          <w:lang w:val="en-US"/>
        </w:rPr>
        <w:t xml:space="preserve"> shall demonstrate that social </w:t>
      </w:r>
      <w:r w:rsidRPr="00AC4FFE">
        <w:rPr>
          <w:i/>
          <w:iCs/>
          <w:lang w:val="en-US"/>
        </w:rPr>
        <w:t>remedy*</w:t>
      </w:r>
      <w:r w:rsidRPr="00AC4FFE">
        <w:rPr>
          <w:lang w:val="en-US"/>
        </w:rPr>
        <w:t xml:space="preserve"> is </w:t>
      </w:r>
      <w:r w:rsidRPr="00AC4FFE">
        <w:rPr>
          <w:i/>
          <w:iCs/>
          <w:lang w:val="en-US"/>
        </w:rPr>
        <w:t>equivalent*</w:t>
      </w:r>
      <w:r w:rsidRPr="00AC4FFE">
        <w:rPr>
          <w:lang w:val="en-US"/>
        </w:rPr>
        <w:t xml:space="preserve"> by</w:t>
      </w:r>
      <w:r w:rsidRPr="00AC4FFE" w:rsidDel="00655BA7">
        <w:rPr>
          <w:lang w:val="en-US"/>
        </w:rPr>
        <w:t xml:space="preserve"> </w:t>
      </w:r>
      <w:r w:rsidRPr="00AC4FFE">
        <w:rPr>
          <w:lang w:val="en-US"/>
        </w:rPr>
        <w:t xml:space="preserve">identifying any social or socially important </w:t>
      </w:r>
      <w:r w:rsidRPr="00AC4FFE">
        <w:rPr>
          <w:i/>
          <w:iCs/>
          <w:lang w:val="en-US"/>
        </w:rPr>
        <w:t>High Conservation Values*</w:t>
      </w:r>
      <w:r w:rsidRPr="00AC4FFE">
        <w:rPr>
          <w:lang w:val="en-US"/>
        </w:rPr>
        <w:t xml:space="preserve"> lost that would require specific consideration to </w:t>
      </w:r>
      <w:r w:rsidRPr="00AC4FFE">
        <w:rPr>
          <w:i/>
          <w:iCs/>
          <w:lang w:val="en-US"/>
        </w:rPr>
        <w:t>remedy*</w:t>
      </w:r>
      <w:r w:rsidRPr="00AC4FFE">
        <w:rPr>
          <w:lang w:val="en-US"/>
        </w:rPr>
        <w:t xml:space="preserve"> any values lost.</w:t>
      </w:r>
    </w:p>
    <w:p w14:paraId="43FB147F" w14:textId="468E9670" w:rsidR="00DE70BF" w:rsidRPr="00AC4FFE" w:rsidRDefault="13D1DCB5" w:rsidP="00510772">
      <w:pPr>
        <w:pStyle w:val="Clause1-Heading"/>
        <w:numPr>
          <w:ilvl w:val="0"/>
          <w:numId w:val="79"/>
        </w:numPr>
        <w:jc w:val="both"/>
        <w:outlineLvl w:val="9"/>
        <w:rPr>
          <w:rFonts w:asciiTheme="minorHAnsi" w:hAnsiTheme="minorHAnsi" w:cstheme="minorHAnsi"/>
          <w:b/>
          <w:i/>
          <w:lang w:val="en-US"/>
        </w:rPr>
      </w:pPr>
      <w:bookmarkStart w:id="136" w:name="_Ref95664924"/>
      <w:bookmarkEnd w:id="133"/>
      <w:r w:rsidRPr="00AC4FFE">
        <w:rPr>
          <w:rFonts w:asciiTheme="minorHAnsi" w:hAnsiTheme="minorHAnsi" w:cstheme="minorHAnsi"/>
          <w:b/>
          <w:lang w:val="en-US"/>
        </w:rPr>
        <w:t xml:space="preserve">Setting </w:t>
      </w:r>
      <w:r w:rsidR="00415384" w:rsidRPr="00AC4FFE">
        <w:rPr>
          <w:rFonts w:asciiTheme="minorHAnsi" w:hAnsiTheme="minorHAnsi" w:cstheme="minorHAnsi"/>
          <w:b/>
          <w:i/>
          <w:lang w:val="en-US"/>
        </w:rPr>
        <w:t>thresholds</w:t>
      </w:r>
      <w:r w:rsidR="000D3E0E" w:rsidRPr="00AC4FFE">
        <w:rPr>
          <w:rFonts w:asciiTheme="minorHAnsi" w:hAnsiTheme="minorHAnsi" w:cstheme="minorHAnsi"/>
          <w:b/>
          <w:i/>
          <w:lang w:val="en-US"/>
        </w:rPr>
        <w:t>*</w:t>
      </w:r>
      <w:r w:rsidR="00415384" w:rsidRPr="00AC4FFE">
        <w:rPr>
          <w:rFonts w:asciiTheme="minorHAnsi" w:hAnsiTheme="minorHAnsi" w:cstheme="minorHAnsi"/>
          <w:b/>
          <w:lang w:val="en-US"/>
        </w:rPr>
        <w:t xml:space="preserve"> and</w:t>
      </w:r>
      <w:r w:rsidR="00062D9B" w:rsidRPr="00AC4FFE">
        <w:rPr>
          <w:rFonts w:asciiTheme="minorHAnsi" w:hAnsiTheme="minorHAnsi" w:cstheme="minorHAnsi"/>
          <w:b/>
          <w:lang w:val="en-US"/>
        </w:rPr>
        <w:t xml:space="preserve"> </w:t>
      </w:r>
      <w:r w:rsidRPr="00AC4FFE">
        <w:rPr>
          <w:rFonts w:asciiTheme="minorHAnsi" w:hAnsiTheme="minorHAnsi" w:cstheme="minorHAnsi"/>
          <w:b/>
          <w:i/>
          <w:lang w:val="en-US"/>
        </w:rPr>
        <w:t>priority activities</w:t>
      </w:r>
      <w:r w:rsidR="008A7A12" w:rsidRPr="00AC4FFE">
        <w:rPr>
          <w:rFonts w:asciiTheme="minorHAnsi" w:hAnsiTheme="minorHAnsi" w:cstheme="minorHAnsi"/>
          <w:b/>
          <w:i/>
          <w:lang w:val="en-US"/>
        </w:rPr>
        <w:t>*</w:t>
      </w:r>
      <w:bookmarkEnd w:id="136"/>
    </w:p>
    <w:p w14:paraId="17B3AB6A" w14:textId="77777777" w:rsidR="00DE70BF" w:rsidRPr="00AC4FFE" w:rsidRDefault="00DE70BF" w:rsidP="00D645A3">
      <w:pPr>
        <w:jc w:val="both"/>
        <w:rPr>
          <w:rFonts w:cs="Arial"/>
          <w:b/>
          <w:bCs/>
        </w:rPr>
      </w:pPr>
      <w:r w:rsidRPr="00AC4FFE">
        <w:rPr>
          <w:rFonts w:cs="Arial"/>
          <w:b/>
          <w:bCs/>
        </w:rPr>
        <w:t xml:space="preserve">Core requirements </w:t>
      </w:r>
    </w:p>
    <w:p w14:paraId="5ABD5419" w14:textId="219C1C5B" w:rsidR="00B74CE8" w:rsidRPr="00AC4FFE" w:rsidRDefault="00B74CE8" w:rsidP="00510772">
      <w:pPr>
        <w:pStyle w:val="Clause2"/>
        <w:ind w:left="1143"/>
        <w:jc w:val="both"/>
        <w:rPr>
          <w:lang w:val="en-US"/>
        </w:rPr>
      </w:pPr>
      <w:r w:rsidRPr="00AC4FFE">
        <w:rPr>
          <w:i/>
          <w:iCs/>
          <w:lang w:val="en-US"/>
        </w:rPr>
        <w:t xml:space="preserve">The Organization* </w:t>
      </w:r>
      <w:r w:rsidRPr="00AC4FFE">
        <w:rPr>
          <w:lang w:val="en-US"/>
        </w:rPr>
        <w:t>or</w:t>
      </w:r>
      <w:r w:rsidRPr="00AC4FFE">
        <w:rPr>
          <w:i/>
          <w:iCs/>
          <w:lang w:val="en-US"/>
        </w:rPr>
        <w:t xml:space="preserve"> </w:t>
      </w:r>
      <w:r w:rsidRPr="00AC4FFE">
        <w:rPr>
          <w:lang w:val="en-US"/>
        </w:rPr>
        <w:t>the</w:t>
      </w:r>
      <w:r w:rsidRPr="00AC4FFE">
        <w:rPr>
          <w:i/>
          <w:iCs/>
          <w:lang w:val="en-US"/>
        </w:rPr>
        <w:t xml:space="preserve"> corporate group*</w:t>
      </w:r>
      <w:r w:rsidRPr="00AC4FFE">
        <w:rPr>
          <w:lang w:val="en-US"/>
        </w:rPr>
        <w:t xml:space="preserve"> shall identify </w:t>
      </w:r>
      <w:r w:rsidRPr="00AC4FFE">
        <w:rPr>
          <w:i/>
          <w:iCs/>
          <w:lang w:val="en-US"/>
        </w:rPr>
        <w:t>priority activities</w:t>
      </w:r>
      <w:r w:rsidRPr="00AC4FFE">
        <w:rPr>
          <w:lang w:val="en-US"/>
        </w:rPr>
        <w:t xml:space="preserve">* following the requirements for dialogue processes (see </w:t>
      </w:r>
      <w:r w:rsidR="008E5235" w:rsidRPr="00AC4FFE">
        <w:rPr>
          <w:lang w:val="en-US"/>
        </w:rPr>
        <w:t>section</w:t>
      </w:r>
      <w:r w:rsidRPr="00AC4FFE">
        <w:rPr>
          <w:lang w:val="en-US"/>
        </w:rPr>
        <w:t xml:space="preserve"> </w:t>
      </w:r>
      <w:r w:rsidR="008E5235" w:rsidRPr="00AC4FFE">
        <w:rPr>
          <w:lang w:val="en-US"/>
        </w:rPr>
        <w:fldChar w:fldCharType="begin"/>
      </w:r>
      <w:r w:rsidR="008E5235" w:rsidRPr="00AC4FFE">
        <w:rPr>
          <w:lang w:val="en-US"/>
        </w:rPr>
        <w:instrText xml:space="preserve"> REF _Ref95643826 \r \h  \* MERGEFORMAT </w:instrText>
      </w:r>
      <w:r w:rsidR="008E5235" w:rsidRPr="00AC4FFE">
        <w:rPr>
          <w:lang w:val="en-US"/>
        </w:rPr>
      </w:r>
      <w:r w:rsidR="008E5235" w:rsidRPr="00AC4FFE">
        <w:rPr>
          <w:lang w:val="en-US"/>
        </w:rPr>
        <w:fldChar w:fldCharType="separate"/>
      </w:r>
      <w:r w:rsidR="00167A13">
        <w:rPr>
          <w:lang w:val="en-US"/>
        </w:rPr>
        <w:t>15</w:t>
      </w:r>
      <w:r w:rsidR="008E5235" w:rsidRPr="00AC4FFE">
        <w:rPr>
          <w:lang w:val="en-US"/>
        </w:rPr>
        <w:fldChar w:fldCharType="end"/>
      </w:r>
      <w:r w:rsidRPr="00AC4FFE">
        <w:rPr>
          <w:lang w:val="en-US"/>
        </w:rPr>
        <w:t>):</w:t>
      </w:r>
    </w:p>
    <w:p w14:paraId="20BA010B" w14:textId="54B41D98" w:rsidR="002B383D" w:rsidRPr="00AC4FFE" w:rsidRDefault="002B383D" w:rsidP="00510772">
      <w:pPr>
        <w:pStyle w:val="List"/>
        <w:numPr>
          <w:ilvl w:val="0"/>
          <w:numId w:val="69"/>
        </w:numPr>
        <w:ind w:left="1418"/>
        <w:jc w:val="both"/>
        <w:rPr>
          <w:lang w:val="en-US"/>
        </w:rPr>
      </w:pPr>
      <w:r w:rsidRPr="00AC4FFE">
        <w:rPr>
          <w:lang w:val="en-US"/>
        </w:rPr>
        <w:t xml:space="preserve">For </w:t>
      </w:r>
      <w:r w:rsidRPr="00AC4FFE">
        <w:rPr>
          <w:i/>
          <w:lang w:val="en-US"/>
        </w:rPr>
        <w:t>conversion*</w:t>
      </w:r>
      <w:r w:rsidRPr="00AC4FFE">
        <w:rPr>
          <w:lang w:val="en-US"/>
        </w:rPr>
        <w:t xml:space="preserve">: </w:t>
      </w:r>
      <w:r w:rsidR="008D0CAA" w:rsidRPr="00AC4FFE">
        <w:rPr>
          <w:i/>
          <w:lang w:val="en-US"/>
        </w:rPr>
        <w:t>Priority activities</w:t>
      </w:r>
      <w:r w:rsidR="008A7A12" w:rsidRPr="00AC4FFE">
        <w:rPr>
          <w:lang w:val="en-US"/>
        </w:rPr>
        <w:t>*</w:t>
      </w:r>
      <w:r w:rsidR="008D0CAA" w:rsidRPr="00AC4FFE">
        <w:rPr>
          <w:lang w:val="en-US"/>
        </w:rPr>
        <w:t xml:space="preserve"> </w:t>
      </w:r>
      <w:r w:rsidR="00482A66" w:rsidRPr="00AC4FFE">
        <w:rPr>
          <w:lang w:val="en-US"/>
        </w:rPr>
        <w:t xml:space="preserve">shall </w:t>
      </w:r>
      <w:r w:rsidR="008D0CAA" w:rsidRPr="00AC4FFE">
        <w:rPr>
          <w:lang w:val="en-US"/>
        </w:rPr>
        <w:t>be identified i</w:t>
      </w:r>
      <w:r w:rsidRPr="00AC4FFE">
        <w:rPr>
          <w:lang w:val="en-US"/>
        </w:rPr>
        <w:t xml:space="preserve">n </w:t>
      </w:r>
      <w:r w:rsidRPr="00AC4FFE">
        <w:rPr>
          <w:i/>
          <w:lang w:val="en-US"/>
        </w:rPr>
        <w:t>consultation</w:t>
      </w:r>
      <w:r w:rsidR="00573655" w:rsidRPr="00AC4FFE">
        <w:rPr>
          <w:lang w:val="en-US"/>
        </w:rPr>
        <w:t>*</w:t>
      </w:r>
      <w:r w:rsidRPr="00AC4FFE">
        <w:rPr>
          <w:lang w:val="en-US"/>
        </w:rPr>
        <w:t xml:space="preserve"> with </w:t>
      </w:r>
      <w:r w:rsidR="000C261A" w:rsidRPr="00AC4FFE">
        <w:rPr>
          <w:i/>
          <w:color w:val="5BC3F5" w:themeColor="accent5"/>
          <w:lang w:val="en-US"/>
        </w:rPr>
        <w:t>impacted</w:t>
      </w:r>
      <w:r w:rsidRPr="00AC4FFE">
        <w:rPr>
          <w:i/>
          <w:color w:val="5BC3F5" w:themeColor="accent5"/>
          <w:lang w:val="en-US"/>
        </w:rPr>
        <w:t xml:space="preserve"> rights holders</w:t>
      </w:r>
      <w:r w:rsidRPr="00AC4FFE">
        <w:rPr>
          <w:i/>
          <w:lang w:val="en-US"/>
        </w:rPr>
        <w:t xml:space="preserve">* </w:t>
      </w:r>
      <w:r w:rsidRPr="00AC4FFE">
        <w:rPr>
          <w:lang w:val="en-US"/>
        </w:rPr>
        <w:t>and environmental</w:t>
      </w:r>
      <w:r w:rsidRPr="00AC4FFE" w:rsidDel="26153F30">
        <w:rPr>
          <w:lang w:val="en-US"/>
        </w:rPr>
        <w:t xml:space="preserve"> </w:t>
      </w:r>
      <w:r w:rsidRPr="00AC4FFE">
        <w:rPr>
          <w:lang w:val="en-US"/>
        </w:rPr>
        <w:t xml:space="preserve">experts </w:t>
      </w:r>
      <w:r w:rsidR="00545B98" w:rsidRPr="00AC4FFE">
        <w:rPr>
          <w:lang w:val="en-US"/>
        </w:rPr>
        <w:t xml:space="preserve">and </w:t>
      </w:r>
      <w:r w:rsidRPr="00AC4FFE">
        <w:rPr>
          <w:lang w:val="en-US"/>
        </w:rPr>
        <w:t xml:space="preserve">shall be completed as part of the </w:t>
      </w:r>
      <w:r w:rsidRPr="00AC4FFE">
        <w:rPr>
          <w:i/>
          <w:lang w:val="en-US"/>
        </w:rPr>
        <w:t xml:space="preserve">Initial Implementation Threshold*. </w:t>
      </w:r>
    </w:p>
    <w:p w14:paraId="4EDA740B" w14:textId="4CD6FF6F" w:rsidR="0034603F" w:rsidRPr="00AC4FFE" w:rsidRDefault="00B36B11" w:rsidP="009A1DB7">
      <w:pPr>
        <w:pStyle w:val="List2"/>
        <w:numPr>
          <w:ilvl w:val="1"/>
          <w:numId w:val="65"/>
        </w:numPr>
        <w:jc w:val="both"/>
        <w:rPr>
          <w:lang w:val="en-US"/>
        </w:rPr>
      </w:pPr>
      <w:r w:rsidRPr="00AC4FFE">
        <w:rPr>
          <w:lang w:val="en-US"/>
        </w:rPr>
        <w:t xml:space="preserve">The </w:t>
      </w:r>
      <w:r w:rsidRPr="00AC4FFE">
        <w:rPr>
          <w:i/>
          <w:lang w:val="en-US"/>
        </w:rPr>
        <w:t xml:space="preserve">Initial Environmental Remedy Threshold* </w:t>
      </w:r>
      <w:r w:rsidR="000F1E57" w:rsidRPr="00AC4FFE">
        <w:rPr>
          <w:lang w:val="en-US"/>
        </w:rPr>
        <w:t xml:space="preserve">(See Box </w:t>
      </w:r>
      <w:r w:rsidR="003404E5">
        <w:rPr>
          <w:lang w:val="en-US"/>
        </w:rPr>
        <w:t>4</w:t>
      </w:r>
      <w:r w:rsidR="000F1E57" w:rsidRPr="00AC4FFE">
        <w:rPr>
          <w:lang w:val="en-US"/>
        </w:rPr>
        <w:t xml:space="preserve">) </w:t>
      </w:r>
      <w:r w:rsidRPr="00AC4FFE">
        <w:rPr>
          <w:lang w:val="en-US"/>
        </w:rPr>
        <w:t>shall include</w:t>
      </w:r>
      <w:r w:rsidR="008A00CF" w:rsidRPr="00AC4FFE">
        <w:rPr>
          <w:lang w:val="en-US"/>
        </w:rPr>
        <w:t>:</w:t>
      </w:r>
    </w:p>
    <w:p w14:paraId="4E2E11B1" w14:textId="724ECDEF" w:rsidR="009973B2" w:rsidRPr="00AC4FFE" w:rsidRDefault="009973B2" w:rsidP="00E72C03">
      <w:pPr>
        <w:pStyle w:val="List2"/>
        <w:numPr>
          <w:ilvl w:val="2"/>
          <w:numId w:val="31"/>
        </w:numPr>
        <w:ind w:left="2127"/>
        <w:jc w:val="both"/>
        <w:rPr>
          <w:lang w:val="en-US"/>
        </w:rPr>
      </w:pPr>
      <w:r w:rsidRPr="00AC4FFE">
        <w:rPr>
          <w:lang w:val="en-US"/>
        </w:rPr>
        <w:t xml:space="preserve">Implementation of </w:t>
      </w:r>
      <w:r w:rsidRPr="00AC4FFE">
        <w:rPr>
          <w:i/>
          <w:lang w:val="en-US"/>
        </w:rPr>
        <w:t>priority activities</w:t>
      </w:r>
      <w:r w:rsidRPr="00AC4FFE">
        <w:rPr>
          <w:lang w:val="en-US"/>
        </w:rPr>
        <w:t xml:space="preserve">*; </w:t>
      </w:r>
    </w:p>
    <w:p w14:paraId="58699741" w14:textId="17B4E693" w:rsidR="009973B2" w:rsidRPr="00AC4FFE" w:rsidRDefault="009973B2" w:rsidP="00E72C03">
      <w:pPr>
        <w:pStyle w:val="List2"/>
        <w:numPr>
          <w:ilvl w:val="2"/>
          <w:numId w:val="31"/>
        </w:numPr>
        <w:ind w:left="2127"/>
        <w:jc w:val="both"/>
        <w:rPr>
          <w:lang w:val="en-US"/>
        </w:rPr>
      </w:pPr>
      <w:r w:rsidRPr="00AC4FFE">
        <w:rPr>
          <w:i/>
          <w:lang w:val="en-US"/>
        </w:rPr>
        <w:t>Restoration</w:t>
      </w:r>
      <w:r w:rsidRPr="00AC4FFE">
        <w:rPr>
          <w:lang w:val="en-US"/>
        </w:rPr>
        <w:t xml:space="preserve">* and/or </w:t>
      </w:r>
      <w:r w:rsidRPr="00AC4FFE">
        <w:rPr>
          <w:i/>
          <w:lang w:val="en-US"/>
        </w:rPr>
        <w:t>conservation*</w:t>
      </w:r>
      <w:r w:rsidRPr="00AC4FFE">
        <w:rPr>
          <w:lang w:val="en-US"/>
        </w:rPr>
        <w:t xml:space="preserve"> of </w:t>
      </w:r>
      <w:r w:rsidRPr="00AC4FFE">
        <w:rPr>
          <w:i/>
          <w:lang w:val="en-US"/>
        </w:rPr>
        <w:t>ecosystem attributes*</w:t>
      </w:r>
      <w:r w:rsidRPr="00AC4FFE">
        <w:rPr>
          <w:lang w:val="en-US"/>
        </w:rPr>
        <w:t xml:space="preserve"> to the point where native recovery potential to </w:t>
      </w:r>
      <w:r w:rsidRPr="00AC4FFE">
        <w:rPr>
          <w:i/>
          <w:lang w:val="en-US"/>
        </w:rPr>
        <w:t>natural forest</w:t>
      </w:r>
      <w:r w:rsidRPr="00AC4FFE">
        <w:rPr>
          <w:lang w:val="en-US"/>
        </w:rPr>
        <w:t xml:space="preserve">* is ecologically viable as per </w:t>
      </w:r>
      <w:r w:rsidRPr="00AC4FFE">
        <w:rPr>
          <w:i/>
          <w:lang w:val="en-US"/>
        </w:rPr>
        <w:t>ecosystem attributes</w:t>
      </w:r>
      <w:r w:rsidRPr="00AC4FFE">
        <w:rPr>
          <w:lang w:val="en-US"/>
        </w:rPr>
        <w:t>*</w:t>
      </w:r>
      <w:r w:rsidR="00AB7FAB" w:rsidRPr="00AC4FFE">
        <w:rPr>
          <w:lang w:val="en-US"/>
        </w:rPr>
        <w:t>;</w:t>
      </w:r>
      <w:r w:rsidRPr="00AC4FFE">
        <w:rPr>
          <w:lang w:val="en-US"/>
        </w:rPr>
        <w:t xml:space="preserve"> and  </w:t>
      </w:r>
    </w:p>
    <w:p w14:paraId="0820EA8D" w14:textId="6C864967" w:rsidR="009973B2" w:rsidRPr="00AC4FFE" w:rsidRDefault="009973B2" w:rsidP="00E72C03">
      <w:pPr>
        <w:pStyle w:val="List2"/>
        <w:numPr>
          <w:ilvl w:val="2"/>
          <w:numId w:val="31"/>
        </w:numPr>
        <w:ind w:left="2127"/>
        <w:jc w:val="both"/>
        <w:rPr>
          <w:lang w:val="en-US"/>
        </w:rPr>
      </w:pPr>
      <w:r w:rsidRPr="00AC4FFE">
        <w:rPr>
          <w:lang w:val="en-US"/>
        </w:rPr>
        <w:t xml:space="preserve">Where a selected </w:t>
      </w:r>
      <w:r w:rsidRPr="00AC4FFE">
        <w:rPr>
          <w:i/>
          <w:lang w:val="en-US"/>
        </w:rPr>
        <w:t>natural forest</w:t>
      </w:r>
      <w:r w:rsidRPr="00AC4FFE">
        <w:rPr>
          <w:lang w:val="en-US"/>
        </w:rPr>
        <w:t xml:space="preserve">* area is conserved, the </w:t>
      </w:r>
      <w:r w:rsidRPr="00AC4FFE">
        <w:rPr>
          <w:i/>
          <w:lang w:val="en-US"/>
        </w:rPr>
        <w:t>conservation</w:t>
      </w:r>
      <w:r w:rsidR="006B16C4" w:rsidRPr="00AC4FFE">
        <w:rPr>
          <w:lang w:val="en-US"/>
        </w:rPr>
        <w:t>*</w:t>
      </w:r>
      <w:r w:rsidRPr="00AC4FFE">
        <w:rPr>
          <w:lang w:val="en-US"/>
        </w:rPr>
        <w:t xml:space="preserve"> outcomes should be </w:t>
      </w:r>
      <w:r w:rsidRPr="00AC4FFE">
        <w:rPr>
          <w:i/>
          <w:lang w:val="en-US"/>
        </w:rPr>
        <w:t>equivalent</w:t>
      </w:r>
      <w:r w:rsidRPr="00AC4FFE">
        <w:rPr>
          <w:lang w:val="en-US"/>
        </w:rPr>
        <w:t xml:space="preserve">* or better than the converted area condition at the time of </w:t>
      </w:r>
      <w:r w:rsidRPr="00AC4FFE">
        <w:rPr>
          <w:i/>
          <w:lang w:val="en-US"/>
        </w:rPr>
        <w:t>conversion</w:t>
      </w:r>
      <w:r w:rsidRPr="00AC4FFE">
        <w:rPr>
          <w:lang w:val="en-US"/>
        </w:rPr>
        <w:t xml:space="preserve">*. </w:t>
      </w:r>
    </w:p>
    <w:p w14:paraId="372679C5" w14:textId="274DA5D3" w:rsidR="008A00CF" w:rsidRPr="00AC4FFE" w:rsidRDefault="008A00CF" w:rsidP="009A1DB7">
      <w:pPr>
        <w:pStyle w:val="List2"/>
        <w:numPr>
          <w:ilvl w:val="1"/>
          <w:numId w:val="65"/>
        </w:numPr>
        <w:jc w:val="both"/>
        <w:rPr>
          <w:lang w:val="en-US"/>
        </w:rPr>
      </w:pPr>
      <w:r w:rsidRPr="00AC4FFE">
        <w:rPr>
          <w:lang w:val="en-US"/>
        </w:rPr>
        <w:t xml:space="preserve">The </w:t>
      </w:r>
      <w:r w:rsidRPr="00AC4FFE">
        <w:rPr>
          <w:i/>
          <w:lang w:val="en-US"/>
        </w:rPr>
        <w:t>Initial Social Remedy Threshold</w:t>
      </w:r>
      <w:r w:rsidRPr="00AC4FFE">
        <w:rPr>
          <w:lang w:val="en-US"/>
        </w:rPr>
        <w:t xml:space="preserve">* </w:t>
      </w:r>
      <w:r w:rsidR="000F1E57" w:rsidRPr="00AC4FFE">
        <w:rPr>
          <w:lang w:val="en-US"/>
        </w:rPr>
        <w:t xml:space="preserve">(See Box </w:t>
      </w:r>
      <w:r w:rsidR="003404E5">
        <w:rPr>
          <w:lang w:val="en-US"/>
        </w:rPr>
        <w:t>5</w:t>
      </w:r>
      <w:r w:rsidR="000F1E57" w:rsidRPr="00AC4FFE">
        <w:rPr>
          <w:lang w:val="en-US"/>
        </w:rPr>
        <w:t xml:space="preserve">) </w:t>
      </w:r>
      <w:r w:rsidRPr="00AC4FFE">
        <w:rPr>
          <w:lang w:val="en-US"/>
        </w:rPr>
        <w:t>shall include:</w:t>
      </w:r>
    </w:p>
    <w:p w14:paraId="509A053F" w14:textId="667D79FD" w:rsidR="00CE40DA" w:rsidRPr="00AC4FFE" w:rsidRDefault="00CE40DA" w:rsidP="00E72C03">
      <w:pPr>
        <w:pStyle w:val="List2"/>
        <w:numPr>
          <w:ilvl w:val="2"/>
          <w:numId w:val="31"/>
        </w:numPr>
        <w:ind w:left="2127"/>
        <w:jc w:val="both"/>
        <w:rPr>
          <w:lang w:val="en-US"/>
        </w:rPr>
      </w:pPr>
      <w:r w:rsidRPr="00AC4FFE">
        <w:rPr>
          <w:i/>
          <w:lang w:val="en-US"/>
        </w:rPr>
        <w:t>Remedy</w:t>
      </w:r>
      <w:r w:rsidR="008D0CAA" w:rsidRPr="00AC4FFE">
        <w:rPr>
          <w:i/>
          <w:lang w:val="en-US"/>
        </w:rPr>
        <w:t>*</w:t>
      </w:r>
      <w:r w:rsidRPr="00AC4FFE">
        <w:rPr>
          <w:lang w:val="en-US"/>
        </w:rPr>
        <w:t xml:space="preserve"> of </w:t>
      </w:r>
      <w:r w:rsidRPr="00AC4FFE">
        <w:rPr>
          <w:i/>
          <w:lang w:val="en-US"/>
        </w:rPr>
        <w:t>social harm</w:t>
      </w:r>
      <w:r w:rsidRPr="00AC4FFE">
        <w:rPr>
          <w:lang w:val="en-US"/>
        </w:rPr>
        <w:t xml:space="preserve">* </w:t>
      </w:r>
      <w:r w:rsidR="00CE65B4" w:rsidRPr="00AC4FFE">
        <w:rPr>
          <w:lang w:val="en-US"/>
        </w:rPr>
        <w:t xml:space="preserve">being implemented </w:t>
      </w:r>
      <w:r w:rsidRPr="00AC4FFE">
        <w:rPr>
          <w:lang w:val="en-US"/>
        </w:rPr>
        <w:t xml:space="preserve">with a </w:t>
      </w:r>
      <w:r w:rsidRPr="00AC4FFE">
        <w:rPr>
          <w:i/>
          <w:lang w:val="en-US"/>
        </w:rPr>
        <w:t>remedy process agreement</w:t>
      </w:r>
      <w:r w:rsidRPr="00AC4FFE">
        <w:rPr>
          <w:lang w:val="en-US"/>
        </w:rPr>
        <w:t xml:space="preserve">* in place; and </w:t>
      </w:r>
    </w:p>
    <w:p w14:paraId="5931DA92" w14:textId="65FF4118" w:rsidR="00CE40DA" w:rsidRPr="00AC4FFE" w:rsidRDefault="00CE40DA" w:rsidP="00E72C03">
      <w:pPr>
        <w:pStyle w:val="List2"/>
        <w:numPr>
          <w:ilvl w:val="2"/>
          <w:numId w:val="31"/>
        </w:numPr>
        <w:ind w:left="2127"/>
        <w:jc w:val="both"/>
        <w:rPr>
          <w:lang w:val="en-US"/>
        </w:rPr>
      </w:pPr>
      <w:r w:rsidRPr="00AC4FFE">
        <w:rPr>
          <w:lang w:val="en-US"/>
        </w:rPr>
        <w:t xml:space="preserve">Completion of </w:t>
      </w:r>
      <w:r w:rsidRPr="00AC4FFE">
        <w:rPr>
          <w:i/>
          <w:lang w:val="en-US"/>
        </w:rPr>
        <w:t>priority activities</w:t>
      </w:r>
      <w:r w:rsidRPr="00AC4FFE">
        <w:rPr>
          <w:lang w:val="en-US"/>
        </w:rPr>
        <w:t xml:space="preserve">*.  </w:t>
      </w:r>
    </w:p>
    <w:p w14:paraId="74A88786" w14:textId="5B25106E" w:rsidR="00320D39" w:rsidRPr="00AC4FFE" w:rsidRDefault="00016900" w:rsidP="00510772">
      <w:pPr>
        <w:pStyle w:val="List"/>
        <w:ind w:left="1418"/>
        <w:jc w:val="both"/>
        <w:rPr>
          <w:lang w:val="en-US"/>
        </w:rPr>
      </w:pPr>
      <w:r w:rsidRPr="00AC4FFE">
        <w:rPr>
          <w:lang w:val="en-US"/>
        </w:rPr>
        <w:t xml:space="preserve">For </w:t>
      </w:r>
      <w:r w:rsidRPr="00AC4FFE">
        <w:rPr>
          <w:i/>
          <w:iCs/>
          <w:lang w:val="en-US"/>
        </w:rPr>
        <w:t>unacceptable activities*</w:t>
      </w:r>
      <w:r w:rsidRPr="00AC4FFE">
        <w:rPr>
          <w:lang w:val="en-US"/>
        </w:rPr>
        <w:t>:</w:t>
      </w:r>
      <w:r w:rsidRPr="00AC4FFE">
        <w:rPr>
          <w:i/>
          <w:iCs/>
          <w:lang w:val="en-US"/>
        </w:rPr>
        <w:t xml:space="preserve"> </w:t>
      </w:r>
      <w:r w:rsidR="008D0CAA" w:rsidRPr="00AC4FFE">
        <w:rPr>
          <w:i/>
          <w:iCs/>
          <w:lang w:val="en-US"/>
        </w:rPr>
        <w:t>Priority activities</w:t>
      </w:r>
      <w:r w:rsidR="008A7A12" w:rsidRPr="00AC4FFE">
        <w:rPr>
          <w:lang w:val="en-US"/>
        </w:rPr>
        <w:t>*</w:t>
      </w:r>
      <w:r w:rsidR="008D0CAA" w:rsidRPr="00AC4FFE">
        <w:rPr>
          <w:lang w:val="en-US"/>
        </w:rPr>
        <w:t xml:space="preserve"> </w:t>
      </w:r>
      <w:r w:rsidR="00161753" w:rsidRPr="00AC4FFE">
        <w:rPr>
          <w:lang w:val="en-US"/>
        </w:rPr>
        <w:t xml:space="preserve">shall </w:t>
      </w:r>
      <w:r w:rsidR="008D0CAA" w:rsidRPr="00AC4FFE">
        <w:rPr>
          <w:lang w:val="en-US"/>
        </w:rPr>
        <w:t>be identified i</w:t>
      </w:r>
      <w:r w:rsidRPr="00AC4FFE">
        <w:rPr>
          <w:lang w:val="en-US"/>
        </w:rPr>
        <w:t xml:space="preserve">n </w:t>
      </w:r>
      <w:r w:rsidRPr="00AC4FFE">
        <w:rPr>
          <w:i/>
          <w:iCs/>
          <w:lang w:val="en-US"/>
        </w:rPr>
        <w:t>consultation</w:t>
      </w:r>
      <w:r w:rsidR="00573655" w:rsidRPr="00AC4FFE">
        <w:rPr>
          <w:lang w:val="en-US"/>
        </w:rPr>
        <w:t>*</w:t>
      </w:r>
      <w:r w:rsidRPr="00AC4FFE">
        <w:rPr>
          <w:lang w:val="en-US"/>
        </w:rPr>
        <w:t xml:space="preserve"> with </w:t>
      </w:r>
      <w:r w:rsidR="009811D9" w:rsidRPr="00AC4FFE">
        <w:rPr>
          <w:i/>
          <w:color w:val="5BC3F5" w:themeColor="accent5"/>
          <w:lang w:val="en-US"/>
        </w:rPr>
        <w:t>impacted rights holders</w:t>
      </w:r>
      <w:r w:rsidRPr="00AC4FFE">
        <w:rPr>
          <w:i/>
          <w:lang w:val="en-US"/>
        </w:rPr>
        <w:t>*</w:t>
      </w:r>
      <w:r w:rsidRPr="00AC4FFE">
        <w:rPr>
          <w:lang w:val="en-US"/>
        </w:rPr>
        <w:t xml:space="preserve"> and environmental</w:t>
      </w:r>
      <w:r w:rsidRPr="00AC4FFE" w:rsidDel="26153F30">
        <w:rPr>
          <w:lang w:val="en-US"/>
        </w:rPr>
        <w:t xml:space="preserve"> </w:t>
      </w:r>
      <w:r w:rsidRPr="00AC4FFE">
        <w:rPr>
          <w:lang w:val="en-US"/>
        </w:rPr>
        <w:t xml:space="preserve">and social experts </w:t>
      </w:r>
      <w:r w:rsidR="00304B7C" w:rsidRPr="00AC4FFE">
        <w:rPr>
          <w:lang w:val="en-US"/>
        </w:rPr>
        <w:t xml:space="preserve">and </w:t>
      </w:r>
      <w:r w:rsidRPr="00AC4FFE">
        <w:rPr>
          <w:lang w:val="en-US"/>
        </w:rPr>
        <w:t>shall be completed as part of the</w:t>
      </w:r>
      <w:r w:rsidRPr="00AC4FFE">
        <w:rPr>
          <w:i/>
          <w:iCs/>
          <w:lang w:val="en-US"/>
        </w:rPr>
        <w:t xml:space="preserve"> Association Threshold*.</w:t>
      </w:r>
      <w:r w:rsidRPr="00AC4FFE">
        <w:rPr>
          <w:lang w:val="en-US"/>
        </w:rPr>
        <w:t xml:space="preserve"> </w:t>
      </w:r>
    </w:p>
    <w:p w14:paraId="3AA6D132" w14:textId="14C1A5DA" w:rsidR="003B11A7" w:rsidRPr="00AC4FFE" w:rsidRDefault="003B11A7" w:rsidP="00510772">
      <w:pPr>
        <w:pStyle w:val="List2"/>
        <w:numPr>
          <w:ilvl w:val="1"/>
          <w:numId w:val="65"/>
        </w:numPr>
        <w:jc w:val="both"/>
        <w:rPr>
          <w:lang w:val="en-US"/>
        </w:rPr>
      </w:pPr>
      <w:r w:rsidRPr="00AC4FFE">
        <w:rPr>
          <w:lang w:val="en-US"/>
        </w:rPr>
        <w:t xml:space="preserve">The </w:t>
      </w:r>
      <w:r w:rsidRPr="00AC4FFE">
        <w:rPr>
          <w:i/>
          <w:iCs/>
          <w:lang w:val="en-US"/>
        </w:rPr>
        <w:t>Association Threshold</w:t>
      </w:r>
      <w:r w:rsidRPr="00AC4FFE">
        <w:rPr>
          <w:lang w:val="en-US"/>
        </w:rPr>
        <w:t xml:space="preserve">* for </w:t>
      </w:r>
      <w:r w:rsidRPr="00AC4FFE">
        <w:rPr>
          <w:i/>
          <w:iCs/>
          <w:lang w:val="en-US"/>
        </w:rPr>
        <w:t>environmental harm</w:t>
      </w:r>
      <w:r w:rsidRPr="00AC4FFE">
        <w:rPr>
          <w:lang w:val="en-US"/>
        </w:rPr>
        <w:t xml:space="preserve">* </w:t>
      </w:r>
      <w:r w:rsidR="000F1E57" w:rsidRPr="00AC4FFE">
        <w:rPr>
          <w:lang w:val="en-US"/>
        </w:rPr>
        <w:t xml:space="preserve">(See Box </w:t>
      </w:r>
      <w:r w:rsidR="003404E5">
        <w:rPr>
          <w:lang w:val="en-US"/>
        </w:rPr>
        <w:t>4</w:t>
      </w:r>
      <w:r w:rsidR="000F1E57" w:rsidRPr="00AC4FFE">
        <w:rPr>
          <w:lang w:val="en-US"/>
        </w:rPr>
        <w:t xml:space="preserve">) </w:t>
      </w:r>
      <w:r w:rsidRPr="00AC4FFE">
        <w:rPr>
          <w:lang w:val="en-US"/>
        </w:rPr>
        <w:t xml:space="preserve">shall include completion of the </w:t>
      </w:r>
      <w:r w:rsidRPr="00AC4FFE">
        <w:rPr>
          <w:i/>
          <w:iCs/>
          <w:lang w:val="en-US"/>
        </w:rPr>
        <w:t>priority activities*</w:t>
      </w:r>
      <w:r w:rsidRPr="00AC4FFE">
        <w:rPr>
          <w:lang w:val="en-US"/>
        </w:rPr>
        <w:t xml:space="preserve"> from the Remedy Plan to address </w:t>
      </w:r>
      <w:r w:rsidRPr="00AC4FFE">
        <w:rPr>
          <w:i/>
          <w:iCs/>
          <w:lang w:val="en-US"/>
        </w:rPr>
        <w:t>environmental harm</w:t>
      </w:r>
      <w:r w:rsidRPr="00AC4FFE">
        <w:rPr>
          <w:lang w:val="en-US"/>
        </w:rPr>
        <w:t xml:space="preserve">*. </w:t>
      </w:r>
    </w:p>
    <w:p w14:paraId="0971711E" w14:textId="1F0643D5" w:rsidR="00CF3CBF" w:rsidRPr="00745AF3" w:rsidRDefault="003B11A7" w:rsidP="00745AF3">
      <w:pPr>
        <w:pStyle w:val="List2"/>
        <w:numPr>
          <w:ilvl w:val="1"/>
          <w:numId w:val="65"/>
        </w:numPr>
        <w:rPr>
          <w:lang w:val="en-US"/>
        </w:rPr>
      </w:pPr>
      <w:r w:rsidRPr="00AC4FFE">
        <w:rPr>
          <w:lang w:val="en-US"/>
        </w:rPr>
        <w:t xml:space="preserve">The </w:t>
      </w:r>
      <w:r w:rsidRPr="00AC4FFE">
        <w:rPr>
          <w:i/>
          <w:iCs/>
          <w:lang w:val="en-US"/>
        </w:rPr>
        <w:t>Association Threshold</w:t>
      </w:r>
      <w:r w:rsidRPr="00AC4FFE">
        <w:rPr>
          <w:lang w:val="en-US"/>
        </w:rPr>
        <w:t xml:space="preserve">* for </w:t>
      </w:r>
      <w:r w:rsidRPr="00AC4FFE">
        <w:rPr>
          <w:i/>
          <w:iCs/>
          <w:lang w:val="en-US"/>
        </w:rPr>
        <w:t>social harm</w:t>
      </w:r>
      <w:r w:rsidRPr="00AC4FFE">
        <w:rPr>
          <w:lang w:val="en-US"/>
        </w:rPr>
        <w:t xml:space="preserve">* </w:t>
      </w:r>
      <w:r w:rsidR="000F1E57" w:rsidRPr="00AC4FFE">
        <w:rPr>
          <w:lang w:val="en-US"/>
        </w:rPr>
        <w:t xml:space="preserve">(See Box </w:t>
      </w:r>
      <w:r w:rsidR="003404E5">
        <w:rPr>
          <w:lang w:val="en-US"/>
        </w:rPr>
        <w:t>5</w:t>
      </w:r>
      <w:r w:rsidR="000F1E57" w:rsidRPr="00AC4FFE">
        <w:rPr>
          <w:lang w:val="en-US"/>
        </w:rPr>
        <w:t xml:space="preserve">) </w:t>
      </w:r>
      <w:r w:rsidRPr="00AC4FFE">
        <w:rPr>
          <w:lang w:val="en-US"/>
        </w:rPr>
        <w:t xml:space="preserve">shall include completion of the </w:t>
      </w:r>
      <w:r w:rsidRPr="00AC4FFE">
        <w:rPr>
          <w:i/>
          <w:iCs/>
          <w:lang w:val="en-US"/>
        </w:rPr>
        <w:t>priority activities</w:t>
      </w:r>
      <w:r w:rsidRPr="00AC4FFE">
        <w:rPr>
          <w:lang w:val="en-US"/>
        </w:rPr>
        <w:t xml:space="preserve">* </w:t>
      </w:r>
      <w:r w:rsidR="0E44E0C2" w:rsidRPr="00AC4FFE">
        <w:rPr>
          <w:lang w:val="en-US"/>
        </w:rPr>
        <w:t xml:space="preserve">from the Remedy Plan to address </w:t>
      </w:r>
      <w:r w:rsidRPr="00AC4FFE">
        <w:rPr>
          <w:i/>
          <w:iCs/>
          <w:lang w:val="en-US"/>
        </w:rPr>
        <w:t>priority social harm*.</w:t>
      </w:r>
      <w:r w:rsidRPr="00AC4FFE">
        <w:rPr>
          <w:lang w:val="en-US"/>
        </w:rPr>
        <w:t xml:space="preserve"> </w:t>
      </w:r>
    </w:p>
    <w:p w14:paraId="600D413F" w14:textId="77777777" w:rsidR="00CF3CBF" w:rsidRPr="00AC4FFE" w:rsidRDefault="00CF3CBF" w:rsidP="00CF3CBF">
      <w:pPr>
        <w:pStyle w:val="Clause2"/>
        <w:ind w:left="1143"/>
        <w:jc w:val="both"/>
        <w:rPr>
          <w:lang w:val="en-US"/>
        </w:rPr>
      </w:pPr>
      <w:r w:rsidRPr="00AC4FFE">
        <w:rPr>
          <w:lang w:val="en-US"/>
        </w:rPr>
        <w:t xml:space="preserve">The </w:t>
      </w:r>
      <w:r w:rsidRPr="00AC4FFE">
        <w:rPr>
          <w:i/>
          <w:iCs/>
          <w:lang w:val="en-US"/>
        </w:rPr>
        <w:t>priority activities*</w:t>
      </w:r>
      <w:r w:rsidRPr="00AC4FFE">
        <w:rPr>
          <w:lang w:val="en-US"/>
        </w:rPr>
        <w:t xml:space="preserve"> shall, at a minimum, reduce ongoing</w:t>
      </w:r>
      <w:r w:rsidRPr="00AC4FFE">
        <w:rPr>
          <w:i/>
          <w:iCs/>
          <w:lang w:val="en-US"/>
        </w:rPr>
        <w:t xml:space="preserve"> social</w:t>
      </w:r>
      <w:r w:rsidRPr="00AC4FFE">
        <w:rPr>
          <w:lang w:val="en-US"/>
        </w:rPr>
        <w:t xml:space="preserve"> </w:t>
      </w:r>
      <w:r w:rsidRPr="00AC4FFE">
        <w:rPr>
          <w:i/>
          <w:iCs/>
          <w:lang w:val="en-US"/>
        </w:rPr>
        <w:t>harm</w:t>
      </w:r>
      <w:r w:rsidRPr="00AC4FFE">
        <w:rPr>
          <w:lang w:val="en-US"/>
        </w:rPr>
        <w:t xml:space="preserve">* and demonstrate </w:t>
      </w:r>
      <w:r w:rsidRPr="00AC4FFE">
        <w:rPr>
          <w:i/>
          <w:iCs/>
          <w:lang w:val="en-US"/>
        </w:rPr>
        <w:t>ecosystem*</w:t>
      </w:r>
      <w:r w:rsidRPr="00AC4FFE">
        <w:rPr>
          <w:lang w:val="en-US"/>
        </w:rPr>
        <w:t xml:space="preserve"> management and </w:t>
      </w:r>
      <w:r w:rsidRPr="00AC4FFE">
        <w:rPr>
          <w:i/>
          <w:iCs/>
          <w:lang w:val="en-US"/>
        </w:rPr>
        <w:t>conservation*</w:t>
      </w:r>
      <w:r w:rsidRPr="00AC4FFE">
        <w:rPr>
          <w:lang w:val="en-US"/>
        </w:rPr>
        <w:t xml:space="preserve"> and shall include </w:t>
      </w:r>
      <w:r w:rsidRPr="00AC4FFE">
        <w:rPr>
          <w:i/>
          <w:iCs/>
          <w:lang w:val="en-US"/>
        </w:rPr>
        <w:t>remedy</w:t>
      </w:r>
      <w:r w:rsidRPr="00AC4FFE">
        <w:rPr>
          <w:lang w:val="en-US"/>
        </w:rPr>
        <w:t xml:space="preserve">* of: </w:t>
      </w:r>
    </w:p>
    <w:p w14:paraId="778CF450" w14:textId="77777777" w:rsidR="00CF3CBF" w:rsidRPr="00AC4FFE" w:rsidRDefault="00CF3CBF" w:rsidP="00CF3CBF">
      <w:pPr>
        <w:pStyle w:val="List"/>
        <w:numPr>
          <w:ilvl w:val="0"/>
          <w:numId w:val="56"/>
        </w:numPr>
        <w:ind w:left="1418"/>
        <w:jc w:val="both"/>
        <w:rPr>
          <w:lang w:val="en-US"/>
        </w:rPr>
      </w:pPr>
      <w:bookmarkStart w:id="137" w:name="_Ref96335765"/>
      <w:r w:rsidRPr="00AC4FFE">
        <w:rPr>
          <w:i/>
          <w:lang w:val="en-US"/>
        </w:rPr>
        <w:t>Priority social</w:t>
      </w:r>
      <w:r w:rsidRPr="00AC4FFE">
        <w:rPr>
          <w:lang w:val="en-US"/>
        </w:rPr>
        <w:t xml:space="preserve"> </w:t>
      </w:r>
      <w:r w:rsidRPr="00AC4FFE">
        <w:rPr>
          <w:i/>
          <w:lang w:val="en-US"/>
        </w:rPr>
        <w:t>harm</w:t>
      </w:r>
      <w:r w:rsidRPr="00AC4FFE">
        <w:rPr>
          <w:lang w:val="en-US"/>
        </w:rPr>
        <w:t>*; and</w:t>
      </w:r>
      <w:bookmarkEnd w:id="137"/>
    </w:p>
    <w:p w14:paraId="371A2AA1" w14:textId="638EAF83" w:rsidR="0091753E" w:rsidRPr="00C87159" w:rsidRDefault="00CF3CBF" w:rsidP="00C87159">
      <w:pPr>
        <w:pStyle w:val="List"/>
        <w:ind w:left="1418" w:hanging="283"/>
        <w:jc w:val="both"/>
        <w:rPr>
          <w:lang w:val="en-US"/>
        </w:rPr>
      </w:pPr>
      <w:r w:rsidRPr="00AC4FFE">
        <w:rPr>
          <w:i/>
          <w:iCs/>
          <w:lang w:val="en-US"/>
        </w:rPr>
        <w:t>Environmental harm</w:t>
      </w:r>
      <w:r w:rsidRPr="00AC4FFE">
        <w:rPr>
          <w:lang w:val="en-US"/>
        </w:rPr>
        <w:t xml:space="preserve">*, aimed at halting further environmental damage associated with the </w:t>
      </w:r>
      <w:r w:rsidRPr="00AC4FFE">
        <w:rPr>
          <w:i/>
          <w:iCs/>
          <w:lang w:val="en-US"/>
        </w:rPr>
        <w:t>conversion*</w:t>
      </w:r>
      <w:r w:rsidRPr="00AC4FFE">
        <w:rPr>
          <w:lang w:val="en-US"/>
        </w:rPr>
        <w:t xml:space="preserve"> or </w:t>
      </w:r>
      <w:r w:rsidRPr="00AC4FFE">
        <w:rPr>
          <w:i/>
          <w:iCs/>
          <w:lang w:val="en-US"/>
        </w:rPr>
        <w:t>unacceptable activities</w:t>
      </w:r>
      <w:r w:rsidRPr="00AC4FFE">
        <w:rPr>
          <w:lang w:val="en-US"/>
        </w:rPr>
        <w:t>*.</w:t>
      </w:r>
    </w:p>
    <w:p w14:paraId="4AB409DE" w14:textId="77777777" w:rsidR="0029008B" w:rsidRDefault="0029008B" w:rsidP="00B37D61">
      <w:pPr>
        <w:pStyle w:val="List2"/>
        <w:numPr>
          <w:ilvl w:val="0"/>
          <w:numId w:val="0"/>
        </w:numPr>
        <w:ind w:left="1741"/>
        <w:rPr>
          <w:lang w:val="en-US"/>
        </w:rPr>
      </w:pPr>
    </w:p>
    <w:p w14:paraId="39EB4A43" w14:textId="77777777" w:rsidR="00FB0157" w:rsidRDefault="00FB0157" w:rsidP="00B37D61">
      <w:pPr>
        <w:pStyle w:val="List2"/>
        <w:numPr>
          <w:ilvl w:val="0"/>
          <w:numId w:val="0"/>
        </w:numPr>
        <w:ind w:left="1741"/>
        <w:rPr>
          <w:lang w:val="en-US"/>
        </w:rPr>
      </w:pPr>
    </w:p>
    <w:p w14:paraId="3BD3F1EA" w14:textId="77777777" w:rsidR="00FB0157" w:rsidRDefault="00FB0157" w:rsidP="00B37D61">
      <w:pPr>
        <w:pStyle w:val="List2"/>
        <w:numPr>
          <w:ilvl w:val="0"/>
          <w:numId w:val="0"/>
        </w:numPr>
        <w:ind w:left="1741"/>
        <w:rPr>
          <w:lang w:val="en-US"/>
        </w:rPr>
      </w:pPr>
    </w:p>
    <w:p w14:paraId="5B9D9ADF" w14:textId="77777777" w:rsidR="00FB0157" w:rsidRDefault="00FB0157" w:rsidP="00B37D61">
      <w:pPr>
        <w:pStyle w:val="List2"/>
        <w:numPr>
          <w:ilvl w:val="0"/>
          <w:numId w:val="0"/>
        </w:numPr>
        <w:ind w:left="1741"/>
        <w:rPr>
          <w:lang w:val="en-US"/>
        </w:rPr>
      </w:pPr>
    </w:p>
    <w:p w14:paraId="099AEE54" w14:textId="77777777" w:rsidR="00FB0157" w:rsidRDefault="00FB0157" w:rsidP="00B37D61">
      <w:pPr>
        <w:pStyle w:val="List2"/>
        <w:numPr>
          <w:ilvl w:val="0"/>
          <w:numId w:val="0"/>
        </w:numPr>
        <w:ind w:left="1741"/>
        <w:rPr>
          <w:lang w:val="en-US"/>
        </w:rPr>
      </w:pPr>
    </w:p>
    <w:p w14:paraId="30180187" w14:textId="77777777" w:rsidR="00FB0157" w:rsidRDefault="00FB0157" w:rsidP="00B37D61">
      <w:pPr>
        <w:pStyle w:val="List2"/>
        <w:numPr>
          <w:ilvl w:val="0"/>
          <w:numId w:val="0"/>
        </w:numPr>
        <w:ind w:left="1741"/>
        <w:rPr>
          <w:lang w:val="en-US"/>
        </w:rPr>
      </w:pPr>
    </w:p>
    <w:p w14:paraId="18312EC1" w14:textId="77777777" w:rsidR="00FB0157" w:rsidRDefault="00FB0157" w:rsidP="00B37D61">
      <w:pPr>
        <w:pStyle w:val="List2"/>
        <w:numPr>
          <w:ilvl w:val="0"/>
          <w:numId w:val="0"/>
        </w:numPr>
        <w:ind w:left="1741"/>
        <w:rPr>
          <w:lang w:val="en-US"/>
        </w:rPr>
      </w:pPr>
    </w:p>
    <w:p w14:paraId="45F978D4" w14:textId="77777777" w:rsidR="00FB0157" w:rsidRDefault="00FB0157" w:rsidP="00B37D61">
      <w:pPr>
        <w:pStyle w:val="List2"/>
        <w:numPr>
          <w:ilvl w:val="0"/>
          <w:numId w:val="0"/>
        </w:numPr>
        <w:ind w:left="1741"/>
        <w:rPr>
          <w:lang w:val="en-US"/>
        </w:rPr>
      </w:pPr>
    </w:p>
    <w:p w14:paraId="4290073C" w14:textId="77777777" w:rsidR="00FB0157" w:rsidRDefault="00FB0157" w:rsidP="00B37D61">
      <w:pPr>
        <w:pStyle w:val="List2"/>
        <w:numPr>
          <w:ilvl w:val="0"/>
          <w:numId w:val="0"/>
        </w:numPr>
        <w:ind w:left="1741"/>
        <w:rPr>
          <w:lang w:val="en-US"/>
        </w:rPr>
      </w:pPr>
    </w:p>
    <w:p w14:paraId="6E1B792D" w14:textId="14EC5CE2" w:rsidR="00B37D61" w:rsidRPr="00AC4FFE" w:rsidRDefault="00B37D61" w:rsidP="00B37D61">
      <w:pPr>
        <w:pStyle w:val="List2"/>
        <w:numPr>
          <w:ilvl w:val="0"/>
          <w:numId w:val="0"/>
        </w:numPr>
        <w:ind w:left="1741"/>
        <w:rPr>
          <w:lang w:val="en-US"/>
        </w:rPr>
      </w:pPr>
      <w:r w:rsidRPr="00AC4FFE">
        <w:rPr>
          <w:rFonts w:cs="Arial"/>
          <w:b/>
          <w:bCs/>
          <w:noProof/>
        </w:rPr>
        <w:lastRenderedPageBreak/>
        <mc:AlternateContent>
          <mc:Choice Requires="wps">
            <w:drawing>
              <wp:anchor distT="45720" distB="45720" distL="114300" distR="114300" simplePos="0" relativeHeight="251658255" behindDoc="0" locked="0" layoutInCell="1" allowOverlap="1" wp14:anchorId="286F5190" wp14:editId="78E491B6">
                <wp:simplePos x="0" y="0"/>
                <wp:positionH relativeFrom="margin">
                  <wp:posOffset>-114448</wp:posOffset>
                </wp:positionH>
                <wp:positionV relativeFrom="paragraph">
                  <wp:posOffset>60605</wp:posOffset>
                </wp:positionV>
                <wp:extent cx="6696075" cy="4662170"/>
                <wp:effectExtent l="0" t="0" r="28575" b="24130"/>
                <wp:wrapNone/>
                <wp:docPr id="352" name="Text 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6075" cy="4662170"/>
                        </a:xfrm>
                        <a:prstGeom prst="rect">
                          <a:avLst/>
                        </a:prstGeom>
                        <a:solidFill>
                          <a:srgbClr val="FFFFFF"/>
                        </a:solidFill>
                        <a:ln w="9525">
                          <a:solidFill>
                            <a:srgbClr val="000000"/>
                          </a:solidFill>
                          <a:miter lim="800000"/>
                          <a:headEnd/>
                          <a:tailEnd/>
                        </a:ln>
                      </wps:spPr>
                      <wps:txbx>
                        <w:txbxContent>
                          <w:p w14:paraId="0A5B884E" w14:textId="6DC0C307" w:rsidR="00A30BD7" w:rsidRPr="00645840" w:rsidRDefault="00A30BD7" w:rsidP="00A30BD7">
                            <w:pPr>
                              <w:pStyle w:val="Caption"/>
                              <w:rPr>
                                <w:rFonts w:cs="Arial"/>
                                <w:i w:val="0"/>
                                <w:iCs w:val="0"/>
                                <w:lang w:val="fr-FR"/>
                              </w:rPr>
                            </w:pPr>
                            <w:r w:rsidRPr="00FD55B9">
                              <w:rPr>
                                <w:i w:val="0"/>
                                <w:iCs w:val="0"/>
                                <w:color w:val="auto"/>
                                <w:sz w:val="22"/>
                                <w:szCs w:val="22"/>
                              </w:rPr>
                              <w:t xml:space="preserve">Box </w:t>
                            </w:r>
                            <w:r w:rsidR="003404E5">
                              <w:rPr>
                                <w:i w:val="0"/>
                                <w:iCs w:val="0"/>
                                <w:color w:val="auto"/>
                                <w:sz w:val="22"/>
                                <w:szCs w:val="22"/>
                              </w:rPr>
                              <w:t>4</w:t>
                            </w:r>
                            <w:r w:rsidRPr="00FD55B9">
                              <w:rPr>
                                <w:i w:val="0"/>
                                <w:iCs w:val="0"/>
                                <w:color w:val="auto"/>
                                <w:sz w:val="22"/>
                                <w:szCs w:val="22"/>
                              </w:rPr>
                              <w:t>-</w:t>
                            </w:r>
                            <w:r w:rsidRPr="00FD55B9">
                              <w:rPr>
                                <w:rFonts w:cs="Arial"/>
                                <w:i w:val="0"/>
                                <w:iCs w:val="0"/>
                                <w:color w:val="auto"/>
                                <w:sz w:val="22"/>
                                <w:szCs w:val="22"/>
                                <w:lang w:val="en-GB"/>
                              </w:rPr>
                              <w:t xml:space="preserve">This figure shows a pictorial representation of the environmental </w:t>
                            </w:r>
                            <w:r w:rsidRPr="00FD55B9">
                              <w:rPr>
                                <w:rFonts w:cs="Arial"/>
                                <w:color w:val="auto"/>
                                <w:sz w:val="22"/>
                                <w:szCs w:val="22"/>
                                <w:lang w:val="en-GB"/>
                              </w:rPr>
                              <w:t>remedy*</w:t>
                            </w:r>
                            <w:r w:rsidRPr="00FD55B9">
                              <w:rPr>
                                <w:rFonts w:cs="Arial"/>
                                <w:i w:val="0"/>
                                <w:iCs w:val="0"/>
                                <w:color w:val="auto"/>
                                <w:sz w:val="22"/>
                                <w:szCs w:val="22"/>
                                <w:lang w:val="en-GB"/>
                              </w:rPr>
                              <w:t xml:space="preserve"> continuum for restoration indicating the stage at which it may be possible to consider that the </w:t>
                            </w:r>
                            <w:r w:rsidRPr="00FD55B9">
                              <w:rPr>
                                <w:rFonts w:cs="Arial"/>
                                <w:color w:val="auto"/>
                                <w:sz w:val="22"/>
                                <w:szCs w:val="22"/>
                                <w:lang w:val="en-GB"/>
                              </w:rPr>
                              <w:t>association threshold</w:t>
                            </w:r>
                            <w:r w:rsidRPr="00FD55B9">
                              <w:rPr>
                                <w:rFonts w:cs="Arial"/>
                                <w:i w:val="0"/>
                                <w:iCs w:val="0"/>
                                <w:color w:val="auto"/>
                                <w:sz w:val="22"/>
                                <w:szCs w:val="22"/>
                                <w:lang w:val="en-GB"/>
                              </w:rPr>
                              <w:t xml:space="preserve">* </w:t>
                            </w:r>
                            <w:r w:rsidRPr="00FD55B9">
                              <w:rPr>
                                <w:rFonts w:cs="Arial"/>
                                <w:color w:val="auto"/>
                                <w:sz w:val="22"/>
                                <w:szCs w:val="22"/>
                                <w:lang w:val="en-GB"/>
                              </w:rPr>
                              <w:t>and Initial Environmental Remedy Threshold</w:t>
                            </w:r>
                            <w:r w:rsidRPr="00FD55B9">
                              <w:rPr>
                                <w:rFonts w:cs="Arial"/>
                                <w:i w:val="0"/>
                                <w:iCs w:val="0"/>
                                <w:color w:val="auto"/>
                                <w:sz w:val="22"/>
                                <w:szCs w:val="22"/>
                                <w:lang w:val="en-GB"/>
                              </w:rPr>
                              <w:t xml:space="preserve">* of the Remedy Plan is achieved. </w:t>
                            </w:r>
                            <w:r w:rsidRPr="00FD55B9">
                              <w:rPr>
                                <w:rFonts w:cs="Arial"/>
                                <w:i w:val="0"/>
                                <w:iCs w:val="0"/>
                                <w:color w:val="auto"/>
                                <w:sz w:val="22"/>
                                <w:szCs w:val="22"/>
                              </w:rPr>
                              <w:t xml:space="preserve">This model depicts the phases that need to be completed as part of a </w:t>
                            </w:r>
                            <w:r w:rsidRPr="00FD55B9">
                              <w:rPr>
                                <w:rFonts w:cs="Arial"/>
                                <w:color w:val="auto"/>
                                <w:sz w:val="22"/>
                                <w:szCs w:val="22"/>
                              </w:rPr>
                              <w:t>remedy*</w:t>
                            </w:r>
                            <w:r w:rsidRPr="00FD55B9">
                              <w:rPr>
                                <w:rFonts w:cs="Arial"/>
                                <w:i w:val="0"/>
                                <w:iCs w:val="0"/>
                                <w:color w:val="auto"/>
                                <w:sz w:val="22"/>
                                <w:szCs w:val="22"/>
                              </w:rPr>
                              <w:t xml:space="preserve"> process, but is not representative of the timelines required to achieve each step. This diagram also does not depict thresholds for conservation of forests as part of </w:t>
                            </w:r>
                            <w:r w:rsidRPr="00FD55B9">
                              <w:rPr>
                                <w:rFonts w:cs="Arial"/>
                                <w:color w:val="auto"/>
                                <w:sz w:val="22"/>
                                <w:szCs w:val="22"/>
                              </w:rPr>
                              <w:t>remedy*,</w:t>
                            </w:r>
                            <w:r w:rsidRPr="00FD55B9">
                              <w:rPr>
                                <w:rFonts w:cs="Arial"/>
                                <w:i w:val="0"/>
                                <w:iCs w:val="0"/>
                                <w:color w:val="auto"/>
                                <w:sz w:val="22"/>
                                <w:szCs w:val="22"/>
                              </w:rPr>
                              <w:t xml:space="preserve"> where conservation is a part of the </w:t>
                            </w:r>
                            <w:r w:rsidRPr="00FD55B9">
                              <w:rPr>
                                <w:rFonts w:cs="Arial"/>
                                <w:color w:val="auto"/>
                                <w:sz w:val="22"/>
                                <w:szCs w:val="22"/>
                              </w:rPr>
                              <w:t>remedy</w:t>
                            </w:r>
                            <w:r w:rsidRPr="00FD55B9">
                              <w:rPr>
                                <w:rFonts w:cs="Arial"/>
                                <w:i w:val="0"/>
                                <w:iCs w:val="0"/>
                                <w:color w:val="auto"/>
                                <w:sz w:val="22"/>
                                <w:szCs w:val="22"/>
                              </w:rPr>
                              <w:t xml:space="preserve">* process. </w:t>
                            </w:r>
                            <w:r w:rsidRPr="00FD55B9">
                              <w:rPr>
                                <w:rFonts w:cs="Arial"/>
                                <w:i w:val="0"/>
                                <w:iCs w:val="0"/>
                                <w:color w:val="auto"/>
                                <w:sz w:val="22"/>
                                <w:szCs w:val="22"/>
                                <w:lang w:val="fr-FR"/>
                              </w:rPr>
                              <w:t>Source: SER International Standards (Gann et al., 2019)</w:t>
                            </w:r>
                          </w:p>
                          <w:p w14:paraId="7488C717" w14:textId="77777777" w:rsidR="00A30BD7" w:rsidRDefault="00A30BD7" w:rsidP="00A30BD7">
                            <w:pPr>
                              <w:jc w:val="center"/>
                              <w:rPr>
                                <w:rFonts w:cs="Arial"/>
                                <w:i/>
                                <w:iCs/>
                                <w:lang w:val="en-GB"/>
                              </w:rPr>
                            </w:pPr>
                            <w:r w:rsidRPr="00AE225D">
                              <w:rPr>
                                <w:rFonts w:cs="Arial"/>
                                <w:i/>
                                <w:iCs/>
                                <w:noProof/>
                                <w:lang w:val="en-GB"/>
                              </w:rPr>
                              <w:drawing>
                                <wp:inline distT="0" distB="0" distL="0" distR="0" wp14:anchorId="50911426" wp14:editId="68BED9C2">
                                  <wp:extent cx="5062220" cy="2721610"/>
                                  <wp:effectExtent l="0" t="0" r="508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62220" cy="2721610"/>
                                          </a:xfrm>
                                          <a:prstGeom prst="rect">
                                            <a:avLst/>
                                          </a:prstGeom>
                                          <a:noFill/>
                                          <a:ln>
                                            <a:noFill/>
                                          </a:ln>
                                        </pic:spPr>
                                      </pic:pic>
                                    </a:graphicData>
                                  </a:graphic>
                                </wp:inline>
                              </w:drawing>
                            </w:r>
                          </w:p>
                          <w:p w14:paraId="3E4AA462" w14:textId="77777777" w:rsidR="00A30BD7" w:rsidRPr="00023E9A" w:rsidRDefault="00A30BD7" w:rsidP="00A30BD7">
                            <w:pPr>
                              <w:rPr>
                                <w:i/>
                                <w:iCs/>
                                <w:sz w:val="16"/>
                                <w:szCs w:val="16"/>
                              </w:rPr>
                            </w:pPr>
                            <w:r w:rsidRPr="00023E9A">
                              <w:rPr>
                                <w:i/>
                                <w:iCs/>
                                <w:sz w:val="16"/>
                                <w:szCs w:val="16"/>
                              </w:rPr>
                              <w:t>The SER logo is a registered trademark of SER. The SER restorative continuum is the intellectual property of SER and protected by copyright. SER,1630 Connecticut Ave NW, Suite 300</w:t>
                            </w:r>
                            <w:r>
                              <w:rPr>
                                <w:i/>
                                <w:iCs/>
                                <w:sz w:val="16"/>
                                <w:szCs w:val="16"/>
                              </w:rPr>
                              <w:t xml:space="preserve">, </w:t>
                            </w:r>
                            <w:r w:rsidRPr="00023E9A">
                              <w:rPr>
                                <w:i/>
                                <w:iCs/>
                                <w:sz w:val="16"/>
                                <w:szCs w:val="16"/>
                              </w:rPr>
                              <w:t>Washington, D.C. 20009 USA</w:t>
                            </w:r>
                            <w:r>
                              <w:rPr>
                                <w:i/>
                                <w:iCs/>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6F5190" id="Text Box 352" o:spid="_x0000_s1036" type="#_x0000_t202" style="position:absolute;left:0;text-align:left;margin-left:-9pt;margin-top:4.75pt;width:527.25pt;height:367.1pt;z-index:2516582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">
                <v:textbox>
                  <w:txbxContent>
                    <w:p w14:paraId="0A5B884E" w14:textId="6DC0C307" w:rsidR="00A30BD7" w:rsidRPr="00645840" w:rsidRDefault="00A30BD7" w:rsidP="00A30BD7">
                      <w:pPr>
                        <w:pStyle w:val="Caption"/>
                        <w:rPr>
                          <w:rFonts w:cs="Arial"/>
                          <w:i w:val="0"/>
                          <w:iCs w:val="0"/>
                          <w:lang w:val="fr-FR"/>
                        </w:rPr>
                      </w:pPr>
                      <w:r w:rsidRPr="00FD55B9">
                        <w:rPr>
                          <w:i w:val="0"/>
                          <w:iCs w:val="0"/>
                          <w:color w:val="auto"/>
                          <w:sz w:val="22"/>
                          <w:szCs w:val="22"/>
                        </w:rPr>
                        <w:t xml:space="preserve">Box </w:t>
                      </w:r>
                      <w:r w:rsidR="003404E5">
                        <w:rPr>
                          <w:i w:val="0"/>
                          <w:iCs w:val="0"/>
                          <w:color w:val="auto"/>
                          <w:sz w:val="22"/>
                          <w:szCs w:val="22"/>
                        </w:rPr>
                        <w:t>4</w:t>
                      </w:r>
                      <w:r w:rsidRPr="00FD55B9">
                        <w:rPr>
                          <w:i w:val="0"/>
                          <w:iCs w:val="0"/>
                          <w:color w:val="auto"/>
                          <w:sz w:val="22"/>
                          <w:szCs w:val="22"/>
                        </w:rPr>
                        <w:t>-</w:t>
                      </w:r>
                      <w:r w:rsidRPr="00FD55B9">
                        <w:rPr>
                          <w:rFonts w:cs="Arial"/>
                          <w:i w:val="0"/>
                          <w:iCs w:val="0"/>
                          <w:color w:val="auto"/>
                          <w:sz w:val="22"/>
                          <w:szCs w:val="22"/>
                          <w:lang w:val="en-GB"/>
                        </w:rPr>
                        <w:t xml:space="preserve">This figure shows a pictorial representation of the environmental </w:t>
                      </w:r>
                      <w:r w:rsidRPr="00FD55B9">
                        <w:rPr>
                          <w:rFonts w:cs="Arial"/>
                          <w:color w:val="auto"/>
                          <w:sz w:val="22"/>
                          <w:szCs w:val="22"/>
                          <w:lang w:val="en-GB"/>
                        </w:rPr>
                        <w:t>remedy*</w:t>
                      </w:r>
                      <w:r w:rsidRPr="00FD55B9">
                        <w:rPr>
                          <w:rFonts w:cs="Arial"/>
                          <w:i w:val="0"/>
                          <w:iCs w:val="0"/>
                          <w:color w:val="auto"/>
                          <w:sz w:val="22"/>
                          <w:szCs w:val="22"/>
                          <w:lang w:val="en-GB"/>
                        </w:rPr>
                        <w:t xml:space="preserve"> continuum for restoration indicating the stage at which it may be possible to consider that the </w:t>
                      </w:r>
                      <w:r w:rsidRPr="00FD55B9">
                        <w:rPr>
                          <w:rFonts w:cs="Arial"/>
                          <w:color w:val="auto"/>
                          <w:sz w:val="22"/>
                          <w:szCs w:val="22"/>
                          <w:lang w:val="en-GB"/>
                        </w:rPr>
                        <w:t>association threshold</w:t>
                      </w:r>
                      <w:r w:rsidRPr="00FD55B9">
                        <w:rPr>
                          <w:rFonts w:cs="Arial"/>
                          <w:i w:val="0"/>
                          <w:iCs w:val="0"/>
                          <w:color w:val="auto"/>
                          <w:sz w:val="22"/>
                          <w:szCs w:val="22"/>
                          <w:lang w:val="en-GB"/>
                        </w:rPr>
                        <w:t xml:space="preserve">* </w:t>
                      </w:r>
                      <w:r w:rsidRPr="00FD55B9">
                        <w:rPr>
                          <w:rFonts w:cs="Arial"/>
                          <w:color w:val="auto"/>
                          <w:sz w:val="22"/>
                          <w:szCs w:val="22"/>
                          <w:lang w:val="en-GB"/>
                        </w:rPr>
                        <w:t>and Initial Environmental Remedy Threshold</w:t>
                      </w:r>
                      <w:r w:rsidRPr="00FD55B9">
                        <w:rPr>
                          <w:rFonts w:cs="Arial"/>
                          <w:i w:val="0"/>
                          <w:iCs w:val="0"/>
                          <w:color w:val="auto"/>
                          <w:sz w:val="22"/>
                          <w:szCs w:val="22"/>
                          <w:lang w:val="en-GB"/>
                        </w:rPr>
                        <w:t xml:space="preserve">* of the Remedy Plan is achieved. </w:t>
                      </w:r>
                      <w:r w:rsidRPr="00FD55B9">
                        <w:rPr>
                          <w:rFonts w:cs="Arial"/>
                          <w:i w:val="0"/>
                          <w:iCs w:val="0"/>
                          <w:color w:val="auto"/>
                          <w:sz w:val="22"/>
                          <w:szCs w:val="22"/>
                        </w:rPr>
                        <w:t xml:space="preserve">This model depicts the phases that need to be completed as part of a </w:t>
                      </w:r>
                      <w:r w:rsidRPr="00FD55B9">
                        <w:rPr>
                          <w:rFonts w:cs="Arial"/>
                          <w:color w:val="auto"/>
                          <w:sz w:val="22"/>
                          <w:szCs w:val="22"/>
                        </w:rPr>
                        <w:t>remedy*</w:t>
                      </w:r>
                      <w:r w:rsidRPr="00FD55B9">
                        <w:rPr>
                          <w:rFonts w:cs="Arial"/>
                          <w:i w:val="0"/>
                          <w:iCs w:val="0"/>
                          <w:color w:val="auto"/>
                          <w:sz w:val="22"/>
                          <w:szCs w:val="22"/>
                        </w:rPr>
                        <w:t xml:space="preserve"> process, but is not representative of the timelines required to achieve each step. This diagram also does not depict thresholds for conservation of forests as part of </w:t>
                      </w:r>
                      <w:r w:rsidRPr="00FD55B9">
                        <w:rPr>
                          <w:rFonts w:cs="Arial"/>
                          <w:color w:val="auto"/>
                          <w:sz w:val="22"/>
                          <w:szCs w:val="22"/>
                        </w:rPr>
                        <w:t>remedy*,</w:t>
                      </w:r>
                      <w:r w:rsidRPr="00FD55B9">
                        <w:rPr>
                          <w:rFonts w:cs="Arial"/>
                          <w:i w:val="0"/>
                          <w:iCs w:val="0"/>
                          <w:color w:val="auto"/>
                          <w:sz w:val="22"/>
                          <w:szCs w:val="22"/>
                        </w:rPr>
                        <w:t xml:space="preserve"> where conservation is a part of the </w:t>
                      </w:r>
                      <w:r w:rsidRPr="00FD55B9">
                        <w:rPr>
                          <w:rFonts w:cs="Arial"/>
                          <w:color w:val="auto"/>
                          <w:sz w:val="22"/>
                          <w:szCs w:val="22"/>
                        </w:rPr>
                        <w:t>remedy</w:t>
                      </w:r>
                      <w:r w:rsidRPr="00FD55B9">
                        <w:rPr>
                          <w:rFonts w:cs="Arial"/>
                          <w:i w:val="0"/>
                          <w:iCs w:val="0"/>
                          <w:color w:val="auto"/>
                          <w:sz w:val="22"/>
                          <w:szCs w:val="22"/>
                        </w:rPr>
                        <w:t xml:space="preserve">* process. </w:t>
                      </w:r>
                      <w:r w:rsidRPr="00FD55B9">
                        <w:rPr>
                          <w:rFonts w:cs="Arial"/>
                          <w:i w:val="0"/>
                          <w:iCs w:val="0"/>
                          <w:color w:val="auto"/>
                          <w:sz w:val="22"/>
                          <w:szCs w:val="22"/>
                          <w:lang w:val="fr-FR"/>
                        </w:rPr>
                        <w:t>Source: SER International Standards (Gann et al., 2019)</w:t>
                      </w:r>
                    </w:p>
                    <w:p w14:paraId="7488C717" w14:textId="77777777" w:rsidR="00A30BD7" w:rsidRDefault="00A30BD7" w:rsidP="00A30BD7">
                      <w:pPr>
                        <w:jc w:val="center"/>
                        <w:rPr>
                          <w:rFonts w:cs="Arial"/>
                          <w:i/>
                          <w:iCs/>
                          <w:lang w:val="en-GB"/>
                        </w:rPr>
                      </w:pPr>
                      <w:r w:rsidRPr="00AE225D">
                        <w:rPr>
                          <w:rFonts w:cs="Arial"/>
                          <w:i/>
                          <w:iCs/>
                          <w:noProof/>
                          <w:lang w:val="en-GB"/>
                        </w:rPr>
                        <w:drawing>
                          <wp:inline distT="0" distB="0" distL="0" distR="0" wp14:anchorId="50911426" wp14:editId="68BED9C2">
                            <wp:extent cx="5062220" cy="2721610"/>
                            <wp:effectExtent l="0" t="0" r="508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62220" cy="2721610"/>
                                    </a:xfrm>
                                    <a:prstGeom prst="rect">
                                      <a:avLst/>
                                    </a:prstGeom>
                                    <a:noFill/>
                                    <a:ln>
                                      <a:noFill/>
                                    </a:ln>
                                  </pic:spPr>
                                </pic:pic>
                              </a:graphicData>
                            </a:graphic>
                          </wp:inline>
                        </w:drawing>
                      </w:r>
                    </w:p>
                    <w:p w14:paraId="3E4AA462" w14:textId="77777777" w:rsidR="00A30BD7" w:rsidRPr="00023E9A" w:rsidRDefault="00A30BD7" w:rsidP="00A30BD7">
                      <w:pPr>
                        <w:rPr>
                          <w:i/>
                          <w:iCs/>
                          <w:sz w:val="16"/>
                          <w:szCs w:val="16"/>
                        </w:rPr>
                      </w:pPr>
                      <w:r w:rsidRPr="00023E9A">
                        <w:rPr>
                          <w:i/>
                          <w:iCs/>
                          <w:sz w:val="16"/>
                          <w:szCs w:val="16"/>
                        </w:rPr>
                        <w:t>The SER logo is a registered trademark of SER. The SER restorative continuum is the intellectual property of SER and protected by copyright. SER,1630 Connecticut Ave NW, Suite 300</w:t>
                      </w:r>
                      <w:r>
                        <w:rPr>
                          <w:i/>
                          <w:iCs/>
                          <w:sz w:val="16"/>
                          <w:szCs w:val="16"/>
                        </w:rPr>
                        <w:t xml:space="preserve">, </w:t>
                      </w:r>
                      <w:r w:rsidRPr="00023E9A">
                        <w:rPr>
                          <w:i/>
                          <w:iCs/>
                          <w:sz w:val="16"/>
                          <w:szCs w:val="16"/>
                        </w:rPr>
                        <w:t>Washington, D.C. 20009 USA</w:t>
                      </w:r>
                      <w:r>
                        <w:rPr>
                          <w:i/>
                          <w:iCs/>
                          <w:sz w:val="16"/>
                          <w:szCs w:val="16"/>
                        </w:rPr>
                        <w:t>.</w:t>
                      </w:r>
                    </w:p>
                  </w:txbxContent>
                </v:textbox>
                <w10:wrap anchorx="margin"/>
              </v:shape>
            </w:pict>
          </mc:Fallback>
        </mc:AlternateContent>
      </w:r>
    </w:p>
    <w:p w14:paraId="5FB43936" w14:textId="647958B5" w:rsidR="00B37D61" w:rsidRPr="00AC4FFE" w:rsidRDefault="00B37D61" w:rsidP="00B37D61">
      <w:pPr>
        <w:pStyle w:val="List2"/>
        <w:numPr>
          <w:ilvl w:val="0"/>
          <w:numId w:val="0"/>
        </w:numPr>
        <w:ind w:left="1741"/>
        <w:rPr>
          <w:lang w:val="en-US"/>
        </w:rPr>
      </w:pPr>
    </w:p>
    <w:p w14:paraId="48773845" w14:textId="77777777" w:rsidR="00B37D61" w:rsidRPr="00AC4FFE" w:rsidRDefault="00B37D61" w:rsidP="00B37D61">
      <w:pPr>
        <w:pStyle w:val="List2"/>
        <w:numPr>
          <w:ilvl w:val="0"/>
          <w:numId w:val="0"/>
        </w:numPr>
        <w:ind w:left="1741"/>
        <w:rPr>
          <w:lang w:val="en-US"/>
        </w:rPr>
      </w:pPr>
    </w:p>
    <w:p w14:paraId="14646CD4" w14:textId="77777777" w:rsidR="00B37D61" w:rsidRPr="00AC4FFE" w:rsidRDefault="00B37D61" w:rsidP="00B37D61">
      <w:pPr>
        <w:pStyle w:val="List2"/>
        <w:numPr>
          <w:ilvl w:val="0"/>
          <w:numId w:val="0"/>
        </w:numPr>
        <w:ind w:left="1741"/>
        <w:rPr>
          <w:lang w:val="en-US"/>
        </w:rPr>
      </w:pPr>
    </w:p>
    <w:p w14:paraId="50A320D0" w14:textId="77777777" w:rsidR="00B37D61" w:rsidRPr="00AC4FFE" w:rsidRDefault="00B37D61" w:rsidP="00B37D61">
      <w:pPr>
        <w:pStyle w:val="List2"/>
        <w:numPr>
          <w:ilvl w:val="0"/>
          <w:numId w:val="0"/>
        </w:numPr>
        <w:ind w:left="1741"/>
        <w:rPr>
          <w:lang w:val="en-US"/>
        </w:rPr>
      </w:pPr>
    </w:p>
    <w:p w14:paraId="22A5E56B" w14:textId="77777777" w:rsidR="00B37D61" w:rsidRPr="00AC4FFE" w:rsidRDefault="00B37D61" w:rsidP="00B37D61">
      <w:pPr>
        <w:pStyle w:val="List2"/>
        <w:numPr>
          <w:ilvl w:val="0"/>
          <w:numId w:val="0"/>
        </w:numPr>
        <w:ind w:left="1741"/>
        <w:rPr>
          <w:lang w:val="en-US"/>
        </w:rPr>
      </w:pPr>
    </w:p>
    <w:p w14:paraId="446AA27C" w14:textId="77777777" w:rsidR="00B37D61" w:rsidRPr="00AC4FFE" w:rsidRDefault="00B37D61" w:rsidP="00B37D61">
      <w:pPr>
        <w:pStyle w:val="List2"/>
        <w:numPr>
          <w:ilvl w:val="0"/>
          <w:numId w:val="0"/>
        </w:numPr>
        <w:ind w:left="1741"/>
        <w:rPr>
          <w:lang w:val="en-US"/>
        </w:rPr>
      </w:pPr>
    </w:p>
    <w:p w14:paraId="6D2A5630" w14:textId="77777777" w:rsidR="00B37D61" w:rsidRPr="00AC4FFE" w:rsidRDefault="00B37D61" w:rsidP="00B37D61">
      <w:pPr>
        <w:pStyle w:val="List2"/>
        <w:numPr>
          <w:ilvl w:val="0"/>
          <w:numId w:val="0"/>
        </w:numPr>
        <w:ind w:left="1741"/>
        <w:rPr>
          <w:lang w:val="en-US"/>
        </w:rPr>
      </w:pPr>
    </w:p>
    <w:p w14:paraId="124EBA66" w14:textId="77777777" w:rsidR="00B37D61" w:rsidRPr="00AC4FFE" w:rsidRDefault="00B37D61" w:rsidP="00B37D61">
      <w:pPr>
        <w:pStyle w:val="List2"/>
        <w:numPr>
          <w:ilvl w:val="0"/>
          <w:numId w:val="0"/>
        </w:numPr>
        <w:ind w:left="1741"/>
        <w:rPr>
          <w:lang w:val="en-US"/>
        </w:rPr>
      </w:pPr>
    </w:p>
    <w:p w14:paraId="6031F073" w14:textId="77777777" w:rsidR="00B37D61" w:rsidRPr="00AC4FFE" w:rsidRDefault="00B37D61" w:rsidP="00B37D61">
      <w:pPr>
        <w:pStyle w:val="List2"/>
        <w:numPr>
          <w:ilvl w:val="0"/>
          <w:numId w:val="0"/>
        </w:numPr>
        <w:ind w:left="1741"/>
        <w:rPr>
          <w:lang w:val="en-US"/>
        </w:rPr>
      </w:pPr>
    </w:p>
    <w:p w14:paraId="623C4891" w14:textId="77777777" w:rsidR="00B37D61" w:rsidRPr="00AC4FFE" w:rsidRDefault="00B37D61" w:rsidP="00B37D61">
      <w:pPr>
        <w:pStyle w:val="List2"/>
        <w:numPr>
          <w:ilvl w:val="0"/>
          <w:numId w:val="0"/>
        </w:numPr>
        <w:ind w:left="1741"/>
        <w:rPr>
          <w:lang w:val="en-US"/>
        </w:rPr>
      </w:pPr>
    </w:p>
    <w:p w14:paraId="77803372" w14:textId="77777777" w:rsidR="00B37D61" w:rsidRPr="00AC4FFE" w:rsidRDefault="00B37D61" w:rsidP="00B37D61">
      <w:pPr>
        <w:pStyle w:val="List2"/>
        <w:numPr>
          <w:ilvl w:val="0"/>
          <w:numId w:val="0"/>
        </w:numPr>
        <w:ind w:left="1741"/>
        <w:rPr>
          <w:lang w:val="en-US"/>
        </w:rPr>
      </w:pPr>
    </w:p>
    <w:p w14:paraId="6E8598ED" w14:textId="77777777" w:rsidR="00B37D61" w:rsidRPr="00AC4FFE" w:rsidRDefault="00B37D61" w:rsidP="00B37D61">
      <w:pPr>
        <w:pStyle w:val="List2"/>
        <w:numPr>
          <w:ilvl w:val="0"/>
          <w:numId w:val="0"/>
        </w:numPr>
        <w:ind w:left="1741"/>
        <w:rPr>
          <w:lang w:val="en-US"/>
        </w:rPr>
      </w:pPr>
    </w:p>
    <w:p w14:paraId="7ACF3CCB" w14:textId="77777777" w:rsidR="00B37D61" w:rsidRPr="00AC4FFE" w:rsidRDefault="00B37D61" w:rsidP="00B37D61">
      <w:pPr>
        <w:pStyle w:val="List2"/>
        <w:numPr>
          <w:ilvl w:val="0"/>
          <w:numId w:val="0"/>
        </w:numPr>
        <w:ind w:left="1741"/>
        <w:rPr>
          <w:lang w:val="en-US"/>
        </w:rPr>
      </w:pPr>
    </w:p>
    <w:p w14:paraId="1CA74DEB" w14:textId="77777777" w:rsidR="00B37D61" w:rsidRPr="00AC4FFE" w:rsidRDefault="00B37D61" w:rsidP="00B37D61">
      <w:pPr>
        <w:pStyle w:val="List2"/>
        <w:numPr>
          <w:ilvl w:val="0"/>
          <w:numId w:val="0"/>
        </w:numPr>
        <w:ind w:left="1741"/>
        <w:rPr>
          <w:lang w:val="en-US"/>
        </w:rPr>
      </w:pPr>
    </w:p>
    <w:p w14:paraId="12B31D66" w14:textId="77777777" w:rsidR="00B37D61" w:rsidRPr="00AC4FFE" w:rsidRDefault="00B37D61" w:rsidP="00B37D61">
      <w:pPr>
        <w:pStyle w:val="List2"/>
        <w:numPr>
          <w:ilvl w:val="0"/>
          <w:numId w:val="0"/>
        </w:numPr>
        <w:ind w:left="1741"/>
        <w:rPr>
          <w:lang w:val="en-US"/>
        </w:rPr>
      </w:pPr>
    </w:p>
    <w:p w14:paraId="29E6C245" w14:textId="77777777" w:rsidR="00B37D61" w:rsidRPr="00AC4FFE" w:rsidRDefault="00B37D61" w:rsidP="00B37D61">
      <w:pPr>
        <w:pStyle w:val="List2"/>
        <w:numPr>
          <w:ilvl w:val="0"/>
          <w:numId w:val="0"/>
        </w:numPr>
        <w:ind w:left="1741"/>
        <w:rPr>
          <w:lang w:val="en-US"/>
        </w:rPr>
      </w:pPr>
    </w:p>
    <w:p w14:paraId="622D7A18" w14:textId="77777777" w:rsidR="00B37D61" w:rsidRPr="00AC4FFE" w:rsidRDefault="00B37D61" w:rsidP="00B37D61">
      <w:pPr>
        <w:pStyle w:val="List2"/>
        <w:numPr>
          <w:ilvl w:val="0"/>
          <w:numId w:val="0"/>
        </w:numPr>
        <w:ind w:left="1741"/>
        <w:rPr>
          <w:lang w:val="en-US"/>
        </w:rPr>
      </w:pPr>
    </w:p>
    <w:p w14:paraId="11CE1C9B" w14:textId="77777777" w:rsidR="00B37D61" w:rsidRPr="00AC4FFE" w:rsidRDefault="00B37D61" w:rsidP="00B37D61">
      <w:pPr>
        <w:pStyle w:val="List2"/>
        <w:numPr>
          <w:ilvl w:val="0"/>
          <w:numId w:val="0"/>
        </w:numPr>
        <w:ind w:left="1741"/>
        <w:rPr>
          <w:lang w:val="en-US"/>
        </w:rPr>
      </w:pPr>
    </w:p>
    <w:p w14:paraId="55228E7C" w14:textId="77777777" w:rsidR="00B37D61" w:rsidRPr="00AC4FFE" w:rsidRDefault="00B37D61" w:rsidP="00B37D61">
      <w:pPr>
        <w:pStyle w:val="List2"/>
        <w:numPr>
          <w:ilvl w:val="0"/>
          <w:numId w:val="0"/>
        </w:numPr>
        <w:ind w:left="1741"/>
        <w:rPr>
          <w:lang w:val="en-US"/>
        </w:rPr>
      </w:pPr>
    </w:p>
    <w:p w14:paraId="6E9476BC" w14:textId="77777777" w:rsidR="00B37D61" w:rsidRPr="00AC4FFE" w:rsidRDefault="00B37D61" w:rsidP="00B37D61">
      <w:pPr>
        <w:pStyle w:val="List2"/>
        <w:numPr>
          <w:ilvl w:val="0"/>
          <w:numId w:val="0"/>
        </w:numPr>
        <w:ind w:left="1741"/>
        <w:rPr>
          <w:lang w:val="en-US"/>
        </w:rPr>
      </w:pPr>
    </w:p>
    <w:p w14:paraId="0C93AA87" w14:textId="34018FF4" w:rsidR="00B37D61" w:rsidRPr="00AC4FFE" w:rsidRDefault="00B37D61" w:rsidP="00B37D61">
      <w:pPr>
        <w:pStyle w:val="List2"/>
        <w:numPr>
          <w:ilvl w:val="0"/>
          <w:numId w:val="0"/>
        </w:numPr>
        <w:ind w:left="1741"/>
        <w:rPr>
          <w:lang w:val="en-US"/>
        </w:rPr>
      </w:pPr>
    </w:p>
    <w:p w14:paraId="141FCD04" w14:textId="48D1C5CC" w:rsidR="00B37D61" w:rsidRPr="00AC4FFE" w:rsidRDefault="00B37D61" w:rsidP="00B37D61">
      <w:pPr>
        <w:pStyle w:val="List2"/>
        <w:numPr>
          <w:ilvl w:val="0"/>
          <w:numId w:val="0"/>
        </w:numPr>
        <w:ind w:left="1741"/>
        <w:rPr>
          <w:lang w:val="en-US"/>
        </w:rPr>
      </w:pPr>
    </w:p>
    <w:p w14:paraId="2597CADD" w14:textId="77777777" w:rsidR="00B37D61" w:rsidRPr="00AC4FFE" w:rsidRDefault="00B37D61" w:rsidP="00B37D61">
      <w:pPr>
        <w:pStyle w:val="List2"/>
        <w:numPr>
          <w:ilvl w:val="0"/>
          <w:numId w:val="0"/>
        </w:numPr>
        <w:ind w:left="1741"/>
        <w:rPr>
          <w:lang w:val="en-US"/>
        </w:rPr>
      </w:pPr>
    </w:p>
    <w:p w14:paraId="15240EFC" w14:textId="77777777" w:rsidR="00B37D61" w:rsidRPr="00AC4FFE" w:rsidRDefault="00B37D61" w:rsidP="00B37D61">
      <w:pPr>
        <w:pStyle w:val="List2"/>
        <w:numPr>
          <w:ilvl w:val="0"/>
          <w:numId w:val="0"/>
        </w:numPr>
        <w:ind w:left="1741"/>
        <w:rPr>
          <w:lang w:val="en-US"/>
        </w:rPr>
      </w:pPr>
    </w:p>
    <w:p w14:paraId="25753C8D" w14:textId="13B54A6E" w:rsidR="00B37D61" w:rsidRPr="00AC4FFE" w:rsidRDefault="00B37D61" w:rsidP="00B37D61">
      <w:pPr>
        <w:pStyle w:val="List2"/>
        <w:numPr>
          <w:ilvl w:val="0"/>
          <w:numId w:val="0"/>
        </w:numPr>
        <w:ind w:left="1741"/>
        <w:rPr>
          <w:lang w:val="en-US"/>
        </w:rPr>
      </w:pPr>
    </w:p>
    <w:p w14:paraId="36F6DC8D" w14:textId="07372ADF" w:rsidR="00B37D61" w:rsidRDefault="00B37D61" w:rsidP="00B37D61">
      <w:pPr>
        <w:pStyle w:val="List2"/>
        <w:numPr>
          <w:ilvl w:val="0"/>
          <w:numId w:val="0"/>
        </w:numPr>
        <w:ind w:left="1741"/>
        <w:rPr>
          <w:lang w:val="en-US"/>
        </w:rPr>
      </w:pPr>
    </w:p>
    <w:p w14:paraId="4474CD05" w14:textId="77777777" w:rsidR="00241094" w:rsidRPr="00AC4FFE" w:rsidRDefault="00241094" w:rsidP="00B37D61">
      <w:pPr>
        <w:pStyle w:val="List2"/>
        <w:numPr>
          <w:ilvl w:val="0"/>
          <w:numId w:val="0"/>
        </w:numPr>
        <w:ind w:left="1741"/>
        <w:rPr>
          <w:lang w:val="en-US"/>
        </w:rPr>
      </w:pPr>
    </w:p>
    <w:p w14:paraId="0F2CF3E0" w14:textId="131DA403" w:rsidR="00B37D61" w:rsidRPr="00AC4FFE" w:rsidRDefault="00B37D61" w:rsidP="00B37D61">
      <w:pPr>
        <w:pStyle w:val="List2"/>
        <w:numPr>
          <w:ilvl w:val="0"/>
          <w:numId w:val="0"/>
        </w:numPr>
        <w:ind w:left="1741"/>
        <w:rPr>
          <w:lang w:val="en-US"/>
        </w:rPr>
      </w:pPr>
      <w:r w:rsidRPr="00AC4FFE">
        <w:rPr>
          <w:noProof/>
        </w:rPr>
        <mc:AlternateContent>
          <mc:Choice Requires="wps">
            <w:drawing>
              <wp:anchor distT="45720" distB="45720" distL="114300" distR="114300" simplePos="0" relativeHeight="251658256" behindDoc="0" locked="0" layoutInCell="1" allowOverlap="1" wp14:anchorId="6C53846C" wp14:editId="73B6FAE2">
                <wp:simplePos x="0" y="0"/>
                <wp:positionH relativeFrom="margin">
                  <wp:posOffset>-104450</wp:posOffset>
                </wp:positionH>
                <wp:positionV relativeFrom="paragraph">
                  <wp:posOffset>72523</wp:posOffset>
                </wp:positionV>
                <wp:extent cx="6674810" cy="4010660"/>
                <wp:effectExtent l="0" t="0" r="12065" b="27940"/>
                <wp:wrapNone/>
                <wp:docPr id="353" name="Text 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4810" cy="4010660"/>
                        </a:xfrm>
                        <a:prstGeom prst="rect">
                          <a:avLst/>
                        </a:prstGeom>
                        <a:solidFill>
                          <a:srgbClr val="FFFFFF"/>
                        </a:solidFill>
                        <a:ln w="9525">
                          <a:solidFill>
                            <a:srgbClr val="000000"/>
                          </a:solidFill>
                          <a:miter lim="800000"/>
                          <a:headEnd/>
                          <a:tailEnd/>
                        </a:ln>
                      </wps:spPr>
                      <wps:txbx>
                        <w:txbxContent>
                          <w:p w14:paraId="7CB4CD27" w14:textId="6878D04A" w:rsidR="00A30BD7" w:rsidRPr="00FD55B9" w:rsidRDefault="00A30BD7" w:rsidP="00A30BD7">
                            <w:pPr>
                              <w:pStyle w:val="Caption"/>
                              <w:rPr>
                                <w:rFonts w:cs="Arial"/>
                                <w:i w:val="0"/>
                                <w:iCs w:val="0"/>
                                <w:color w:val="auto"/>
                                <w:sz w:val="22"/>
                                <w:szCs w:val="22"/>
                              </w:rPr>
                            </w:pPr>
                            <w:r w:rsidRPr="00FD55B9">
                              <w:rPr>
                                <w:i w:val="0"/>
                                <w:iCs w:val="0"/>
                                <w:color w:val="auto"/>
                                <w:sz w:val="22"/>
                                <w:szCs w:val="22"/>
                              </w:rPr>
                              <w:t xml:space="preserve">Box </w:t>
                            </w:r>
                            <w:r w:rsidR="003404E5">
                              <w:rPr>
                                <w:i w:val="0"/>
                                <w:iCs w:val="0"/>
                                <w:color w:val="auto"/>
                                <w:sz w:val="22"/>
                                <w:szCs w:val="22"/>
                              </w:rPr>
                              <w:t>5</w:t>
                            </w:r>
                            <w:r w:rsidRPr="00FD55B9">
                              <w:rPr>
                                <w:i w:val="0"/>
                                <w:iCs w:val="0"/>
                                <w:color w:val="auto"/>
                                <w:sz w:val="22"/>
                                <w:szCs w:val="22"/>
                              </w:rPr>
                              <w:t>-</w:t>
                            </w:r>
                            <w:r w:rsidRPr="00FD55B9">
                              <w:rPr>
                                <w:rFonts w:cs="Arial"/>
                                <w:i w:val="0"/>
                                <w:iCs w:val="0"/>
                                <w:color w:val="auto"/>
                                <w:sz w:val="22"/>
                                <w:szCs w:val="22"/>
                                <w:lang w:val="en-GB"/>
                              </w:rPr>
                              <w:t xml:space="preserve">Shows a pictorial representation of the </w:t>
                            </w:r>
                            <w:r w:rsidRPr="000D1E4D">
                              <w:rPr>
                                <w:rFonts w:cs="Arial"/>
                                <w:i w:val="0"/>
                                <w:iCs w:val="0"/>
                                <w:color w:val="auto"/>
                                <w:sz w:val="22"/>
                                <w:szCs w:val="22"/>
                                <w:lang w:val="en-GB"/>
                              </w:rPr>
                              <w:t>social</w:t>
                            </w:r>
                            <w:r w:rsidRPr="00FD55B9">
                              <w:rPr>
                                <w:rFonts w:cs="Arial"/>
                                <w:color w:val="auto"/>
                                <w:sz w:val="22"/>
                                <w:szCs w:val="22"/>
                                <w:lang w:val="en-GB"/>
                              </w:rPr>
                              <w:t xml:space="preserve"> remedy</w:t>
                            </w:r>
                            <w:r w:rsidRPr="00FD55B9">
                              <w:rPr>
                                <w:rFonts w:cs="Arial"/>
                                <w:i w:val="0"/>
                                <w:iCs w:val="0"/>
                                <w:color w:val="auto"/>
                                <w:sz w:val="22"/>
                                <w:szCs w:val="22"/>
                                <w:lang w:val="en-GB"/>
                              </w:rPr>
                              <w:t>* continuum (</w:t>
                            </w:r>
                            <w:r w:rsidRPr="00FD55B9">
                              <w:rPr>
                                <w:rFonts w:cs="Arial"/>
                                <w:i w:val="0"/>
                                <w:iCs w:val="0"/>
                                <w:color w:val="auto"/>
                                <w:sz w:val="22"/>
                                <w:szCs w:val="22"/>
                              </w:rPr>
                              <w:t>inspired by SER’s restorative continuum</w:t>
                            </w:r>
                            <w:r w:rsidRPr="00FD55B9">
                              <w:rPr>
                                <w:rFonts w:cs="Arial"/>
                                <w:i w:val="0"/>
                                <w:iCs w:val="0"/>
                                <w:color w:val="auto"/>
                                <w:sz w:val="22"/>
                                <w:szCs w:val="22"/>
                                <w:lang w:val="en-GB"/>
                              </w:rPr>
                              <w:t xml:space="preserve">) indicating the stage at which it may be possible to consider that the </w:t>
                            </w:r>
                            <w:r w:rsidRPr="00FD55B9">
                              <w:rPr>
                                <w:rFonts w:cs="Arial"/>
                                <w:color w:val="auto"/>
                                <w:sz w:val="22"/>
                                <w:szCs w:val="22"/>
                                <w:lang w:val="en-GB"/>
                              </w:rPr>
                              <w:t>initial social remedy threshold</w:t>
                            </w:r>
                            <w:r w:rsidRPr="00FD55B9">
                              <w:rPr>
                                <w:rFonts w:cs="Arial"/>
                                <w:i w:val="0"/>
                                <w:iCs w:val="0"/>
                                <w:color w:val="auto"/>
                                <w:sz w:val="22"/>
                                <w:szCs w:val="22"/>
                                <w:lang w:val="en-GB"/>
                              </w:rPr>
                              <w:t xml:space="preserve">* and </w:t>
                            </w:r>
                            <w:r w:rsidRPr="00FD55B9">
                              <w:rPr>
                                <w:rFonts w:cs="Arial"/>
                                <w:color w:val="auto"/>
                                <w:sz w:val="22"/>
                                <w:szCs w:val="22"/>
                                <w:lang w:val="en-GB"/>
                              </w:rPr>
                              <w:t>association threshold</w:t>
                            </w:r>
                            <w:r w:rsidRPr="00FD55B9">
                              <w:rPr>
                                <w:rFonts w:cs="Arial"/>
                                <w:i w:val="0"/>
                                <w:iCs w:val="0"/>
                                <w:color w:val="auto"/>
                                <w:sz w:val="22"/>
                                <w:szCs w:val="22"/>
                                <w:lang w:val="en-GB"/>
                              </w:rPr>
                              <w:t>* of the Remedy Plan is achieved.</w:t>
                            </w:r>
                          </w:p>
                          <w:p w14:paraId="3F2F3DAA" w14:textId="004F5B44" w:rsidR="00A30BD7" w:rsidRDefault="00A30BD7" w:rsidP="00A30BD7">
                            <w:pPr>
                              <w:rPr>
                                <w:rFonts w:cs="Arial"/>
                                <w:i/>
                                <w:iCs/>
                                <w:noProof/>
                                <w:lang w:val="en-GB"/>
                              </w:rPr>
                            </w:pPr>
                            <w:r w:rsidRPr="00FD55B9">
                              <w:rPr>
                                <w:rFonts w:cs="Arial"/>
                              </w:rPr>
                              <w:t>Timeframes and action required cannot be compared as the actual activities and objectives are not the same. Actual achievement of the threshold would be based on case-by-case agreements with varying communities depending on how they were affected.</w:t>
                            </w:r>
                            <w:r w:rsidRPr="000314BE">
                              <w:rPr>
                                <w:rFonts w:cs="Arial"/>
                                <w:i/>
                                <w:iCs/>
                                <w:noProof/>
                                <w:lang w:val="en-GB"/>
                              </w:rPr>
                              <w:t xml:space="preserve"> </w:t>
                            </w:r>
                          </w:p>
                          <w:p w14:paraId="125D7D33" w14:textId="77777777" w:rsidR="00A30BD7" w:rsidRPr="00023E9A" w:rsidRDefault="00A30BD7" w:rsidP="00A30BD7">
                            <w:pPr>
                              <w:jc w:val="center"/>
                              <w:rPr>
                                <w:i/>
                                <w:iCs/>
                                <w:sz w:val="16"/>
                                <w:szCs w:val="16"/>
                              </w:rPr>
                            </w:pPr>
                            <w:r w:rsidRPr="00F45FD9">
                              <w:rPr>
                                <w:rFonts w:cs="Arial"/>
                                <w:i/>
                                <w:iCs/>
                                <w:noProof/>
                                <w:lang w:val="en-GB"/>
                              </w:rPr>
                              <w:drawing>
                                <wp:inline distT="0" distB="0" distL="0" distR="0" wp14:anchorId="2798CA39" wp14:editId="2B92A521">
                                  <wp:extent cx="4848447" cy="2564765"/>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a:extLst>
                                              <a:ext uri="{28A0092B-C50C-407E-A947-70E740481C1C}">
                                                <a14:useLocalDpi xmlns:a14="http://schemas.microsoft.com/office/drawing/2010/main" val="0"/>
                                              </a:ext>
                                            </a:extLst>
                                          </a:blip>
                                          <a:srcRect r="3180"/>
                                          <a:stretch/>
                                        </pic:blipFill>
                                        <pic:spPr bwMode="auto">
                                          <a:xfrm>
                                            <a:off x="0" y="0"/>
                                            <a:ext cx="4849621" cy="2565386"/>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53846C" id="Text Box 353" o:spid="_x0000_s1037" type="#_x0000_t202" style="position:absolute;left:0;text-align:left;margin-left:-8.2pt;margin-top:5.7pt;width:525.6pt;height:315.8pt;z-index:251658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">
                <v:textbox>
                  <w:txbxContent>
                    <w:p w14:paraId="7CB4CD27" w14:textId="6878D04A" w:rsidR="00A30BD7" w:rsidRPr="00FD55B9" w:rsidRDefault="00A30BD7" w:rsidP="00A30BD7">
                      <w:pPr>
                        <w:pStyle w:val="Caption"/>
                        <w:rPr>
                          <w:rFonts w:cs="Arial"/>
                          <w:i w:val="0"/>
                          <w:iCs w:val="0"/>
                          <w:color w:val="auto"/>
                          <w:sz w:val="22"/>
                          <w:szCs w:val="22"/>
                        </w:rPr>
                      </w:pPr>
                      <w:r w:rsidRPr="00FD55B9">
                        <w:rPr>
                          <w:i w:val="0"/>
                          <w:iCs w:val="0"/>
                          <w:color w:val="auto"/>
                          <w:sz w:val="22"/>
                          <w:szCs w:val="22"/>
                        </w:rPr>
                        <w:t xml:space="preserve">Box </w:t>
                      </w:r>
                      <w:r w:rsidR="003404E5">
                        <w:rPr>
                          <w:i w:val="0"/>
                          <w:iCs w:val="0"/>
                          <w:color w:val="auto"/>
                          <w:sz w:val="22"/>
                          <w:szCs w:val="22"/>
                        </w:rPr>
                        <w:t>5</w:t>
                      </w:r>
                      <w:r w:rsidRPr="00FD55B9">
                        <w:rPr>
                          <w:i w:val="0"/>
                          <w:iCs w:val="0"/>
                          <w:color w:val="auto"/>
                          <w:sz w:val="22"/>
                          <w:szCs w:val="22"/>
                        </w:rPr>
                        <w:t>-</w:t>
                      </w:r>
                      <w:r w:rsidRPr="00FD55B9">
                        <w:rPr>
                          <w:rFonts w:cs="Arial"/>
                          <w:i w:val="0"/>
                          <w:iCs w:val="0"/>
                          <w:color w:val="auto"/>
                          <w:sz w:val="22"/>
                          <w:szCs w:val="22"/>
                          <w:lang w:val="en-GB"/>
                        </w:rPr>
                        <w:t xml:space="preserve">Shows a pictorial representation of the </w:t>
                      </w:r>
                      <w:r w:rsidRPr="000D1E4D">
                        <w:rPr>
                          <w:rFonts w:cs="Arial"/>
                          <w:i w:val="0"/>
                          <w:iCs w:val="0"/>
                          <w:color w:val="auto"/>
                          <w:sz w:val="22"/>
                          <w:szCs w:val="22"/>
                          <w:lang w:val="en-GB"/>
                        </w:rPr>
                        <w:t>social</w:t>
                      </w:r>
                      <w:r w:rsidRPr="00FD55B9">
                        <w:rPr>
                          <w:rFonts w:cs="Arial"/>
                          <w:color w:val="auto"/>
                          <w:sz w:val="22"/>
                          <w:szCs w:val="22"/>
                          <w:lang w:val="en-GB"/>
                        </w:rPr>
                        <w:t xml:space="preserve"> remedy</w:t>
                      </w:r>
                      <w:r w:rsidRPr="00FD55B9">
                        <w:rPr>
                          <w:rFonts w:cs="Arial"/>
                          <w:i w:val="0"/>
                          <w:iCs w:val="0"/>
                          <w:color w:val="auto"/>
                          <w:sz w:val="22"/>
                          <w:szCs w:val="22"/>
                          <w:lang w:val="en-GB"/>
                        </w:rPr>
                        <w:t>* continuum (</w:t>
                      </w:r>
                      <w:r w:rsidRPr="00FD55B9">
                        <w:rPr>
                          <w:rFonts w:cs="Arial"/>
                          <w:i w:val="0"/>
                          <w:iCs w:val="0"/>
                          <w:color w:val="auto"/>
                          <w:sz w:val="22"/>
                          <w:szCs w:val="22"/>
                        </w:rPr>
                        <w:t>inspired by SER’s restorative continuum</w:t>
                      </w:r>
                      <w:r w:rsidRPr="00FD55B9">
                        <w:rPr>
                          <w:rFonts w:cs="Arial"/>
                          <w:i w:val="0"/>
                          <w:iCs w:val="0"/>
                          <w:color w:val="auto"/>
                          <w:sz w:val="22"/>
                          <w:szCs w:val="22"/>
                          <w:lang w:val="en-GB"/>
                        </w:rPr>
                        <w:t xml:space="preserve">) indicating the stage at which it may be possible to consider that the </w:t>
                      </w:r>
                      <w:r w:rsidRPr="00FD55B9">
                        <w:rPr>
                          <w:rFonts w:cs="Arial"/>
                          <w:color w:val="auto"/>
                          <w:sz w:val="22"/>
                          <w:szCs w:val="22"/>
                          <w:lang w:val="en-GB"/>
                        </w:rPr>
                        <w:t>initial social remedy threshold</w:t>
                      </w:r>
                      <w:r w:rsidRPr="00FD55B9">
                        <w:rPr>
                          <w:rFonts w:cs="Arial"/>
                          <w:i w:val="0"/>
                          <w:iCs w:val="0"/>
                          <w:color w:val="auto"/>
                          <w:sz w:val="22"/>
                          <w:szCs w:val="22"/>
                          <w:lang w:val="en-GB"/>
                        </w:rPr>
                        <w:t xml:space="preserve">* and </w:t>
                      </w:r>
                      <w:r w:rsidRPr="00FD55B9">
                        <w:rPr>
                          <w:rFonts w:cs="Arial"/>
                          <w:color w:val="auto"/>
                          <w:sz w:val="22"/>
                          <w:szCs w:val="22"/>
                          <w:lang w:val="en-GB"/>
                        </w:rPr>
                        <w:t>association threshold</w:t>
                      </w:r>
                      <w:r w:rsidRPr="00FD55B9">
                        <w:rPr>
                          <w:rFonts w:cs="Arial"/>
                          <w:i w:val="0"/>
                          <w:iCs w:val="0"/>
                          <w:color w:val="auto"/>
                          <w:sz w:val="22"/>
                          <w:szCs w:val="22"/>
                          <w:lang w:val="en-GB"/>
                        </w:rPr>
                        <w:t>* of the Remedy Plan is achieved.</w:t>
                      </w:r>
                    </w:p>
                    <w:p w14:paraId="3F2F3DAA" w14:textId="004F5B44" w:rsidR="00A30BD7" w:rsidRDefault="00A30BD7" w:rsidP="00A30BD7">
                      <w:pPr>
                        <w:rPr>
                          <w:rFonts w:cs="Arial"/>
                          <w:i/>
                          <w:iCs/>
                          <w:noProof/>
                          <w:lang w:val="en-GB"/>
                        </w:rPr>
                      </w:pPr>
                      <w:r w:rsidRPr="00FD55B9">
                        <w:rPr>
                          <w:rFonts w:cs="Arial"/>
                        </w:rPr>
                        <w:t>Timeframes and action required cannot be compared as the actual activities and objectives are not the same. Actual achievement of the threshold would be based on case-by-case agreements with varying communities depending on how they were affected.</w:t>
                      </w:r>
                      <w:r w:rsidRPr="000314BE">
                        <w:rPr>
                          <w:rFonts w:cs="Arial"/>
                          <w:i/>
                          <w:iCs/>
                          <w:noProof/>
                          <w:lang w:val="en-GB"/>
                        </w:rPr>
                        <w:t xml:space="preserve"> </w:t>
                      </w:r>
                    </w:p>
                    <w:p w14:paraId="125D7D33" w14:textId="77777777" w:rsidR="00A30BD7" w:rsidRPr="00023E9A" w:rsidRDefault="00A30BD7" w:rsidP="00A30BD7">
                      <w:pPr>
                        <w:jc w:val="center"/>
                        <w:rPr>
                          <w:i/>
                          <w:iCs/>
                          <w:sz w:val="16"/>
                          <w:szCs w:val="16"/>
                        </w:rPr>
                      </w:pPr>
                      <w:r w:rsidRPr="00F45FD9">
                        <w:rPr>
                          <w:rFonts w:cs="Arial"/>
                          <w:i/>
                          <w:iCs/>
                          <w:noProof/>
                          <w:lang w:val="en-GB"/>
                        </w:rPr>
                        <w:drawing>
                          <wp:inline distT="0" distB="0" distL="0" distR="0" wp14:anchorId="2798CA39" wp14:editId="2B92A521">
                            <wp:extent cx="4848447" cy="2564765"/>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a:extLst>
                                        <a:ext uri="{28A0092B-C50C-407E-A947-70E740481C1C}">
                                          <a14:useLocalDpi xmlns:a14="http://schemas.microsoft.com/office/drawing/2010/main" val="0"/>
                                        </a:ext>
                                      </a:extLst>
                                    </a:blip>
                                    <a:srcRect r="3180"/>
                                    <a:stretch/>
                                  </pic:blipFill>
                                  <pic:spPr bwMode="auto">
                                    <a:xfrm>
                                      <a:off x="0" y="0"/>
                                      <a:ext cx="4849621" cy="2565386"/>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3EE8A5D3" w14:textId="243BBA92" w:rsidR="00B37D61" w:rsidRPr="00AC4FFE" w:rsidRDefault="00B37D61" w:rsidP="00B37D61">
      <w:pPr>
        <w:pStyle w:val="List2"/>
        <w:numPr>
          <w:ilvl w:val="0"/>
          <w:numId w:val="0"/>
        </w:numPr>
        <w:ind w:left="1741"/>
        <w:rPr>
          <w:lang w:val="en-US"/>
        </w:rPr>
      </w:pPr>
    </w:p>
    <w:p w14:paraId="5710273E" w14:textId="77777777" w:rsidR="00B37D61" w:rsidRPr="00AC4FFE" w:rsidRDefault="00B37D61" w:rsidP="00B37D61">
      <w:pPr>
        <w:pStyle w:val="List2"/>
        <w:numPr>
          <w:ilvl w:val="0"/>
          <w:numId w:val="0"/>
        </w:numPr>
        <w:ind w:left="1741"/>
        <w:rPr>
          <w:lang w:val="en-US"/>
        </w:rPr>
      </w:pPr>
    </w:p>
    <w:p w14:paraId="210245E7" w14:textId="77777777" w:rsidR="00B37D61" w:rsidRPr="00AC4FFE" w:rsidRDefault="00B37D61" w:rsidP="00B37D61">
      <w:pPr>
        <w:pStyle w:val="List2"/>
        <w:numPr>
          <w:ilvl w:val="0"/>
          <w:numId w:val="0"/>
        </w:numPr>
        <w:ind w:left="1741"/>
        <w:rPr>
          <w:lang w:val="en-US"/>
        </w:rPr>
      </w:pPr>
    </w:p>
    <w:p w14:paraId="15DD396A" w14:textId="77777777" w:rsidR="00B37D61" w:rsidRPr="00AC4FFE" w:rsidRDefault="00B37D61" w:rsidP="00B37D61">
      <w:pPr>
        <w:pStyle w:val="List2"/>
        <w:numPr>
          <w:ilvl w:val="0"/>
          <w:numId w:val="0"/>
        </w:numPr>
        <w:ind w:left="1741"/>
        <w:rPr>
          <w:lang w:val="en-US"/>
        </w:rPr>
      </w:pPr>
    </w:p>
    <w:p w14:paraId="3AD7D06C" w14:textId="77777777" w:rsidR="00B37D61" w:rsidRPr="00AC4FFE" w:rsidRDefault="00B37D61" w:rsidP="00B37D61">
      <w:pPr>
        <w:pStyle w:val="List2"/>
        <w:numPr>
          <w:ilvl w:val="0"/>
          <w:numId w:val="0"/>
        </w:numPr>
        <w:ind w:left="1741"/>
        <w:rPr>
          <w:lang w:val="en-US"/>
        </w:rPr>
      </w:pPr>
    </w:p>
    <w:p w14:paraId="7A958F59" w14:textId="77777777" w:rsidR="00B37D61" w:rsidRPr="00AC4FFE" w:rsidRDefault="00B37D61" w:rsidP="00B37D61">
      <w:pPr>
        <w:pStyle w:val="List2"/>
        <w:numPr>
          <w:ilvl w:val="0"/>
          <w:numId w:val="0"/>
        </w:numPr>
        <w:ind w:left="1741"/>
        <w:rPr>
          <w:lang w:val="en-US"/>
        </w:rPr>
      </w:pPr>
    </w:p>
    <w:p w14:paraId="3800D84F" w14:textId="77777777" w:rsidR="00B37D61" w:rsidRPr="00AC4FFE" w:rsidRDefault="00B37D61" w:rsidP="00B37D61">
      <w:pPr>
        <w:pStyle w:val="List2"/>
        <w:numPr>
          <w:ilvl w:val="0"/>
          <w:numId w:val="0"/>
        </w:numPr>
        <w:ind w:left="1741"/>
        <w:rPr>
          <w:lang w:val="en-US"/>
        </w:rPr>
      </w:pPr>
    </w:p>
    <w:p w14:paraId="5D6F26E6" w14:textId="77777777" w:rsidR="00B37D61" w:rsidRPr="00AC4FFE" w:rsidRDefault="00B37D61" w:rsidP="00B37D61">
      <w:pPr>
        <w:pStyle w:val="List2"/>
        <w:numPr>
          <w:ilvl w:val="0"/>
          <w:numId w:val="0"/>
        </w:numPr>
        <w:ind w:left="1741"/>
        <w:rPr>
          <w:lang w:val="en-US"/>
        </w:rPr>
      </w:pPr>
    </w:p>
    <w:p w14:paraId="480107B7" w14:textId="77777777" w:rsidR="00B37D61" w:rsidRPr="00AC4FFE" w:rsidRDefault="00B37D61" w:rsidP="00B37D61">
      <w:pPr>
        <w:pStyle w:val="List2"/>
        <w:numPr>
          <w:ilvl w:val="0"/>
          <w:numId w:val="0"/>
        </w:numPr>
        <w:ind w:left="1741"/>
        <w:rPr>
          <w:lang w:val="en-US"/>
        </w:rPr>
      </w:pPr>
    </w:p>
    <w:p w14:paraId="7709A91B" w14:textId="77777777" w:rsidR="00B37D61" w:rsidRPr="00AC4FFE" w:rsidRDefault="00B37D61" w:rsidP="00B37D61">
      <w:pPr>
        <w:pStyle w:val="List2"/>
        <w:numPr>
          <w:ilvl w:val="0"/>
          <w:numId w:val="0"/>
        </w:numPr>
        <w:ind w:left="1741"/>
        <w:rPr>
          <w:lang w:val="en-US"/>
        </w:rPr>
      </w:pPr>
    </w:p>
    <w:p w14:paraId="24A6D131" w14:textId="77777777" w:rsidR="00B37D61" w:rsidRPr="00AC4FFE" w:rsidRDefault="00B37D61" w:rsidP="00B37D61">
      <w:pPr>
        <w:pStyle w:val="List2"/>
        <w:numPr>
          <w:ilvl w:val="0"/>
          <w:numId w:val="0"/>
        </w:numPr>
        <w:ind w:left="1741"/>
        <w:rPr>
          <w:lang w:val="en-US"/>
        </w:rPr>
      </w:pPr>
    </w:p>
    <w:p w14:paraId="49CFA763" w14:textId="77777777" w:rsidR="00B37D61" w:rsidRPr="00AC4FFE" w:rsidRDefault="00B37D61" w:rsidP="00B37D61">
      <w:pPr>
        <w:pStyle w:val="List2"/>
        <w:numPr>
          <w:ilvl w:val="0"/>
          <w:numId w:val="0"/>
        </w:numPr>
        <w:ind w:left="1741"/>
        <w:rPr>
          <w:lang w:val="en-US"/>
        </w:rPr>
      </w:pPr>
    </w:p>
    <w:p w14:paraId="6B304684" w14:textId="77777777" w:rsidR="00B37D61" w:rsidRPr="00AC4FFE" w:rsidRDefault="00B37D61" w:rsidP="00B37D61">
      <w:pPr>
        <w:pStyle w:val="List2"/>
        <w:numPr>
          <w:ilvl w:val="0"/>
          <w:numId w:val="0"/>
        </w:numPr>
        <w:ind w:left="1741"/>
        <w:rPr>
          <w:lang w:val="en-US"/>
        </w:rPr>
      </w:pPr>
    </w:p>
    <w:p w14:paraId="56553B7D" w14:textId="77777777" w:rsidR="00B37D61" w:rsidRPr="00AC4FFE" w:rsidRDefault="00B37D61" w:rsidP="00B37D61">
      <w:pPr>
        <w:pStyle w:val="List2"/>
        <w:numPr>
          <w:ilvl w:val="0"/>
          <w:numId w:val="0"/>
        </w:numPr>
        <w:ind w:left="1741"/>
        <w:rPr>
          <w:lang w:val="en-US"/>
        </w:rPr>
      </w:pPr>
    </w:p>
    <w:p w14:paraId="5F3F0765" w14:textId="77777777" w:rsidR="00B37D61" w:rsidRPr="00AC4FFE" w:rsidRDefault="00B37D61" w:rsidP="00B37D61">
      <w:pPr>
        <w:pStyle w:val="List2"/>
        <w:numPr>
          <w:ilvl w:val="0"/>
          <w:numId w:val="0"/>
        </w:numPr>
        <w:ind w:left="1741"/>
        <w:rPr>
          <w:lang w:val="en-US"/>
        </w:rPr>
      </w:pPr>
    </w:p>
    <w:p w14:paraId="2951F06E" w14:textId="77777777" w:rsidR="00B37D61" w:rsidRPr="00AC4FFE" w:rsidRDefault="00B37D61" w:rsidP="00B37D61">
      <w:pPr>
        <w:pStyle w:val="List2"/>
        <w:numPr>
          <w:ilvl w:val="0"/>
          <w:numId w:val="0"/>
        </w:numPr>
        <w:ind w:left="1741"/>
        <w:rPr>
          <w:lang w:val="en-US"/>
        </w:rPr>
      </w:pPr>
    </w:p>
    <w:p w14:paraId="499BB8D5" w14:textId="77777777" w:rsidR="00B37D61" w:rsidRPr="00AC4FFE" w:rsidRDefault="00B37D61" w:rsidP="00B37D61">
      <w:pPr>
        <w:pStyle w:val="List2"/>
        <w:numPr>
          <w:ilvl w:val="0"/>
          <w:numId w:val="0"/>
        </w:numPr>
        <w:ind w:left="1741"/>
        <w:rPr>
          <w:lang w:val="en-US"/>
        </w:rPr>
      </w:pPr>
    </w:p>
    <w:p w14:paraId="2B028FE3" w14:textId="77777777" w:rsidR="00B37D61" w:rsidRPr="00AC4FFE" w:rsidRDefault="00B37D61" w:rsidP="00B37D61">
      <w:pPr>
        <w:pStyle w:val="List2"/>
        <w:numPr>
          <w:ilvl w:val="0"/>
          <w:numId w:val="0"/>
        </w:numPr>
        <w:ind w:left="1741"/>
        <w:rPr>
          <w:lang w:val="en-US"/>
        </w:rPr>
      </w:pPr>
    </w:p>
    <w:p w14:paraId="4655954A" w14:textId="77777777" w:rsidR="00B37D61" w:rsidRPr="00AC4FFE" w:rsidRDefault="00B37D61" w:rsidP="00B37D61">
      <w:pPr>
        <w:pStyle w:val="List2"/>
        <w:numPr>
          <w:ilvl w:val="0"/>
          <w:numId w:val="0"/>
        </w:numPr>
        <w:ind w:left="1741"/>
        <w:rPr>
          <w:lang w:val="en-US"/>
        </w:rPr>
      </w:pPr>
    </w:p>
    <w:p w14:paraId="1271861C" w14:textId="77777777" w:rsidR="00B37D61" w:rsidRPr="00AC4FFE" w:rsidRDefault="00B37D61" w:rsidP="00B37D61">
      <w:pPr>
        <w:pStyle w:val="List2"/>
        <w:numPr>
          <w:ilvl w:val="0"/>
          <w:numId w:val="0"/>
        </w:numPr>
        <w:ind w:left="1741"/>
        <w:rPr>
          <w:lang w:val="en-US"/>
        </w:rPr>
      </w:pPr>
    </w:p>
    <w:p w14:paraId="3637A5E9" w14:textId="77777777" w:rsidR="00B37D61" w:rsidRPr="00AC4FFE" w:rsidRDefault="00B37D61" w:rsidP="00B37D61">
      <w:pPr>
        <w:pStyle w:val="List2"/>
        <w:numPr>
          <w:ilvl w:val="0"/>
          <w:numId w:val="0"/>
        </w:numPr>
        <w:ind w:left="1741"/>
        <w:rPr>
          <w:lang w:val="en-US"/>
        </w:rPr>
      </w:pPr>
    </w:p>
    <w:p w14:paraId="5886F7C9" w14:textId="77777777" w:rsidR="00B37D61" w:rsidRPr="00AC4FFE" w:rsidRDefault="00B37D61" w:rsidP="00B37D61">
      <w:pPr>
        <w:pStyle w:val="List2"/>
        <w:numPr>
          <w:ilvl w:val="0"/>
          <w:numId w:val="0"/>
        </w:numPr>
        <w:ind w:left="1741"/>
        <w:rPr>
          <w:lang w:val="en-US"/>
        </w:rPr>
      </w:pPr>
    </w:p>
    <w:p w14:paraId="0465E8FE" w14:textId="2D933AD4" w:rsidR="00414D36" w:rsidRPr="00AC4FFE" w:rsidRDefault="194B9EB3" w:rsidP="00510772">
      <w:pPr>
        <w:pStyle w:val="Clause1-Heading"/>
        <w:numPr>
          <w:ilvl w:val="0"/>
          <w:numId w:val="79"/>
        </w:numPr>
        <w:jc w:val="both"/>
        <w:outlineLvl w:val="9"/>
        <w:rPr>
          <w:rFonts w:asciiTheme="minorHAnsi" w:hAnsiTheme="minorHAnsi" w:cstheme="minorHAnsi"/>
          <w:b/>
          <w:lang w:val="en-US"/>
        </w:rPr>
      </w:pPr>
      <w:r w:rsidRPr="00AC4FFE">
        <w:rPr>
          <w:rFonts w:asciiTheme="minorHAnsi" w:hAnsiTheme="minorHAnsi" w:cstheme="minorHAnsi"/>
          <w:b/>
          <w:lang w:val="en-US"/>
        </w:rPr>
        <w:lastRenderedPageBreak/>
        <w:t>Terms and conditions for securing sites</w:t>
      </w:r>
    </w:p>
    <w:p w14:paraId="56766B65" w14:textId="20B8518B" w:rsidR="00414D36" w:rsidRPr="00AC4FFE" w:rsidRDefault="00414D36" w:rsidP="00414D36">
      <w:pPr>
        <w:rPr>
          <w:rFonts w:cs="Arial"/>
          <w:b/>
          <w:bCs/>
        </w:rPr>
      </w:pPr>
      <w:r w:rsidRPr="00AC4FFE">
        <w:rPr>
          <w:rFonts w:cs="Arial"/>
          <w:b/>
          <w:bCs/>
        </w:rPr>
        <w:t xml:space="preserve">Core requirements </w:t>
      </w:r>
    </w:p>
    <w:p w14:paraId="26975D80" w14:textId="1A304008" w:rsidR="00F30345" w:rsidRPr="00AC4FFE" w:rsidRDefault="070DB0C2" w:rsidP="00510772">
      <w:pPr>
        <w:pStyle w:val="Clause2"/>
        <w:ind w:left="1143"/>
        <w:jc w:val="both"/>
        <w:rPr>
          <w:lang w:val="en-US"/>
        </w:rPr>
      </w:pPr>
      <w:bookmarkStart w:id="138" w:name="_Ref109124093"/>
      <w:r w:rsidRPr="00AC4FFE">
        <w:rPr>
          <w:lang w:val="en-US"/>
        </w:rPr>
        <w:t>W</w:t>
      </w:r>
      <w:r w:rsidR="5AF1EA4B" w:rsidRPr="00AC4FFE">
        <w:rPr>
          <w:lang w:val="en-US"/>
        </w:rPr>
        <w:t xml:space="preserve">here the </w:t>
      </w:r>
      <w:r w:rsidR="5AF1EA4B" w:rsidRPr="00AC4FFE">
        <w:rPr>
          <w:i/>
          <w:iCs/>
          <w:lang w:val="en-US"/>
        </w:rPr>
        <w:t>remedy*</w:t>
      </w:r>
      <w:r w:rsidR="5AF1EA4B" w:rsidRPr="00AC4FFE">
        <w:rPr>
          <w:lang w:val="en-US"/>
        </w:rPr>
        <w:t xml:space="preserve"> sites are not under the </w:t>
      </w:r>
      <w:r w:rsidR="5AF1EA4B" w:rsidRPr="00AC4FFE">
        <w:rPr>
          <w:i/>
          <w:iCs/>
          <w:lang w:val="en-US"/>
        </w:rPr>
        <w:t>manage</w:t>
      </w:r>
      <w:r w:rsidR="00F81B89" w:rsidRPr="00AC4FFE">
        <w:rPr>
          <w:i/>
          <w:iCs/>
          <w:lang w:val="en-US"/>
        </w:rPr>
        <w:t>rial</w:t>
      </w:r>
      <w:r w:rsidR="5AF1EA4B" w:rsidRPr="00AC4FFE">
        <w:rPr>
          <w:i/>
          <w:iCs/>
          <w:lang w:val="en-US"/>
        </w:rPr>
        <w:t xml:space="preserve"> control</w:t>
      </w:r>
      <w:r w:rsidR="5AF1EA4B" w:rsidRPr="00AC4FFE">
        <w:rPr>
          <w:lang w:val="en-US"/>
        </w:rPr>
        <w:t xml:space="preserve">* of </w:t>
      </w:r>
      <w:r w:rsidR="5AF1EA4B" w:rsidRPr="00AC4FFE">
        <w:rPr>
          <w:i/>
          <w:iCs/>
          <w:lang w:val="en-US"/>
        </w:rPr>
        <w:t xml:space="preserve">The Organization* </w:t>
      </w:r>
      <w:r w:rsidR="5AF1EA4B" w:rsidRPr="00AC4FFE">
        <w:rPr>
          <w:lang w:val="en-US"/>
        </w:rPr>
        <w:t>or</w:t>
      </w:r>
      <w:r w:rsidR="5AF1EA4B" w:rsidRPr="00AC4FFE">
        <w:rPr>
          <w:i/>
          <w:iCs/>
          <w:lang w:val="en-US"/>
        </w:rPr>
        <w:t xml:space="preserve"> </w:t>
      </w:r>
      <w:r w:rsidR="5AF1EA4B" w:rsidRPr="00AC4FFE">
        <w:rPr>
          <w:lang w:val="en-US"/>
        </w:rPr>
        <w:t>the</w:t>
      </w:r>
      <w:r w:rsidR="5AF1EA4B" w:rsidRPr="00AC4FFE">
        <w:rPr>
          <w:i/>
          <w:iCs/>
          <w:lang w:val="en-US"/>
        </w:rPr>
        <w:t xml:space="preserve"> corporate group*, </w:t>
      </w:r>
      <w:r w:rsidR="00CB7ECD" w:rsidRPr="00AC4FFE">
        <w:rPr>
          <w:i/>
          <w:iCs/>
          <w:lang w:val="en-US"/>
        </w:rPr>
        <w:t>T</w:t>
      </w:r>
      <w:r w:rsidR="6AE7A8A6" w:rsidRPr="00AC4FFE">
        <w:rPr>
          <w:i/>
          <w:iCs/>
          <w:lang w:val="en-US"/>
        </w:rPr>
        <w:t xml:space="preserve">he Organization* </w:t>
      </w:r>
      <w:r w:rsidR="6AE7A8A6" w:rsidRPr="00AC4FFE">
        <w:rPr>
          <w:lang w:val="en-US"/>
        </w:rPr>
        <w:t>or</w:t>
      </w:r>
      <w:r w:rsidR="6AE7A8A6" w:rsidRPr="00AC4FFE">
        <w:rPr>
          <w:i/>
          <w:iCs/>
          <w:lang w:val="en-US"/>
        </w:rPr>
        <w:t xml:space="preserve"> </w:t>
      </w:r>
      <w:r w:rsidR="6AE7A8A6" w:rsidRPr="00AC4FFE">
        <w:rPr>
          <w:lang w:val="en-US"/>
        </w:rPr>
        <w:t>the</w:t>
      </w:r>
      <w:r w:rsidR="6AE7A8A6" w:rsidRPr="00AC4FFE">
        <w:rPr>
          <w:i/>
          <w:iCs/>
          <w:lang w:val="en-US"/>
        </w:rPr>
        <w:t xml:space="preserve"> corporate group*</w:t>
      </w:r>
      <w:r w:rsidR="6AE7A8A6" w:rsidRPr="00AC4FFE">
        <w:rPr>
          <w:lang w:val="en-US"/>
        </w:rPr>
        <w:t xml:space="preserve"> shall have written long-term contracts with the entity with </w:t>
      </w:r>
      <w:r w:rsidR="6AE7A8A6" w:rsidRPr="00AC4FFE">
        <w:rPr>
          <w:i/>
          <w:iCs/>
          <w:lang w:val="en-US"/>
        </w:rPr>
        <w:t>tenure</w:t>
      </w:r>
      <w:r w:rsidR="00765C63" w:rsidRPr="00AC4FFE">
        <w:rPr>
          <w:lang w:val="en-US"/>
        </w:rPr>
        <w:t>*</w:t>
      </w:r>
      <w:r w:rsidR="6AE7A8A6" w:rsidRPr="00AC4FFE">
        <w:rPr>
          <w:lang w:val="en-US"/>
        </w:rPr>
        <w:t xml:space="preserve"> to the land or with </w:t>
      </w:r>
      <w:r w:rsidR="6AE7A8A6" w:rsidRPr="00AC4FFE">
        <w:rPr>
          <w:i/>
          <w:iCs/>
          <w:lang w:val="en-US"/>
        </w:rPr>
        <w:t>conservation and</w:t>
      </w:r>
      <w:r w:rsidR="00275EA0" w:rsidRPr="00AC4FFE">
        <w:rPr>
          <w:i/>
          <w:iCs/>
          <w:lang w:val="en-US"/>
        </w:rPr>
        <w:t>/or</w:t>
      </w:r>
      <w:r w:rsidR="6AE7A8A6" w:rsidRPr="00AC4FFE">
        <w:rPr>
          <w:i/>
          <w:iCs/>
          <w:lang w:val="en-US"/>
        </w:rPr>
        <w:t xml:space="preserve"> restoration partners* </w:t>
      </w:r>
      <w:r w:rsidR="6AE7A8A6" w:rsidRPr="00AC4FFE">
        <w:rPr>
          <w:lang w:val="en-US"/>
        </w:rPr>
        <w:t xml:space="preserve">undertaking the </w:t>
      </w:r>
      <w:r w:rsidR="6AE7A8A6" w:rsidRPr="00AC4FFE">
        <w:rPr>
          <w:i/>
          <w:iCs/>
          <w:lang w:val="en-US"/>
        </w:rPr>
        <w:t>conservation*</w:t>
      </w:r>
      <w:r w:rsidR="6AE7A8A6" w:rsidRPr="00AC4FFE">
        <w:rPr>
          <w:lang w:val="en-US"/>
        </w:rPr>
        <w:t xml:space="preserve"> and/or </w:t>
      </w:r>
      <w:r w:rsidR="6AE7A8A6" w:rsidRPr="00AC4FFE">
        <w:rPr>
          <w:i/>
          <w:iCs/>
          <w:lang w:val="en-US"/>
        </w:rPr>
        <w:t>restoration</w:t>
      </w:r>
      <w:r w:rsidR="6AE7A8A6" w:rsidRPr="00AC4FFE">
        <w:rPr>
          <w:lang w:val="en-US"/>
        </w:rPr>
        <w:t>* project</w:t>
      </w:r>
      <w:r w:rsidR="00C96650" w:rsidRPr="00AC4FFE">
        <w:rPr>
          <w:lang w:val="en-US"/>
        </w:rPr>
        <w:t>.</w:t>
      </w:r>
      <w:r w:rsidR="6AE7A8A6" w:rsidRPr="00AC4FFE">
        <w:rPr>
          <w:lang w:val="en-US"/>
        </w:rPr>
        <w:t xml:space="preserve"> As a minimum these contracts shall secure the </w:t>
      </w:r>
      <w:r w:rsidR="6AE7A8A6" w:rsidRPr="00AC4FFE">
        <w:rPr>
          <w:i/>
          <w:iCs/>
          <w:lang w:val="en-US"/>
        </w:rPr>
        <w:t>longevity</w:t>
      </w:r>
      <w:r w:rsidR="6AE7A8A6" w:rsidRPr="00AC4FFE">
        <w:rPr>
          <w:lang w:val="en-US"/>
        </w:rPr>
        <w:t xml:space="preserve">* of the </w:t>
      </w:r>
      <w:r w:rsidR="6AE7A8A6" w:rsidRPr="00AC4FFE">
        <w:rPr>
          <w:i/>
          <w:iCs/>
          <w:lang w:val="en-US"/>
        </w:rPr>
        <w:t>remedy*</w:t>
      </w:r>
      <w:r w:rsidR="6FF07C8F" w:rsidRPr="00AC4FFE">
        <w:rPr>
          <w:i/>
          <w:iCs/>
          <w:lang w:val="en-US"/>
        </w:rPr>
        <w:t xml:space="preserve">, </w:t>
      </w:r>
      <w:r w:rsidR="6FF07C8F" w:rsidRPr="00AC4FFE">
        <w:rPr>
          <w:lang w:val="en-US"/>
        </w:rPr>
        <w:t>and access to the land by individuals and/or groups as may be needed as part of the formal process</w:t>
      </w:r>
      <w:r w:rsidR="00775B69" w:rsidRPr="00AC4FFE">
        <w:rPr>
          <w:lang w:val="en-US"/>
        </w:rPr>
        <w:t xml:space="preserve"> </w:t>
      </w:r>
      <w:r w:rsidR="002F76BF" w:rsidRPr="00AC4FFE">
        <w:rPr>
          <w:lang w:val="en-US"/>
        </w:rPr>
        <w:t xml:space="preserve">of </w:t>
      </w:r>
      <w:r w:rsidR="6FF07C8F" w:rsidRPr="00AC4FFE">
        <w:rPr>
          <w:lang w:val="en-US"/>
        </w:rPr>
        <w:t xml:space="preserve">verification of </w:t>
      </w:r>
      <w:r w:rsidR="006E1906" w:rsidRPr="00AC4FFE">
        <w:rPr>
          <w:lang w:val="en-US"/>
        </w:rPr>
        <w:t xml:space="preserve">conformity </w:t>
      </w:r>
      <w:r w:rsidR="6FF07C8F" w:rsidRPr="00AC4FFE">
        <w:rPr>
          <w:lang w:val="en-US"/>
        </w:rPr>
        <w:t xml:space="preserve">with the Remedy Plan and </w:t>
      </w:r>
      <w:r w:rsidR="6FF07C8F" w:rsidRPr="00AC4FFE">
        <w:rPr>
          <w:i/>
          <w:iCs/>
          <w:lang w:val="en-US"/>
        </w:rPr>
        <w:t>FSC Remedy Framework</w:t>
      </w:r>
      <w:r w:rsidR="00266339" w:rsidRPr="00AC4FFE">
        <w:rPr>
          <w:lang w:val="en-US"/>
        </w:rPr>
        <w:t>.</w:t>
      </w:r>
      <w:r w:rsidR="6AE7A8A6" w:rsidRPr="00AC4FFE">
        <w:rPr>
          <w:lang w:val="en-US"/>
        </w:rPr>
        <w:t xml:space="preserve">  </w:t>
      </w:r>
      <w:bookmarkEnd w:id="138"/>
    </w:p>
    <w:p w14:paraId="681DB35A" w14:textId="690A2185" w:rsidR="00414D36" w:rsidRPr="004F35A2" w:rsidRDefault="1DD8BF45" w:rsidP="00510772">
      <w:pPr>
        <w:pStyle w:val="Clause2"/>
        <w:ind w:left="1143"/>
        <w:jc w:val="both"/>
        <w:rPr>
          <w:lang w:val="en-US"/>
        </w:rPr>
      </w:pPr>
      <w:r w:rsidRPr="00AC4FFE">
        <w:rPr>
          <w:i/>
          <w:iCs/>
          <w:lang w:val="en-US"/>
        </w:rPr>
        <w:t xml:space="preserve">The Organization* </w:t>
      </w:r>
      <w:r w:rsidRPr="00AC4FFE">
        <w:rPr>
          <w:lang w:val="en-US"/>
        </w:rPr>
        <w:t xml:space="preserve">or </w:t>
      </w:r>
      <w:r w:rsidRPr="00AC4FFE">
        <w:rPr>
          <w:i/>
          <w:iCs/>
          <w:lang w:val="en-US"/>
        </w:rPr>
        <w:t xml:space="preserve">corporate group* </w:t>
      </w:r>
      <w:r w:rsidRPr="00AC4FFE">
        <w:rPr>
          <w:lang w:val="en-US"/>
        </w:rPr>
        <w:t xml:space="preserve">may aggregate its </w:t>
      </w:r>
      <w:r w:rsidRPr="00AC4FFE">
        <w:rPr>
          <w:i/>
          <w:iCs/>
          <w:lang w:val="en-US"/>
        </w:rPr>
        <w:t>remedy*</w:t>
      </w:r>
      <w:r w:rsidRPr="00AC4FFE">
        <w:rPr>
          <w:lang w:val="en-US"/>
        </w:rPr>
        <w:t xml:space="preserve"> with other </w:t>
      </w:r>
      <w:r w:rsidRPr="00AC4FFE">
        <w:rPr>
          <w:i/>
          <w:iCs/>
          <w:lang w:val="en-US"/>
        </w:rPr>
        <w:t>organizations*</w:t>
      </w:r>
      <w:r w:rsidRPr="00AC4FFE">
        <w:rPr>
          <w:lang w:val="en-US"/>
        </w:rPr>
        <w:t xml:space="preserve"> or </w:t>
      </w:r>
      <w:r w:rsidRPr="00AC4FFE">
        <w:rPr>
          <w:i/>
          <w:iCs/>
          <w:lang w:val="en-US"/>
        </w:rPr>
        <w:t>corporate groups*</w:t>
      </w:r>
      <w:r w:rsidRPr="00AC4FFE">
        <w:rPr>
          <w:lang w:val="en-US"/>
        </w:rPr>
        <w:t xml:space="preserve"> to maximize </w:t>
      </w:r>
      <w:r w:rsidRPr="00AC4FFE">
        <w:rPr>
          <w:i/>
          <w:iCs/>
          <w:lang w:val="en-US"/>
        </w:rPr>
        <w:t>remedy*</w:t>
      </w:r>
      <w:r w:rsidRPr="00AC4FFE">
        <w:rPr>
          <w:lang w:val="en-US"/>
        </w:rPr>
        <w:t xml:space="preserve"> outcomes. </w:t>
      </w:r>
      <w:r w:rsidR="0905B6BC" w:rsidRPr="00AC4FFE">
        <w:rPr>
          <w:i/>
          <w:iCs/>
          <w:lang w:val="en-US"/>
        </w:rPr>
        <w:t>The</w:t>
      </w:r>
      <w:r w:rsidR="01B36687" w:rsidRPr="00AC4FFE">
        <w:rPr>
          <w:i/>
          <w:iCs/>
          <w:lang w:val="en-US"/>
        </w:rPr>
        <w:t xml:space="preserve"> </w:t>
      </w:r>
      <w:r w:rsidR="3EEB67C4" w:rsidRPr="00AC4FFE">
        <w:rPr>
          <w:i/>
          <w:iCs/>
          <w:lang w:val="en-US"/>
        </w:rPr>
        <w:t>O</w:t>
      </w:r>
      <w:r w:rsidRPr="00AC4FFE">
        <w:rPr>
          <w:i/>
          <w:iCs/>
          <w:lang w:val="en-US"/>
        </w:rPr>
        <w:t xml:space="preserve">rganization* </w:t>
      </w:r>
      <w:r w:rsidRPr="00AC4FFE">
        <w:rPr>
          <w:lang w:val="en-US"/>
        </w:rPr>
        <w:t>or</w:t>
      </w:r>
      <w:r w:rsidR="2A261160" w:rsidRPr="00AC4FFE">
        <w:rPr>
          <w:lang w:val="en-US"/>
        </w:rPr>
        <w:t xml:space="preserve"> </w:t>
      </w:r>
      <w:r w:rsidR="2A261160" w:rsidRPr="00AC4FFE">
        <w:rPr>
          <w:i/>
          <w:iCs/>
          <w:lang w:val="en-US"/>
        </w:rPr>
        <w:t>corporate group*</w:t>
      </w:r>
      <w:r w:rsidRPr="00AC4FFE">
        <w:rPr>
          <w:lang w:val="en-US"/>
        </w:rPr>
        <w:t xml:space="preserve"> shall demonstrate that it meets the </w:t>
      </w:r>
      <w:r w:rsidRPr="00AC4FFE">
        <w:rPr>
          <w:i/>
          <w:iCs/>
          <w:lang w:val="en-US"/>
        </w:rPr>
        <w:t>proportionate</w:t>
      </w:r>
      <w:r w:rsidRPr="00AC4FFE">
        <w:rPr>
          <w:lang w:val="en-US"/>
        </w:rPr>
        <w:t xml:space="preserve">* (when required by </w:t>
      </w:r>
      <w:r w:rsidR="002605D8" w:rsidRPr="00AC4FFE">
        <w:rPr>
          <w:lang w:val="en-US"/>
        </w:rPr>
        <w:fldChar w:fldCharType="begin"/>
      </w:r>
      <w:r w:rsidR="002605D8" w:rsidRPr="00AC4FFE">
        <w:rPr>
          <w:lang w:val="en-US"/>
        </w:rPr>
        <w:instrText xml:space="preserve"> REF _Ref95768687 \w \h </w:instrText>
      </w:r>
      <w:r w:rsidR="004F35A2" w:rsidRPr="00AC4FFE">
        <w:rPr>
          <w:lang w:val="en-US"/>
        </w:rPr>
        <w:instrText xml:space="preserve"> \* MERGEFORMAT </w:instrText>
      </w:r>
      <w:r w:rsidR="002605D8" w:rsidRPr="00AC4FFE">
        <w:rPr>
          <w:lang w:val="en-US"/>
        </w:rPr>
      </w:r>
      <w:r w:rsidR="002605D8" w:rsidRPr="00AC4FFE">
        <w:rPr>
          <w:lang w:val="en-US"/>
        </w:rPr>
        <w:fldChar w:fldCharType="separate"/>
      </w:r>
      <w:r w:rsidR="00167A13">
        <w:rPr>
          <w:lang w:val="en-US"/>
        </w:rPr>
        <w:t>17.4</w:t>
      </w:r>
      <w:r w:rsidR="002605D8" w:rsidRPr="00AC4FFE">
        <w:rPr>
          <w:lang w:val="en-US"/>
        </w:rPr>
        <w:fldChar w:fldCharType="end"/>
      </w:r>
      <w:r w:rsidRPr="00AC4FFE">
        <w:rPr>
          <w:lang w:val="en-US"/>
        </w:rPr>
        <w:t xml:space="preserve">) and </w:t>
      </w:r>
      <w:r w:rsidRPr="00AC4FFE">
        <w:rPr>
          <w:i/>
          <w:iCs/>
          <w:lang w:val="en-US"/>
        </w:rPr>
        <w:t>equivalent*</w:t>
      </w:r>
      <w:r w:rsidRPr="00AC4FFE">
        <w:rPr>
          <w:lang w:val="en-US"/>
        </w:rPr>
        <w:t xml:space="preserve"> requirements of </w:t>
      </w:r>
      <w:r w:rsidR="00FA0856" w:rsidRPr="00AC4FFE">
        <w:rPr>
          <w:lang w:val="en-US"/>
        </w:rPr>
        <w:t>t</w:t>
      </w:r>
      <w:r w:rsidRPr="00AC4FFE">
        <w:rPr>
          <w:lang w:val="en-US"/>
        </w:rPr>
        <w:t xml:space="preserve">he </w:t>
      </w:r>
      <w:r w:rsidRPr="00AC4FFE">
        <w:rPr>
          <w:i/>
          <w:iCs/>
          <w:lang w:val="en-US"/>
        </w:rPr>
        <w:t>FSC Remedy Framework</w:t>
      </w:r>
      <w:r w:rsidRPr="00AC4FFE">
        <w:rPr>
          <w:lang w:val="en-US"/>
        </w:rPr>
        <w:t xml:space="preserve"> for the </w:t>
      </w:r>
      <w:r w:rsidRPr="00AC4FFE">
        <w:rPr>
          <w:i/>
          <w:iCs/>
          <w:lang w:val="en-US"/>
        </w:rPr>
        <w:t>harm*</w:t>
      </w:r>
      <w:r w:rsidRPr="00AC4FFE">
        <w:rPr>
          <w:lang w:val="en-US"/>
        </w:rPr>
        <w:t xml:space="preserve"> caused by </w:t>
      </w:r>
      <w:r w:rsidRPr="00AC4FFE">
        <w:rPr>
          <w:i/>
          <w:iCs/>
          <w:lang w:val="en-US"/>
        </w:rPr>
        <w:t>conversion*</w:t>
      </w:r>
      <w:r w:rsidR="00B610DC" w:rsidRPr="00AC4FFE">
        <w:rPr>
          <w:i/>
          <w:iCs/>
          <w:lang w:val="en-US"/>
        </w:rPr>
        <w:t xml:space="preserve"> </w:t>
      </w:r>
      <w:r w:rsidR="00B610DC" w:rsidRPr="00AC4FFE">
        <w:rPr>
          <w:lang w:val="en-US"/>
        </w:rPr>
        <w:t>and</w:t>
      </w:r>
      <w:r w:rsidR="00B610DC" w:rsidRPr="004F35A2">
        <w:rPr>
          <w:i/>
          <w:iCs/>
          <w:lang w:val="en-US"/>
        </w:rPr>
        <w:t xml:space="preserve"> unacceptable activities</w:t>
      </w:r>
      <w:r w:rsidRPr="004F35A2">
        <w:rPr>
          <w:i/>
          <w:iCs/>
          <w:lang w:val="en-US"/>
        </w:rPr>
        <w:t>*</w:t>
      </w:r>
      <w:r w:rsidRPr="004F35A2">
        <w:rPr>
          <w:lang w:val="en-US"/>
        </w:rPr>
        <w:t>.</w:t>
      </w:r>
    </w:p>
    <w:p w14:paraId="6DDC298E" w14:textId="090642E8" w:rsidR="001738AC" w:rsidRPr="00EB791B" w:rsidRDefault="009E4946" w:rsidP="14A72800">
      <w:pPr>
        <w:pStyle w:val="Heading2"/>
        <w:rPr>
          <w:rFonts w:asciiTheme="minorHAnsi" w:hAnsiTheme="minorHAnsi" w:cstheme="minorHAnsi"/>
          <w:b/>
          <w:bCs/>
          <w:color w:val="285C4D"/>
          <w:lang w:val="en-US"/>
        </w:rPr>
      </w:pPr>
      <w:bookmarkStart w:id="139" w:name="_Toc740827225"/>
      <w:bookmarkStart w:id="140" w:name="_Toc1709709826"/>
      <w:bookmarkStart w:id="141" w:name="_Toc325127359"/>
      <w:bookmarkStart w:id="142" w:name="_Toc130303132"/>
      <w:r w:rsidRPr="004F35A2">
        <w:rPr>
          <w:rFonts w:asciiTheme="minorHAnsi" w:hAnsiTheme="minorHAnsi" w:cstheme="minorHAnsi" w:hint="eastAsia"/>
          <w:b/>
          <w:bCs/>
          <w:noProof/>
          <w:color w:val="285C4D"/>
          <w:lang w:val="en-US"/>
        </w:rPr>
        <mc:AlternateContent>
          <mc:Choice Requires="wpg">
            <w:drawing>
              <wp:anchor distT="0" distB="0" distL="114300" distR="114300" simplePos="0" relativeHeight="251658250" behindDoc="0" locked="0" layoutInCell="1" allowOverlap="1" wp14:anchorId="50416146" wp14:editId="0D695852">
                <wp:simplePos x="0" y="0"/>
                <wp:positionH relativeFrom="column">
                  <wp:posOffset>-635</wp:posOffset>
                </wp:positionH>
                <wp:positionV relativeFrom="paragraph">
                  <wp:posOffset>250190</wp:posOffset>
                </wp:positionV>
                <wp:extent cx="6461760" cy="1609090"/>
                <wp:effectExtent l="0" t="0" r="0" b="0"/>
                <wp:wrapNone/>
                <wp:docPr id="234" name="Group 234"/>
                <wp:cNvGraphicFramePr/>
                <a:graphic xmlns:a="http://schemas.openxmlformats.org/drawingml/2006/main">
                  <a:graphicData uri="http://schemas.microsoft.com/office/word/2010/wordprocessingGroup">
                    <wpg:wgp>
                      <wpg:cNvGrpSpPr/>
                      <wpg:grpSpPr>
                        <a:xfrm>
                          <a:off x="0" y="0"/>
                          <a:ext cx="6461760" cy="1609090"/>
                          <a:chOff x="0" y="0"/>
                          <a:chExt cx="6461760" cy="1609090"/>
                        </a:xfrm>
                      </wpg:grpSpPr>
                      <wpg:grpSp>
                        <wpg:cNvPr id="213" name="Group 213"/>
                        <wpg:cNvGrpSpPr/>
                        <wpg:grpSpPr>
                          <a:xfrm>
                            <a:off x="0" y="0"/>
                            <a:ext cx="6440805" cy="685800"/>
                            <a:chOff x="0" y="0"/>
                            <a:chExt cx="6440805" cy="685800"/>
                          </a:xfrm>
                        </wpg:grpSpPr>
                        <pic:pic xmlns:pic="http://schemas.openxmlformats.org/drawingml/2006/picture">
                          <pic:nvPicPr>
                            <pic:cNvPr id="207" name="Page14_3068" title="Group"/>
                            <pic:cNvPicPr>
                              <a:picLocks noChangeAspect="1"/>
                            </pic:cNvPicPr>
                          </pic:nvPicPr>
                          <pic:blipFill>
                            <a:blip r:embed="rId32" cstate="print">
                              <a:extLst>
                                <a:ext uri="{28A0092B-C50C-407E-A947-70E740481C1C}">
                                  <a14:useLocalDpi xmlns:a14="http://schemas.microsoft.com/office/drawing/2010/main" val="0"/>
                                </a:ext>
                                <a:ext uri="1806e917-0251-4d79-8d03-bd63a840fd48"/>
                              </a:extLst>
                            </a:blip>
                            <a:stretch>
                              <a:fillRect/>
                            </a:stretch>
                          </pic:blipFill>
                          <pic:spPr>
                            <a:xfrm>
                              <a:off x="0" y="0"/>
                              <a:ext cx="6440805" cy="685800"/>
                            </a:xfrm>
                            <a:prstGeom prst="rect">
                              <a:avLst/>
                            </a:prstGeom>
                          </pic:spPr>
                        </pic:pic>
                        <pic:pic xmlns:pic="http://schemas.openxmlformats.org/drawingml/2006/picture">
                          <pic:nvPicPr>
                            <pic:cNvPr id="193" name="Page14_3063" title="Group"/>
                            <pic:cNvPicPr>
                              <a:picLocks noChangeAspect="1"/>
                            </pic:cNvPicPr>
                          </pic:nvPicPr>
                          <pic:blipFill>
                            <a:blip r:embed="rId44" cstate="print">
                              <a:extLst>
                                <a:ext uri="{28A0092B-C50C-407E-A947-70E740481C1C}">
                                  <a14:useLocalDpi xmlns:a14="http://schemas.microsoft.com/office/drawing/2010/main" val="0"/>
                                </a:ext>
                                <a:ext uri="cfd5119f-1292-423c-94eb-ce692ff6f307"/>
                              </a:extLst>
                            </a:blip>
                            <a:stretch>
                              <a:fillRect/>
                            </a:stretch>
                          </pic:blipFill>
                          <pic:spPr>
                            <a:xfrm>
                              <a:off x="2368550" y="298450"/>
                              <a:ext cx="4025900" cy="262890"/>
                            </a:xfrm>
                            <a:prstGeom prst="rect">
                              <a:avLst/>
                            </a:prstGeom>
                          </pic:spPr>
                        </pic:pic>
                      </wpg:grpSp>
                      <wps:wsp>
                        <wps:cNvPr id="232" name="Straight Connector 232"/>
                        <wps:cNvCnPr/>
                        <wps:spPr>
                          <a:xfrm>
                            <a:off x="4406900" y="647700"/>
                            <a:ext cx="0" cy="177800"/>
                          </a:xfrm>
                          <a:prstGeom prst="line">
                            <a:avLst/>
                          </a:prstGeom>
                          <a:ln w="12700">
                            <a:solidFill>
                              <a:srgbClr val="D0D1DB"/>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3" name="Page17_2237" title="Swimlane (vertical)"/>
                          <pic:cNvPicPr>
                            <a:picLocks noChangeAspect="1"/>
                          </pic:cNvPicPr>
                        </pic:nvPicPr>
                        <pic:blipFill>
                          <a:blip r:embed="rId45" cstate="print">
                            <a:extLst>
                              <a:ext uri="{28A0092B-C50C-407E-A947-70E740481C1C}">
                                <a14:useLocalDpi xmlns:a14="http://schemas.microsoft.com/office/drawing/2010/main" val="0"/>
                              </a:ext>
                              <a:ext uri="e2acf866-82b9-4263-aa51-2abdbf0eeb2e"/>
                            </a:extLst>
                          </a:blip>
                          <a:stretch>
                            <a:fillRect/>
                          </a:stretch>
                        </pic:blipFill>
                        <pic:spPr>
                          <a:xfrm>
                            <a:off x="273050" y="806450"/>
                            <a:ext cx="6188710" cy="802640"/>
                          </a:xfrm>
                          <a:prstGeom prst="rect">
                            <a:avLst/>
                          </a:prstGeom>
                        </pic:spPr>
                      </pic:pic>
                    </wpg:wgp>
                  </a:graphicData>
                </a:graphic>
              </wp:anchor>
            </w:drawing>
          </mc:Choice>
          <mc:Fallback>
            <w:pict>
              <v:group w14:anchorId="3C7664CB" id="Group 234" o:spid="_x0000_s1026" style="position:absolute;margin-left:-.05pt;margin-top:19.7pt;width:508.8pt;height:126.7pt;z-index:251658250" coordsize="64617,1609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">
                <v:group id="Group 213" o:spid="_x0000_s1027" style="position:absolute;width:64408;height:6858" coordsize="64408,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shape id="Page14_3068" o:spid="_x0000_s1028" type="#_x0000_t75" style="position:absolute;width:64408;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">
                    <v:imagedata r:id="rId35" o:title=""/>
                  </v:shape>
                  <v:shape id="Page14_3063" o:spid="_x0000_s1029" type="#_x0000_t75" style="position:absolute;left:23685;top:2984;width:40259;height:2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">
                    <v:imagedata r:id="rId46" o:title=""/>
                  </v:shape>
                </v:group>
                <v:line id="Straight Connector 232" o:spid="_x0000_s1030" style="position:absolute;visibility:visible;mso-wrap-style:square" from="44069,6477" to="44069,8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" strokecolor="#d0d1db" strokeweight="1pt">
                  <v:stroke joinstyle="miter"/>
                </v:line>
                <v:shape id="Page17_2237" o:spid="_x0000_s1031" type="#_x0000_t75" style="position:absolute;left:2730;top:8064;width:61887;height:8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">
                  <v:imagedata r:id="rId47" o:title=""/>
                </v:shape>
              </v:group>
            </w:pict>
          </mc:Fallback>
        </mc:AlternateContent>
      </w:r>
      <w:r w:rsidR="3823FD97" w:rsidRPr="00EB791B">
        <w:rPr>
          <w:rFonts w:asciiTheme="minorHAnsi" w:hAnsiTheme="minorHAnsi" w:cstheme="minorHAnsi"/>
          <w:b/>
          <w:bCs/>
          <w:color w:val="285C4D"/>
          <w:lang w:val="en-US"/>
        </w:rPr>
        <w:t xml:space="preserve">Part 4: </w:t>
      </w:r>
      <w:r w:rsidR="092699FF" w:rsidRPr="00EB791B">
        <w:rPr>
          <w:rFonts w:asciiTheme="minorHAnsi" w:hAnsiTheme="minorHAnsi" w:cstheme="minorHAnsi"/>
          <w:b/>
          <w:bCs/>
          <w:color w:val="285C4D"/>
          <w:lang w:val="en-US"/>
        </w:rPr>
        <w:t>Concept Note for the Remedy Plan</w:t>
      </w:r>
      <w:bookmarkEnd w:id="139"/>
      <w:bookmarkEnd w:id="140"/>
      <w:bookmarkEnd w:id="141"/>
      <w:bookmarkEnd w:id="142"/>
    </w:p>
    <w:p w14:paraId="0F10F4D1" w14:textId="135E77E8" w:rsidR="00272131" w:rsidRPr="004F35A2" w:rsidRDefault="00272131" w:rsidP="00D645A3">
      <w:pPr>
        <w:jc w:val="both"/>
        <w:rPr>
          <w:lang w:val="en-US"/>
        </w:rPr>
      </w:pPr>
    </w:p>
    <w:p w14:paraId="508910B9" w14:textId="526A83D2" w:rsidR="00272131" w:rsidRPr="004F35A2" w:rsidRDefault="00272131" w:rsidP="00D645A3">
      <w:pPr>
        <w:jc w:val="both"/>
        <w:rPr>
          <w:lang w:val="en-US"/>
        </w:rPr>
      </w:pPr>
    </w:p>
    <w:p w14:paraId="22132E04" w14:textId="26495789" w:rsidR="00272131" w:rsidRPr="004F35A2" w:rsidRDefault="00272131" w:rsidP="00D645A3">
      <w:pPr>
        <w:jc w:val="both"/>
        <w:rPr>
          <w:lang w:val="en-US"/>
        </w:rPr>
      </w:pPr>
    </w:p>
    <w:p w14:paraId="6953EEAE" w14:textId="61EEAE23" w:rsidR="00272131" w:rsidRPr="004F35A2" w:rsidRDefault="00272131" w:rsidP="00D645A3">
      <w:pPr>
        <w:jc w:val="both"/>
        <w:rPr>
          <w:lang w:val="en-US"/>
        </w:rPr>
      </w:pPr>
    </w:p>
    <w:p w14:paraId="4390425C" w14:textId="77777777" w:rsidR="009E4946" w:rsidRPr="007A7771" w:rsidRDefault="009E4946" w:rsidP="00D645A3">
      <w:pPr>
        <w:jc w:val="both"/>
        <w:rPr>
          <w:sz w:val="36"/>
          <w:szCs w:val="36"/>
          <w:lang w:val="en-US"/>
        </w:rPr>
      </w:pPr>
    </w:p>
    <w:p w14:paraId="5BA91971" w14:textId="77777777" w:rsidR="00195054" w:rsidRPr="004F35A2" w:rsidRDefault="00195054" w:rsidP="00D645A3">
      <w:pPr>
        <w:jc w:val="both"/>
        <w:rPr>
          <w:lang w:val="en-US"/>
        </w:rPr>
      </w:pPr>
    </w:p>
    <w:p w14:paraId="4FCD3415" w14:textId="248C13EA" w:rsidR="001151CF" w:rsidRPr="004F35A2" w:rsidRDefault="000F24D5" w:rsidP="00D645A3">
      <w:pPr>
        <w:jc w:val="both"/>
        <w:rPr>
          <w:lang w:val="en-US"/>
        </w:rPr>
      </w:pPr>
      <w:r w:rsidRPr="004F35A2">
        <w:rPr>
          <w:noProof/>
        </w:rPr>
        <mc:AlternateContent>
          <mc:Choice Requires="wps">
            <w:drawing>
              <wp:inline distT="0" distB="0" distL="0" distR="0" wp14:anchorId="2795BB74" wp14:editId="04880E36">
                <wp:extent cx="1828800" cy="1828800"/>
                <wp:effectExtent l="0" t="0" r="0" b="3810"/>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noFill/>
                        </a:ln>
                      </wps:spPr>
                      <wps:txbx>
                        <w:txbxContent>
                          <w:p w14:paraId="0720E6EC" w14:textId="5BD68B95" w:rsidR="000F24D5" w:rsidRPr="00120CF6" w:rsidRDefault="00D562FD" w:rsidP="00010954">
                            <w:pPr>
                              <w:jc w:val="both"/>
                              <w:rPr>
                                <w:lang w:val="en-US"/>
                              </w:rPr>
                            </w:pPr>
                            <w:r>
                              <w:rPr>
                                <w:lang w:val="en-US"/>
                              </w:rPr>
                              <w:t xml:space="preserve">Part 4 </w:t>
                            </w:r>
                            <w:r w:rsidR="00F112E6">
                              <w:rPr>
                                <w:lang w:val="en-US"/>
                              </w:rPr>
                              <w:t xml:space="preserve">describes </w:t>
                            </w:r>
                            <w:r w:rsidR="001D3F92">
                              <w:rPr>
                                <w:lang w:val="en-US"/>
                              </w:rPr>
                              <w:t xml:space="preserve">the </w:t>
                            </w:r>
                            <w:r w:rsidR="00D97956">
                              <w:rPr>
                                <w:lang w:val="en-US"/>
                              </w:rPr>
                              <w:t xml:space="preserve">process of development </w:t>
                            </w:r>
                            <w:r w:rsidR="00F82698">
                              <w:rPr>
                                <w:lang w:val="en-US"/>
                              </w:rPr>
                              <w:t xml:space="preserve">and approval of </w:t>
                            </w:r>
                            <w:r w:rsidR="00F112E6">
                              <w:rPr>
                                <w:lang w:val="en-US"/>
                              </w:rPr>
                              <w:t>t</w:t>
                            </w:r>
                            <w:r w:rsidR="000F24D5" w:rsidRPr="2CF69AC4">
                              <w:rPr>
                                <w:lang w:val="en-US"/>
                              </w:rPr>
                              <w:t xml:space="preserve">he </w:t>
                            </w:r>
                            <w:r w:rsidR="000F24D5" w:rsidRPr="001151CF">
                              <w:rPr>
                                <w:lang w:val="en-US"/>
                              </w:rPr>
                              <w:t>Concept Note</w:t>
                            </w:r>
                            <w:r w:rsidR="00E93197">
                              <w:rPr>
                                <w:lang w:val="en-US"/>
                              </w:rPr>
                              <w:t xml:space="preserve"> to</w:t>
                            </w:r>
                            <w:r w:rsidR="00E93197" w:rsidRPr="001151CF">
                              <w:rPr>
                                <w:lang w:val="en-US"/>
                              </w:rPr>
                              <w:t xml:space="preserve"> ensure the proposed activities </w:t>
                            </w:r>
                            <w:r w:rsidR="00E93197" w:rsidRPr="00AC4FFE">
                              <w:rPr>
                                <w:lang w:val="en-US"/>
                              </w:rPr>
                              <w:t xml:space="preserve">are in line with the requirements of the </w:t>
                            </w:r>
                            <w:r w:rsidR="00E93197" w:rsidRPr="00AC4FFE">
                              <w:rPr>
                                <w:i/>
                                <w:iCs/>
                                <w:lang w:val="en-US"/>
                              </w:rPr>
                              <w:t>Policy for the Association</w:t>
                            </w:r>
                            <w:r w:rsidR="00E93197" w:rsidRPr="00AC4FFE">
                              <w:rPr>
                                <w:i/>
                                <w:iCs/>
                              </w:rPr>
                              <w:t xml:space="preserve"> </w:t>
                            </w:r>
                            <w:r w:rsidR="00E93197" w:rsidRPr="00AC4FFE">
                              <w:rPr>
                                <w:i/>
                                <w:iCs/>
                                <w:lang w:val="en-US"/>
                              </w:rPr>
                              <w:t>of Organizations with FSC</w:t>
                            </w:r>
                            <w:r w:rsidR="00E93197" w:rsidRPr="00AC4FFE">
                              <w:rPr>
                                <w:lang w:val="en-US"/>
                              </w:rPr>
                              <w:t xml:space="preserve">, the </w:t>
                            </w:r>
                            <w:r w:rsidR="00E93197" w:rsidRPr="00AC4FFE">
                              <w:rPr>
                                <w:i/>
                                <w:iCs/>
                                <w:lang w:val="en-US"/>
                              </w:rPr>
                              <w:t>Policy to Address Conversion</w:t>
                            </w:r>
                            <w:r w:rsidR="00E93197" w:rsidRPr="00AC4FFE">
                              <w:rPr>
                                <w:lang w:val="en-US"/>
                              </w:rPr>
                              <w:t xml:space="preserve"> and the </w:t>
                            </w:r>
                            <w:r w:rsidR="00E93197" w:rsidRPr="00AC4FFE">
                              <w:rPr>
                                <w:i/>
                                <w:iCs/>
                                <w:lang w:val="en-US"/>
                              </w:rPr>
                              <w:t>FSC Remedy Framework</w:t>
                            </w:r>
                            <w:r w:rsidR="00E93197" w:rsidRPr="00AC4FFE">
                              <w:rPr>
                                <w:lang w:val="en-US"/>
                              </w:rPr>
                              <w:t xml:space="preserve">. </w:t>
                            </w:r>
                            <w:r w:rsidR="004F3FCE" w:rsidRPr="00AC4FFE">
                              <w:rPr>
                                <w:lang w:val="en-US"/>
                              </w:rPr>
                              <w:t>During t</w:t>
                            </w:r>
                            <w:r w:rsidR="000F24D5" w:rsidRPr="00AC4FFE">
                              <w:rPr>
                                <w:lang w:val="en-US"/>
                              </w:rPr>
                              <w:t>he Concept Note process</w:t>
                            </w:r>
                            <w:r w:rsidR="00FD089D" w:rsidRPr="00AC4FFE">
                              <w:rPr>
                                <w:lang w:val="en-US"/>
                              </w:rPr>
                              <w:t xml:space="preserve">, the planned </w:t>
                            </w:r>
                            <w:r w:rsidR="00CC0F78" w:rsidRPr="00AC4FFE">
                              <w:rPr>
                                <w:i/>
                                <w:iCs/>
                                <w:lang w:val="en-US"/>
                              </w:rPr>
                              <w:t xml:space="preserve">remedy* </w:t>
                            </w:r>
                            <w:r w:rsidR="00CC0F78" w:rsidRPr="00AC4FFE">
                              <w:rPr>
                                <w:lang w:val="en-US"/>
                              </w:rPr>
                              <w:t>actions</w:t>
                            </w:r>
                            <w:r w:rsidR="000F24D5" w:rsidRPr="00AC4FFE">
                              <w:rPr>
                                <w:lang w:val="en-US"/>
                              </w:rPr>
                              <w:t xml:space="preserve"> will</w:t>
                            </w:r>
                            <w:r w:rsidR="00CC0F78">
                              <w:rPr>
                                <w:lang w:val="en-US"/>
                              </w:rPr>
                              <w:t xml:space="preserve"> be</w:t>
                            </w:r>
                            <w:r w:rsidR="000F24D5" w:rsidRPr="001151CF">
                              <w:rPr>
                                <w:lang w:val="en-US"/>
                              </w:rPr>
                              <w:t xml:space="preserve"> review</w:t>
                            </w:r>
                            <w:r w:rsidR="00CC0F78">
                              <w:rPr>
                                <w:lang w:val="en-US"/>
                              </w:rPr>
                              <w:t>ed</w:t>
                            </w:r>
                            <w:r w:rsidR="000F24D5" w:rsidRPr="0A635CA8">
                              <w:rPr>
                                <w:lang w:val="en-US"/>
                              </w:rPr>
                              <w:t xml:space="preserve">, </w:t>
                            </w:r>
                            <w:r w:rsidR="000F24D5" w:rsidRPr="001151CF">
                              <w:rPr>
                                <w:lang w:val="en-US"/>
                              </w:rPr>
                              <w:t>enabl</w:t>
                            </w:r>
                            <w:r w:rsidR="00F51FB7">
                              <w:rPr>
                                <w:lang w:val="en-US"/>
                              </w:rPr>
                              <w:t>ing</w:t>
                            </w:r>
                            <w:r w:rsidR="000F24D5" w:rsidRPr="001151CF">
                              <w:rPr>
                                <w:lang w:val="en-US"/>
                              </w:rPr>
                              <w:t xml:space="preserve"> all parties to determine the practicality and appropriateness of </w:t>
                            </w:r>
                            <w:r w:rsidR="000F24D5" w:rsidRPr="0A635CA8">
                              <w:rPr>
                                <w:lang w:val="en-US"/>
                              </w:rPr>
                              <w:t>those</w:t>
                            </w:r>
                            <w:r w:rsidR="000F24D5" w:rsidRPr="001151CF">
                              <w:rPr>
                                <w:lang w:val="en-US"/>
                              </w:rPr>
                              <w:t xml:space="preserve"> proposed activities</w:t>
                            </w:r>
                            <w:r w:rsidR="008B7B67">
                              <w:rPr>
                                <w:lang w:val="en-US"/>
                              </w:rPr>
                              <w:t>, with the intention of strengthening the proposed projects’ lik</w:t>
                            </w:r>
                            <w:r w:rsidR="007D4DE6">
                              <w:rPr>
                                <w:lang w:val="en-US"/>
                              </w:rPr>
                              <w:t>elihood of success</w:t>
                            </w:r>
                            <w:r w:rsidR="000F24D5" w:rsidRPr="001151CF">
                              <w:rPr>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795BB74" id="Text Box 16"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" fillcolor="#f1f8e8 [3214]" stroked="f" strokeweight=".5pt">
                <v:textbox style="mso-fit-shape-to-text:t">
                  <w:txbxContent>
                    <w:p w14:paraId="0720E6EC" w14:textId="5BD68B95" w:rsidR="000F24D5" w:rsidRPr="00120CF6" w:rsidRDefault="00D562FD" w:rsidP="00010954">
                      <w:pPr>
                        <w:jc w:val="both"/>
                        <w:rPr>
                          <w:lang w:val="en-US"/>
                        </w:rPr>
                      </w:pPr>
                      <w:r>
                        <w:rPr>
                          <w:lang w:val="en-US"/>
                        </w:rPr>
                        <w:t xml:space="preserve">Part 4 </w:t>
                      </w:r>
                      <w:r w:rsidR="00F112E6">
                        <w:rPr>
                          <w:lang w:val="en-US"/>
                        </w:rPr>
                        <w:t xml:space="preserve">describes </w:t>
                      </w:r>
                      <w:r w:rsidR="001D3F92">
                        <w:rPr>
                          <w:lang w:val="en-US"/>
                        </w:rPr>
                        <w:t xml:space="preserve">the </w:t>
                      </w:r>
                      <w:r w:rsidR="00D97956">
                        <w:rPr>
                          <w:lang w:val="en-US"/>
                        </w:rPr>
                        <w:t xml:space="preserve">process of development </w:t>
                      </w:r>
                      <w:r w:rsidR="00F82698">
                        <w:rPr>
                          <w:lang w:val="en-US"/>
                        </w:rPr>
                        <w:t xml:space="preserve">and approval of </w:t>
                      </w:r>
                      <w:r w:rsidR="00F112E6">
                        <w:rPr>
                          <w:lang w:val="en-US"/>
                        </w:rPr>
                        <w:t>t</w:t>
                      </w:r>
                      <w:r w:rsidR="000F24D5" w:rsidRPr="2CF69AC4">
                        <w:rPr>
                          <w:lang w:val="en-US"/>
                        </w:rPr>
                        <w:t xml:space="preserve">he </w:t>
                      </w:r>
                      <w:r w:rsidR="000F24D5" w:rsidRPr="001151CF">
                        <w:rPr>
                          <w:lang w:val="en-US"/>
                        </w:rPr>
                        <w:t>Concept Note</w:t>
                      </w:r>
                      <w:r w:rsidR="00E93197">
                        <w:rPr>
                          <w:lang w:val="en-US"/>
                        </w:rPr>
                        <w:t xml:space="preserve"> to</w:t>
                      </w:r>
                      <w:r w:rsidR="00E93197" w:rsidRPr="001151CF">
                        <w:rPr>
                          <w:lang w:val="en-US"/>
                        </w:rPr>
                        <w:t xml:space="preserve"> ensure the proposed activities </w:t>
                      </w:r>
                      <w:r w:rsidR="00E93197" w:rsidRPr="00AC4FFE">
                        <w:rPr>
                          <w:lang w:val="en-US"/>
                        </w:rPr>
                        <w:t xml:space="preserve">are in line with the requirements of the </w:t>
                      </w:r>
                      <w:r w:rsidR="00E93197" w:rsidRPr="00AC4FFE">
                        <w:rPr>
                          <w:i/>
                          <w:iCs/>
                          <w:lang w:val="en-US"/>
                        </w:rPr>
                        <w:t>Policy for the Association</w:t>
                      </w:r>
                      <w:r w:rsidR="00E93197" w:rsidRPr="00AC4FFE">
                        <w:rPr>
                          <w:i/>
                          <w:iCs/>
                        </w:rPr>
                        <w:t xml:space="preserve"> </w:t>
                      </w:r>
                      <w:r w:rsidR="00E93197" w:rsidRPr="00AC4FFE">
                        <w:rPr>
                          <w:i/>
                          <w:iCs/>
                          <w:lang w:val="en-US"/>
                        </w:rPr>
                        <w:t>of Organizations with FSC</w:t>
                      </w:r>
                      <w:r w:rsidR="00E93197" w:rsidRPr="00AC4FFE">
                        <w:rPr>
                          <w:lang w:val="en-US"/>
                        </w:rPr>
                        <w:t xml:space="preserve">, the </w:t>
                      </w:r>
                      <w:r w:rsidR="00E93197" w:rsidRPr="00AC4FFE">
                        <w:rPr>
                          <w:i/>
                          <w:iCs/>
                          <w:lang w:val="en-US"/>
                        </w:rPr>
                        <w:t>Policy to Address Conversion</w:t>
                      </w:r>
                      <w:r w:rsidR="00E93197" w:rsidRPr="00AC4FFE">
                        <w:rPr>
                          <w:lang w:val="en-US"/>
                        </w:rPr>
                        <w:t xml:space="preserve"> and the </w:t>
                      </w:r>
                      <w:r w:rsidR="00E93197" w:rsidRPr="00AC4FFE">
                        <w:rPr>
                          <w:i/>
                          <w:iCs/>
                          <w:lang w:val="en-US"/>
                        </w:rPr>
                        <w:t>FSC Remedy Framework</w:t>
                      </w:r>
                      <w:r w:rsidR="00E93197" w:rsidRPr="00AC4FFE">
                        <w:rPr>
                          <w:lang w:val="en-US"/>
                        </w:rPr>
                        <w:t xml:space="preserve">. </w:t>
                      </w:r>
                      <w:r w:rsidR="004F3FCE" w:rsidRPr="00AC4FFE">
                        <w:rPr>
                          <w:lang w:val="en-US"/>
                        </w:rPr>
                        <w:t>During t</w:t>
                      </w:r>
                      <w:r w:rsidR="000F24D5" w:rsidRPr="00AC4FFE">
                        <w:rPr>
                          <w:lang w:val="en-US"/>
                        </w:rPr>
                        <w:t>he Concept Note process</w:t>
                      </w:r>
                      <w:r w:rsidR="00FD089D" w:rsidRPr="00AC4FFE">
                        <w:rPr>
                          <w:lang w:val="en-US"/>
                        </w:rPr>
                        <w:t xml:space="preserve">, the planned </w:t>
                      </w:r>
                      <w:r w:rsidR="00CC0F78" w:rsidRPr="00AC4FFE">
                        <w:rPr>
                          <w:i/>
                          <w:iCs/>
                          <w:lang w:val="en-US"/>
                        </w:rPr>
                        <w:t xml:space="preserve">remedy* </w:t>
                      </w:r>
                      <w:r w:rsidR="00CC0F78" w:rsidRPr="00AC4FFE">
                        <w:rPr>
                          <w:lang w:val="en-US"/>
                        </w:rPr>
                        <w:t>actions</w:t>
                      </w:r>
                      <w:r w:rsidR="000F24D5" w:rsidRPr="00AC4FFE">
                        <w:rPr>
                          <w:lang w:val="en-US"/>
                        </w:rPr>
                        <w:t xml:space="preserve"> will</w:t>
                      </w:r>
                      <w:r w:rsidR="00CC0F78">
                        <w:rPr>
                          <w:lang w:val="en-US"/>
                        </w:rPr>
                        <w:t xml:space="preserve"> be</w:t>
                      </w:r>
                      <w:r w:rsidR="000F24D5" w:rsidRPr="001151CF">
                        <w:rPr>
                          <w:lang w:val="en-US"/>
                        </w:rPr>
                        <w:t xml:space="preserve"> review</w:t>
                      </w:r>
                      <w:r w:rsidR="00CC0F78">
                        <w:rPr>
                          <w:lang w:val="en-US"/>
                        </w:rPr>
                        <w:t>ed</w:t>
                      </w:r>
                      <w:r w:rsidR="000F24D5" w:rsidRPr="0A635CA8">
                        <w:rPr>
                          <w:lang w:val="en-US"/>
                        </w:rPr>
                        <w:t xml:space="preserve">, </w:t>
                      </w:r>
                      <w:r w:rsidR="000F24D5" w:rsidRPr="001151CF">
                        <w:rPr>
                          <w:lang w:val="en-US"/>
                        </w:rPr>
                        <w:t>enabl</w:t>
                      </w:r>
                      <w:r w:rsidR="00F51FB7">
                        <w:rPr>
                          <w:lang w:val="en-US"/>
                        </w:rPr>
                        <w:t>ing</w:t>
                      </w:r>
                      <w:r w:rsidR="000F24D5" w:rsidRPr="001151CF">
                        <w:rPr>
                          <w:lang w:val="en-US"/>
                        </w:rPr>
                        <w:t xml:space="preserve"> all parties to determine the practicality and appropriateness of </w:t>
                      </w:r>
                      <w:r w:rsidR="000F24D5" w:rsidRPr="0A635CA8">
                        <w:rPr>
                          <w:lang w:val="en-US"/>
                        </w:rPr>
                        <w:t>those</w:t>
                      </w:r>
                      <w:r w:rsidR="000F24D5" w:rsidRPr="001151CF">
                        <w:rPr>
                          <w:lang w:val="en-US"/>
                        </w:rPr>
                        <w:t xml:space="preserve"> proposed activities</w:t>
                      </w:r>
                      <w:r w:rsidR="008B7B67">
                        <w:rPr>
                          <w:lang w:val="en-US"/>
                        </w:rPr>
                        <w:t>, with the intention of strengthening the proposed projects’ lik</w:t>
                      </w:r>
                      <w:r w:rsidR="007D4DE6">
                        <w:rPr>
                          <w:lang w:val="en-US"/>
                        </w:rPr>
                        <w:t>elihood of success</w:t>
                      </w:r>
                      <w:r w:rsidR="000F24D5" w:rsidRPr="001151CF">
                        <w:rPr>
                          <w:lang w:val="en-US"/>
                        </w:rPr>
                        <w:t xml:space="preserve">. </w:t>
                      </w:r>
                    </w:p>
                  </w:txbxContent>
                </v:textbox>
                <w10:anchorlock/>
              </v:shape>
            </w:pict>
          </mc:Fallback>
        </mc:AlternateContent>
      </w:r>
    </w:p>
    <w:p w14:paraId="0AE2A0D2" w14:textId="068462E4" w:rsidR="008420C4" w:rsidRPr="00EB791B" w:rsidRDefault="6CAD230B" w:rsidP="00510772">
      <w:pPr>
        <w:pStyle w:val="Clause1-Heading"/>
        <w:numPr>
          <w:ilvl w:val="0"/>
          <w:numId w:val="79"/>
        </w:numPr>
        <w:jc w:val="both"/>
        <w:outlineLvl w:val="9"/>
        <w:rPr>
          <w:rFonts w:asciiTheme="minorHAnsi" w:hAnsiTheme="minorHAnsi" w:cstheme="minorHAnsi"/>
          <w:b/>
          <w:lang w:val="en-US"/>
        </w:rPr>
      </w:pPr>
      <w:bookmarkStart w:id="143" w:name="_Ref95587024"/>
      <w:r w:rsidRPr="00EB791B">
        <w:rPr>
          <w:rFonts w:asciiTheme="minorHAnsi" w:hAnsiTheme="minorHAnsi" w:cstheme="minorHAnsi"/>
          <w:b/>
          <w:lang w:val="en-US"/>
        </w:rPr>
        <w:t>Development of the Concept Note</w:t>
      </w:r>
      <w:bookmarkEnd w:id="143"/>
    </w:p>
    <w:p w14:paraId="789BF8D3" w14:textId="77777777" w:rsidR="005D79CE" w:rsidRPr="004F35A2" w:rsidRDefault="005D79CE" w:rsidP="00D645A3">
      <w:pPr>
        <w:jc w:val="both"/>
        <w:rPr>
          <w:rFonts w:cs="Arial"/>
          <w:b/>
          <w:bCs/>
        </w:rPr>
      </w:pPr>
      <w:r w:rsidRPr="004F35A2">
        <w:rPr>
          <w:rFonts w:cs="Arial"/>
          <w:b/>
          <w:bCs/>
        </w:rPr>
        <w:t>Core requirements</w:t>
      </w:r>
    </w:p>
    <w:p w14:paraId="60AA4502" w14:textId="660819CB" w:rsidR="00A10F37" w:rsidRPr="004F35A2" w:rsidRDefault="00A10F37" w:rsidP="00510772">
      <w:pPr>
        <w:pStyle w:val="Clause2"/>
        <w:ind w:left="1143"/>
        <w:jc w:val="both"/>
        <w:rPr>
          <w:lang w:val="en-US"/>
        </w:rPr>
      </w:pPr>
      <w:r w:rsidRPr="004F35A2">
        <w:rPr>
          <w:i/>
          <w:iCs/>
          <w:lang w:val="en-US"/>
        </w:rPr>
        <w:t xml:space="preserve">The Organization* </w:t>
      </w:r>
      <w:r w:rsidRPr="004F35A2">
        <w:rPr>
          <w:lang w:val="en-US"/>
        </w:rPr>
        <w:t>or the</w:t>
      </w:r>
      <w:r w:rsidRPr="004F35A2">
        <w:rPr>
          <w:i/>
          <w:iCs/>
          <w:lang w:val="en-US"/>
        </w:rPr>
        <w:t xml:space="preserve"> corporate group*</w:t>
      </w:r>
      <w:r w:rsidRPr="004F35A2">
        <w:rPr>
          <w:lang w:val="en-US"/>
        </w:rPr>
        <w:t xml:space="preserve"> shall develop a Concept Note(s) that briefly describes the proposed action</w:t>
      </w:r>
      <w:r w:rsidR="00911859" w:rsidRPr="004F35A2">
        <w:rPr>
          <w:lang w:val="en-US"/>
        </w:rPr>
        <w:t>(s)</w:t>
      </w:r>
      <w:r w:rsidRPr="004F35A2">
        <w:rPr>
          <w:lang w:val="en-US"/>
        </w:rPr>
        <w:t xml:space="preserve"> to be taken to </w:t>
      </w:r>
      <w:r w:rsidRPr="004F35A2">
        <w:rPr>
          <w:i/>
          <w:iCs/>
          <w:lang w:val="en-US"/>
        </w:rPr>
        <w:t>remedy*</w:t>
      </w:r>
      <w:r w:rsidRPr="004F35A2">
        <w:rPr>
          <w:lang w:val="en-US"/>
        </w:rPr>
        <w:t xml:space="preserve"> the </w:t>
      </w:r>
      <w:r w:rsidRPr="004F35A2">
        <w:rPr>
          <w:i/>
          <w:iCs/>
          <w:lang w:val="en-US"/>
        </w:rPr>
        <w:t>harm*</w:t>
      </w:r>
      <w:r w:rsidRPr="004F35A2">
        <w:rPr>
          <w:lang w:val="en-US"/>
        </w:rPr>
        <w:t xml:space="preserve"> </w:t>
      </w:r>
      <w:r w:rsidR="00032C8E" w:rsidRPr="004F35A2">
        <w:rPr>
          <w:lang w:val="en-US"/>
        </w:rPr>
        <w:t xml:space="preserve">outlined </w:t>
      </w:r>
      <w:r w:rsidRPr="004F35A2">
        <w:rPr>
          <w:lang w:val="en-US"/>
        </w:rPr>
        <w:t>in the Harm Analysis Report</w:t>
      </w:r>
      <w:r w:rsidRPr="004F35A2">
        <w:rPr>
          <w:i/>
          <w:iCs/>
          <w:lang w:val="en-US"/>
        </w:rPr>
        <w:t>.</w:t>
      </w:r>
      <w:r w:rsidRPr="004F35A2">
        <w:rPr>
          <w:lang w:val="en-US"/>
        </w:rPr>
        <w:t xml:space="preserve"> </w:t>
      </w:r>
    </w:p>
    <w:p w14:paraId="4089922F" w14:textId="78FDC361" w:rsidR="005D79CE" w:rsidRPr="004F35A2" w:rsidRDefault="004B4839" w:rsidP="00510772">
      <w:pPr>
        <w:pStyle w:val="Clause2"/>
        <w:ind w:left="1143"/>
        <w:jc w:val="both"/>
      </w:pPr>
      <w:r w:rsidRPr="004F35A2">
        <w:rPr>
          <w:lang w:val="en-US"/>
        </w:rPr>
        <w:t>The Concept Note(s) shall include, but is not limited to</w:t>
      </w:r>
      <w:r w:rsidR="00032C8E" w:rsidRPr="004F35A2">
        <w:rPr>
          <w:lang w:val="en-US"/>
        </w:rPr>
        <w:t>:</w:t>
      </w:r>
    </w:p>
    <w:p w14:paraId="5D8F4EA1" w14:textId="45017870" w:rsidR="00BC01EE" w:rsidRPr="004F35A2" w:rsidRDefault="00BC01EE" w:rsidP="00510772">
      <w:pPr>
        <w:pStyle w:val="List"/>
        <w:numPr>
          <w:ilvl w:val="0"/>
          <w:numId w:val="81"/>
        </w:numPr>
        <w:jc w:val="both"/>
        <w:rPr>
          <w:lang w:val="en-US"/>
        </w:rPr>
      </w:pPr>
      <w:r w:rsidRPr="004F35A2">
        <w:rPr>
          <w:lang w:val="en-US"/>
        </w:rPr>
        <w:t xml:space="preserve">A summary of the proposed actions to </w:t>
      </w:r>
      <w:r w:rsidRPr="004F35A2">
        <w:rPr>
          <w:i/>
          <w:iCs/>
          <w:lang w:val="en-US"/>
        </w:rPr>
        <w:t xml:space="preserve">remedy* </w:t>
      </w:r>
      <w:r w:rsidRPr="004F35A2">
        <w:rPr>
          <w:lang w:val="en-US"/>
        </w:rPr>
        <w:t>the</w:t>
      </w:r>
      <w:r w:rsidRPr="004F35A2">
        <w:rPr>
          <w:i/>
          <w:iCs/>
          <w:lang w:val="en-US"/>
        </w:rPr>
        <w:t xml:space="preserve"> harm</w:t>
      </w:r>
      <w:r w:rsidRPr="004F35A2">
        <w:rPr>
          <w:lang w:val="en-US"/>
        </w:rPr>
        <w:t xml:space="preserve">* outlined in the Harm Analysis Report, based on the outcome of the work undertaken in Part 3 of the </w:t>
      </w:r>
      <w:r w:rsidR="001365B7" w:rsidRPr="004F35A2">
        <w:rPr>
          <w:i/>
          <w:iCs/>
          <w:lang w:val="en-US"/>
        </w:rPr>
        <w:t xml:space="preserve">FSC </w:t>
      </w:r>
      <w:r w:rsidRPr="004F35A2">
        <w:rPr>
          <w:i/>
          <w:iCs/>
          <w:lang w:val="en-US"/>
        </w:rPr>
        <w:t>Remedy Framework</w:t>
      </w:r>
      <w:r w:rsidRPr="004F35A2">
        <w:rPr>
          <w:lang w:val="en-US"/>
        </w:rPr>
        <w:t xml:space="preserve">. The </w:t>
      </w:r>
      <w:r w:rsidR="001D5372" w:rsidRPr="004F35A2">
        <w:rPr>
          <w:lang w:val="en-US"/>
        </w:rPr>
        <w:t>summary</w:t>
      </w:r>
      <w:r w:rsidRPr="004F35A2">
        <w:rPr>
          <w:lang w:val="en-US"/>
        </w:rPr>
        <w:t xml:space="preserve"> shall include:</w:t>
      </w:r>
    </w:p>
    <w:p w14:paraId="10A32FAA" w14:textId="08FE2275" w:rsidR="00F818B3" w:rsidRPr="004F35A2" w:rsidRDefault="00F818B3" w:rsidP="00510772">
      <w:pPr>
        <w:pStyle w:val="List2"/>
        <w:ind w:left="1724"/>
        <w:jc w:val="both"/>
        <w:rPr>
          <w:lang w:val="en-US"/>
        </w:rPr>
      </w:pPr>
      <w:r w:rsidRPr="004F35A2">
        <w:rPr>
          <w:lang w:val="en-US"/>
        </w:rPr>
        <w:t xml:space="preserve">Proposed </w:t>
      </w:r>
      <w:r w:rsidRPr="004F35A2">
        <w:rPr>
          <w:i/>
          <w:iCs/>
          <w:lang w:val="en-US"/>
        </w:rPr>
        <w:t>remedy</w:t>
      </w:r>
      <w:r w:rsidRPr="004F35A2">
        <w:rPr>
          <w:lang w:val="en-US"/>
        </w:rPr>
        <w:t>* actions and their justification;</w:t>
      </w:r>
    </w:p>
    <w:p w14:paraId="1178858E" w14:textId="7DA9E139" w:rsidR="00F02498" w:rsidRPr="004F35A2" w:rsidRDefault="00F02498" w:rsidP="00510772">
      <w:pPr>
        <w:pStyle w:val="List2"/>
        <w:ind w:left="1724"/>
        <w:jc w:val="both"/>
        <w:rPr>
          <w:lang w:val="en-US"/>
        </w:rPr>
      </w:pPr>
      <w:r w:rsidRPr="004F35A2">
        <w:rPr>
          <w:lang w:val="en-US"/>
        </w:rPr>
        <w:t xml:space="preserve">Proposed </w:t>
      </w:r>
      <w:r w:rsidRPr="004F35A2">
        <w:rPr>
          <w:i/>
          <w:lang w:val="en-US"/>
        </w:rPr>
        <w:t>remedy</w:t>
      </w:r>
      <w:r w:rsidRPr="004F35A2">
        <w:rPr>
          <w:lang w:val="en-US"/>
        </w:rPr>
        <w:t>* sites and their justification;</w:t>
      </w:r>
      <w:r w:rsidR="00BE33DE" w:rsidRPr="004F35A2">
        <w:rPr>
          <w:lang w:val="en-US"/>
        </w:rPr>
        <w:t xml:space="preserve"> and</w:t>
      </w:r>
    </w:p>
    <w:p w14:paraId="071C22CA" w14:textId="1FD266D9" w:rsidR="00A56F86" w:rsidRPr="004F35A2" w:rsidRDefault="00A56F86" w:rsidP="00510772">
      <w:pPr>
        <w:pStyle w:val="List2"/>
        <w:ind w:left="1724"/>
        <w:jc w:val="both"/>
        <w:rPr>
          <w:lang w:val="en-US"/>
        </w:rPr>
      </w:pPr>
      <w:r w:rsidRPr="004F35A2">
        <w:rPr>
          <w:lang w:val="en-US"/>
        </w:rPr>
        <w:t xml:space="preserve">Proposed </w:t>
      </w:r>
      <w:r w:rsidRPr="004F35A2">
        <w:rPr>
          <w:i/>
          <w:iCs/>
          <w:lang w:val="en-US"/>
        </w:rPr>
        <w:t>priority activities</w:t>
      </w:r>
      <w:r w:rsidRPr="004F35A2">
        <w:rPr>
          <w:lang w:val="en-US"/>
        </w:rPr>
        <w:t xml:space="preserve">* to be completed as part of the </w:t>
      </w:r>
      <w:r w:rsidRPr="004F35A2">
        <w:rPr>
          <w:i/>
          <w:lang w:val="en-US"/>
        </w:rPr>
        <w:t>Initial Implementation Threshold</w:t>
      </w:r>
      <w:r w:rsidRPr="004F35A2">
        <w:rPr>
          <w:lang w:val="en-US"/>
        </w:rPr>
        <w:t xml:space="preserve">* or </w:t>
      </w:r>
      <w:r w:rsidRPr="004F35A2">
        <w:rPr>
          <w:i/>
          <w:iCs/>
          <w:lang w:val="en-US"/>
        </w:rPr>
        <w:t>Association Threshold</w:t>
      </w:r>
      <w:r w:rsidRPr="004F35A2">
        <w:rPr>
          <w:lang w:val="en-US"/>
        </w:rPr>
        <w:t>*</w:t>
      </w:r>
      <w:r w:rsidR="00BE33DE" w:rsidRPr="004F35A2">
        <w:rPr>
          <w:lang w:val="en-US"/>
        </w:rPr>
        <w:t>;</w:t>
      </w:r>
    </w:p>
    <w:p w14:paraId="0F69C215" w14:textId="65C05824" w:rsidR="00B81F3C" w:rsidRPr="004F35A2" w:rsidRDefault="00B81F3C" w:rsidP="00510772">
      <w:pPr>
        <w:pStyle w:val="List"/>
        <w:ind w:left="1418"/>
        <w:jc w:val="both"/>
        <w:rPr>
          <w:lang w:val="en-US"/>
        </w:rPr>
      </w:pPr>
      <w:bookmarkStart w:id="144" w:name="_Ref96349392"/>
      <w:r w:rsidRPr="004F35A2">
        <w:rPr>
          <w:lang w:val="en-US"/>
        </w:rPr>
        <w:lastRenderedPageBreak/>
        <w:t>An evaluation of available resources (financial, environmental</w:t>
      </w:r>
      <w:r w:rsidR="00E40E8B" w:rsidRPr="004F35A2">
        <w:rPr>
          <w:lang w:val="en-US"/>
        </w:rPr>
        <w:t>,</w:t>
      </w:r>
      <w:r w:rsidRPr="004F35A2">
        <w:rPr>
          <w:lang w:val="en-US"/>
        </w:rPr>
        <w:t xml:space="preserve"> and human) to ensure the feasibility of the proposed </w:t>
      </w:r>
      <w:r w:rsidRPr="004F35A2">
        <w:rPr>
          <w:i/>
          <w:iCs/>
          <w:lang w:val="en-US"/>
        </w:rPr>
        <w:t>remedy</w:t>
      </w:r>
      <w:r w:rsidRPr="004F35A2">
        <w:rPr>
          <w:lang w:val="en-US"/>
        </w:rPr>
        <w:t>* actions</w:t>
      </w:r>
      <w:bookmarkEnd w:id="144"/>
      <w:r w:rsidR="00BE33DE" w:rsidRPr="004F35A2">
        <w:rPr>
          <w:lang w:val="en-US"/>
        </w:rPr>
        <w:t>;</w:t>
      </w:r>
      <w:r w:rsidRPr="004F35A2">
        <w:rPr>
          <w:lang w:val="en-US"/>
        </w:rPr>
        <w:t xml:space="preserve">   </w:t>
      </w:r>
    </w:p>
    <w:p w14:paraId="68329E58" w14:textId="200A858B" w:rsidR="0007783F" w:rsidRPr="00AC4FFE" w:rsidRDefault="0007783F" w:rsidP="00510772">
      <w:pPr>
        <w:pStyle w:val="List"/>
        <w:ind w:left="1418"/>
        <w:jc w:val="both"/>
        <w:rPr>
          <w:lang w:val="en-US"/>
        </w:rPr>
      </w:pPr>
      <w:r w:rsidRPr="00AC4FFE">
        <w:rPr>
          <w:lang w:val="en-US"/>
        </w:rPr>
        <w:t xml:space="preserve">Proposed timelines to achieve: </w:t>
      </w:r>
    </w:p>
    <w:p w14:paraId="25208EF8" w14:textId="598070F1" w:rsidR="000320CB" w:rsidRPr="00AC4FFE" w:rsidRDefault="007B54BF" w:rsidP="00510772">
      <w:pPr>
        <w:pStyle w:val="List2"/>
        <w:ind w:left="1724"/>
        <w:jc w:val="both"/>
        <w:rPr>
          <w:lang w:val="en-US"/>
        </w:rPr>
      </w:pPr>
      <w:r w:rsidRPr="00AC4FFE">
        <w:rPr>
          <w:lang w:val="en-US"/>
        </w:rPr>
        <w:t>Completion of</w:t>
      </w:r>
      <w:r w:rsidR="00B67E32" w:rsidRPr="00AC4FFE">
        <w:rPr>
          <w:lang w:val="en-US"/>
        </w:rPr>
        <w:t xml:space="preserve"> t</w:t>
      </w:r>
      <w:r w:rsidR="000320CB" w:rsidRPr="00AC4FFE">
        <w:rPr>
          <w:lang w:val="en-US"/>
        </w:rPr>
        <w:t xml:space="preserve">he </w:t>
      </w:r>
      <w:r w:rsidR="000320CB" w:rsidRPr="00AC4FFE">
        <w:rPr>
          <w:i/>
          <w:iCs/>
          <w:lang w:val="en-US"/>
        </w:rPr>
        <w:t xml:space="preserve">priority activities*; </w:t>
      </w:r>
    </w:p>
    <w:p w14:paraId="3B558414" w14:textId="51C2B7B9" w:rsidR="00A53B91" w:rsidRPr="00AC4FFE" w:rsidRDefault="00A53B91" w:rsidP="00510772">
      <w:pPr>
        <w:pStyle w:val="List2"/>
        <w:ind w:left="1724"/>
        <w:jc w:val="both"/>
        <w:rPr>
          <w:lang w:val="en-US"/>
        </w:rPr>
      </w:pPr>
      <w:r w:rsidRPr="00AC4FFE">
        <w:rPr>
          <w:lang w:val="en-US"/>
        </w:rPr>
        <w:t xml:space="preserve">The </w:t>
      </w:r>
      <w:r w:rsidRPr="00AC4FFE">
        <w:rPr>
          <w:i/>
          <w:lang w:val="en-US"/>
        </w:rPr>
        <w:t>Initial Implementation Threshold</w:t>
      </w:r>
      <w:r w:rsidRPr="00AC4FFE">
        <w:rPr>
          <w:lang w:val="en-US"/>
        </w:rPr>
        <w:t>*</w:t>
      </w:r>
      <w:r w:rsidR="00043C3D" w:rsidRPr="00AC4FFE">
        <w:rPr>
          <w:lang w:val="en-US"/>
        </w:rPr>
        <w:t xml:space="preserve">, including the </w:t>
      </w:r>
      <w:r w:rsidR="00043C3D" w:rsidRPr="00AC4FFE">
        <w:rPr>
          <w:i/>
          <w:lang w:val="en-US"/>
        </w:rPr>
        <w:t xml:space="preserve">Initial Social Remedy Threshold* </w:t>
      </w:r>
      <w:r w:rsidR="00043C3D" w:rsidRPr="00AC4FFE">
        <w:rPr>
          <w:lang w:val="en-US"/>
        </w:rPr>
        <w:t xml:space="preserve">and the </w:t>
      </w:r>
      <w:r w:rsidR="00043C3D" w:rsidRPr="00AC4FFE">
        <w:rPr>
          <w:i/>
          <w:lang w:val="en-US"/>
        </w:rPr>
        <w:t>Initial Environmental Remedy Threshold</w:t>
      </w:r>
      <w:r w:rsidR="00043C3D" w:rsidRPr="00AC4FFE">
        <w:rPr>
          <w:i/>
          <w:iCs/>
          <w:lang w:val="en-US"/>
        </w:rPr>
        <w:t>*</w:t>
      </w:r>
      <w:r w:rsidRPr="00AC4FFE">
        <w:rPr>
          <w:lang w:val="en-US"/>
        </w:rPr>
        <w:t xml:space="preserve"> or</w:t>
      </w:r>
      <w:r w:rsidRPr="00AC4FFE">
        <w:rPr>
          <w:i/>
          <w:iCs/>
          <w:lang w:val="en-US"/>
        </w:rPr>
        <w:t xml:space="preserve"> </w:t>
      </w:r>
      <w:r w:rsidR="000F7257" w:rsidRPr="00AC4FFE">
        <w:rPr>
          <w:lang w:val="en-US"/>
        </w:rPr>
        <w:t xml:space="preserve">the </w:t>
      </w:r>
      <w:r w:rsidRPr="00AC4FFE">
        <w:rPr>
          <w:i/>
          <w:iCs/>
          <w:lang w:val="en-US"/>
        </w:rPr>
        <w:t>Association</w:t>
      </w:r>
      <w:r w:rsidRPr="00AC4FFE">
        <w:rPr>
          <w:lang w:val="en-US"/>
        </w:rPr>
        <w:t xml:space="preserve"> </w:t>
      </w:r>
      <w:r w:rsidRPr="00AC4FFE">
        <w:rPr>
          <w:i/>
          <w:iCs/>
          <w:lang w:val="en-US"/>
        </w:rPr>
        <w:t>Threshold*</w:t>
      </w:r>
      <w:r w:rsidR="006A28CD" w:rsidRPr="00AC4FFE">
        <w:rPr>
          <w:lang w:val="en-US"/>
        </w:rPr>
        <w:t>;</w:t>
      </w:r>
      <w:r w:rsidR="00BE33DE" w:rsidRPr="00AC4FFE">
        <w:rPr>
          <w:lang w:val="en-US"/>
        </w:rPr>
        <w:t xml:space="preserve"> and</w:t>
      </w:r>
    </w:p>
    <w:p w14:paraId="69DF6E91" w14:textId="290FF529" w:rsidR="00CF3D57" w:rsidRPr="00AC4FFE" w:rsidRDefault="00CF3D57" w:rsidP="00510772">
      <w:pPr>
        <w:pStyle w:val="List2"/>
        <w:spacing w:before="0" w:after="0" w:line="240" w:lineRule="auto"/>
        <w:ind w:left="1724"/>
        <w:jc w:val="both"/>
        <w:rPr>
          <w:lang w:val="en-US"/>
        </w:rPr>
      </w:pPr>
      <w:r w:rsidRPr="00AC4FFE">
        <w:rPr>
          <w:lang w:val="en-US"/>
        </w:rPr>
        <w:t xml:space="preserve">Initiation of a process to </w:t>
      </w:r>
      <w:r w:rsidRPr="00AC4FFE">
        <w:rPr>
          <w:i/>
          <w:iCs/>
          <w:lang w:val="en-US"/>
        </w:rPr>
        <w:t>remedy</w:t>
      </w:r>
      <w:r w:rsidRPr="00AC4FFE">
        <w:rPr>
          <w:lang w:val="en-US"/>
        </w:rPr>
        <w:t xml:space="preserve">* all </w:t>
      </w:r>
      <w:r w:rsidRPr="00AC4FFE">
        <w:rPr>
          <w:i/>
          <w:iCs/>
          <w:lang w:val="en-US"/>
        </w:rPr>
        <w:t>social harm*</w:t>
      </w:r>
      <w:r w:rsidR="006A28CD" w:rsidRPr="00AC4FFE">
        <w:rPr>
          <w:i/>
          <w:iCs/>
          <w:lang w:val="en-US"/>
        </w:rPr>
        <w:t xml:space="preserve"> </w:t>
      </w:r>
      <w:r w:rsidR="006A28CD" w:rsidRPr="00AC4FFE">
        <w:rPr>
          <w:lang w:val="en-US"/>
        </w:rPr>
        <w:t xml:space="preserve">when required by the </w:t>
      </w:r>
      <w:r w:rsidR="006A28CD" w:rsidRPr="00AC4FFE">
        <w:rPr>
          <w:i/>
          <w:iCs/>
          <w:lang w:val="en-US"/>
        </w:rPr>
        <w:t>FSC Remedy Framework</w:t>
      </w:r>
      <w:r w:rsidR="00484562" w:rsidRPr="00AC4FFE">
        <w:rPr>
          <w:i/>
          <w:iCs/>
          <w:lang w:val="en-US"/>
        </w:rPr>
        <w:t>.</w:t>
      </w:r>
    </w:p>
    <w:p w14:paraId="61CBC920" w14:textId="1F023798" w:rsidR="00491DC9" w:rsidRPr="004F35A2" w:rsidRDefault="00491DC9" w:rsidP="00510772">
      <w:pPr>
        <w:pStyle w:val="List"/>
        <w:spacing w:before="0" w:after="0" w:line="240" w:lineRule="auto"/>
        <w:ind w:left="1418"/>
        <w:jc w:val="both"/>
        <w:rPr>
          <w:lang w:val="en-US"/>
        </w:rPr>
      </w:pPr>
      <w:r w:rsidRPr="00AC4FFE">
        <w:rPr>
          <w:lang w:val="en-US"/>
        </w:rPr>
        <w:t xml:space="preserve">A description of the planned process to monitor progress against key objectives, including the proposed </w:t>
      </w:r>
      <w:r w:rsidRPr="00AC4FFE">
        <w:rPr>
          <w:i/>
          <w:lang w:val="en-US"/>
        </w:rPr>
        <w:t>Initial Implementation Threshold</w:t>
      </w:r>
      <w:r w:rsidRPr="00AC4FFE">
        <w:rPr>
          <w:lang w:val="en-US"/>
        </w:rPr>
        <w:t xml:space="preserve">* or </w:t>
      </w:r>
      <w:r w:rsidRPr="00AC4FFE">
        <w:rPr>
          <w:i/>
          <w:iCs/>
          <w:lang w:val="en-US"/>
        </w:rPr>
        <w:t>Association</w:t>
      </w:r>
      <w:r w:rsidRPr="004F35A2">
        <w:rPr>
          <w:i/>
          <w:iCs/>
          <w:lang w:val="en-US"/>
        </w:rPr>
        <w:t xml:space="preserve"> Threshold</w:t>
      </w:r>
      <w:r w:rsidRPr="004F35A2">
        <w:rPr>
          <w:lang w:val="en-US"/>
        </w:rPr>
        <w:t>*, of the</w:t>
      </w:r>
      <w:r w:rsidRPr="004F35A2">
        <w:rPr>
          <w:i/>
          <w:iCs/>
          <w:lang w:val="en-US"/>
        </w:rPr>
        <w:t xml:space="preserve"> </w:t>
      </w:r>
      <w:r w:rsidRPr="004F35A2">
        <w:rPr>
          <w:lang w:val="en-US"/>
        </w:rPr>
        <w:t>Remedy Plan</w:t>
      </w:r>
      <w:r w:rsidR="00BE33DE" w:rsidRPr="004F35A2">
        <w:rPr>
          <w:lang w:val="en-US"/>
        </w:rPr>
        <w:t>; and</w:t>
      </w:r>
    </w:p>
    <w:p w14:paraId="01BD6FE0" w14:textId="331B85E1" w:rsidR="00D75F0E" w:rsidRPr="004F35A2" w:rsidRDefault="00BE33DE" w:rsidP="00510772">
      <w:pPr>
        <w:pStyle w:val="List"/>
        <w:ind w:left="1418" w:hanging="283"/>
        <w:jc w:val="both"/>
        <w:rPr>
          <w:lang w:val="en-US"/>
        </w:rPr>
      </w:pPr>
      <w:r w:rsidRPr="004F35A2">
        <w:rPr>
          <w:lang w:val="en-US"/>
        </w:rPr>
        <w:t>The e</w:t>
      </w:r>
      <w:r w:rsidR="00D75F0E" w:rsidRPr="004F35A2">
        <w:rPr>
          <w:lang w:val="en-US"/>
        </w:rPr>
        <w:t xml:space="preserve">stimated full implementation time of </w:t>
      </w:r>
      <w:r w:rsidR="00D75F0E" w:rsidRPr="004F35A2">
        <w:rPr>
          <w:i/>
          <w:iCs/>
          <w:lang w:val="en-US"/>
        </w:rPr>
        <w:t>remedy</w:t>
      </w:r>
      <w:r w:rsidR="00D75F0E" w:rsidRPr="004F35A2">
        <w:rPr>
          <w:lang w:val="en-US"/>
        </w:rPr>
        <w:t>* action from a broad delivery framework perspective. This shall include short</w:t>
      </w:r>
      <w:r w:rsidR="1DA780FF" w:rsidRPr="004F35A2">
        <w:rPr>
          <w:lang w:val="en-US"/>
        </w:rPr>
        <w:t>-,</w:t>
      </w:r>
      <w:r w:rsidR="00D75F0E" w:rsidRPr="004F35A2">
        <w:rPr>
          <w:lang w:val="en-US"/>
        </w:rPr>
        <w:t xml:space="preserve"> medium</w:t>
      </w:r>
      <w:r w:rsidR="1DA780FF" w:rsidRPr="004F35A2">
        <w:rPr>
          <w:lang w:val="en-US"/>
        </w:rPr>
        <w:t>-</w:t>
      </w:r>
      <w:r w:rsidR="00D75F0E" w:rsidRPr="004F35A2">
        <w:rPr>
          <w:lang w:val="en-US"/>
        </w:rPr>
        <w:t xml:space="preserve"> and long</w:t>
      </w:r>
      <w:r w:rsidR="1DA780FF" w:rsidRPr="004F35A2">
        <w:rPr>
          <w:lang w:val="en-US"/>
        </w:rPr>
        <w:t>-</w:t>
      </w:r>
      <w:r w:rsidR="00D75F0E" w:rsidRPr="004F35A2">
        <w:rPr>
          <w:lang w:val="en-US"/>
        </w:rPr>
        <w:t>term goals for the Remedy Plan.</w:t>
      </w:r>
    </w:p>
    <w:p w14:paraId="137952B9" w14:textId="1D4A4C22" w:rsidR="001404AA" w:rsidRPr="004F35A2" w:rsidRDefault="001404AA" w:rsidP="00510772">
      <w:pPr>
        <w:pStyle w:val="Clause2"/>
        <w:ind w:left="1143"/>
        <w:jc w:val="both"/>
        <w:rPr>
          <w:lang w:val="en-US"/>
        </w:rPr>
      </w:pPr>
      <w:r w:rsidRPr="004F35A2">
        <w:rPr>
          <w:lang w:val="en-US"/>
        </w:rPr>
        <w:t>The Concept Note</w:t>
      </w:r>
      <w:r w:rsidR="00032A05" w:rsidRPr="004F35A2">
        <w:rPr>
          <w:lang w:val="en-US"/>
        </w:rPr>
        <w:t>(</w:t>
      </w:r>
      <w:r w:rsidRPr="004F35A2">
        <w:rPr>
          <w:lang w:val="en-US"/>
        </w:rPr>
        <w:t>s</w:t>
      </w:r>
      <w:r w:rsidR="00032A05" w:rsidRPr="004F35A2">
        <w:rPr>
          <w:lang w:val="en-US"/>
        </w:rPr>
        <w:t>)</w:t>
      </w:r>
      <w:r w:rsidRPr="004F35A2">
        <w:rPr>
          <w:lang w:val="en-US"/>
        </w:rPr>
        <w:t xml:space="preserve"> shall include the respective </w:t>
      </w:r>
      <w:r w:rsidRPr="004F35A2">
        <w:rPr>
          <w:i/>
          <w:iCs/>
          <w:lang w:val="en-US"/>
        </w:rPr>
        <w:t>remedy process agreements</w:t>
      </w:r>
      <w:r w:rsidRPr="004F35A2">
        <w:rPr>
          <w:lang w:val="en-US"/>
        </w:rPr>
        <w:t>*.</w:t>
      </w:r>
    </w:p>
    <w:p w14:paraId="4665E5DB" w14:textId="2DBDE5F7" w:rsidR="001D3CE9" w:rsidRPr="006B25AD" w:rsidRDefault="001D3CE9" w:rsidP="00E31810">
      <w:pPr>
        <w:tabs>
          <w:tab w:val="left" w:pos="9180"/>
        </w:tabs>
        <w:ind w:left="567"/>
        <w:jc w:val="both"/>
        <w:rPr>
          <w:rFonts w:cs="Arial"/>
        </w:rPr>
      </w:pPr>
      <w:r w:rsidRPr="004F35A2">
        <w:rPr>
          <w:rFonts w:cs="Arial"/>
        </w:rPr>
        <w:t>NOTE</w:t>
      </w:r>
      <w:r w:rsidRPr="004F35A2">
        <w:rPr>
          <w:rFonts w:cs="Arial"/>
          <w:b/>
          <w:bCs/>
        </w:rPr>
        <w:t>:</w:t>
      </w:r>
      <w:r w:rsidRPr="004F35A2">
        <w:rPr>
          <w:rFonts w:cs="Arial"/>
        </w:rPr>
        <w:t xml:space="preserve"> At the Concept Note stage it is not necessary to detail measurable monitoring against key objectives, this should be covered in detail in the completed Remedy Plan (see </w:t>
      </w:r>
      <w:r w:rsidR="0036332C" w:rsidRPr="004F35A2">
        <w:rPr>
          <w:rFonts w:cs="Arial"/>
        </w:rPr>
        <w:fldChar w:fldCharType="begin"/>
      </w:r>
      <w:r w:rsidR="0036332C" w:rsidRPr="004F35A2">
        <w:rPr>
          <w:rFonts w:cs="Arial"/>
        </w:rPr>
        <w:instrText xml:space="preserve"> REF _Ref109463630 \h </w:instrText>
      </w:r>
      <w:r w:rsidR="004F35A2">
        <w:rPr>
          <w:rFonts w:cs="Arial"/>
        </w:rPr>
        <w:instrText xml:space="preserve"> \* MERGEFORMAT </w:instrText>
      </w:r>
      <w:r w:rsidR="0036332C" w:rsidRPr="004F35A2">
        <w:rPr>
          <w:rFonts w:cs="Arial"/>
        </w:rPr>
      </w:r>
      <w:r w:rsidR="0036332C" w:rsidRPr="004F35A2">
        <w:rPr>
          <w:rFonts w:cs="Arial"/>
        </w:rPr>
        <w:fldChar w:fldCharType="separate"/>
      </w:r>
      <w:ins w:id="145" w:author="Diana Franco Gil" w:date="2023-03-14T21:55:00Z">
        <w:r w:rsidR="00167A13" w:rsidRPr="00167A13">
          <w:rPr>
            <w:lang w:val="en-US"/>
          </w:rPr>
          <w:t>Part 5:</w:t>
        </w:r>
        <w:r w:rsidR="00167A13" w:rsidRPr="00167A13">
          <w:rPr>
            <w:b/>
            <w:bCs/>
            <w:lang w:val="en-US"/>
          </w:rPr>
          <w:t xml:space="preserve">  </w:t>
        </w:r>
        <w:r w:rsidR="00167A13" w:rsidRPr="00167A13">
          <w:rPr>
            <w:lang w:val="en-US"/>
          </w:rPr>
          <w:t>Development of the Remedy Plan</w:t>
        </w:r>
      </w:ins>
      <w:r w:rsidR="0036332C" w:rsidRPr="004F35A2">
        <w:rPr>
          <w:rFonts w:cs="Arial"/>
        </w:rPr>
        <w:fldChar w:fldCharType="end"/>
      </w:r>
      <w:r w:rsidRPr="004F35A2">
        <w:rPr>
          <w:rFonts w:cs="Arial"/>
        </w:rPr>
        <w:t>).</w:t>
      </w:r>
      <w:r w:rsidRPr="0050082A">
        <w:rPr>
          <w:rFonts w:cs="Arial"/>
        </w:rPr>
        <w:t xml:space="preserve"> </w:t>
      </w:r>
    </w:p>
    <w:p w14:paraId="5BD97D05" w14:textId="19438F0A" w:rsidR="001114B7" w:rsidRPr="00EB791B" w:rsidRDefault="19B97E7D" w:rsidP="00510772">
      <w:pPr>
        <w:pStyle w:val="Clause1-Heading"/>
        <w:numPr>
          <w:ilvl w:val="0"/>
          <w:numId w:val="79"/>
        </w:numPr>
        <w:outlineLvl w:val="9"/>
        <w:rPr>
          <w:rFonts w:asciiTheme="minorHAnsi" w:hAnsiTheme="minorHAnsi" w:cstheme="minorHAnsi"/>
          <w:b/>
          <w:lang w:val="en-US"/>
        </w:rPr>
      </w:pPr>
      <w:r w:rsidRPr="00EB791B">
        <w:rPr>
          <w:rFonts w:asciiTheme="minorHAnsi" w:hAnsiTheme="minorHAnsi" w:cstheme="minorHAnsi"/>
          <w:b/>
          <w:lang w:val="en-US"/>
        </w:rPr>
        <w:t>Approval of the Concept Note</w:t>
      </w:r>
    </w:p>
    <w:p w14:paraId="706B83AE" w14:textId="77777777" w:rsidR="002F2C69" w:rsidRPr="0050082A" w:rsidRDefault="002F2C69" w:rsidP="00D645A3">
      <w:pPr>
        <w:jc w:val="both"/>
        <w:rPr>
          <w:rFonts w:cs="Arial"/>
          <w:b/>
          <w:bCs/>
        </w:rPr>
      </w:pPr>
      <w:r w:rsidRPr="0050082A">
        <w:rPr>
          <w:rFonts w:cs="Arial"/>
          <w:b/>
          <w:bCs/>
        </w:rPr>
        <w:t>Core requirements</w:t>
      </w:r>
    </w:p>
    <w:p w14:paraId="1F9639F0" w14:textId="5844689E" w:rsidR="001E34B3" w:rsidRPr="000301FC" w:rsidRDefault="001E34B3" w:rsidP="00510772">
      <w:pPr>
        <w:pStyle w:val="Clause2"/>
        <w:ind w:left="1143"/>
        <w:jc w:val="both"/>
        <w:rPr>
          <w:lang w:val="en-US"/>
        </w:rPr>
      </w:pPr>
      <w:r w:rsidRPr="000301FC">
        <w:rPr>
          <w:i/>
          <w:iCs/>
          <w:lang w:val="en-US"/>
        </w:rPr>
        <w:t xml:space="preserve">The Organization* </w:t>
      </w:r>
      <w:r w:rsidRPr="000301FC">
        <w:rPr>
          <w:lang w:val="en-US"/>
        </w:rPr>
        <w:t>or</w:t>
      </w:r>
      <w:r w:rsidRPr="000301FC">
        <w:rPr>
          <w:i/>
          <w:iCs/>
          <w:lang w:val="en-US"/>
        </w:rPr>
        <w:t xml:space="preserve"> </w:t>
      </w:r>
      <w:r w:rsidRPr="000301FC">
        <w:rPr>
          <w:lang w:val="en-US"/>
        </w:rPr>
        <w:t>the</w:t>
      </w:r>
      <w:r w:rsidRPr="000301FC">
        <w:rPr>
          <w:i/>
          <w:iCs/>
          <w:lang w:val="en-US"/>
        </w:rPr>
        <w:t xml:space="preserve"> corporate group*</w:t>
      </w:r>
      <w:r w:rsidRPr="000301FC">
        <w:rPr>
          <w:lang w:val="en-US"/>
        </w:rPr>
        <w:t xml:space="preserve"> shall submit the </w:t>
      </w:r>
      <w:r w:rsidRPr="00270C3F">
        <w:rPr>
          <w:iCs/>
          <w:lang w:val="en-US"/>
        </w:rPr>
        <w:t>Concept Note</w:t>
      </w:r>
      <w:r w:rsidRPr="000301FC">
        <w:rPr>
          <w:lang w:val="en-US"/>
        </w:rPr>
        <w:t xml:space="preserve"> and the associated </w:t>
      </w:r>
      <w:r w:rsidR="00C31B70">
        <w:rPr>
          <w:lang w:val="en-US"/>
        </w:rPr>
        <w:t>B</w:t>
      </w:r>
      <w:r w:rsidR="00130F26">
        <w:rPr>
          <w:lang w:val="en-US"/>
        </w:rPr>
        <w:t xml:space="preserve">aseline </w:t>
      </w:r>
      <w:r w:rsidR="00C31B70">
        <w:rPr>
          <w:lang w:val="en-US"/>
        </w:rPr>
        <w:t>A</w:t>
      </w:r>
      <w:r w:rsidR="00130F26">
        <w:rPr>
          <w:lang w:val="en-US"/>
        </w:rPr>
        <w:t xml:space="preserve">ssessment </w:t>
      </w:r>
      <w:r w:rsidR="00C31B70">
        <w:rPr>
          <w:lang w:val="en-US"/>
        </w:rPr>
        <w:t>R</w:t>
      </w:r>
      <w:r w:rsidR="00130F26">
        <w:rPr>
          <w:lang w:val="en-US"/>
        </w:rPr>
        <w:t xml:space="preserve">eports and </w:t>
      </w:r>
      <w:r w:rsidRPr="000301FC">
        <w:rPr>
          <w:lang w:val="en-US"/>
        </w:rPr>
        <w:t xml:space="preserve">Harm Analysis Report to a </w:t>
      </w:r>
      <w:r w:rsidRPr="000301FC">
        <w:rPr>
          <w:i/>
          <w:iCs/>
          <w:lang w:val="en-US"/>
        </w:rPr>
        <w:t>Third Party Verifier*</w:t>
      </w:r>
      <w:r w:rsidRPr="000301FC">
        <w:rPr>
          <w:lang w:val="en-US"/>
        </w:rPr>
        <w:t xml:space="preserve"> for evaluation and approval to continue to develop the </w:t>
      </w:r>
      <w:r w:rsidRPr="00270C3F">
        <w:rPr>
          <w:lang w:val="en-US"/>
        </w:rPr>
        <w:t>Remedy Plan</w:t>
      </w:r>
      <w:r w:rsidRPr="000301FC">
        <w:rPr>
          <w:lang w:val="en-US"/>
        </w:rPr>
        <w:t xml:space="preserve"> (See </w:t>
      </w:r>
      <w:r w:rsidR="003A5F68" w:rsidRPr="00E32AD4">
        <w:rPr>
          <w:lang w:val="en-US"/>
        </w:rPr>
        <w:fldChar w:fldCharType="begin"/>
      </w:r>
      <w:r w:rsidR="003A5F68" w:rsidRPr="00E32AD4">
        <w:rPr>
          <w:lang w:val="en-US"/>
        </w:rPr>
        <w:instrText xml:space="preserve"> REF _Ref109055646 \h </w:instrText>
      </w:r>
      <w:r w:rsidR="00E32AD4" w:rsidRPr="00E32AD4">
        <w:rPr>
          <w:lang w:val="en-US"/>
        </w:rPr>
        <w:instrText xml:space="preserve"> \* MERGEFORMAT </w:instrText>
      </w:r>
      <w:r w:rsidR="003A5F68" w:rsidRPr="00E32AD4">
        <w:rPr>
          <w:lang w:val="en-US"/>
        </w:rPr>
      </w:r>
      <w:r w:rsidR="003A5F68" w:rsidRPr="00E32AD4">
        <w:rPr>
          <w:lang w:val="en-US"/>
        </w:rPr>
        <w:fldChar w:fldCharType="separate"/>
      </w:r>
      <w:ins w:id="146" w:author="Diana Franco Gil" w:date="2023-03-14T21:55:00Z">
        <w:r w:rsidR="00167A13" w:rsidRPr="00167A13">
          <w:rPr>
            <w:rFonts w:cstheme="minorHAnsi"/>
            <w:lang w:val="en-GB"/>
          </w:rPr>
          <w:t xml:space="preserve">Annex 1: </w:t>
        </w:r>
        <w:r w:rsidR="00167A13" w:rsidRPr="00167A13">
          <w:rPr>
            <w:rFonts w:cstheme="minorHAnsi"/>
          </w:rPr>
          <w:t>Third Party Verification Checklist</w:t>
        </w:r>
      </w:ins>
      <w:r w:rsidR="003A5F68" w:rsidRPr="00E32AD4">
        <w:rPr>
          <w:lang w:val="en-US"/>
        </w:rPr>
        <w:fldChar w:fldCharType="end"/>
      </w:r>
      <w:r w:rsidRPr="000301FC">
        <w:rPr>
          <w:lang w:val="en-US"/>
        </w:rPr>
        <w:t xml:space="preserve">). </w:t>
      </w:r>
    </w:p>
    <w:p w14:paraId="3809F98E" w14:textId="56491C4B" w:rsidR="003A5755" w:rsidRDefault="003A5755" w:rsidP="00510772">
      <w:pPr>
        <w:pStyle w:val="Clause2"/>
        <w:ind w:left="1143"/>
        <w:jc w:val="both"/>
        <w:rPr>
          <w:lang w:val="en-US"/>
        </w:rPr>
      </w:pPr>
      <w:r w:rsidRPr="000301FC">
        <w:rPr>
          <w:lang w:val="en-US"/>
        </w:rPr>
        <w:t xml:space="preserve">The </w:t>
      </w:r>
      <w:r w:rsidRPr="000301FC">
        <w:rPr>
          <w:i/>
          <w:iCs/>
          <w:lang w:val="en-US"/>
        </w:rPr>
        <w:t>Third Party Verifier*</w:t>
      </w:r>
      <w:r w:rsidRPr="000301FC">
        <w:rPr>
          <w:lang w:val="en-US"/>
        </w:rPr>
        <w:t xml:space="preserve"> shall review the Concept Note and assess the information provided, evaluating the proposal to ensure it will maximize </w:t>
      </w:r>
      <w:r w:rsidRPr="000301FC">
        <w:rPr>
          <w:i/>
          <w:iCs/>
          <w:lang w:val="en-US"/>
        </w:rPr>
        <w:t>conservation*</w:t>
      </w:r>
      <w:r w:rsidRPr="000301FC">
        <w:rPr>
          <w:lang w:val="en-US"/>
        </w:rPr>
        <w:t xml:space="preserve"> and </w:t>
      </w:r>
      <w:r w:rsidRPr="000301FC">
        <w:rPr>
          <w:i/>
          <w:iCs/>
          <w:lang w:val="en-US"/>
        </w:rPr>
        <w:t>remedy*</w:t>
      </w:r>
      <w:r w:rsidRPr="000301FC">
        <w:rPr>
          <w:lang w:val="en-US"/>
        </w:rPr>
        <w:t xml:space="preserve"> outcomes.</w:t>
      </w:r>
    </w:p>
    <w:p w14:paraId="35D7A545" w14:textId="15B73A28" w:rsidR="00210FF3" w:rsidRDefault="3CE12BA7" w:rsidP="00510772">
      <w:pPr>
        <w:pStyle w:val="Clause2"/>
        <w:ind w:left="1143"/>
        <w:jc w:val="both"/>
        <w:rPr>
          <w:lang w:val="en-US"/>
        </w:rPr>
      </w:pPr>
      <w:r w:rsidRPr="21C34F99">
        <w:rPr>
          <w:lang w:val="en-US"/>
        </w:rPr>
        <w:t xml:space="preserve">The </w:t>
      </w:r>
      <w:r w:rsidRPr="00270C3F">
        <w:rPr>
          <w:i/>
          <w:iCs/>
          <w:lang w:val="en-US"/>
        </w:rPr>
        <w:t>Third Party Verifier*</w:t>
      </w:r>
      <w:r w:rsidRPr="21C34F99">
        <w:rPr>
          <w:i/>
          <w:iCs/>
          <w:lang w:val="en-US"/>
        </w:rPr>
        <w:t xml:space="preserve"> </w:t>
      </w:r>
      <w:r w:rsidRPr="21C34F99">
        <w:rPr>
          <w:lang w:val="en-US"/>
        </w:rPr>
        <w:t xml:space="preserve">shall </w:t>
      </w:r>
      <w:r w:rsidR="003F171B">
        <w:rPr>
          <w:lang w:val="en-US"/>
        </w:rPr>
        <w:t>verify</w:t>
      </w:r>
      <w:r w:rsidR="00EF268F">
        <w:rPr>
          <w:lang w:val="en-US"/>
        </w:rPr>
        <w:t xml:space="preserve"> </w:t>
      </w:r>
      <w:r w:rsidR="002F5EAC">
        <w:rPr>
          <w:lang w:val="en-US"/>
        </w:rPr>
        <w:t xml:space="preserve">that </w:t>
      </w:r>
      <w:r w:rsidR="60F7DFF9" w:rsidRPr="00AC5B16">
        <w:rPr>
          <w:i/>
          <w:iCs/>
          <w:lang w:val="en-US"/>
        </w:rPr>
        <w:t>FPIC</w:t>
      </w:r>
      <w:r w:rsidR="00AC5B16" w:rsidRPr="00AC5B16">
        <w:rPr>
          <w:lang w:val="en-US"/>
        </w:rPr>
        <w:t>*</w:t>
      </w:r>
      <w:r w:rsidR="60F7DFF9" w:rsidRPr="00AC5B16">
        <w:rPr>
          <w:lang w:val="en-US"/>
        </w:rPr>
        <w:t>-</w:t>
      </w:r>
      <w:r w:rsidR="60F7DFF9" w:rsidRPr="21C34F99">
        <w:rPr>
          <w:lang w:val="en-US"/>
        </w:rPr>
        <w:t xml:space="preserve">based </w:t>
      </w:r>
      <w:r w:rsidR="60F7DFF9" w:rsidRPr="00270C3F">
        <w:rPr>
          <w:lang w:val="en-US"/>
        </w:rPr>
        <w:t>process</w:t>
      </w:r>
      <w:r w:rsidR="00EF268F">
        <w:rPr>
          <w:lang w:val="en-US"/>
        </w:rPr>
        <w:t>es</w:t>
      </w:r>
      <w:r w:rsidR="60F7DFF9" w:rsidRPr="00270C3F">
        <w:rPr>
          <w:lang w:val="en-US"/>
        </w:rPr>
        <w:t xml:space="preserve"> </w:t>
      </w:r>
      <w:r w:rsidR="001A1D0D">
        <w:rPr>
          <w:lang w:val="en-US"/>
        </w:rPr>
        <w:t>have been</w:t>
      </w:r>
      <w:r w:rsidR="60F7DFF9" w:rsidRPr="00270C3F">
        <w:rPr>
          <w:lang w:val="en-US"/>
        </w:rPr>
        <w:t xml:space="preserve"> properly implemented</w:t>
      </w:r>
      <w:r w:rsidR="001A1D0D">
        <w:rPr>
          <w:lang w:val="en-US"/>
        </w:rPr>
        <w:t xml:space="preserve"> with </w:t>
      </w:r>
      <w:r w:rsidR="001A1D0D" w:rsidRPr="009641B1">
        <w:rPr>
          <w:i/>
          <w:color w:val="7030A0"/>
          <w:lang w:val="en-US"/>
        </w:rPr>
        <w:t>affected rights holders</w:t>
      </w:r>
      <w:r w:rsidR="001A1D0D" w:rsidRPr="21C34F99">
        <w:rPr>
          <w:i/>
          <w:iCs/>
          <w:lang w:val="en-US"/>
        </w:rPr>
        <w:t>*</w:t>
      </w:r>
      <w:r w:rsidR="001A1D0D">
        <w:rPr>
          <w:lang w:val="en-US"/>
        </w:rPr>
        <w:t xml:space="preserve"> </w:t>
      </w:r>
      <w:r w:rsidR="000E79E8">
        <w:rPr>
          <w:lang w:val="en-US"/>
        </w:rPr>
        <w:t xml:space="preserve">during the development of the Concept Note </w:t>
      </w:r>
      <w:r w:rsidR="00342AE1" w:rsidRPr="004832D1">
        <w:rPr>
          <w:iCs/>
          <w:lang w:val="en-US"/>
        </w:rPr>
        <w:t>and recommend actions for correction, if applicable</w:t>
      </w:r>
      <w:r w:rsidR="00342AE1">
        <w:rPr>
          <w:i/>
          <w:lang w:val="en-US"/>
        </w:rPr>
        <w:t xml:space="preserve">, </w:t>
      </w:r>
      <w:r w:rsidR="001A1D0D">
        <w:rPr>
          <w:lang w:val="en-US"/>
        </w:rPr>
        <w:t xml:space="preserve">before the </w:t>
      </w:r>
      <w:r w:rsidR="001A1D0D">
        <w:rPr>
          <w:i/>
          <w:iCs/>
          <w:lang w:val="en-US"/>
        </w:rPr>
        <w:t xml:space="preserve">remedy* </w:t>
      </w:r>
      <w:r w:rsidR="001A1D0D">
        <w:rPr>
          <w:lang w:val="en-US"/>
        </w:rPr>
        <w:t>process can continue</w:t>
      </w:r>
    </w:p>
    <w:p w14:paraId="5C1E7CEC" w14:textId="69D7618D" w:rsidR="00BC43B5" w:rsidRPr="00BC43B5" w:rsidRDefault="6488C774" w:rsidP="00510772">
      <w:pPr>
        <w:pStyle w:val="Clause2"/>
        <w:ind w:left="1143"/>
        <w:jc w:val="both"/>
        <w:rPr>
          <w:lang w:val="en-US"/>
        </w:rPr>
      </w:pPr>
      <w:r w:rsidRPr="407A2BD6">
        <w:rPr>
          <w:lang w:val="en-US"/>
        </w:rPr>
        <w:t xml:space="preserve">The </w:t>
      </w:r>
      <w:r w:rsidRPr="00270C3F">
        <w:rPr>
          <w:i/>
          <w:iCs/>
          <w:lang w:val="en-US"/>
        </w:rPr>
        <w:t>Third Party Verifier*</w:t>
      </w:r>
      <w:r w:rsidRPr="407A2BD6">
        <w:rPr>
          <w:i/>
          <w:iCs/>
          <w:lang w:val="en-US"/>
        </w:rPr>
        <w:t xml:space="preserve"> </w:t>
      </w:r>
      <w:r w:rsidRPr="407A2BD6">
        <w:rPr>
          <w:lang w:val="en-US"/>
        </w:rPr>
        <w:t xml:space="preserve">shall consult with </w:t>
      </w:r>
      <w:r w:rsidR="1134F5B4" w:rsidRPr="00EB791B">
        <w:rPr>
          <w:i/>
          <w:color w:val="5BC3F5" w:themeColor="accent5"/>
          <w:lang w:val="en-US"/>
        </w:rPr>
        <w:t xml:space="preserve">impacted </w:t>
      </w:r>
      <w:r w:rsidRPr="00EB791B">
        <w:rPr>
          <w:i/>
          <w:color w:val="5BC3F5" w:themeColor="accent5"/>
          <w:lang w:val="en-US"/>
        </w:rPr>
        <w:t>rights holders</w:t>
      </w:r>
      <w:r w:rsidRPr="407A2BD6">
        <w:rPr>
          <w:i/>
          <w:iCs/>
          <w:lang w:val="en-US"/>
        </w:rPr>
        <w:t xml:space="preserve">* </w:t>
      </w:r>
      <w:r w:rsidRPr="407A2BD6">
        <w:rPr>
          <w:lang w:val="en-US"/>
        </w:rPr>
        <w:t xml:space="preserve">to confirm </w:t>
      </w:r>
      <w:r w:rsidR="1A7E8D38" w:rsidRPr="00270C3F">
        <w:rPr>
          <w:lang w:val="en-US"/>
        </w:rPr>
        <w:t>that the Concept Note</w:t>
      </w:r>
      <w:r w:rsidR="1A7E8D38" w:rsidRPr="407A2BD6">
        <w:rPr>
          <w:lang w:val="en-US"/>
        </w:rPr>
        <w:t xml:space="preserve">’s proposed </w:t>
      </w:r>
      <w:r w:rsidR="1A7E8D38" w:rsidRPr="002A5961">
        <w:rPr>
          <w:i/>
          <w:lang w:val="en-US"/>
        </w:rPr>
        <w:t>remedies</w:t>
      </w:r>
      <w:r w:rsidR="00723B61" w:rsidRPr="000D0814">
        <w:rPr>
          <w:lang w:val="en-US"/>
        </w:rPr>
        <w:t>*</w:t>
      </w:r>
      <w:r w:rsidR="1A7E8D38" w:rsidRPr="407A2BD6">
        <w:rPr>
          <w:lang w:val="en-US"/>
        </w:rPr>
        <w:t xml:space="preserve"> are </w:t>
      </w:r>
      <w:r w:rsidR="7BFCADFE" w:rsidRPr="407A2BD6">
        <w:rPr>
          <w:lang w:val="en-US"/>
        </w:rPr>
        <w:t>acceptable to them</w:t>
      </w:r>
      <w:r w:rsidR="1A7E8D38" w:rsidRPr="407A2BD6">
        <w:rPr>
          <w:lang w:val="en-US"/>
        </w:rPr>
        <w:t>.</w:t>
      </w:r>
    </w:p>
    <w:p w14:paraId="070CA565" w14:textId="50ABCF33" w:rsidR="00A6073E" w:rsidRPr="000301FC" w:rsidRDefault="5D67A6F5" w:rsidP="00510772">
      <w:pPr>
        <w:pStyle w:val="Clause2"/>
        <w:ind w:left="1143"/>
        <w:jc w:val="both"/>
        <w:rPr>
          <w:lang w:val="en-US"/>
        </w:rPr>
      </w:pPr>
      <w:r w:rsidRPr="407A2BD6">
        <w:rPr>
          <w:lang w:val="en-US"/>
        </w:rPr>
        <w:t xml:space="preserve">Where the </w:t>
      </w:r>
      <w:r w:rsidRPr="407A2BD6">
        <w:rPr>
          <w:i/>
          <w:iCs/>
          <w:lang w:val="en-US"/>
        </w:rPr>
        <w:t>Third Party Verifier*</w:t>
      </w:r>
      <w:r w:rsidRPr="407A2BD6">
        <w:rPr>
          <w:lang w:val="en-US"/>
        </w:rPr>
        <w:t xml:space="preserve"> deems there are deficits in the Concept Note, it shall</w:t>
      </w:r>
      <w:r w:rsidRPr="407A2BD6">
        <w:rPr>
          <w:i/>
          <w:iCs/>
          <w:lang w:val="en-US"/>
        </w:rPr>
        <w:t xml:space="preserve"> </w:t>
      </w:r>
      <w:r w:rsidRPr="407A2BD6">
        <w:rPr>
          <w:lang w:val="en-US"/>
        </w:rPr>
        <w:t xml:space="preserve">issue non-conformities highlighting details of deficits and request that the Concept Note is revised to provide the required information prior to permitting the development of the final </w:t>
      </w:r>
      <w:r w:rsidRPr="00270C3F">
        <w:rPr>
          <w:lang w:val="en-US"/>
        </w:rPr>
        <w:t>Remedy Plan</w:t>
      </w:r>
      <w:r w:rsidRPr="407A2BD6">
        <w:rPr>
          <w:lang w:val="en-US"/>
        </w:rPr>
        <w:t>.</w:t>
      </w:r>
    </w:p>
    <w:p w14:paraId="605B655F" w14:textId="2C52ACDB" w:rsidR="003908C4" w:rsidRPr="00CE6E2C" w:rsidRDefault="7EC6A427" w:rsidP="00510772">
      <w:pPr>
        <w:pStyle w:val="Clause2"/>
        <w:numPr>
          <w:ilvl w:val="1"/>
          <w:numId w:val="79"/>
        </w:numPr>
        <w:ind w:left="1143"/>
        <w:jc w:val="both"/>
        <w:rPr>
          <w:lang w:val="en-US"/>
        </w:rPr>
      </w:pPr>
      <w:r w:rsidRPr="407A2BD6">
        <w:rPr>
          <w:i/>
          <w:iCs/>
          <w:lang w:val="en-US"/>
        </w:rPr>
        <w:t xml:space="preserve">The Organization* </w:t>
      </w:r>
      <w:r w:rsidRPr="407A2BD6">
        <w:rPr>
          <w:lang w:val="en-US"/>
        </w:rPr>
        <w:t>or the</w:t>
      </w:r>
      <w:r w:rsidRPr="407A2BD6">
        <w:rPr>
          <w:i/>
          <w:iCs/>
          <w:lang w:val="en-US"/>
        </w:rPr>
        <w:t xml:space="preserve"> corporate group*</w:t>
      </w:r>
      <w:r w:rsidRPr="407A2BD6">
        <w:rPr>
          <w:lang w:val="en-US"/>
        </w:rPr>
        <w:t xml:space="preserve"> shall make the approved </w:t>
      </w:r>
      <w:r w:rsidRPr="002A5961">
        <w:rPr>
          <w:lang w:val="en-US"/>
        </w:rPr>
        <w:t>Concept Note</w:t>
      </w:r>
      <w:r w:rsidRPr="407A2BD6">
        <w:rPr>
          <w:lang w:val="en-US"/>
        </w:rPr>
        <w:t xml:space="preserve">, excluding </w:t>
      </w:r>
      <w:r w:rsidRPr="407A2BD6">
        <w:rPr>
          <w:i/>
          <w:iCs/>
          <w:lang w:val="en-US"/>
        </w:rPr>
        <w:t>confidential information*</w:t>
      </w:r>
      <w:r w:rsidRPr="407A2BD6">
        <w:rPr>
          <w:lang w:val="en-US"/>
        </w:rPr>
        <w:t xml:space="preserve">, </w:t>
      </w:r>
      <w:r w:rsidRPr="407A2BD6">
        <w:rPr>
          <w:i/>
          <w:iCs/>
          <w:lang w:val="en-US"/>
        </w:rPr>
        <w:t>publicly available</w:t>
      </w:r>
      <w:r w:rsidRPr="407A2BD6">
        <w:rPr>
          <w:lang w:val="en-US"/>
        </w:rPr>
        <w:t>*, free of charge.</w:t>
      </w:r>
    </w:p>
    <w:p w14:paraId="00AD9FED" w14:textId="4E597F3E" w:rsidR="00770058" w:rsidRPr="00770058" w:rsidRDefault="00770058" w:rsidP="00D645A3">
      <w:pPr>
        <w:jc w:val="both"/>
        <w:rPr>
          <w:rFonts w:cs="Arial"/>
          <w:b/>
          <w:bCs/>
        </w:rPr>
      </w:pPr>
      <w:r w:rsidRPr="0050082A">
        <w:rPr>
          <w:rFonts w:cs="Arial"/>
          <w:b/>
          <w:bCs/>
        </w:rPr>
        <w:t xml:space="preserve">Additional </w:t>
      </w:r>
      <w:r w:rsidRPr="49F016E9">
        <w:rPr>
          <w:rFonts w:cs="Arial"/>
          <w:b/>
          <w:bCs/>
        </w:rPr>
        <w:t>requirements</w:t>
      </w:r>
    </w:p>
    <w:p w14:paraId="380398E6" w14:textId="330866AE" w:rsidR="00FD265F" w:rsidRDefault="49F016E9" w:rsidP="00510772">
      <w:pPr>
        <w:pStyle w:val="Clause2"/>
        <w:ind w:left="1143"/>
        <w:jc w:val="both"/>
        <w:rPr>
          <w:i/>
          <w:lang w:val="en-US"/>
        </w:rPr>
      </w:pPr>
      <w:r w:rsidRPr="49F016E9">
        <w:rPr>
          <w:lang w:val="en-US"/>
        </w:rPr>
        <w:t xml:space="preserve">The </w:t>
      </w:r>
      <w:r w:rsidRPr="00270C3F">
        <w:rPr>
          <w:i/>
          <w:iCs/>
          <w:lang w:val="en-US"/>
        </w:rPr>
        <w:t>Third Party Verifier*</w:t>
      </w:r>
      <w:r w:rsidRPr="49F016E9">
        <w:rPr>
          <w:lang w:val="en-US"/>
        </w:rPr>
        <w:t xml:space="preserve"> shall confirm the scope of the </w:t>
      </w:r>
      <w:r w:rsidRPr="49F016E9">
        <w:rPr>
          <w:i/>
          <w:iCs/>
          <w:lang w:val="en-US"/>
        </w:rPr>
        <w:t xml:space="preserve">corporate group* </w:t>
      </w:r>
      <w:r w:rsidRPr="49F016E9">
        <w:rPr>
          <w:lang w:val="en-US"/>
        </w:rPr>
        <w:t>and consider this information when evaluating the Harm Analysis Report.</w:t>
      </w:r>
    </w:p>
    <w:p w14:paraId="7825887A" w14:textId="56ED1F94" w:rsidR="00EB0065" w:rsidRDefault="06A99BD8" w:rsidP="00510772">
      <w:pPr>
        <w:pStyle w:val="Clause2"/>
        <w:ind w:left="1143"/>
        <w:jc w:val="both"/>
        <w:rPr>
          <w:lang w:val="en-US"/>
        </w:rPr>
      </w:pPr>
      <w:r w:rsidRPr="3B4CE1EB">
        <w:rPr>
          <w:lang w:val="en-US"/>
        </w:rPr>
        <w:t>The</w:t>
      </w:r>
      <w:r w:rsidR="00C41B6D">
        <w:rPr>
          <w:lang w:val="en-US"/>
        </w:rPr>
        <w:t xml:space="preserve"> </w:t>
      </w:r>
      <w:r w:rsidR="00C41B6D" w:rsidRPr="3B4CE1EB">
        <w:rPr>
          <w:i/>
          <w:iCs/>
          <w:lang w:val="en-US"/>
        </w:rPr>
        <w:t xml:space="preserve">corporate group* </w:t>
      </w:r>
      <w:r w:rsidR="00C41B6D">
        <w:rPr>
          <w:lang w:val="en-US"/>
        </w:rPr>
        <w:t>shall submit the</w:t>
      </w:r>
      <w:r w:rsidRPr="3B4CE1EB">
        <w:rPr>
          <w:lang w:val="en-US"/>
        </w:rPr>
        <w:t xml:space="preserve"> Concept Note to the relevant </w:t>
      </w:r>
      <w:r w:rsidRPr="3B4CE1EB">
        <w:rPr>
          <w:i/>
          <w:iCs/>
          <w:lang w:val="en-US"/>
        </w:rPr>
        <w:t>Core Dialogue Group*</w:t>
      </w:r>
      <w:r w:rsidRPr="3B4CE1EB">
        <w:rPr>
          <w:lang w:val="en-US"/>
        </w:rPr>
        <w:t xml:space="preserve"> for feedback prior to </w:t>
      </w:r>
      <w:r w:rsidR="00C41B6D">
        <w:rPr>
          <w:lang w:val="en-US"/>
        </w:rPr>
        <w:t>its</w:t>
      </w:r>
      <w:r w:rsidR="00C41B6D" w:rsidRPr="3B4CE1EB">
        <w:rPr>
          <w:lang w:val="en-US"/>
        </w:rPr>
        <w:t xml:space="preserve"> </w:t>
      </w:r>
      <w:r w:rsidRPr="3B4CE1EB">
        <w:rPr>
          <w:lang w:val="en-US"/>
        </w:rPr>
        <w:t xml:space="preserve">submission to the </w:t>
      </w:r>
      <w:r w:rsidRPr="3B4CE1EB">
        <w:rPr>
          <w:i/>
          <w:iCs/>
          <w:lang w:val="en-US"/>
        </w:rPr>
        <w:t>Third Party Verifier</w:t>
      </w:r>
      <w:r w:rsidRPr="3B4CE1EB">
        <w:rPr>
          <w:lang w:val="en-US"/>
        </w:rPr>
        <w:t>*.</w:t>
      </w:r>
    </w:p>
    <w:p w14:paraId="4A689AAA" w14:textId="77777777" w:rsidR="00BF4E33" w:rsidRDefault="00BF4E33" w:rsidP="00BF4E33">
      <w:pPr>
        <w:pStyle w:val="Clause2"/>
        <w:numPr>
          <w:ilvl w:val="0"/>
          <w:numId w:val="0"/>
        </w:numPr>
        <w:ind w:left="1143"/>
        <w:jc w:val="both"/>
        <w:rPr>
          <w:lang w:val="en-US"/>
        </w:rPr>
      </w:pPr>
    </w:p>
    <w:p w14:paraId="3517E60A" w14:textId="77777777" w:rsidR="00BF4E33" w:rsidRDefault="00BF4E33" w:rsidP="00BF4E33">
      <w:pPr>
        <w:pStyle w:val="Clause2"/>
        <w:numPr>
          <w:ilvl w:val="0"/>
          <w:numId w:val="0"/>
        </w:numPr>
        <w:ind w:left="1143"/>
        <w:jc w:val="both"/>
        <w:rPr>
          <w:lang w:val="en-US"/>
        </w:rPr>
      </w:pPr>
    </w:p>
    <w:p w14:paraId="6B224534" w14:textId="77777777" w:rsidR="00BF4E33" w:rsidRDefault="00BF4E33" w:rsidP="00BF4E33">
      <w:pPr>
        <w:pStyle w:val="Clause2"/>
        <w:numPr>
          <w:ilvl w:val="0"/>
          <w:numId w:val="0"/>
        </w:numPr>
        <w:ind w:left="1143"/>
        <w:jc w:val="both"/>
        <w:rPr>
          <w:lang w:val="en-US"/>
        </w:rPr>
      </w:pPr>
    </w:p>
    <w:p w14:paraId="2F3D2760" w14:textId="0D158DD8" w:rsidR="000B007B" w:rsidRPr="00EB791B" w:rsidRDefault="00744117" w:rsidP="00270C3F">
      <w:pPr>
        <w:pStyle w:val="Heading2"/>
        <w:tabs>
          <w:tab w:val="left" w:pos="8010"/>
        </w:tabs>
        <w:jc w:val="both"/>
        <w:rPr>
          <w:rFonts w:asciiTheme="minorHAnsi" w:hAnsiTheme="minorHAnsi" w:cstheme="minorHAnsi"/>
          <w:b/>
          <w:bCs/>
          <w:lang w:val="en-US"/>
        </w:rPr>
      </w:pPr>
      <w:bookmarkStart w:id="147" w:name="_Toc1303919973"/>
      <w:bookmarkStart w:id="148" w:name="_Toc2109546060"/>
      <w:bookmarkStart w:id="149" w:name="_Toc1321863510"/>
      <w:bookmarkStart w:id="150" w:name="_Ref108443043"/>
      <w:bookmarkStart w:id="151" w:name="_Ref109463630"/>
      <w:bookmarkStart w:id="152" w:name="_Toc130303133"/>
      <w:r>
        <w:rPr>
          <w:rFonts w:asciiTheme="minorHAnsi" w:hAnsiTheme="minorHAnsi" w:cstheme="minorHAnsi" w:hint="eastAsia"/>
          <w:b/>
          <w:bCs/>
          <w:noProof/>
          <w:color w:val="285C4D"/>
          <w:lang w:val="en-US"/>
        </w:rPr>
        <w:lastRenderedPageBreak/>
        <mc:AlternateContent>
          <mc:Choice Requires="wpg">
            <w:drawing>
              <wp:anchor distT="0" distB="0" distL="114300" distR="114300" simplePos="0" relativeHeight="251658251" behindDoc="0" locked="0" layoutInCell="1" allowOverlap="1" wp14:anchorId="1815185D" wp14:editId="1D6DF21F">
                <wp:simplePos x="0" y="0"/>
                <wp:positionH relativeFrom="column">
                  <wp:posOffset>-635</wp:posOffset>
                </wp:positionH>
                <wp:positionV relativeFrom="paragraph">
                  <wp:posOffset>247015</wp:posOffset>
                </wp:positionV>
                <wp:extent cx="6442710" cy="1621155"/>
                <wp:effectExtent l="0" t="0" r="0" b="0"/>
                <wp:wrapNone/>
                <wp:docPr id="248" name="Group 248"/>
                <wp:cNvGraphicFramePr/>
                <a:graphic xmlns:a="http://schemas.openxmlformats.org/drawingml/2006/main">
                  <a:graphicData uri="http://schemas.microsoft.com/office/word/2010/wordprocessingGroup">
                    <wpg:wgp>
                      <wpg:cNvGrpSpPr/>
                      <wpg:grpSpPr>
                        <a:xfrm>
                          <a:off x="0" y="0"/>
                          <a:ext cx="6442710" cy="1621155"/>
                          <a:chOff x="0" y="0"/>
                          <a:chExt cx="6442710" cy="1621155"/>
                        </a:xfrm>
                      </wpg:grpSpPr>
                      <wpg:grpSp>
                        <wpg:cNvPr id="212" name="Group 212"/>
                        <wpg:cNvGrpSpPr/>
                        <wpg:grpSpPr>
                          <a:xfrm>
                            <a:off x="0" y="0"/>
                            <a:ext cx="6440805" cy="685800"/>
                            <a:chOff x="0" y="0"/>
                            <a:chExt cx="6440805" cy="685800"/>
                          </a:xfrm>
                        </wpg:grpSpPr>
                        <pic:pic xmlns:pic="http://schemas.openxmlformats.org/drawingml/2006/picture">
                          <pic:nvPicPr>
                            <pic:cNvPr id="208" name="Page14_3068" title="Group"/>
                            <pic:cNvPicPr>
                              <a:picLocks noChangeAspect="1"/>
                            </pic:cNvPicPr>
                          </pic:nvPicPr>
                          <pic:blipFill>
                            <a:blip r:embed="rId32" cstate="print">
                              <a:extLst>
                                <a:ext uri="{28A0092B-C50C-407E-A947-70E740481C1C}">
                                  <a14:useLocalDpi xmlns:a14="http://schemas.microsoft.com/office/drawing/2010/main" val="0"/>
                                </a:ext>
                                <a:ext uri="1806e917-0251-4d79-8d03-bd63a840fd48"/>
                              </a:extLst>
                            </a:blip>
                            <a:stretch>
                              <a:fillRect/>
                            </a:stretch>
                          </pic:blipFill>
                          <pic:spPr>
                            <a:xfrm>
                              <a:off x="0" y="0"/>
                              <a:ext cx="6440805" cy="685800"/>
                            </a:xfrm>
                            <a:prstGeom prst="rect">
                              <a:avLst/>
                            </a:prstGeom>
                          </pic:spPr>
                        </pic:pic>
                        <pic:pic xmlns:pic="http://schemas.openxmlformats.org/drawingml/2006/picture">
                          <pic:nvPicPr>
                            <pic:cNvPr id="194" name="Page14_3064" title="Group"/>
                            <pic:cNvPicPr>
                              <a:picLocks noChangeAspect="1"/>
                            </pic:cNvPicPr>
                          </pic:nvPicPr>
                          <pic:blipFill>
                            <a:blip r:embed="rId48" cstate="print">
                              <a:extLst>
                                <a:ext uri="{28A0092B-C50C-407E-A947-70E740481C1C}">
                                  <a14:useLocalDpi xmlns:a14="http://schemas.microsoft.com/office/drawing/2010/main" val="0"/>
                                </a:ext>
                                <a:ext uri="fa3eeefd-d92a-46f6-a156-92137d486b13"/>
                              </a:extLst>
                            </a:blip>
                            <a:stretch>
                              <a:fillRect/>
                            </a:stretch>
                          </pic:blipFill>
                          <pic:spPr>
                            <a:xfrm>
                              <a:off x="2368550" y="292100"/>
                              <a:ext cx="4025900" cy="262890"/>
                            </a:xfrm>
                            <a:prstGeom prst="rect">
                              <a:avLst/>
                            </a:prstGeom>
                          </pic:spPr>
                        </pic:pic>
                      </wpg:grpSp>
                      <wps:wsp>
                        <wps:cNvPr id="246" name="Straight Connector 246"/>
                        <wps:cNvCnPr/>
                        <wps:spPr>
                          <a:xfrm>
                            <a:off x="4978400" y="660400"/>
                            <a:ext cx="0" cy="177800"/>
                          </a:xfrm>
                          <a:prstGeom prst="line">
                            <a:avLst/>
                          </a:prstGeom>
                          <a:ln w="12700">
                            <a:solidFill>
                              <a:srgbClr val="D0D1DB"/>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47" name="Page17_2240" title="Swimlane (vertical)"/>
                          <pic:cNvPicPr>
                            <a:picLocks noChangeAspect="1"/>
                          </pic:cNvPicPr>
                        </pic:nvPicPr>
                        <pic:blipFill>
                          <a:blip r:embed="rId49" cstate="print">
                            <a:extLst>
                              <a:ext uri="{28A0092B-C50C-407E-A947-70E740481C1C}">
                                <a14:useLocalDpi xmlns:a14="http://schemas.microsoft.com/office/drawing/2010/main" val="0"/>
                              </a:ext>
                              <a:ext uri="7bf2894a-2419-4d07-8fec-5f88b0c4dace"/>
                            </a:extLst>
                          </a:blip>
                          <a:stretch>
                            <a:fillRect/>
                          </a:stretch>
                        </pic:blipFill>
                        <pic:spPr>
                          <a:xfrm>
                            <a:off x="254000" y="812800"/>
                            <a:ext cx="6188710" cy="808355"/>
                          </a:xfrm>
                          <a:prstGeom prst="rect">
                            <a:avLst/>
                          </a:prstGeom>
                        </pic:spPr>
                      </pic:pic>
                    </wpg:wgp>
                  </a:graphicData>
                </a:graphic>
              </wp:anchor>
            </w:drawing>
          </mc:Choice>
          <mc:Fallback>
            <w:pict>
              <v:group w14:anchorId="77532390" id="Group 248" o:spid="_x0000_s1026" style="position:absolute;margin-left:-.05pt;margin-top:19.45pt;width:507.3pt;height:127.65pt;z-index:251658251" coordsize="64427,1621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">
                <v:group id="Group 212" o:spid="_x0000_s1027" style="position:absolute;width:64408;height:6858" coordsize="64408,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">
                  <v:shape id="Page14_3068" o:spid="_x0000_s1028" type="#_x0000_t75" style="position:absolute;width:64408;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">
                    <v:imagedata r:id="rId35" o:title=""/>
                  </v:shape>
                  <v:shape id="Page14_3064" o:spid="_x0000_s1029" type="#_x0000_t75" style="position:absolute;left:23685;top:2921;width:40259;height:2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">
                    <v:imagedata r:id="rId50" o:title=""/>
                  </v:shape>
                </v:group>
                <v:line id="Straight Connector 246" o:spid="_x0000_s1030" style="position:absolute;visibility:visible;mso-wrap-style:square" from="49784,6604" to="49784,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" strokecolor="#d0d1db" strokeweight="1pt">
                  <v:stroke joinstyle="miter"/>
                </v:line>
                <v:shape id="Page17_2240" o:spid="_x0000_s1031" type="#_x0000_t75" style="position:absolute;left:2540;top:8128;width:61887;height:8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">
                  <v:imagedata r:id="rId51" o:title=""/>
                </v:shape>
              </v:group>
            </w:pict>
          </mc:Fallback>
        </mc:AlternateContent>
      </w:r>
      <w:r w:rsidR="606E9906" w:rsidRPr="00EB791B">
        <w:rPr>
          <w:rFonts w:asciiTheme="minorHAnsi" w:hAnsiTheme="minorHAnsi" w:cstheme="minorHAnsi"/>
          <w:b/>
          <w:bCs/>
          <w:color w:val="285C4D"/>
          <w:lang w:val="en-US"/>
        </w:rPr>
        <w:t>Part 5:  Development of the Remedy</w:t>
      </w:r>
      <w:r w:rsidR="20D7D06A" w:rsidRPr="00EB791B">
        <w:rPr>
          <w:rFonts w:asciiTheme="minorHAnsi" w:hAnsiTheme="minorHAnsi" w:cstheme="minorHAnsi"/>
          <w:b/>
          <w:bCs/>
          <w:color w:val="285C4D"/>
          <w:lang w:val="en-US"/>
        </w:rPr>
        <w:t xml:space="preserve"> Plan</w:t>
      </w:r>
      <w:bookmarkEnd w:id="147"/>
      <w:bookmarkEnd w:id="148"/>
      <w:bookmarkEnd w:id="149"/>
      <w:bookmarkEnd w:id="150"/>
      <w:bookmarkEnd w:id="151"/>
      <w:bookmarkEnd w:id="152"/>
    </w:p>
    <w:p w14:paraId="5D3B95E8" w14:textId="485E9E07" w:rsidR="00575CE2" w:rsidRDefault="00575CE2" w:rsidP="78FB18C8">
      <w:pPr>
        <w:rPr>
          <w:rFonts w:eastAsia="Calibri"/>
          <w:lang w:val="en-US"/>
        </w:rPr>
      </w:pPr>
    </w:p>
    <w:p w14:paraId="3A9941B0" w14:textId="630B74CC" w:rsidR="00575CE2" w:rsidRDefault="00575CE2" w:rsidP="78FB18C8">
      <w:pPr>
        <w:rPr>
          <w:rFonts w:eastAsia="Calibri"/>
          <w:lang w:val="en-US"/>
        </w:rPr>
      </w:pPr>
    </w:p>
    <w:p w14:paraId="41225EAC" w14:textId="30ACA4EF" w:rsidR="00575CE2" w:rsidRDefault="00575CE2" w:rsidP="78FB18C8">
      <w:pPr>
        <w:rPr>
          <w:rFonts w:eastAsia="Calibri"/>
          <w:lang w:val="en-US"/>
        </w:rPr>
      </w:pPr>
    </w:p>
    <w:p w14:paraId="68544053" w14:textId="441E1FAD" w:rsidR="00575CE2" w:rsidRDefault="00575CE2" w:rsidP="78FB18C8">
      <w:pPr>
        <w:rPr>
          <w:rFonts w:eastAsia="Calibri"/>
          <w:lang w:val="en-US"/>
        </w:rPr>
      </w:pPr>
    </w:p>
    <w:p w14:paraId="6482FFDD" w14:textId="4762308D" w:rsidR="00575CE2" w:rsidRDefault="00575CE2" w:rsidP="78FB18C8">
      <w:pPr>
        <w:rPr>
          <w:rFonts w:eastAsia="Calibri"/>
          <w:lang w:val="en-US"/>
        </w:rPr>
      </w:pPr>
    </w:p>
    <w:p w14:paraId="3C0E733B" w14:textId="77777777" w:rsidR="00BF7635" w:rsidRDefault="00BF7635" w:rsidP="78FB18C8">
      <w:pPr>
        <w:rPr>
          <w:rFonts w:eastAsia="Calibri"/>
          <w:lang w:val="en-US"/>
        </w:rPr>
      </w:pPr>
    </w:p>
    <w:p w14:paraId="5785F0F5" w14:textId="77777777" w:rsidR="003C0ABC" w:rsidRDefault="003C0ABC" w:rsidP="78FB18C8">
      <w:pPr>
        <w:rPr>
          <w:rFonts w:eastAsia="Calibri"/>
          <w:lang w:val="en-US"/>
        </w:rPr>
      </w:pPr>
    </w:p>
    <w:p w14:paraId="3DCA8FA6" w14:textId="69631504" w:rsidR="00FB381C" w:rsidRDefault="00FB381C" w:rsidP="78FB18C8">
      <w:pPr>
        <w:rPr>
          <w:rFonts w:eastAsia="Calibri"/>
          <w:lang w:val="en-US"/>
        </w:rPr>
      </w:pPr>
      <w:r>
        <w:rPr>
          <w:noProof/>
        </w:rPr>
        <mc:AlternateContent>
          <mc:Choice Requires="wps">
            <w:drawing>
              <wp:inline distT="0" distB="0" distL="0" distR="0" wp14:anchorId="0F731A1A" wp14:editId="178246A4">
                <wp:extent cx="1828800" cy="1828800"/>
                <wp:effectExtent l="0" t="0" r="0" b="0"/>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noFill/>
                        </a:ln>
                      </wps:spPr>
                      <wps:txbx>
                        <w:txbxContent>
                          <w:p w14:paraId="2C321B97" w14:textId="77777777" w:rsidR="000F24D5" w:rsidRPr="00F56708" w:rsidRDefault="000F24D5" w:rsidP="00A46A03">
                            <w:pPr>
                              <w:jc w:val="both"/>
                              <w:rPr>
                                <w:rFonts w:eastAsia="Calibri"/>
                                <w:lang w:val="en-US"/>
                              </w:rPr>
                            </w:pPr>
                            <w:r w:rsidRPr="0E9012C2">
                              <w:rPr>
                                <w:rFonts w:eastAsia="Calibri"/>
                                <w:lang w:val="en-US"/>
                              </w:rPr>
                              <w:t xml:space="preserve">Part 5 specifies requirements for the completion of </w:t>
                            </w:r>
                            <w:r>
                              <w:rPr>
                                <w:rFonts w:eastAsia="Calibri"/>
                                <w:lang w:val="en-US"/>
                              </w:rPr>
                              <w:t xml:space="preserve">the </w:t>
                            </w:r>
                            <w:r w:rsidRPr="0E9012C2">
                              <w:rPr>
                                <w:rFonts w:eastAsia="Calibri"/>
                                <w:lang w:val="en-US"/>
                              </w:rPr>
                              <w:t xml:space="preserve">Remedy Plan, including: incorporation of the content and learning from Concept Note; demonstration of how </w:t>
                            </w:r>
                            <w:r w:rsidRPr="009641B1">
                              <w:rPr>
                                <w:rFonts w:eastAsia="Calibri"/>
                                <w:i/>
                                <w:iCs/>
                                <w:lang w:val="en-US"/>
                              </w:rPr>
                              <w:t>remedy</w:t>
                            </w:r>
                            <w:r>
                              <w:rPr>
                                <w:rFonts w:eastAsia="Calibri"/>
                                <w:lang w:val="en-US"/>
                              </w:rPr>
                              <w:t>*</w:t>
                            </w:r>
                            <w:r w:rsidRPr="0E9012C2">
                              <w:rPr>
                                <w:rFonts w:eastAsia="Calibri"/>
                                <w:lang w:val="en-US"/>
                              </w:rPr>
                              <w:t xml:space="preserve"> will achieve required outcomes; inclusion of goals, objectives, milestones, timelines, and measurable indicators for </w:t>
                            </w:r>
                            <w:r>
                              <w:rPr>
                                <w:rFonts w:eastAsia="Calibri"/>
                                <w:lang w:val="en-US"/>
                              </w:rPr>
                              <w:t xml:space="preserve">the </w:t>
                            </w:r>
                            <w:r w:rsidRPr="0E9012C2">
                              <w:rPr>
                                <w:rFonts w:eastAsia="Calibri"/>
                                <w:lang w:val="en-US"/>
                              </w:rPr>
                              <w:t xml:space="preserve">Plans’ implementation; </w:t>
                            </w:r>
                            <w:r w:rsidRPr="002A5961">
                              <w:rPr>
                                <w:rFonts w:eastAsia="Calibri"/>
                                <w:i/>
                                <w:iCs/>
                                <w:lang w:val="en-US"/>
                              </w:rPr>
                              <w:t>consultation</w:t>
                            </w:r>
                            <w:r>
                              <w:rPr>
                                <w:rFonts w:eastAsia="Calibri"/>
                                <w:i/>
                                <w:iCs/>
                                <w:lang w:val="en-US"/>
                              </w:rPr>
                              <w:t>*</w:t>
                            </w:r>
                            <w:r w:rsidRPr="0E9012C2">
                              <w:rPr>
                                <w:rFonts w:eastAsia="Calibri"/>
                                <w:lang w:val="en-US"/>
                              </w:rPr>
                              <w:t xml:space="preserve"> with </w:t>
                            </w:r>
                            <w:r w:rsidRPr="002A5961">
                              <w:rPr>
                                <w:rFonts w:eastAsia="Calibri"/>
                                <w:i/>
                                <w:iCs/>
                                <w:lang w:val="en-US"/>
                              </w:rPr>
                              <w:t>stakeholders</w:t>
                            </w:r>
                            <w:r>
                              <w:rPr>
                                <w:rFonts w:eastAsia="Calibri"/>
                                <w:i/>
                                <w:iCs/>
                                <w:lang w:val="en-US"/>
                              </w:rPr>
                              <w:t>*</w:t>
                            </w:r>
                            <w:r w:rsidRPr="0E9012C2">
                              <w:rPr>
                                <w:rFonts w:eastAsia="Calibri"/>
                                <w:lang w:val="en-US"/>
                              </w:rPr>
                              <w:t xml:space="preserve">; agreements with </w:t>
                            </w:r>
                            <w:r w:rsidRPr="00F56708">
                              <w:rPr>
                                <w:rFonts w:eastAsia="Calibri"/>
                                <w:i/>
                                <w:iCs/>
                                <w:color w:val="5BC3F5" w:themeColor="accent5"/>
                                <w:lang w:val="en-US"/>
                              </w:rPr>
                              <w:t>impacted rights holders</w:t>
                            </w:r>
                            <w:r w:rsidRPr="0E9012C2">
                              <w:rPr>
                                <w:rFonts w:eastAsia="Calibri"/>
                                <w:i/>
                                <w:iCs/>
                                <w:lang w:val="en-US"/>
                              </w:rPr>
                              <w:t>*</w:t>
                            </w:r>
                            <w:r w:rsidRPr="0E9012C2">
                              <w:rPr>
                                <w:rFonts w:eastAsia="Calibri"/>
                                <w:lang w:val="en-US"/>
                              </w:rPr>
                              <w:t xml:space="preserve">; </w:t>
                            </w:r>
                            <w:r w:rsidRPr="0E9012C2">
                              <w:rPr>
                                <w:rFonts w:eastAsia="Calibri"/>
                                <w:i/>
                                <w:iCs/>
                                <w:lang w:val="en-US"/>
                              </w:rPr>
                              <w:t>Third Party Verifiers’*</w:t>
                            </w:r>
                            <w:r w:rsidRPr="0E9012C2">
                              <w:rPr>
                                <w:rFonts w:eastAsia="Calibri"/>
                                <w:lang w:val="en-US"/>
                              </w:rPr>
                              <w:t xml:space="preserve"> evaluation of the Plans; and for cases of </w:t>
                            </w:r>
                            <w:r w:rsidRPr="0E9012C2">
                              <w:rPr>
                                <w:rFonts w:eastAsia="Calibri"/>
                                <w:i/>
                                <w:iCs/>
                                <w:lang w:val="en-US"/>
                              </w:rPr>
                              <w:t>unacceptable activities*</w:t>
                            </w:r>
                            <w:r w:rsidRPr="0E9012C2">
                              <w:rPr>
                                <w:rFonts w:eastAsia="Calibri"/>
                                <w:lang w:val="en-US"/>
                              </w:rPr>
                              <w:t xml:space="preserve">, </w:t>
                            </w:r>
                            <w:r w:rsidRPr="002A5961">
                              <w:rPr>
                                <w:rFonts w:eastAsia="Calibri"/>
                                <w:i/>
                                <w:iCs/>
                                <w:lang w:val="en-US"/>
                              </w:rPr>
                              <w:t>consultation</w:t>
                            </w:r>
                            <w:r>
                              <w:rPr>
                                <w:rFonts w:eastAsia="Calibri"/>
                                <w:i/>
                                <w:iCs/>
                                <w:lang w:val="en-US"/>
                              </w:rPr>
                              <w:t>*</w:t>
                            </w:r>
                            <w:r w:rsidRPr="0E9012C2">
                              <w:rPr>
                                <w:rFonts w:eastAsia="Calibri"/>
                                <w:lang w:val="en-US"/>
                              </w:rPr>
                              <w:t xml:space="preserve"> with </w:t>
                            </w:r>
                            <w:r w:rsidRPr="0E9012C2">
                              <w:rPr>
                                <w:rFonts w:eastAsia="Calibri"/>
                                <w:i/>
                                <w:iCs/>
                                <w:lang w:val="en-US"/>
                              </w:rPr>
                              <w:t xml:space="preserve">independent experts* </w:t>
                            </w:r>
                            <w:r w:rsidRPr="0E9012C2">
                              <w:rPr>
                                <w:rFonts w:eastAsia="Calibri"/>
                                <w:lang w:val="en-US"/>
                              </w:rPr>
                              <w:t xml:space="preserve">and </w:t>
                            </w:r>
                            <w:r w:rsidRPr="0E9012C2">
                              <w:rPr>
                                <w:rFonts w:eastAsia="Calibri"/>
                                <w:i/>
                                <w:iCs/>
                                <w:lang w:val="en-US"/>
                              </w:rPr>
                              <w:t>Core Dialogue Groups*</w:t>
                            </w:r>
                            <w:r w:rsidRPr="0E9012C2">
                              <w:rPr>
                                <w:rFonts w:eastAsia="Calibri"/>
                                <w:lang w:val="en-US"/>
                              </w:rPr>
                              <w:t xml:space="preserve">. Part 5 also covers the amendment of Remedy Plans over time.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F731A1A" id="Text Box 21" o:spid="_x0000_s103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" fillcolor="#f1f8e8 [3214]" stroked="f" strokeweight=".5pt">
                <v:textbox style="mso-fit-shape-to-text:t">
                  <w:txbxContent>
                    <w:p w14:paraId="2C321B97" w14:textId="77777777" w:rsidR="000F24D5" w:rsidRPr="00F56708" w:rsidRDefault="000F24D5" w:rsidP="00A46A03">
                      <w:pPr>
                        <w:jc w:val="both"/>
                        <w:rPr>
                          <w:rFonts w:eastAsia="Calibri"/>
                          <w:lang w:val="en-US"/>
                        </w:rPr>
                      </w:pPr>
                      <w:r w:rsidRPr="0E9012C2">
                        <w:rPr>
                          <w:rFonts w:eastAsia="Calibri"/>
                          <w:lang w:val="en-US"/>
                        </w:rPr>
                        <w:t xml:space="preserve">Part 5 specifies requirements for the completion of </w:t>
                      </w:r>
                      <w:r>
                        <w:rPr>
                          <w:rFonts w:eastAsia="Calibri"/>
                          <w:lang w:val="en-US"/>
                        </w:rPr>
                        <w:t xml:space="preserve">the </w:t>
                      </w:r>
                      <w:r w:rsidRPr="0E9012C2">
                        <w:rPr>
                          <w:rFonts w:eastAsia="Calibri"/>
                          <w:lang w:val="en-US"/>
                        </w:rPr>
                        <w:t xml:space="preserve">Remedy Plan, including: incorporation of the content and learning from Concept Note; demonstration of how </w:t>
                      </w:r>
                      <w:r w:rsidRPr="009641B1">
                        <w:rPr>
                          <w:rFonts w:eastAsia="Calibri"/>
                          <w:i/>
                          <w:iCs/>
                          <w:lang w:val="en-US"/>
                        </w:rPr>
                        <w:t>remedy</w:t>
                      </w:r>
                      <w:r>
                        <w:rPr>
                          <w:rFonts w:eastAsia="Calibri"/>
                          <w:lang w:val="en-US"/>
                        </w:rPr>
                        <w:t>*</w:t>
                      </w:r>
                      <w:r w:rsidRPr="0E9012C2">
                        <w:rPr>
                          <w:rFonts w:eastAsia="Calibri"/>
                          <w:lang w:val="en-US"/>
                        </w:rPr>
                        <w:t xml:space="preserve"> will achieve required outcomes; inclusion of goals, objectives, milestones, timelines, and measurable indicators for </w:t>
                      </w:r>
                      <w:r>
                        <w:rPr>
                          <w:rFonts w:eastAsia="Calibri"/>
                          <w:lang w:val="en-US"/>
                        </w:rPr>
                        <w:t xml:space="preserve">the </w:t>
                      </w:r>
                      <w:r w:rsidRPr="0E9012C2">
                        <w:rPr>
                          <w:rFonts w:eastAsia="Calibri"/>
                          <w:lang w:val="en-US"/>
                        </w:rPr>
                        <w:t xml:space="preserve">Plans’ implementation; </w:t>
                      </w:r>
                      <w:r w:rsidRPr="002A5961">
                        <w:rPr>
                          <w:rFonts w:eastAsia="Calibri"/>
                          <w:i/>
                          <w:iCs/>
                          <w:lang w:val="en-US"/>
                        </w:rPr>
                        <w:t>consultation</w:t>
                      </w:r>
                      <w:r>
                        <w:rPr>
                          <w:rFonts w:eastAsia="Calibri"/>
                          <w:i/>
                          <w:iCs/>
                          <w:lang w:val="en-US"/>
                        </w:rPr>
                        <w:t>*</w:t>
                      </w:r>
                      <w:r w:rsidRPr="0E9012C2">
                        <w:rPr>
                          <w:rFonts w:eastAsia="Calibri"/>
                          <w:lang w:val="en-US"/>
                        </w:rPr>
                        <w:t xml:space="preserve"> with </w:t>
                      </w:r>
                      <w:r w:rsidRPr="002A5961">
                        <w:rPr>
                          <w:rFonts w:eastAsia="Calibri"/>
                          <w:i/>
                          <w:iCs/>
                          <w:lang w:val="en-US"/>
                        </w:rPr>
                        <w:t>stakeholders</w:t>
                      </w:r>
                      <w:r>
                        <w:rPr>
                          <w:rFonts w:eastAsia="Calibri"/>
                          <w:i/>
                          <w:iCs/>
                          <w:lang w:val="en-US"/>
                        </w:rPr>
                        <w:t>*</w:t>
                      </w:r>
                      <w:r w:rsidRPr="0E9012C2">
                        <w:rPr>
                          <w:rFonts w:eastAsia="Calibri"/>
                          <w:lang w:val="en-US"/>
                        </w:rPr>
                        <w:t xml:space="preserve">; agreements with </w:t>
                      </w:r>
                      <w:r w:rsidRPr="00F56708">
                        <w:rPr>
                          <w:rFonts w:eastAsia="Calibri"/>
                          <w:i/>
                          <w:iCs/>
                          <w:color w:val="5BC3F5" w:themeColor="accent5"/>
                          <w:lang w:val="en-US"/>
                        </w:rPr>
                        <w:t>impacted rights holders</w:t>
                      </w:r>
                      <w:r w:rsidRPr="0E9012C2">
                        <w:rPr>
                          <w:rFonts w:eastAsia="Calibri"/>
                          <w:i/>
                          <w:iCs/>
                          <w:lang w:val="en-US"/>
                        </w:rPr>
                        <w:t>*</w:t>
                      </w:r>
                      <w:r w:rsidRPr="0E9012C2">
                        <w:rPr>
                          <w:rFonts w:eastAsia="Calibri"/>
                          <w:lang w:val="en-US"/>
                        </w:rPr>
                        <w:t xml:space="preserve">; </w:t>
                      </w:r>
                      <w:r w:rsidRPr="0E9012C2">
                        <w:rPr>
                          <w:rFonts w:eastAsia="Calibri"/>
                          <w:i/>
                          <w:iCs/>
                          <w:lang w:val="en-US"/>
                        </w:rPr>
                        <w:t>Third Party Verifiers’*</w:t>
                      </w:r>
                      <w:r w:rsidRPr="0E9012C2">
                        <w:rPr>
                          <w:rFonts w:eastAsia="Calibri"/>
                          <w:lang w:val="en-US"/>
                        </w:rPr>
                        <w:t xml:space="preserve"> evaluation of the Plans; and for cases of </w:t>
                      </w:r>
                      <w:r w:rsidRPr="0E9012C2">
                        <w:rPr>
                          <w:rFonts w:eastAsia="Calibri"/>
                          <w:i/>
                          <w:iCs/>
                          <w:lang w:val="en-US"/>
                        </w:rPr>
                        <w:t>unacceptable activities*</w:t>
                      </w:r>
                      <w:r w:rsidRPr="0E9012C2">
                        <w:rPr>
                          <w:rFonts w:eastAsia="Calibri"/>
                          <w:lang w:val="en-US"/>
                        </w:rPr>
                        <w:t xml:space="preserve">, </w:t>
                      </w:r>
                      <w:r w:rsidRPr="002A5961">
                        <w:rPr>
                          <w:rFonts w:eastAsia="Calibri"/>
                          <w:i/>
                          <w:iCs/>
                          <w:lang w:val="en-US"/>
                        </w:rPr>
                        <w:t>consultation</w:t>
                      </w:r>
                      <w:r>
                        <w:rPr>
                          <w:rFonts w:eastAsia="Calibri"/>
                          <w:i/>
                          <w:iCs/>
                          <w:lang w:val="en-US"/>
                        </w:rPr>
                        <w:t>*</w:t>
                      </w:r>
                      <w:r w:rsidRPr="0E9012C2">
                        <w:rPr>
                          <w:rFonts w:eastAsia="Calibri"/>
                          <w:lang w:val="en-US"/>
                        </w:rPr>
                        <w:t xml:space="preserve"> with </w:t>
                      </w:r>
                      <w:r w:rsidRPr="0E9012C2">
                        <w:rPr>
                          <w:rFonts w:eastAsia="Calibri"/>
                          <w:i/>
                          <w:iCs/>
                          <w:lang w:val="en-US"/>
                        </w:rPr>
                        <w:t xml:space="preserve">independent experts* </w:t>
                      </w:r>
                      <w:r w:rsidRPr="0E9012C2">
                        <w:rPr>
                          <w:rFonts w:eastAsia="Calibri"/>
                          <w:lang w:val="en-US"/>
                        </w:rPr>
                        <w:t xml:space="preserve">and </w:t>
                      </w:r>
                      <w:r w:rsidRPr="0E9012C2">
                        <w:rPr>
                          <w:rFonts w:eastAsia="Calibri"/>
                          <w:i/>
                          <w:iCs/>
                          <w:lang w:val="en-US"/>
                        </w:rPr>
                        <w:t>Core Dialogue Groups*</w:t>
                      </w:r>
                      <w:r w:rsidRPr="0E9012C2">
                        <w:rPr>
                          <w:rFonts w:eastAsia="Calibri"/>
                          <w:lang w:val="en-US"/>
                        </w:rPr>
                        <w:t xml:space="preserve">. Part 5 also covers the amendment of Remedy Plans over time.  </w:t>
                      </w:r>
                    </w:p>
                  </w:txbxContent>
                </v:textbox>
                <w10:anchorlock/>
              </v:shape>
            </w:pict>
          </mc:Fallback>
        </mc:AlternateContent>
      </w:r>
    </w:p>
    <w:p w14:paraId="0A32D756" w14:textId="0F43A8F4" w:rsidR="000864F5" w:rsidRPr="00EB791B" w:rsidRDefault="203A1975" w:rsidP="00510772">
      <w:pPr>
        <w:pStyle w:val="Clause1-Heading"/>
        <w:numPr>
          <w:ilvl w:val="0"/>
          <w:numId w:val="79"/>
        </w:numPr>
        <w:jc w:val="both"/>
        <w:outlineLvl w:val="9"/>
        <w:rPr>
          <w:rFonts w:asciiTheme="minorHAnsi" w:hAnsiTheme="minorHAnsi" w:cstheme="minorHAnsi"/>
          <w:b/>
          <w:lang w:val="en-US"/>
        </w:rPr>
      </w:pPr>
      <w:bookmarkStart w:id="153" w:name="_Ref96348409"/>
      <w:r w:rsidRPr="00EB791B">
        <w:rPr>
          <w:rFonts w:asciiTheme="minorHAnsi" w:hAnsiTheme="minorHAnsi" w:cstheme="minorHAnsi"/>
          <w:b/>
          <w:lang w:val="en-US"/>
        </w:rPr>
        <w:t>Completion of the Remedy Plan</w:t>
      </w:r>
      <w:bookmarkEnd w:id="153"/>
    </w:p>
    <w:p w14:paraId="3EF11124" w14:textId="7074814B" w:rsidR="008478FB" w:rsidRPr="00AC4FFE" w:rsidRDefault="008478FB" w:rsidP="00510772">
      <w:pPr>
        <w:pStyle w:val="Clause2"/>
        <w:ind w:left="1143"/>
        <w:jc w:val="both"/>
        <w:rPr>
          <w:lang w:val="en-US"/>
        </w:rPr>
      </w:pPr>
      <w:r w:rsidRPr="004F35A2">
        <w:rPr>
          <w:i/>
          <w:iCs/>
          <w:lang w:val="en-US"/>
        </w:rPr>
        <w:t xml:space="preserve">The Organization* </w:t>
      </w:r>
      <w:r w:rsidRPr="004F35A2">
        <w:rPr>
          <w:lang w:val="en-US"/>
        </w:rPr>
        <w:t>or</w:t>
      </w:r>
      <w:r w:rsidRPr="004F35A2">
        <w:rPr>
          <w:i/>
          <w:iCs/>
          <w:lang w:val="en-US"/>
        </w:rPr>
        <w:t xml:space="preserve"> </w:t>
      </w:r>
      <w:r w:rsidRPr="004F35A2">
        <w:rPr>
          <w:lang w:val="en-US"/>
        </w:rPr>
        <w:t>the</w:t>
      </w:r>
      <w:r w:rsidRPr="004F35A2">
        <w:rPr>
          <w:i/>
          <w:iCs/>
          <w:lang w:val="en-US"/>
        </w:rPr>
        <w:t xml:space="preserve"> corporate group</w:t>
      </w:r>
      <w:r w:rsidRPr="004F35A2">
        <w:rPr>
          <w:lang w:val="en-US"/>
        </w:rPr>
        <w:t xml:space="preserve">* shall complete the Remedy Plan building on the information in the approved Concept Note and referring back </w:t>
      </w:r>
      <w:r w:rsidR="0097294E" w:rsidRPr="004F35A2">
        <w:rPr>
          <w:lang w:val="en-US"/>
        </w:rPr>
        <w:t xml:space="preserve">to </w:t>
      </w:r>
      <w:r w:rsidRPr="004F35A2">
        <w:rPr>
          <w:lang w:val="en-US"/>
        </w:rPr>
        <w:t xml:space="preserve">the Harm Analysis Report and the Baseline </w:t>
      </w:r>
      <w:r w:rsidRPr="00AC4FFE">
        <w:rPr>
          <w:lang w:val="en-US"/>
        </w:rPr>
        <w:t xml:space="preserve">Assessments. The Remedy Plan shall detail the conclusions of the work undertaken in Part 3 of the </w:t>
      </w:r>
      <w:r w:rsidRPr="00AC4FFE">
        <w:rPr>
          <w:i/>
          <w:iCs/>
          <w:lang w:val="en-US"/>
        </w:rPr>
        <w:t>FSC Remedy Framework</w:t>
      </w:r>
      <w:r w:rsidRPr="00AC4FFE">
        <w:rPr>
          <w:lang w:val="en-US"/>
        </w:rPr>
        <w:t xml:space="preserve"> and show how the </w:t>
      </w:r>
      <w:r w:rsidRPr="00AC4FFE">
        <w:rPr>
          <w:i/>
          <w:iCs/>
          <w:lang w:val="en-US"/>
        </w:rPr>
        <w:t>harm</w:t>
      </w:r>
      <w:r w:rsidRPr="00AC4FFE">
        <w:rPr>
          <w:lang w:val="en-US"/>
        </w:rPr>
        <w:t xml:space="preserve">* caused by the </w:t>
      </w:r>
      <w:r w:rsidRPr="00AC4FFE">
        <w:rPr>
          <w:i/>
          <w:lang w:val="en-US"/>
        </w:rPr>
        <w:t>conversion</w:t>
      </w:r>
      <w:r w:rsidRPr="00AC4FFE">
        <w:rPr>
          <w:lang w:val="en-US"/>
        </w:rPr>
        <w:t>* and</w:t>
      </w:r>
      <w:r w:rsidR="00052DC2" w:rsidRPr="00AC4FFE">
        <w:rPr>
          <w:lang w:val="en-US"/>
        </w:rPr>
        <w:t>/or</w:t>
      </w:r>
      <w:r w:rsidRPr="00AC4FFE">
        <w:rPr>
          <w:lang w:val="en-US"/>
        </w:rPr>
        <w:t xml:space="preserve"> </w:t>
      </w:r>
      <w:r w:rsidRPr="00AC4FFE">
        <w:rPr>
          <w:i/>
          <w:iCs/>
          <w:lang w:val="en-US"/>
        </w:rPr>
        <w:t>unacceptable activities</w:t>
      </w:r>
      <w:r w:rsidRPr="00AC4FFE">
        <w:rPr>
          <w:lang w:val="en-US"/>
        </w:rPr>
        <w:t xml:space="preserve">* shall be remedied by the planned actions. </w:t>
      </w:r>
    </w:p>
    <w:p w14:paraId="647F0914" w14:textId="63127B31" w:rsidR="00271EB3" w:rsidRPr="00AC4FFE" w:rsidRDefault="00271EB3" w:rsidP="00510772">
      <w:pPr>
        <w:pStyle w:val="Clause2"/>
        <w:ind w:left="1143"/>
        <w:jc w:val="both"/>
        <w:rPr>
          <w:lang w:val="en-US"/>
        </w:rPr>
      </w:pPr>
      <w:bookmarkStart w:id="154" w:name="_Ref108784943"/>
      <w:r w:rsidRPr="00AC4FFE">
        <w:rPr>
          <w:lang w:val="en-US"/>
        </w:rPr>
        <w:t xml:space="preserve">The information set out in the Concept Note shall be incorporated into the </w:t>
      </w:r>
      <w:r w:rsidRPr="00AC4FFE">
        <w:rPr>
          <w:iCs/>
          <w:lang w:val="en-US"/>
        </w:rPr>
        <w:t>Remedy Plan.</w:t>
      </w:r>
      <w:r w:rsidRPr="00AC4FFE">
        <w:rPr>
          <w:i/>
          <w:iCs/>
          <w:lang w:val="en-US"/>
        </w:rPr>
        <w:t xml:space="preserve"> </w:t>
      </w:r>
      <w:r w:rsidRPr="00AC4FFE">
        <w:rPr>
          <w:lang w:val="en-US"/>
        </w:rPr>
        <w:t xml:space="preserve">The additional required information in the Remedy Plan </w:t>
      </w:r>
      <w:r w:rsidR="00C95368" w:rsidRPr="00AC4FFE">
        <w:rPr>
          <w:lang w:val="en-US"/>
        </w:rPr>
        <w:t xml:space="preserve">shall </w:t>
      </w:r>
      <w:r w:rsidRPr="00AC4FFE">
        <w:rPr>
          <w:lang w:val="en-US"/>
        </w:rPr>
        <w:t>include:</w:t>
      </w:r>
      <w:bookmarkEnd w:id="154"/>
    </w:p>
    <w:p w14:paraId="620BC455" w14:textId="465372CD" w:rsidR="006D007E" w:rsidRPr="004F35A2" w:rsidRDefault="006D007E" w:rsidP="00510772">
      <w:pPr>
        <w:pStyle w:val="List"/>
        <w:numPr>
          <w:ilvl w:val="0"/>
          <w:numId w:val="32"/>
        </w:numPr>
        <w:ind w:left="1418"/>
        <w:jc w:val="both"/>
        <w:rPr>
          <w:lang w:val="en-US"/>
        </w:rPr>
      </w:pPr>
      <w:r w:rsidRPr="00AC4FFE">
        <w:rPr>
          <w:lang w:val="en-US"/>
        </w:rPr>
        <w:t xml:space="preserve">Milestones for the </w:t>
      </w:r>
      <w:r w:rsidRPr="00AC4FFE">
        <w:rPr>
          <w:i/>
          <w:iCs/>
          <w:lang w:val="en-US"/>
        </w:rPr>
        <w:t>priority activities</w:t>
      </w:r>
      <w:r w:rsidRPr="00AC4FFE">
        <w:rPr>
          <w:lang w:val="en-US"/>
        </w:rPr>
        <w:t xml:space="preserve">* that result in the achievement of the </w:t>
      </w:r>
      <w:r w:rsidRPr="00AC4FFE">
        <w:rPr>
          <w:i/>
          <w:lang w:val="en-US"/>
        </w:rPr>
        <w:t>Initial</w:t>
      </w:r>
      <w:r w:rsidRPr="00AC4FFE">
        <w:rPr>
          <w:i/>
          <w:iCs/>
          <w:lang w:val="en-US"/>
        </w:rPr>
        <w:t xml:space="preserve"> </w:t>
      </w:r>
      <w:r w:rsidRPr="00AC4FFE">
        <w:rPr>
          <w:i/>
          <w:lang w:val="en-US"/>
        </w:rPr>
        <w:t>Implementation Threshold*</w:t>
      </w:r>
      <w:r w:rsidRPr="00AC4FFE">
        <w:rPr>
          <w:i/>
          <w:iCs/>
          <w:lang w:val="en-US"/>
        </w:rPr>
        <w:t xml:space="preserve"> </w:t>
      </w:r>
      <w:r w:rsidRPr="00AC4FFE">
        <w:rPr>
          <w:lang w:val="en-US"/>
        </w:rPr>
        <w:t>or</w:t>
      </w:r>
      <w:r w:rsidRPr="00AC4FFE">
        <w:rPr>
          <w:i/>
          <w:lang w:val="en-US"/>
        </w:rPr>
        <w:t xml:space="preserve"> </w:t>
      </w:r>
      <w:r w:rsidRPr="00AC4FFE">
        <w:rPr>
          <w:i/>
          <w:iCs/>
          <w:lang w:val="en-US"/>
        </w:rPr>
        <w:t>Association</w:t>
      </w:r>
      <w:r w:rsidRPr="004F35A2">
        <w:rPr>
          <w:i/>
          <w:iCs/>
          <w:lang w:val="en-US"/>
        </w:rPr>
        <w:t xml:space="preserve"> Threshold*</w:t>
      </w:r>
      <w:r w:rsidRPr="004F35A2">
        <w:rPr>
          <w:lang w:val="en-US"/>
        </w:rPr>
        <w:t>;</w:t>
      </w:r>
    </w:p>
    <w:p w14:paraId="027CCE8A" w14:textId="3DBB8258" w:rsidR="0007735D" w:rsidRPr="004F35A2" w:rsidRDefault="0007735D" w:rsidP="00510772">
      <w:pPr>
        <w:pStyle w:val="List"/>
        <w:ind w:left="1436"/>
        <w:jc w:val="both"/>
        <w:rPr>
          <w:lang w:val="en-US"/>
        </w:rPr>
      </w:pPr>
      <w:r w:rsidRPr="004F35A2">
        <w:rPr>
          <w:lang w:val="en-US"/>
        </w:rPr>
        <w:t xml:space="preserve">Timeframes and milestones for the completion of all other </w:t>
      </w:r>
      <w:r w:rsidRPr="004F35A2">
        <w:rPr>
          <w:i/>
          <w:iCs/>
          <w:lang w:val="en-US"/>
        </w:rPr>
        <w:t>remedy</w:t>
      </w:r>
      <w:r w:rsidRPr="004F35A2">
        <w:rPr>
          <w:i/>
          <w:lang w:val="en-US"/>
        </w:rPr>
        <w:t>*</w:t>
      </w:r>
      <w:r w:rsidRPr="004F35A2">
        <w:rPr>
          <w:lang w:val="en-US"/>
        </w:rPr>
        <w:t xml:space="preserve"> actions</w:t>
      </w:r>
      <w:r w:rsidR="00787D52" w:rsidRPr="004F35A2">
        <w:rPr>
          <w:lang w:val="en-US"/>
        </w:rPr>
        <w:t>;</w:t>
      </w:r>
    </w:p>
    <w:p w14:paraId="70B5315B" w14:textId="57525A51" w:rsidR="00C57185" w:rsidRPr="004F35A2" w:rsidRDefault="00C57185" w:rsidP="00510772">
      <w:pPr>
        <w:pStyle w:val="List"/>
        <w:ind w:left="1436"/>
        <w:jc w:val="both"/>
        <w:rPr>
          <w:lang w:val="en-US"/>
        </w:rPr>
      </w:pPr>
      <w:r w:rsidRPr="004F35A2">
        <w:rPr>
          <w:lang w:val="en-US"/>
        </w:rPr>
        <w:t xml:space="preserve">Documentation of how the activities selected for </w:t>
      </w:r>
      <w:r w:rsidRPr="004F35A2">
        <w:rPr>
          <w:i/>
          <w:iCs/>
          <w:lang w:val="en-US"/>
        </w:rPr>
        <w:t>remedy*</w:t>
      </w:r>
      <w:r w:rsidRPr="004F35A2">
        <w:rPr>
          <w:lang w:val="en-US"/>
        </w:rPr>
        <w:t xml:space="preserve"> shall: </w:t>
      </w:r>
    </w:p>
    <w:p w14:paraId="3EAA2DB5" w14:textId="49AEEB29" w:rsidR="000661CF" w:rsidRPr="004F35A2" w:rsidRDefault="000661CF" w:rsidP="00510772">
      <w:pPr>
        <w:pStyle w:val="List2"/>
        <w:ind w:left="1724"/>
        <w:jc w:val="both"/>
        <w:rPr>
          <w:lang w:val="en-US"/>
        </w:rPr>
      </w:pPr>
      <w:r w:rsidRPr="004F35A2">
        <w:rPr>
          <w:lang w:val="en-US"/>
        </w:rPr>
        <w:t xml:space="preserve">Be </w:t>
      </w:r>
      <w:r w:rsidRPr="004F35A2">
        <w:rPr>
          <w:i/>
          <w:iCs/>
          <w:lang w:val="en-US"/>
        </w:rPr>
        <w:t>equivalent*</w:t>
      </w:r>
      <w:r w:rsidRPr="004F35A2">
        <w:rPr>
          <w:lang w:val="en-US"/>
        </w:rPr>
        <w:t xml:space="preserve"> and </w:t>
      </w:r>
      <w:r w:rsidRPr="004F35A2">
        <w:rPr>
          <w:i/>
          <w:iCs/>
          <w:lang w:val="en-US"/>
        </w:rPr>
        <w:t>proportionate*</w:t>
      </w:r>
      <w:r w:rsidRPr="004F35A2">
        <w:rPr>
          <w:lang w:val="en-US"/>
        </w:rPr>
        <w:t xml:space="preserve"> (when required as in</w:t>
      </w:r>
      <w:r w:rsidR="00C65653" w:rsidRPr="004F35A2" w:rsidDel="00C65653">
        <w:rPr>
          <w:lang w:val="en-US"/>
        </w:rPr>
        <w:t xml:space="preserve"> </w:t>
      </w:r>
      <w:r w:rsidR="00D63E52" w:rsidRPr="004F35A2">
        <w:rPr>
          <w:lang w:val="en-US"/>
        </w:rPr>
        <w:fldChar w:fldCharType="begin"/>
      </w:r>
      <w:r w:rsidR="00D63E52" w:rsidRPr="004F35A2">
        <w:rPr>
          <w:lang w:val="en-US"/>
        </w:rPr>
        <w:instrText xml:space="preserve"> REF _Ref95768687 \r \h </w:instrText>
      </w:r>
      <w:r w:rsidR="004F35A2">
        <w:rPr>
          <w:lang w:val="en-US"/>
        </w:rPr>
        <w:instrText xml:space="preserve"> \* MERGEFORMAT </w:instrText>
      </w:r>
      <w:r w:rsidR="00D63E52" w:rsidRPr="004F35A2">
        <w:rPr>
          <w:lang w:val="en-US"/>
        </w:rPr>
      </w:r>
      <w:r w:rsidR="00D63E52" w:rsidRPr="004F35A2">
        <w:rPr>
          <w:lang w:val="en-US"/>
        </w:rPr>
        <w:fldChar w:fldCharType="separate"/>
      </w:r>
      <w:r w:rsidR="00167A13">
        <w:rPr>
          <w:lang w:val="en-US"/>
        </w:rPr>
        <w:t>17.4</w:t>
      </w:r>
      <w:r w:rsidR="00D63E52" w:rsidRPr="004F35A2">
        <w:rPr>
          <w:lang w:val="en-US"/>
        </w:rPr>
        <w:fldChar w:fldCharType="end"/>
      </w:r>
      <w:r w:rsidRPr="004F35A2">
        <w:rPr>
          <w:lang w:val="en-US"/>
        </w:rPr>
        <w:t>);</w:t>
      </w:r>
    </w:p>
    <w:p w14:paraId="72D79FA5" w14:textId="033C69AF" w:rsidR="001651C1" w:rsidRPr="004F35A2" w:rsidRDefault="001651C1" w:rsidP="00510772">
      <w:pPr>
        <w:pStyle w:val="List2"/>
        <w:ind w:left="1724"/>
        <w:jc w:val="both"/>
        <w:rPr>
          <w:lang w:val="en-US"/>
        </w:rPr>
      </w:pPr>
      <w:r w:rsidRPr="004F35A2">
        <w:rPr>
          <w:lang w:val="en-US"/>
        </w:rPr>
        <w:t xml:space="preserve">Demonstrate </w:t>
      </w:r>
      <w:r w:rsidRPr="004F35A2">
        <w:rPr>
          <w:i/>
          <w:iCs/>
          <w:lang w:val="en-US"/>
        </w:rPr>
        <w:t>longevity</w:t>
      </w:r>
      <w:r w:rsidRPr="004F35A2">
        <w:rPr>
          <w:lang w:val="en-US"/>
        </w:rPr>
        <w:t xml:space="preserve">* and </w:t>
      </w:r>
      <w:r w:rsidRPr="004F35A2">
        <w:rPr>
          <w:i/>
          <w:iCs/>
          <w:lang w:val="en-US"/>
        </w:rPr>
        <w:t>additionality</w:t>
      </w:r>
      <w:r w:rsidRPr="004F35A2">
        <w:rPr>
          <w:lang w:val="en-US"/>
        </w:rPr>
        <w:t xml:space="preserve">* (see </w:t>
      </w:r>
      <w:r w:rsidR="00D63E52" w:rsidRPr="004F35A2">
        <w:rPr>
          <w:lang w:val="en-US"/>
        </w:rPr>
        <w:t>17.4</w:t>
      </w:r>
      <w:r w:rsidRPr="004F35A2">
        <w:rPr>
          <w:lang w:val="en-US"/>
        </w:rPr>
        <w:t>);</w:t>
      </w:r>
    </w:p>
    <w:p w14:paraId="032ABA69" w14:textId="3607AF6D" w:rsidR="00223375" w:rsidRPr="004F35A2" w:rsidRDefault="00223375" w:rsidP="00510772">
      <w:pPr>
        <w:pStyle w:val="List2"/>
        <w:ind w:left="1724"/>
        <w:jc w:val="both"/>
        <w:rPr>
          <w:lang w:val="en-US"/>
        </w:rPr>
      </w:pPr>
      <w:r w:rsidRPr="004F35A2">
        <w:rPr>
          <w:lang w:val="en-US"/>
        </w:rPr>
        <w:t xml:space="preserve">Be protected from a reversal of the </w:t>
      </w:r>
      <w:r w:rsidRPr="004F35A2">
        <w:rPr>
          <w:i/>
          <w:iCs/>
          <w:lang w:val="en-US"/>
        </w:rPr>
        <w:t>remedy</w:t>
      </w:r>
      <w:r w:rsidRPr="004F35A2">
        <w:rPr>
          <w:lang w:val="en-US"/>
        </w:rPr>
        <w:t>* gains achieved, including protecting projects from anthropogenic and illegal activities, raising local community awareness of the projects and the need to preserve them</w:t>
      </w:r>
      <w:r w:rsidR="00787D52" w:rsidRPr="004F35A2">
        <w:rPr>
          <w:lang w:val="en-US"/>
        </w:rPr>
        <w:t>; and</w:t>
      </w:r>
    </w:p>
    <w:p w14:paraId="293634A8" w14:textId="58D657CB" w:rsidR="00CD7C05" w:rsidRPr="004F35A2" w:rsidRDefault="06153A15" w:rsidP="00510772">
      <w:pPr>
        <w:pStyle w:val="List2"/>
        <w:ind w:left="1724"/>
        <w:jc w:val="both"/>
        <w:rPr>
          <w:lang w:val="en-US"/>
        </w:rPr>
      </w:pPr>
      <w:r w:rsidRPr="004F35A2">
        <w:rPr>
          <w:lang w:val="en-US"/>
        </w:rPr>
        <w:t xml:space="preserve">Meet the requirements </w:t>
      </w:r>
      <w:r w:rsidR="4A4BEB8E" w:rsidRPr="004F35A2">
        <w:rPr>
          <w:lang w:val="en-US"/>
        </w:rPr>
        <w:t xml:space="preserve">of </w:t>
      </w:r>
      <w:r w:rsidR="00A27500" w:rsidRPr="004F35A2">
        <w:rPr>
          <w:lang w:val="en-US"/>
        </w:rPr>
        <w:fldChar w:fldCharType="begin"/>
      </w:r>
      <w:r w:rsidR="00A27500" w:rsidRPr="004F35A2">
        <w:rPr>
          <w:lang w:val="en-US"/>
        </w:rPr>
        <w:instrText xml:space="preserve"> REF _Ref95768687 \n \h </w:instrText>
      </w:r>
      <w:r w:rsidR="004F35A2">
        <w:rPr>
          <w:lang w:val="en-US"/>
        </w:rPr>
        <w:instrText xml:space="preserve"> \* MERGEFORMAT </w:instrText>
      </w:r>
      <w:r w:rsidR="00A27500" w:rsidRPr="004F35A2">
        <w:rPr>
          <w:lang w:val="en-US"/>
        </w:rPr>
      </w:r>
      <w:r w:rsidR="00A27500" w:rsidRPr="004F35A2">
        <w:rPr>
          <w:lang w:val="en-US"/>
        </w:rPr>
        <w:fldChar w:fldCharType="separate"/>
      </w:r>
      <w:r w:rsidR="00167A13">
        <w:rPr>
          <w:lang w:val="en-US"/>
        </w:rPr>
        <w:t>17.4</w:t>
      </w:r>
      <w:r w:rsidR="00A27500" w:rsidRPr="004F35A2">
        <w:rPr>
          <w:lang w:val="en-US"/>
        </w:rPr>
        <w:fldChar w:fldCharType="end"/>
      </w:r>
      <w:r w:rsidR="4A4BEB8E" w:rsidRPr="004F35A2">
        <w:rPr>
          <w:lang w:val="en-US"/>
        </w:rPr>
        <w:t xml:space="preserve">, </w:t>
      </w:r>
      <w:r w:rsidR="00A27500" w:rsidRPr="004F35A2">
        <w:rPr>
          <w:lang w:val="en-US"/>
        </w:rPr>
        <w:fldChar w:fldCharType="begin"/>
      </w:r>
      <w:r w:rsidR="00A27500" w:rsidRPr="004F35A2">
        <w:rPr>
          <w:lang w:val="en-US"/>
        </w:rPr>
        <w:instrText xml:space="preserve"> REF _Ref95680841 \n \h </w:instrText>
      </w:r>
      <w:r w:rsidR="004F35A2">
        <w:rPr>
          <w:lang w:val="en-US"/>
        </w:rPr>
        <w:instrText xml:space="preserve"> \* MERGEFORMAT </w:instrText>
      </w:r>
      <w:r w:rsidR="00A27500" w:rsidRPr="004F35A2">
        <w:rPr>
          <w:lang w:val="en-US"/>
        </w:rPr>
      </w:r>
      <w:r w:rsidR="00A27500" w:rsidRPr="004F35A2">
        <w:rPr>
          <w:lang w:val="en-US"/>
        </w:rPr>
        <w:fldChar w:fldCharType="separate"/>
      </w:r>
      <w:r w:rsidR="00167A13">
        <w:rPr>
          <w:lang w:val="en-US"/>
        </w:rPr>
        <w:t>18.3</w:t>
      </w:r>
      <w:r w:rsidR="00A27500" w:rsidRPr="004F35A2">
        <w:rPr>
          <w:lang w:val="en-US"/>
        </w:rPr>
        <w:fldChar w:fldCharType="end"/>
      </w:r>
      <w:r w:rsidR="00A27500" w:rsidRPr="004F35A2">
        <w:rPr>
          <w:lang w:val="en-US"/>
        </w:rPr>
        <w:t xml:space="preserve">, </w:t>
      </w:r>
      <w:r w:rsidR="006B4EF9">
        <w:rPr>
          <w:lang w:val="en-US"/>
        </w:rPr>
        <w:t>18.4</w:t>
      </w:r>
      <w:r w:rsidR="00A27500" w:rsidRPr="004F35A2">
        <w:rPr>
          <w:lang w:val="en-US"/>
        </w:rPr>
        <w:t>,</w:t>
      </w:r>
      <w:r w:rsidR="4A4BEB8E" w:rsidRPr="004F35A2">
        <w:rPr>
          <w:lang w:val="en-US"/>
        </w:rPr>
        <w:t xml:space="preserve"> and</w:t>
      </w:r>
      <w:r w:rsidR="00A27500" w:rsidRPr="004F35A2">
        <w:rPr>
          <w:lang w:val="en-US"/>
        </w:rPr>
        <w:t xml:space="preserve"> </w:t>
      </w:r>
      <w:r w:rsidR="00A27500" w:rsidRPr="004F35A2">
        <w:rPr>
          <w:lang w:val="en-US"/>
        </w:rPr>
        <w:fldChar w:fldCharType="begin"/>
      </w:r>
      <w:r w:rsidR="00A27500" w:rsidRPr="004F35A2">
        <w:rPr>
          <w:lang w:val="en-US"/>
        </w:rPr>
        <w:instrText xml:space="preserve"> REF _Ref109124093 \n \h </w:instrText>
      </w:r>
      <w:r w:rsidR="004F35A2">
        <w:rPr>
          <w:lang w:val="en-US"/>
        </w:rPr>
        <w:instrText xml:space="preserve"> \* MERGEFORMAT </w:instrText>
      </w:r>
      <w:r w:rsidR="00A27500" w:rsidRPr="004F35A2">
        <w:rPr>
          <w:lang w:val="en-US"/>
        </w:rPr>
      </w:r>
      <w:r w:rsidR="00A27500" w:rsidRPr="004F35A2">
        <w:rPr>
          <w:lang w:val="en-US"/>
        </w:rPr>
        <w:fldChar w:fldCharType="separate"/>
      </w:r>
      <w:r w:rsidR="00167A13">
        <w:rPr>
          <w:lang w:val="en-US"/>
        </w:rPr>
        <w:t>21.1</w:t>
      </w:r>
      <w:r w:rsidR="00A27500" w:rsidRPr="004F35A2">
        <w:rPr>
          <w:lang w:val="en-US"/>
        </w:rPr>
        <w:fldChar w:fldCharType="end"/>
      </w:r>
      <w:r w:rsidR="007F0327" w:rsidRPr="004F35A2">
        <w:rPr>
          <w:lang w:val="en-US"/>
        </w:rPr>
        <w:t>;</w:t>
      </w:r>
      <w:r w:rsidR="00B425D6" w:rsidRPr="004F35A2">
        <w:rPr>
          <w:lang w:val="en-US"/>
        </w:rPr>
        <w:t xml:space="preserve"> </w:t>
      </w:r>
      <w:r w:rsidR="4A4BEB8E" w:rsidRPr="004F35A2">
        <w:rPr>
          <w:lang w:val="en-US"/>
        </w:rPr>
        <w:t xml:space="preserve"> </w:t>
      </w:r>
    </w:p>
    <w:p w14:paraId="3C6BD0FC" w14:textId="4EF1DCE7" w:rsidR="00E62BE7" w:rsidRPr="004F35A2" w:rsidRDefault="00E62BE7" w:rsidP="00510772">
      <w:pPr>
        <w:pStyle w:val="List"/>
        <w:ind w:left="1436"/>
        <w:jc w:val="both"/>
        <w:rPr>
          <w:lang w:val="en-US"/>
        </w:rPr>
      </w:pPr>
      <w:r w:rsidRPr="004F35A2">
        <w:rPr>
          <w:lang w:val="en-US"/>
        </w:rPr>
        <w:t>A more detailed evaluation of the resources (financial, environmental</w:t>
      </w:r>
      <w:r w:rsidR="006C5291" w:rsidRPr="004F35A2">
        <w:rPr>
          <w:lang w:val="en-US"/>
        </w:rPr>
        <w:t>,</w:t>
      </w:r>
      <w:r w:rsidRPr="004F35A2">
        <w:rPr>
          <w:lang w:val="en-US"/>
        </w:rPr>
        <w:t xml:space="preserve"> and human) needed, to ensure the feasibility of the </w:t>
      </w:r>
      <w:r w:rsidRPr="004F35A2">
        <w:rPr>
          <w:i/>
          <w:iCs/>
          <w:lang w:val="en-US"/>
        </w:rPr>
        <w:t xml:space="preserve">remedy* </w:t>
      </w:r>
      <w:r w:rsidRPr="004F35A2">
        <w:rPr>
          <w:lang w:val="en-US"/>
        </w:rPr>
        <w:t>actions, that includes short</w:t>
      </w:r>
      <w:r w:rsidR="004F78BA" w:rsidRPr="004F35A2">
        <w:rPr>
          <w:lang w:val="en-US"/>
        </w:rPr>
        <w:t>-</w:t>
      </w:r>
      <w:r w:rsidRPr="004F35A2">
        <w:rPr>
          <w:lang w:val="en-US"/>
        </w:rPr>
        <w:t>, medium</w:t>
      </w:r>
      <w:r w:rsidR="004F78BA" w:rsidRPr="004F35A2">
        <w:rPr>
          <w:lang w:val="en-US"/>
        </w:rPr>
        <w:t>-</w:t>
      </w:r>
      <w:r w:rsidRPr="004F35A2">
        <w:rPr>
          <w:lang w:val="en-US"/>
        </w:rPr>
        <w:t xml:space="preserve"> and long</w:t>
      </w:r>
      <w:r w:rsidR="004F78BA" w:rsidRPr="004F35A2">
        <w:rPr>
          <w:lang w:val="en-US"/>
        </w:rPr>
        <w:t>-</w:t>
      </w:r>
      <w:r w:rsidRPr="004F35A2">
        <w:rPr>
          <w:lang w:val="en-US"/>
        </w:rPr>
        <w:t xml:space="preserve">term perspectives (see </w:t>
      </w:r>
      <w:r w:rsidR="00926AE5" w:rsidRPr="004F35A2">
        <w:rPr>
          <w:lang w:val="en-US"/>
        </w:rPr>
        <w:t>22.</w:t>
      </w:r>
      <w:r w:rsidR="00AB7A73" w:rsidRPr="004F35A2">
        <w:rPr>
          <w:lang w:val="en-US"/>
        </w:rPr>
        <w:t>2</w:t>
      </w:r>
      <w:r w:rsidR="009D6465" w:rsidRPr="004F35A2">
        <w:rPr>
          <w:lang w:val="en-US"/>
        </w:rPr>
        <w:fldChar w:fldCharType="begin"/>
      </w:r>
      <w:r w:rsidR="009D6465" w:rsidRPr="004F35A2">
        <w:rPr>
          <w:lang w:val="en-US"/>
        </w:rPr>
        <w:instrText xml:space="preserve"> REF _Ref96349392 \r \h  \* MERGEFORMAT </w:instrText>
      </w:r>
      <w:r w:rsidR="009D6465" w:rsidRPr="004F35A2">
        <w:rPr>
          <w:lang w:val="en-US"/>
        </w:rPr>
      </w:r>
      <w:r w:rsidR="009D6465" w:rsidRPr="004F35A2">
        <w:rPr>
          <w:lang w:val="en-US"/>
        </w:rPr>
        <w:fldChar w:fldCharType="separate"/>
      </w:r>
      <w:r w:rsidR="00167A13">
        <w:rPr>
          <w:lang w:val="en-US"/>
        </w:rPr>
        <w:t>b</w:t>
      </w:r>
      <w:r w:rsidR="009D6465" w:rsidRPr="004F35A2">
        <w:rPr>
          <w:lang w:val="en-US"/>
        </w:rPr>
        <w:fldChar w:fldCharType="end"/>
      </w:r>
      <w:r w:rsidRPr="004F35A2">
        <w:rPr>
          <w:lang w:val="en-US"/>
        </w:rPr>
        <w:t>)</w:t>
      </w:r>
      <w:r w:rsidR="007F0327" w:rsidRPr="004F35A2">
        <w:rPr>
          <w:lang w:val="en-US"/>
        </w:rPr>
        <w:t>;</w:t>
      </w:r>
    </w:p>
    <w:p w14:paraId="157CC619" w14:textId="382FC675" w:rsidR="003644C5" w:rsidRPr="004F35A2" w:rsidRDefault="003644C5" w:rsidP="00510772">
      <w:pPr>
        <w:pStyle w:val="List"/>
        <w:ind w:left="1436"/>
        <w:jc w:val="both"/>
        <w:rPr>
          <w:lang w:val="en-US"/>
        </w:rPr>
      </w:pPr>
      <w:r w:rsidRPr="004F35A2">
        <w:rPr>
          <w:lang w:val="en-US"/>
        </w:rPr>
        <w:t xml:space="preserve">The development of </w:t>
      </w:r>
      <w:r w:rsidRPr="006366F5">
        <w:rPr>
          <w:lang w:val="en-US"/>
        </w:rPr>
        <w:t>environmental</w:t>
      </w:r>
      <w:r w:rsidRPr="004F35A2">
        <w:rPr>
          <w:i/>
          <w:iCs/>
          <w:lang w:val="en-US"/>
        </w:rPr>
        <w:t xml:space="preserve"> remedy</w:t>
      </w:r>
      <w:r w:rsidR="004E3E50" w:rsidRPr="004F35A2">
        <w:rPr>
          <w:i/>
          <w:iCs/>
          <w:lang w:val="en-US"/>
        </w:rPr>
        <w:t>*</w:t>
      </w:r>
      <w:r w:rsidRPr="004F35A2">
        <w:rPr>
          <w:lang w:val="en-US"/>
        </w:rPr>
        <w:t xml:space="preserve"> goals, objectives and targets based on the identified </w:t>
      </w:r>
      <w:r w:rsidRPr="006366F5">
        <w:rPr>
          <w:iCs/>
          <w:lang w:val="en-US"/>
        </w:rPr>
        <w:t>environmental</w:t>
      </w:r>
      <w:r w:rsidRPr="004F35A2">
        <w:rPr>
          <w:lang w:val="en-US"/>
        </w:rPr>
        <w:t xml:space="preserve"> </w:t>
      </w:r>
      <w:r w:rsidRPr="004F35A2">
        <w:rPr>
          <w:i/>
          <w:iCs/>
          <w:lang w:val="en-US"/>
        </w:rPr>
        <w:t>remedy</w:t>
      </w:r>
      <w:r w:rsidRPr="004F35A2">
        <w:rPr>
          <w:lang w:val="en-US"/>
        </w:rPr>
        <w:t xml:space="preserve">* actions (see </w:t>
      </w:r>
      <w:r w:rsidR="00926AE5" w:rsidRPr="004F35A2">
        <w:rPr>
          <w:lang w:val="en-US"/>
        </w:rPr>
        <w:t>17.</w:t>
      </w:r>
      <w:r w:rsidR="00AB7A73" w:rsidRPr="004F35A2">
        <w:rPr>
          <w:lang w:val="en-US"/>
        </w:rPr>
        <w:t>2</w:t>
      </w:r>
      <w:r w:rsidR="00105498" w:rsidRPr="004F35A2">
        <w:rPr>
          <w:lang w:val="en-US"/>
        </w:rPr>
        <w:fldChar w:fldCharType="begin"/>
      </w:r>
      <w:r w:rsidR="00105498" w:rsidRPr="004F35A2">
        <w:rPr>
          <w:lang w:val="en-US"/>
        </w:rPr>
        <w:instrText xml:space="preserve"> REF _Ref96349431 \r \h  \* MERGEFORMAT </w:instrText>
      </w:r>
      <w:r w:rsidR="00105498" w:rsidRPr="004F35A2">
        <w:rPr>
          <w:lang w:val="en-US"/>
        </w:rPr>
      </w:r>
      <w:r w:rsidR="00105498" w:rsidRPr="004F35A2">
        <w:rPr>
          <w:lang w:val="en-US"/>
        </w:rPr>
        <w:fldChar w:fldCharType="separate"/>
      </w:r>
      <w:r w:rsidR="00167A13">
        <w:rPr>
          <w:lang w:val="en-US"/>
        </w:rPr>
        <w:t>a</w:t>
      </w:r>
      <w:r w:rsidR="00105498" w:rsidRPr="004F35A2">
        <w:rPr>
          <w:lang w:val="en-US"/>
        </w:rPr>
        <w:fldChar w:fldCharType="end"/>
      </w:r>
      <w:r w:rsidR="2BEFF1CC" w:rsidRPr="004F35A2">
        <w:rPr>
          <w:lang w:val="en-US"/>
        </w:rPr>
        <w:t xml:space="preserve">), </w:t>
      </w:r>
      <w:r w:rsidR="2BEFF1CC" w:rsidRPr="004F35A2">
        <w:rPr>
          <w:i/>
          <w:iCs/>
          <w:lang w:val="en-US"/>
        </w:rPr>
        <w:t>ecosystem attributes*,</w:t>
      </w:r>
      <w:r w:rsidRPr="004F35A2">
        <w:rPr>
          <w:lang w:val="en-US"/>
        </w:rPr>
        <w:t xml:space="preserve"> and the </w:t>
      </w:r>
      <w:r w:rsidR="2BEFF1CC" w:rsidRPr="004F35A2">
        <w:rPr>
          <w:i/>
          <w:iCs/>
          <w:lang w:val="en-US"/>
        </w:rPr>
        <w:t xml:space="preserve">reference models* </w:t>
      </w:r>
      <w:r w:rsidR="2BEFF1CC" w:rsidRPr="004F35A2">
        <w:rPr>
          <w:lang w:val="en-US"/>
        </w:rPr>
        <w:t xml:space="preserve">for </w:t>
      </w:r>
      <w:r w:rsidR="2BEFF1CC" w:rsidRPr="004F35A2">
        <w:rPr>
          <w:i/>
          <w:iCs/>
          <w:lang w:val="en-US"/>
        </w:rPr>
        <w:t xml:space="preserve">restoration* </w:t>
      </w:r>
      <w:r w:rsidR="2BEFF1CC" w:rsidRPr="004F35A2">
        <w:rPr>
          <w:lang w:val="en-US"/>
        </w:rPr>
        <w:t xml:space="preserve">and/or </w:t>
      </w:r>
      <w:r w:rsidRPr="004F35A2">
        <w:rPr>
          <w:i/>
          <w:iCs/>
          <w:lang w:val="en-US"/>
        </w:rPr>
        <w:t>conservation</w:t>
      </w:r>
      <w:r w:rsidRPr="004F35A2">
        <w:rPr>
          <w:lang w:val="en-US"/>
        </w:rPr>
        <w:t>*</w:t>
      </w:r>
      <w:r w:rsidR="007F0327" w:rsidRPr="004F35A2">
        <w:rPr>
          <w:lang w:val="en-US"/>
        </w:rPr>
        <w:t>;</w:t>
      </w:r>
    </w:p>
    <w:p w14:paraId="0947611F" w14:textId="133ADED6" w:rsidR="00DC501D" w:rsidRPr="004F35A2" w:rsidRDefault="00DC501D" w:rsidP="00510772">
      <w:pPr>
        <w:pStyle w:val="List"/>
        <w:ind w:left="1436"/>
        <w:jc w:val="both"/>
        <w:rPr>
          <w:lang w:val="en-US"/>
        </w:rPr>
      </w:pPr>
      <w:r w:rsidRPr="004F35A2">
        <w:rPr>
          <w:lang w:val="en-US"/>
        </w:rPr>
        <w:t xml:space="preserve">The development of </w:t>
      </w:r>
      <w:r w:rsidRPr="001D0ACA">
        <w:rPr>
          <w:iCs/>
          <w:lang w:val="en-US"/>
        </w:rPr>
        <w:t>social</w:t>
      </w:r>
      <w:r w:rsidRPr="004F35A2">
        <w:rPr>
          <w:i/>
          <w:iCs/>
          <w:lang w:val="en-US"/>
        </w:rPr>
        <w:t xml:space="preserve"> remedy</w:t>
      </w:r>
      <w:r w:rsidRPr="004F35A2">
        <w:rPr>
          <w:lang w:val="en-US"/>
        </w:rPr>
        <w:t>* goals, objectives</w:t>
      </w:r>
      <w:r w:rsidR="006C5291" w:rsidRPr="004F35A2">
        <w:rPr>
          <w:lang w:val="en-US"/>
        </w:rPr>
        <w:t>,</w:t>
      </w:r>
      <w:r w:rsidRPr="004F35A2">
        <w:rPr>
          <w:lang w:val="en-US"/>
        </w:rPr>
        <w:t xml:space="preserve"> and targets for the identified </w:t>
      </w:r>
      <w:r w:rsidRPr="001D0ACA">
        <w:rPr>
          <w:iCs/>
          <w:lang w:val="en-US"/>
        </w:rPr>
        <w:t xml:space="preserve">social </w:t>
      </w:r>
      <w:r w:rsidRPr="004F35A2">
        <w:rPr>
          <w:i/>
          <w:iCs/>
          <w:lang w:val="en-US"/>
        </w:rPr>
        <w:t>remedy</w:t>
      </w:r>
      <w:r w:rsidRPr="004F35A2">
        <w:rPr>
          <w:lang w:val="en-US"/>
        </w:rPr>
        <w:t>* actions (see</w:t>
      </w:r>
      <w:r w:rsidR="002A5961" w:rsidRPr="004F35A2">
        <w:rPr>
          <w:lang w:val="en-US"/>
        </w:rPr>
        <w:t xml:space="preserve"> </w:t>
      </w:r>
      <w:r w:rsidR="00AB7A73" w:rsidRPr="004F35A2">
        <w:rPr>
          <w:lang w:val="en-US"/>
        </w:rPr>
        <w:t>17.2</w:t>
      </w:r>
      <w:r w:rsidR="009D29C7" w:rsidRPr="004F35A2">
        <w:rPr>
          <w:lang w:val="en-US"/>
        </w:rPr>
        <w:fldChar w:fldCharType="begin"/>
      </w:r>
      <w:r w:rsidR="009D29C7" w:rsidRPr="004F35A2">
        <w:rPr>
          <w:lang w:val="en-US"/>
        </w:rPr>
        <w:instrText xml:space="preserve"> REF _Ref96349431 \r \h  \* MERGEFORMAT </w:instrText>
      </w:r>
      <w:r w:rsidR="009D29C7" w:rsidRPr="004F35A2">
        <w:rPr>
          <w:lang w:val="en-US"/>
        </w:rPr>
      </w:r>
      <w:r w:rsidR="009D29C7" w:rsidRPr="004F35A2">
        <w:rPr>
          <w:lang w:val="en-US"/>
        </w:rPr>
        <w:fldChar w:fldCharType="separate"/>
      </w:r>
      <w:r w:rsidR="00167A13">
        <w:rPr>
          <w:lang w:val="en-US"/>
        </w:rPr>
        <w:t>a</w:t>
      </w:r>
      <w:r w:rsidR="009D29C7" w:rsidRPr="004F35A2">
        <w:rPr>
          <w:lang w:val="en-US"/>
        </w:rPr>
        <w:fldChar w:fldCharType="end"/>
      </w:r>
      <w:r w:rsidRPr="004F35A2">
        <w:rPr>
          <w:lang w:val="en-US"/>
        </w:rPr>
        <w:t>)</w:t>
      </w:r>
      <w:r w:rsidR="007F0327" w:rsidRPr="004F35A2">
        <w:rPr>
          <w:lang w:val="en-US"/>
        </w:rPr>
        <w:t>;</w:t>
      </w:r>
      <w:r w:rsidRPr="004F35A2">
        <w:rPr>
          <w:lang w:val="en-US"/>
        </w:rPr>
        <w:t xml:space="preserve">   </w:t>
      </w:r>
    </w:p>
    <w:p w14:paraId="1547D087" w14:textId="4B514E04" w:rsidR="00647C1D" w:rsidRPr="00AC4FFE" w:rsidRDefault="00647C1D" w:rsidP="00510772">
      <w:pPr>
        <w:pStyle w:val="List"/>
        <w:ind w:left="1436"/>
        <w:jc w:val="both"/>
        <w:rPr>
          <w:lang w:val="en-US"/>
        </w:rPr>
      </w:pPr>
      <w:bookmarkStart w:id="155" w:name="_Ref108785962"/>
      <w:r w:rsidRPr="004F35A2">
        <w:rPr>
          <w:lang w:val="en-US"/>
        </w:rPr>
        <w:t xml:space="preserve">The setting of measurable indicators (see </w:t>
      </w:r>
      <w:r w:rsidR="00687BBC" w:rsidRPr="004F35A2">
        <w:rPr>
          <w:lang w:val="en-US"/>
        </w:rPr>
        <w:fldChar w:fldCharType="begin"/>
      </w:r>
      <w:r w:rsidR="00687BBC" w:rsidRPr="004F35A2">
        <w:rPr>
          <w:lang w:val="en-US"/>
        </w:rPr>
        <w:instrText xml:space="preserve"> REF _Ref101787216 \h </w:instrText>
      </w:r>
      <w:r w:rsidR="00A00D07" w:rsidRPr="004F35A2">
        <w:rPr>
          <w:lang w:val="en-US"/>
        </w:rPr>
        <w:instrText xml:space="preserve"> \* MERGEFORMAT </w:instrText>
      </w:r>
      <w:r w:rsidR="00687BBC" w:rsidRPr="004F35A2">
        <w:rPr>
          <w:lang w:val="en-US"/>
        </w:rPr>
      </w:r>
      <w:r w:rsidR="00687BBC" w:rsidRPr="004F35A2">
        <w:rPr>
          <w:lang w:val="en-US"/>
        </w:rPr>
        <w:fldChar w:fldCharType="separate"/>
      </w:r>
      <w:ins w:id="156" w:author="Diana Franco Gil" w:date="2023-03-14T21:55:00Z">
        <w:r w:rsidR="00167A13" w:rsidRPr="00167A13">
          <w:rPr>
            <w:lang w:val="en-US"/>
          </w:rPr>
          <w:t xml:space="preserve">Annex 3: </w:t>
        </w:r>
        <w:r w:rsidR="00167A13" w:rsidRPr="00167A13">
          <w:rPr>
            <w:lang w:val="en-GB"/>
          </w:rPr>
          <w:t>Sample Indicators for Core Requirements</w:t>
        </w:r>
      </w:ins>
      <w:r w:rsidR="00687BBC" w:rsidRPr="004F35A2">
        <w:rPr>
          <w:lang w:val="en-US"/>
        </w:rPr>
        <w:fldChar w:fldCharType="end"/>
      </w:r>
      <w:r w:rsidRPr="004F35A2">
        <w:rPr>
          <w:lang w:val="en-US"/>
        </w:rPr>
        <w:t xml:space="preserve">) for monitoring the implementation of the Remedy Plan over time. The indicators </w:t>
      </w:r>
      <w:r w:rsidRPr="00AC4FFE">
        <w:rPr>
          <w:lang w:val="en-US"/>
        </w:rPr>
        <w:t>shall allow for the expected recovery/r</w:t>
      </w:r>
      <w:r w:rsidRPr="00AC4FFE">
        <w:rPr>
          <w:i/>
          <w:iCs/>
          <w:lang w:val="en-US"/>
        </w:rPr>
        <w:t>emedy</w:t>
      </w:r>
      <w:r w:rsidR="00F53A9D" w:rsidRPr="00AC4FFE">
        <w:rPr>
          <w:lang w:val="en-US"/>
        </w:rPr>
        <w:t>*</w:t>
      </w:r>
      <w:r w:rsidRPr="00AC4FFE">
        <w:rPr>
          <w:lang w:val="en-US"/>
        </w:rPr>
        <w:t xml:space="preserve"> trajectory to be monitored and </w:t>
      </w:r>
      <w:r w:rsidRPr="00AC4FFE">
        <w:rPr>
          <w:lang w:val="en-US"/>
        </w:rPr>
        <w:lastRenderedPageBreak/>
        <w:t>show whether the Remedy Plan is achievable within the timelines</w:t>
      </w:r>
      <w:r w:rsidR="00AE6775" w:rsidRPr="00AC4FFE">
        <w:rPr>
          <w:lang w:val="en-US"/>
        </w:rPr>
        <w:t>. The set of indicators</w:t>
      </w:r>
      <w:r w:rsidRPr="00AC4FFE">
        <w:rPr>
          <w:lang w:val="en-US"/>
        </w:rPr>
        <w:t xml:space="preserve"> shall include:</w:t>
      </w:r>
      <w:bookmarkEnd w:id="155"/>
      <w:r w:rsidRPr="00AC4FFE">
        <w:rPr>
          <w:lang w:val="en-US"/>
        </w:rPr>
        <w:t xml:space="preserve"> </w:t>
      </w:r>
    </w:p>
    <w:p w14:paraId="7E16FC48" w14:textId="5C801AD1" w:rsidR="0003662B" w:rsidRPr="00AC4FFE" w:rsidRDefault="0003662B" w:rsidP="00510772">
      <w:pPr>
        <w:pStyle w:val="List2"/>
        <w:ind w:left="1724"/>
        <w:jc w:val="both"/>
        <w:rPr>
          <w:lang w:val="en-US"/>
        </w:rPr>
      </w:pPr>
      <w:r w:rsidRPr="00AC4FFE">
        <w:rPr>
          <w:lang w:val="en-US"/>
        </w:rPr>
        <w:t xml:space="preserve">Indicators for the area and properties of </w:t>
      </w:r>
      <w:r w:rsidRPr="00AC4FFE">
        <w:rPr>
          <w:i/>
          <w:iCs/>
          <w:lang w:val="en-US"/>
        </w:rPr>
        <w:t>ecosystem attributes</w:t>
      </w:r>
      <w:r w:rsidRPr="00AC4FFE">
        <w:rPr>
          <w:lang w:val="en-US"/>
        </w:rPr>
        <w:t>* or social values that are planned to be restored and/or conserved;</w:t>
      </w:r>
    </w:p>
    <w:p w14:paraId="52D95575" w14:textId="77777777" w:rsidR="0003662B" w:rsidRPr="00AC4FFE" w:rsidRDefault="0003662B" w:rsidP="00510772">
      <w:pPr>
        <w:pStyle w:val="List2"/>
        <w:ind w:left="1724"/>
        <w:jc w:val="both"/>
        <w:rPr>
          <w:lang w:val="en-US"/>
        </w:rPr>
      </w:pPr>
      <w:r w:rsidRPr="00AC4FFE">
        <w:rPr>
          <w:lang w:val="en-US"/>
        </w:rPr>
        <w:t xml:space="preserve">For </w:t>
      </w:r>
      <w:r w:rsidRPr="00AC4FFE">
        <w:rPr>
          <w:i/>
          <w:lang w:val="en-US"/>
        </w:rPr>
        <w:t>conversion</w:t>
      </w:r>
      <w:r w:rsidRPr="00AC4FFE">
        <w:rPr>
          <w:lang w:val="en-US"/>
        </w:rPr>
        <w:t xml:space="preserve">*: Indicators for the achievement of the </w:t>
      </w:r>
      <w:r w:rsidRPr="00AC4FFE">
        <w:rPr>
          <w:i/>
          <w:lang w:val="en-US"/>
        </w:rPr>
        <w:t>Initial Social Remedy Threshold</w:t>
      </w:r>
      <w:r w:rsidRPr="00AC4FFE">
        <w:rPr>
          <w:lang w:val="en-US"/>
        </w:rPr>
        <w:t xml:space="preserve">* and the </w:t>
      </w:r>
      <w:r w:rsidRPr="00AC4FFE">
        <w:rPr>
          <w:i/>
          <w:lang w:val="en-US"/>
        </w:rPr>
        <w:t>Initial Environmental Remedy Threshold</w:t>
      </w:r>
      <w:r w:rsidRPr="00AC4FFE">
        <w:rPr>
          <w:lang w:val="en-US"/>
        </w:rPr>
        <w:t xml:space="preserve">*; </w:t>
      </w:r>
    </w:p>
    <w:p w14:paraId="76B05AB8" w14:textId="08C32041" w:rsidR="0003662B" w:rsidRPr="00AC4FFE" w:rsidRDefault="0003662B" w:rsidP="00510772">
      <w:pPr>
        <w:pStyle w:val="List2"/>
        <w:ind w:left="1724"/>
        <w:jc w:val="both"/>
        <w:rPr>
          <w:lang w:val="en-US"/>
        </w:rPr>
      </w:pPr>
      <w:r w:rsidRPr="00AC4FFE">
        <w:rPr>
          <w:lang w:val="en-US"/>
        </w:rPr>
        <w:t xml:space="preserve">For </w:t>
      </w:r>
      <w:r w:rsidRPr="00AC4FFE">
        <w:rPr>
          <w:i/>
          <w:iCs/>
          <w:lang w:val="en-US"/>
        </w:rPr>
        <w:t>unacceptable activities</w:t>
      </w:r>
      <w:r w:rsidRPr="00AC4FFE">
        <w:rPr>
          <w:lang w:val="en-US"/>
        </w:rPr>
        <w:t xml:space="preserve">*: Indicators for the achievement of the </w:t>
      </w:r>
      <w:r w:rsidRPr="00AC4FFE">
        <w:rPr>
          <w:i/>
          <w:iCs/>
          <w:lang w:val="en-US"/>
        </w:rPr>
        <w:t>Association Threshold</w:t>
      </w:r>
      <w:r w:rsidRPr="00AC4FFE">
        <w:rPr>
          <w:lang w:val="en-US"/>
        </w:rPr>
        <w:t>*</w:t>
      </w:r>
      <w:r w:rsidR="00817E90" w:rsidRPr="00AC4FFE">
        <w:rPr>
          <w:lang w:val="en-US"/>
        </w:rPr>
        <w:t>;</w:t>
      </w:r>
    </w:p>
    <w:p w14:paraId="6695304A" w14:textId="32E8F252" w:rsidR="0003662B" w:rsidRPr="00AC4FFE" w:rsidRDefault="0003662B" w:rsidP="00510772">
      <w:pPr>
        <w:pStyle w:val="List2"/>
        <w:ind w:left="1724"/>
        <w:jc w:val="both"/>
        <w:rPr>
          <w:lang w:val="en-US"/>
        </w:rPr>
      </w:pPr>
      <w:r w:rsidRPr="00AC4FFE">
        <w:rPr>
          <w:lang w:val="en-US"/>
        </w:rPr>
        <w:t xml:space="preserve">Indicators on engagement with </w:t>
      </w:r>
      <w:r w:rsidR="006D572D" w:rsidRPr="00AC4FFE">
        <w:rPr>
          <w:i/>
          <w:iCs/>
          <w:color w:val="B57E00" w:themeColor="accent3" w:themeShade="BF"/>
          <w:lang w:val="en-US"/>
        </w:rPr>
        <w:t>interested stakeholders</w:t>
      </w:r>
      <w:r w:rsidRPr="00AC4FFE">
        <w:rPr>
          <w:lang w:val="en-US"/>
        </w:rPr>
        <w:t xml:space="preserve">* and outcomes of this engagement; </w:t>
      </w:r>
    </w:p>
    <w:p w14:paraId="046A7302" w14:textId="768261C6" w:rsidR="0003662B" w:rsidRPr="00AC4FFE" w:rsidRDefault="0003662B" w:rsidP="00510772">
      <w:pPr>
        <w:pStyle w:val="List2"/>
        <w:ind w:left="1724"/>
        <w:jc w:val="both"/>
        <w:rPr>
          <w:lang w:val="en-US"/>
        </w:rPr>
      </w:pPr>
      <w:r w:rsidRPr="00AC4FFE">
        <w:rPr>
          <w:lang w:val="en-US"/>
        </w:rPr>
        <w:t>One or more indicators for each</w:t>
      </w:r>
      <w:r w:rsidR="1B9924E5" w:rsidRPr="00AC4FFE">
        <w:rPr>
          <w:lang w:val="en-US"/>
        </w:rPr>
        <w:t xml:space="preserve"> </w:t>
      </w:r>
      <w:r w:rsidR="005766EE" w:rsidRPr="00AC4FFE">
        <w:rPr>
          <w:i/>
          <w:iCs/>
          <w:lang w:val="en-US"/>
        </w:rPr>
        <w:t>remedy</w:t>
      </w:r>
      <w:r w:rsidR="004E3B59" w:rsidRPr="00AC4FFE">
        <w:rPr>
          <w:lang w:val="en-US"/>
        </w:rPr>
        <w:t>*</w:t>
      </w:r>
      <w:r w:rsidR="005766EE" w:rsidRPr="00AC4FFE">
        <w:rPr>
          <w:lang w:val="en-US"/>
        </w:rPr>
        <w:t xml:space="preserve"> action</w:t>
      </w:r>
      <w:r w:rsidRPr="00AC4FFE">
        <w:rPr>
          <w:lang w:val="en-US"/>
        </w:rPr>
        <w:t>;</w:t>
      </w:r>
      <w:r w:rsidR="00D909B5" w:rsidRPr="00AC4FFE">
        <w:rPr>
          <w:lang w:val="en-US"/>
        </w:rPr>
        <w:t xml:space="preserve"> and</w:t>
      </w:r>
    </w:p>
    <w:p w14:paraId="02CACB54" w14:textId="2E6AB57B" w:rsidR="0003662B" w:rsidRPr="00AC4FFE" w:rsidRDefault="0003662B" w:rsidP="00510772">
      <w:pPr>
        <w:pStyle w:val="List2"/>
        <w:ind w:left="1724"/>
        <w:jc w:val="both"/>
        <w:rPr>
          <w:lang w:val="en-US"/>
        </w:rPr>
      </w:pPr>
      <w:r w:rsidRPr="00AC4FFE">
        <w:rPr>
          <w:lang w:val="en-US"/>
        </w:rPr>
        <w:t>Milestones to be achieved and verified by monitoring at a defined frequency</w:t>
      </w:r>
      <w:r w:rsidR="007F0327" w:rsidRPr="00AC4FFE">
        <w:rPr>
          <w:lang w:val="en-US"/>
        </w:rPr>
        <w:t>;</w:t>
      </w:r>
    </w:p>
    <w:p w14:paraId="63EF20D0" w14:textId="1348B0BE" w:rsidR="0035276D" w:rsidRPr="00AC4FFE" w:rsidRDefault="0035276D" w:rsidP="00510772">
      <w:pPr>
        <w:pStyle w:val="List"/>
        <w:ind w:left="1418" w:hanging="306"/>
        <w:jc w:val="both"/>
        <w:rPr>
          <w:lang w:val="en-US"/>
        </w:rPr>
      </w:pPr>
      <w:r w:rsidRPr="00AC4FFE">
        <w:rPr>
          <w:lang w:val="en-US"/>
        </w:rPr>
        <w:t xml:space="preserve">Referenced and justified best practice guidelines that were used in establishing the Remedy Plan (see </w:t>
      </w:r>
      <w:r w:rsidR="00450BEC" w:rsidRPr="00AC4FFE">
        <w:rPr>
          <w:lang w:val="en-US"/>
        </w:rPr>
        <w:fldChar w:fldCharType="begin"/>
      </w:r>
      <w:r w:rsidR="00450BEC" w:rsidRPr="00AC4FFE">
        <w:rPr>
          <w:lang w:val="en-US"/>
        </w:rPr>
        <w:instrText xml:space="preserve"> REF _Ref119673293 \r \h </w:instrText>
      </w:r>
      <w:r w:rsidR="004F35A2" w:rsidRPr="00AC4FFE">
        <w:rPr>
          <w:lang w:val="en-US"/>
        </w:rPr>
        <w:instrText xml:space="preserve"> \* MERGEFORMAT </w:instrText>
      </w:r>
      <w:r w:rsidR="00450BEC" w:rsidRPr="00AC4FFE">
        <w:rPr>
          <w:lang w:val="en-US"/>
        </w:rPr>
      </w:r>
      <w:r w:rsidR="00450BEC" w:rsidRPr="00AC4FFE">
        <w:rPr>
          <w:lang w:val="en-US"/>
        </w:rPr>
        <w:fldChar w:fldCharType="separate"/>
      </w:r>
      <w:r w:rsidR="00167A13">
        <w:rPr>
          <w:lang w:val="en-US"/>
        </w:rPr>
        <w:t>18.4</w:t>
      </w:r>
      <w:r w:rsidR="00450BEC" w:rsidRPr="00AC4FFE">
        <w:rPr>
          <w:lang w:val="en-US"/>
        </w:rPr>
        <w:fldChar w:fldCharType="end"/>
      </w:r>
      <w:r w:rsidR="00353983" w:rsidRPr="00AC4FFE">
        <w:rPr>
          <w:lang w:val="en-US"/>
        </w:rPr>
        <w:t xml:space="preserve"> and </w:t>
      </w:r>
      <w:r w:rsidR="0005731D" w:rsidRPr="00AC4FFE">
        <w:rPr>
          <w:lang w:val="en-US"/>
        </w:rPr>
        <w:fldChar w:fldCharType="begin"/>
      </w:r>
      <w:r w:rsidR="0005731D" w:rsidRPr="00AC4FFE">
        <w:rPr>
          <w:lang w:val="en-US"/>
        </w:rPr>
        <w:instrText xml:space="preserve"> REF _Ref114587150 \r \h </w:instrText>
      </w:r>
      <w:r w:rsidR="004F35A2" w:rsidRPr="00AC4FFE">
        <w:rPr>
          <w:lang w:val="en-US"/>
        </w:rPr>
        <w:instrText xml:space="preserve"> \* MERGEFORMAT </w:instrText>
      </w:r>
      <w:r w:rsidR="0005731D" w:rsidRPr="00AC4FFE">
        <w:rPr>
          <w:lang w:val="en-US"/>
        </w:rPr>
      </w:r>
      <w:r w:rsidR="0005731D" w:rsidRPr="00AC4FFE">
        <w:rPr>
          <w:lang w:val="en-US"/>
        </w:rPr>
        <w:fldChar w:fldCharType="separate"/>
      </w:r>
      <w:r w:rsidR="00167A13">
        <w:rPr>
          <w:lang w:val="en-US"/>
        </w:rPr>
        <w:t>19.3</w:t>
      </w:r>
      <w:r w:rsidR="0005731D" w:rsidRPr="00AC4FFE">
        <w:rPr>
          <w:lang w:val="en-US"/>
        </w:rPr>
        <w:fldChar w:fldCharType="end"/>
      </w:r>
      <w:r w:rsidRPr="00AC4FFE">
        <w:rPr>
          <w:lang w:val="en-US"/>
        </w:rPr>
        <w:t>)</w:t>
      </w:r>
      <w:r w:rsidR="007F0327" w:rsidRPr="00AC4FFE">
        <w:rPr>
          <w:lang w:val="en-US"/>
        </w:rPr>
        <w:t>; and</w:t>
      </w:r>
    </w:p>
    <w:p w14:paraId="11057826" w14:textId="02D895D9" w:rsidR="006D3367" w:rsidRPr="00AC4FFE" w:rsidRDefault="00F012E7" w:rsidP="00510772">
      <w:pPr>
        <w:pStyle w:val="List"/>
        <w:ind w:left="1418"/>
        <w:jc w:val="both"/>
        <w:rPr>
          <w:lang w:val="en-US"/>
        </w:rPr>
      </w:pPr>
      <w:r w:rsidRPr="00AC4FFE">
        <w:rPr>
          <w:lang w:val="en-US"/>
        </w:rPr>
        <w:t xml:space="preserve">Spatial mapping of existing </w:t>
      </w:r>
      <w:r w:rsidRPr="00AC4FFE">
        <w:rPr>
          <w:i/>
          <w:iCs/>
          <w:lang w:val="en-US"/>
        </w:rPr>
        <w:t>land uses</w:t>
      </w:r>
      <w:r w:rsidR="006532BC" w:rsidRPr="00AC4FFE">
        <w:rPr>
          <w:i/>
          <w:iCs/>
          <w:lang w:val="en-US"/>
        </w:rPr>
        <w:t>*</w:t>
      </w:r>
      <w:r w:rsidRPr="00AC4FFE">
        <w:rPr>
          <w:lang w:val="en-US"/>
        </w:rPr>
        <w:t xml:space="preserve">, the </w:t>
      </w:r>
      <w:r w:rsidRPr="00AC4FFE">
        <w:rPr>
          <w:i/>
          <w:iCs/>
          <w:lang w:val="en-US"/>
        </w:rPr>
        <w:t>remedy*</w:t>
      </w:r>
      <w:r w:rsidRPr="00AC4FFE">
        <w:rPr>
          <w:lang w:val="en-US"/>
        </w:rPr>
        <w:t xml:space="preserve"> area and the planned </w:t>
      </w:r>
      <w:r w:rsidRPr="00AC4FFE">
        <w:rPr>
          <w:i/>
          <w:iCs/>
          <w:lang w:val="en-US"/>
        </w:rPr>
        <w:t>priority activities</w:t>
      </w:r>
      <w:r w:rsidRPr="00AC4FFE">
        <w:rPr>
          <w:lang w:val="en-US"/>
        </w:rPr>
        <w:t>*.</w:t>
      </w:r>
    </w:p>
    <w:p w14:paraId="73A0C7B0" w14:textId="350F1B9E" w:rsidR="0034479D" w:rsidRPr="00AC4FFE" w:rsidRDefault="7B046DC0" w:rsidP="00510772">
      <w:pPr>
        <w:pStyle w:val="Clause2"/>
        <w:ind w:left="1143"/>
        <w:jc w:val="both"/>
      </w:pPr>
      <w:bookmarkStart w:id="157" w:name="_Ref108784966"/>
      <w:r w:rsidRPr="00AC4FFE">
        <w:t xml:space="preserve">At least one </w:t>
      </w:r>
      <w:r w:rsidRPr="00AC4FFE">
        <w:rPr>
          <w:i/>
          <w:iCs/>
        </w:rPr>
        <w:t>remedy*</w:t>
      </w:r>
      <w:r w:rsidRPr="00AC4FFE">
        <w:t xml:space="preserve"> objective shall be set for each </w:t>
      </w:r>
      <w:r w:rsidR="005766EE" w:rsidRPr="00AC4FFE">
        <w:rPr>
          <w:i/>
          <w:iCs/>
        </w:rPr>
        <w:t>remedy</w:t>
      </w:r>
      <w:r w:rsidR="00F53A9D" w:rsidRPr="00AC4FFE">
        <w:rPr>
          <w:i/>
          <w:iCs/>
        </w:rPr>
        <w:t>*</w:t>
      </w:r>
      <w:r w:rsidR="005766EE" w:rsidRPr="00AC4FFE">
        <w:t xml:space="preserve"> action</w:t>
      </w:r>
      <w:r w:rsidRPr="00AC4FFE">
        <w:t xml:space="preserve"> (see </w:t>
      </w:r>
      <w:r w:rsidR="00851C3F" w:rsidRPr="00AC4FFE">
        <w:t>17.2</w:t>
      </w:r>
      <w:r w:rsidR="00D62F3B" w:rsidRPr="00AC4FFE">
        <w:fldChar w:fldCharType="begin"/>
      </w:r>
      <w:r w:rsidR="00D62F3B" w:rsidRPr="00AC4FFE">
        <w:instrText xml:space="preserve"> REF _Ref96349431 \r \h  \* MERGEFORMAT </w:instrText>
      </w:r>
      <w:r w:rsidR="00D62F3B" w:rsidRPr="00AC4FFE">
        <w:fldChar w:fldCharType="separate"/>
      </w:r>
      <w:r w:rsidR="00167A13">
        <w:t>a</w:t>
      </w:r>
      <w:r w:rsidR="00D62F3B" w:rsidRPr="00AC4FFE">
        <w:fldChar w:fldCharType="end"/>
      </w:r>
      <w:r w:rsidRPr="00AC4FFE">
        <w:t>). The aggregate measurable objectives shall be stated in the Remedy Plan and shall be used to determine progress and completion of the Remedy Plan.</w:t>
      </w:r>
      <w:bookmarkEnd w:id="157"/>
    </w:p>
    <w:p w14:paraId="5313E6DC" w14:textId="56430172" w:rsidR="00507BFB" w:rsidRPr="00AC4FFE" w:rsidRDefault="00507BFB" w:rsidP="00510772">
      <w:pPr>
        <w:pStyle w:val="Clause2"/>
        <w:ind w:left="1143"/>
        <w:jc w:val="both"/>
        <w:rPr>
          <w:lang w:val="en-US"/>
        </w:rPr>
      </w:pPr>
      <w:bookmarkStart w:id="158" w:name="_Ref108785127"/>
      <w:r w:rsidRPr="00AC4FFE">
        <w:rPr>
          <w:lang w:val="en-US"/>
        </w:rPr>
        <w:t xml:space="preserve">The Remedy Plan shall be consulted with </w:t>
      </w:r>
      <w:r w:rsidR="0069544A" w:rsidRPr="00AC4FFE">
        <w:rPr>
          <w:i/>
          <w:color w:val="C00000"/>
          <w:lang w:val="en-US"/>
        </w:rPr>
        <w:t>affected stakeholders</w:t>
      </w:r>
      <w:r w:rsidRPr="00AC4FFE">
        <w:rPr>
          <w:lang w:val="en-US"/>
        </w:rPr>
        <w:t xml:space="preserve">*, with the input of </w:t>
      </w:r>
      <w:r w:rsidR="006D572D" w:rsidRPr="00AC4FFE">
        <w:rPr>
          <w:i/>
          <w:iCs/>
          <w:color w:val="B57E00" w:themeColor="accent3" w:themeShade="BF"/>
          <w:lang w:val="en-US"/>
        </w:rPr>
        <w:t>interested stakeholders</w:t>
      </w:r>
      <w:r w:rsidRPr="00AC4FFE">
        <w:rPr>
          <w:lang w:val="en-US"/>
        </w:rPr>
        <w:t xml:space="preserve">* and experts also considered, prior to submission of the Remedy Plan to the </w:t>
      </w:r>
      <w:r w:rsidRPr="00AC4FFE">
        <w:rPr>
          <w:i/>
          <w:iCs/>
          <w:lang w:val="en-US"/>
        </w:rPr>
        <w:t>Third Party Verifier*</w:t>
      </w:r>
      <w:r w:rsidRPr="00AC4FFE">
        <w:rPr>
          <w:lang w:val="en-US"/>
        </w:rPr>
        <w:t>.</w:t>
      </w:r>
      <w:bookmarkEnd w:id="158"/>
    </w:p>
    <w:p w14:paraId="7AC68200" w14:textId="21256380" w:rsidR="005E01E9" w:rsidRPr="00AC4FFE" w:rsidRDefault="005E01E9" w:rsidP="00510772">
      <w:pPr>
        <w:pStyle w:val="Clause2"/>
        <w:ind w:left="1143"/>
        <w:jc w:val="both"/>
        <w:rPr>
          <w:lang w:val="en-US"/>
        </w:rPr>
      </w:pPr>
      <w:bookmarkStart w:id="159" w:name="_Ref108785234"/>
      <w:r w:rsidRPr="00AC4FFE">
        <w:rPr>
          <w:i/>
          <w:iCs/>
          <w:lang w:val="en-US"/>
        </w:rPr>
        <w:t>The Organization*</w:t>
      </w:r>
      <w:r w:rsidRPr="00AC4FFE">
        <w:rPr>
          <w:lang w:val="en-US"/>
        </w:rPr>
        <w:t xml:space="preserve"> or </w:t>
      </w:r>
      <w:r w:rsidRPr="00AC4FFE">
        <w:rPr>
          <w:i/>
          <w:iCs/>
          <w:lang w:val="en-US"/>
        </w:rPr>
        <w:t>corporate group</w:t>
      </w:r>
      <w:r w:rsidRPr="00AC4FFE">
        <w:rPr>
          <w:lang w:val="en-US"/>
        </w:rPr>
        <w:t xml:space="preserve">* shall enter into specific and time-bound agreements with </w:t>
      </w:r>
      <w:r w:rsidR="5AE4ECCD" w:rsidRPr="00AC4FFE">
        <w:rPr>
          <w:i/>
          <w:color w:val="5BC3F5" w:themeColor="accent5"/>
          <w:lang w:val="en-US"/>
        </w:rPr>
        <w:t>impacted</w:t>
      </w:r>
      <w:r w:rsidRPr="00AC4FFE">
        <w:rPr>
          <w:i/>
          <w:color w:val="5BC3F5" w:themeColor="accent5"/>
          <w:lang w:val="en-US"/>
        </w:rPr>
        <w:t xml:space="preserve"> rights holders</w:t>
      </w:r>
      <w:r w:rsidR="000A2922" w:rsidRPr="00AC4FFE">
        <w:rPr>
          <w:i/>
          <w:iCs/>
          <w:lang w:val="en-US"/>
        </w:rPr>
        <w:t xml:space="preserve">* </w:t>
      </w:r>
      <w:r w:rsidR="000A2922" w:rsidRPr="00AC4FFE">
        <w:rPr>
          <w:lang w:val="en-US"/>
        </w:rPr>
        <w:t>for</w:t>
      </w:r>
      <w:r w:rsidRPr="00AC4FFE">
        <w:rPr>
          <w:lang w:val="en-US"/>
        </w:rPr>
        <w:t xml:space="preserve"> the activities proposed for the </w:t>
      </w:r>
      <w:r w:rsidRPr="00AC4FFE">
        <w:rPr>
          <w:i/>
          <w:iCs/>
          <w:lang w:val="en-US"/>
        </w:rPr>
        <w:t>remedy</w:t>
      </w:r>
      <w:r w:rsidRPr="00AC4FFE">
        <w:rPr>
          <w:lang w:val="en-US"/>
        </w:rPr>
        <w:t xml:space="preserve"> of </w:t>
      </w:r>
      <w:r w:rsidRPr="00AC4FFE">
        <w:rPr>
          <w:i/>
          <w:iCs/>
          <w:lang w:val="en-US"/>
        </w:rPr>
        <w:t>harm</w:t>
      </w:r>
      <w:r w:rsidRPr="00AC4FFE">
        <w:rPr>
          <w:lang w:val="en-US"/>
        </w:rPr>
        <w:t>* in the Remedy Plan</w:t>
      </w:r>
      <w:r w:rsidRPr="00AC4FFE">
        <w:rPr>
          <w:i/>
          <w:iCs/>
          <w:lang w:val="en-US"/>
        </w:rPr>
        <w:t>.</w:t>
      </w:r>
      <w:bookmarkEnd w:id="159"/>
    </w:p>
    <w:p w14:paraId="357D0711" w14:textId="5409C035" w:rsidR="005B54BB" w:rsidRPr="00AC4FFE" w:rsidRDefault="005B54BB" w:rsidP="00510772">
      <w:pPr>
        <w:pStyle w:val="Clause2"/>
        <w:ind w:left="1143"/>
        <w:jc w:val="both"/>
        <w:rPr>
          <w:lang w:val="en-US"/>
        </w:rPr>
      </w:pPr>
      <w:r w:rsidRPr="00AC4FFE">
        <w:rPr>
          <w:i/>
          <w:lang w:val="en-US"/>
        </w:rPr>
        <w:t>The</w:t>
      </w:r>
      <w:r w:rsidRPr="00AC4FFE">
        <w:rPr>
          <w:i/>
          <w:iCs/>
          <w:lang w:val="en-US"/>
        </w:rPr>
        <w:t xml:space="preserve"> Organization* </w:t>
      </w:r>
      <w:r w:rsidRPr="00AC4FFE">
        <w:rPr>
          <w:lang w:val="en-US"/>
        </w:rPr>
        <w:t>or</w:t>
      </w:r>
      <w:r w:rsidRPr="00AC4FFE">
        <w:rPr>
          <w:i/>
          <w:iCs/>
          <w:lang w:val="en-US"/>
        </w:rPr>
        <w:t xml:space="preserve"> </w:t>
      </w:r>
      <w:r w:rsidRPr="00AC4FFE">
        <w:rPr>
          <w:lang w:val="en-US"/>
        </w:rPr>
        <w:t>the</w:t>
      </w:r>
      <w:r w:rsidRPr="00AC4FFE">
        <w:rPr>
          <w:i/>
          <w:iCs/>
          <w:lang w:val="en-US"/>
        </w:rPr>
        <w:t xml:space="preserve"> corporate group*</w:t>
      </w:r>
      <w:r w:rsidRPr="00AC4FFE">
        <w:rPr>
          <w:lang w:val="en-US"/>
        </w:rPr>
        <w:t xml:space="preserve"> shall submit the completed Remedy Plan to the </w:t>
      </w:r>
      <w:r w:rsidRPr="00AC4FFE">
        <w:rPr>
          <w:i/>
          <w:iCs/>
          <w:lang w:val="en-US"/>
        </w:rPr>
        <w:t>Third Party Verifier</w:t>
      </w:r>
      <w:r w:rsidRPr="00AC4FFE">
        <w:rPr>
          <w:lang w:val="en-US"/>
        </w:rPr>
        <w:t>* for evaluation.</w:t>
      </w:r>
    </w:p>
    <w:p w14:paraId="788ECE27" w14:textId="0319A480" w:rsidR="00DF7CA4" w:rsidRPr="00AC4FFE" w:rsidRDefault="00A76691" w:rsidP="00D645A3">
      <w:pPr>
        <w:jc w:val="both"/>
        <w:rPr>
          <w:rFonts w:cs="Arial"/>
          <w:b/>
          <w:bCs/>
        </w:rPr>
      </w:pPr>
      <w:r w:rsidRPr="00AC4FFE">
        <w:rPr>
          <w:rFonts w:cs="Arial"/>
          <w:b/>
          <w:bCs/>
        </w:rPr>
        <w:t>Additional requirements</w:t>
      </w:r>
    </w:p>
    <w:p w14:paraId="72B6F366" w14:textId="593779D1" w:rsidR="003C0C50" w:rsidRPr="00AC4FFE" w:rsidRDefault="003C0C50" w:rsidP="00510772">
      <w:pPr>
        <w:pStyle w:val="Clause2"/>
        <w:ind w:left="1143"/>
        <w:jc w:val="both"/>
        <w:rPr>
          <w:lang w:val="en-US"/>
        </w:rPr>
      </w:pPr>
      <w:r w:rsidRPr="00AC4FFE">
        <w:rPr>
          <w:lang w:val="en-US"/>
        </w:rPr>
        <w:t>The</w:t>
      </w:r>
      <w:r w:rsidRPr="00AC4FFE">
        <w:rPr>
          <w:i/>
          <w:iCs/>
          <w:lang w:val="en-US"/>
        </w:rPr>
        <w:t xml:space="preserve"> corporate group*</w:t>
      </w:r>
      <w:r w:rsidRPr="00AC4FFE">
        <w:rPr>
          <w:lang w:val="en-US"/>
        </w:rPr>
        <w:t xml:space="preserve"> shall further develop the Remedy Plan through </w:t>
      </w:r>
      <w:r w:rsidRPr="00AC4FFE">
        <w:rPr>
          <w:i/>
          <w:iCs/>
          <w:lang w:val="en-US"/>
        </w:rPr>
        <w:t>remedy</w:t>
      </w:r>
      <w:r w:rsidRPr="00AC4FFE">
        <w:rPr>
          <w:lang w:val="en-US"/>
        </w:rPr>
        <w:t xml:space="preserve">* dialogue processes (see </w:t>
      </w:r>
      <w:r w:rsidR="00AC157F" w:rsidRPr="00AC4FFE">
        <w:rPr>
          <w:lang w:val="en-US"/>
        </w:rPr>
        <w:t>section</w:t>
      </w:r>
      <w:r w:rsidRPr="00AC4FFE">
        <w:rPr>
          <w:lang w:val="en-US"/>
        </w:rPr>
        <w:t xml:space="preserve"> </w:t>
      </w:r>
      <w:r w:rsidR="00AC157F" w:rsidRPr="00AC4FFE">
        <w:rPr>
          <w:lang w:val="en-US"/>
        </w:rPr>
        <w:fldChar w:fldCharType="begin"/>
      </w:r>
      <w:r w:rsidR="00AC157F" w:rsidRPr="00AC4FFE">
        <w:rPr>
          <w:lang w:val="en-US"/>
        </w:rPr>
        <w:instrText xml:space="preserve"> REF _Ref95643826 \r \h  \* MERGEFORMAT </w:instrText>
      </w:r>
      <w:r w:rsidR="00AC157F" w:rsidRPr="00AC4FFE">
        <w:rPr>
          <w:lang w:val="en-US"/>
        </w:rPr>
      </w:r>
      <w:r w:rsidR="00AC157F" w:rsidRPr="00AC4FFE">
        <w:rPr>
          <w:lang w:val="en-US"/>
        </w:rPr>
        <w:fldChar w:fldCharType="separate"/>
      </w:r>
      <w:r w:rsidR="00167A13">
        <w:rPr>
          <w:lang w:val="en-US"/>
        </w:rPr>
        <w:t>15</w:t>
      </w:r>
      <w:r w:rsidR="00AC157F" w:rsidRPr="00AC4FFE">
        <w:rPr>
          <w:lang w:val="en-US"/>
        </w:rPr>
        <w:fldChar w:fldCharType="end"/>
      </w:r>
      <w:r w:rsidRPr="00AC4FFE">
        <w:rPr>
          <w:lang w:val="en-US"/>
        </w:rPr>
        <w:t xml:space="preserve">) and with any </w:t>
      </w:r>
      <w:r w:rsidRPr="00AC4FFE">
        <w:rPr>
          <w:i/>
          <w:iCs/>
          <w:lang w:val="en-US"/>
        </w:rPr>
        <w:t>conservation and restoration partners*,</w:t>
      </w:r>
      <w:r w:rsidRPr="00AC4FFE">
        <w:rPr>
          <w:lang w:val="en-US"/>
        </w:rPr>
        <w:t xml:space="preserve"> for all </w:t>
      </w:r>
      <w:r w:rsidRPr="00AC4FFE">
        <w:rPr>
          <w:i/>
          <w:iCs/>
          <w:lang w:val="en-US"/>
        </w:rPr>
        <w:t>remedy*</w:t>
      </w:r>
      <w:r w:rsidRPr="00AC4FFE">
        <w:rPr>
          <w:lang w:val="en-US"/>
        </w:rPr>
        <w:t xml:space="preserve"> areas.</w:t>
      </w:r>
    </w:p>
    <w:p w14:paraId="7E4AEBE2" w14:textId="035F2F18" w:rsidR="00C92903" w:rsidRPr="00AC4FFE" w:rsidRDefault="00C92903" w:rsidP="00510772">
      <w:pPr>
        <w:pStyle w:val="Clause2"/>
        <w:ind w:left="1143"/>
        <w:jc w:val="both"/>
        <w:rPr>
          <w:lang w:val="en-US"/>
        </w:rPr>
      </w:pPr>
      <w:r w:rsidRPr="00AC4FFE">
        <w:rPr>
          <w:lang w:val="en-US"/>
        </w:rPr>
        <w:t>The</w:t>
      </w:r>
      <w:r w:rsidRPr="00AC4FFE">
        <w:rPr>
          <w:i/>
          <w:iCs/>
          <w:lang w:val="en-US"/>
        </w:rPr>
        <w:t xml:space="preserve"> corporate group*</w:t>
      </w:r>
      <w:r w:rsidRPr="00AC4FFE">
        <w:rPr>
          <w:lang w:val="en-US"/>
        </w:rPr>
        <w:t xml:space="preserve"> shall consult with </w:t>
      </w:r>
      <w:r w:rsidRPr="00AC4FFE">
        <w:rPr>
          <w:i/>
          <w:iCs/>
          <w:lang w:val="en-US"/>
        </w:rPr>
        <w:t>independent experts*</w:t>
      </w:r>
      <w:r w:rsidRPr="00AC4FFE">
        <w:rPr>
          <w:lang w:val="en-US"/>
        </w:rPr>
        <w:t xml:space="preserve">, </w:t>
      </w:r>
      <w:r w:rsidR="006D572D" w:rsidRPr="00AC4FFE">
        <w:rPr>
          <w:i/>
          <w:iCs/>
          <w:color w:val="B57E00" w:themeColor="accent3" w:themeShade="BF"/>
          <w:lang w:val="en-US"/>
        </w:rPr>
        <w:t>interested stakeholders</w:t>
      </w:r>
      <w:r w:rsidRPr="00AC4FFE">
        <w:rPr>
          <w:lang w:val="en-US"/>
        </w:rPr>
        <w:t xml:space="preserve">* and </w:t>
      </w:r>
      <w:r w:rsidR="0069544A" w:rsidRPr="00AC4FFE">
        <w:rPr>
          <w:i/>
          <w:iCs/>
          <w:color w:val="C00000"/>
          <w:lang w:val="en-US"/>
        </w:rPr>
        <w:t>affected stakeholders</w:t>
      </w:r>
      <w:r w:rsidRPr="00AC4FFE">
        <w:rPr>
          <w:lang w:val="en-US"/>
        </w:rPr>
        <w:t>*</w:t>
      </w:r>
      <w:r w:rsidR="008D36D4" w:rsidRPr="00AC4FFE">
        <w:rPr>
          <w:lang w:val="en-US"/>
        </w:rPr>
        <w:t>,</w:t>
      </w:r>
      <w:r w:rsidRPr="00AC4FFE">
        <w:rPr>
          <w:lang w:val="en-US"/>
        </w:rPr>
        <w:t xml:space="preserve"> including the public, on the near complete Remedy Plan and</w:t>
      </w:r>
      <w:r w:rsidR="009B772F" w:rsidRPr="00AC4FFE">
        <w:rPr>
          <w:lang w:val="en-US"/>
        </w:rPr>
        <w:t>,</w:t>
      </w:r>
      <w:r w:rsidRPr="00AC4FFE">
        <w:rPr>
          <w:lang w:val="en-US"/>
        </w:rPr>
        <w:t xml:space="preserve"> where needed</w:t>
      </w:r>
      <w:r w:rsidR="009B772F" w:rsidRPr="00AC4FFE">
        <w:rPr>
          <w:lang w:val="en-US"/>
        </w:rPr>
        <w:t>,</w:t>
      </w:r>
      <w:r w:rsidRPr="00AC4FFE">
        <w:rPr>
          <w:lang w:val="en-US"/>
        </w:rPr>
        <w:t xml:space="preserve"> shall revise it as a result of the </w:t>
      </w:r>
      <w:r w:rsidRPr="00AC4FFE">
        <w:rPr>
          <w:i/>
          <w:iCs/>
          <w:lang w:val="en-US"/>
        </w:rPr>
        <w:t>consultation</w:t>
      </w:r>
      <w:r w:rsidR="00573655" w:rsidRPr="00AC4FFE">
        <w:rPr>
          <w:lang w:val="en-US"/>
        </w:rPr>
        <w:t>*</w:t>
      </w:r>
      <w:r w:rsidRPr="00AC4FFE">
        <w:rPr>
          <w:lang w:val="en-US"/>
        </w:rPr>
        <w:t xml:space="preserve">. </w:t>
      </w:r>
    </w:p>
    <w:p w14:paraId="0C57211D" w14:textId="61BD91DA" w:rsidR="00AE4C59" w:rsidRPr="00AC4FFE" w:rsidRDefault="5FB6EF05" w:rsidP="00510772">
      <w:pPr>
        <w:pStyle w:val="Clause2"/>
        <w:ind w:left="1143"/>
        <w:jc w:val="both"/>
        <w:rPr>
          <w:lang w:val="en-US"/>
        </w:rPr>
      </w:pPr>
      <w:bookmarkStart w:id="160" w:name="_Ref108785153"/>
      <w:r w:rsidRPr="00AC4FFE">
        <w:rPr>
          <w:lang w:val="en-US"/>
        </w:rPr>
        <w:t xml:space="preserve">Prior to submission to the </w:t>
      </w:r>
      <w:r w:rsidRPr="00AC4FFE">
        <w:rPr>
          <w:i/>
          <w:iCs/>
          <w:lang w:val="en-US"/>
        </w:rPr>
        <w:t>Third Party Verifier*</w:t>
      </w:r>
      <w:r w:rsidRPr="00AC4FFE">
        <w:rPr>
          <w:lang w:val="en-US"/>
        </w:rPr>
        <w:t>, t</w:t>
      </w:r>
      <w:r w:rsidR="00E668C5" w:rsidRPr="00AC4FFE">
        <w:rPr>
          <w:lang w:val="en-US"/>
        </w:rPr>
        <w:t>he Remedy Plan</w:t>
      </w:r>
      <w:r w:rsidR="00E668C5" w:rsidRPr="00AC4FFE">
        <w:rPr>
          <w:i/>
          <w:iCs/>
          <w:lang w:val="en-US"/>
        </w:rPr>
        <w:t xml:space="preserve"> </w:t>
      </w:r>
      <w:r w:rsidR="00E668C5" w:rsidRPr="00AC4FFE">
        <w:rPr>
          <w:lang w:val="en-US"/>
        </w:rPr>
        <w:t xml:space="preserve">shall be submitted to the relevant </w:t>
      </w:r>
      <w:r w:rsidR="00E668C5" w:rsidRPr="00AC4FFE">
        <w:rPr>
          <w:i/>
          <w:iCs/>
          <w:lang w:val="en-US"/>
        </w:rPr>
        <w:t>Core Dialogue Group*</w:t>
      </w:r>
      <w:r w:rsidR="00E668C5" w:rsidRPr="00AC4FFE">
        <w:rPr>
          <w:lang w:val="en-US"/>
        </w:rPr>
        <w:t xml:space="preserve"> and </w:t>
      </w:r>
      <w:r w:rsidRPr="00AC4FFE">
        <w:rPr>
          <w:lang w:val="en-US"/>
        </w:rPr>
        <w:t>then</w:t>
      </w:r>
      <w:r w:rsidR="000C53E7" w:rsidRPr="00AC4FFE">
        <w:rPr>
          <w:lang w:val="en-US"/>
        </w:rPr>
        <w:t>, if needed,</w:t>
      </w:r>
      <w:r w:rsidRPr="00AC4FFE">
        <w:rPr>
          <w:lang w:val="en-US"/>
        </w:rPr>
        <w:t xml:space="preserve"> revised to address the </w:t>
      </w:r>
      <w:r w:rsidRPr="00AC4FFE">
        <w:rPr>
          <w:i/>
          <w:iCs/>
          <w:lang w:val="en-US"/>
        </w:rPr>
        <w:t>Core Dialogue Group’s*</w:t>
      </w:r>
      <w:r w:rsidRPr="00AC4FFE">
        <w:rPr>
          <w:lang w:val="en-US"/>
        </w:rPr>
        <w:t xml:space="preserve"> feedback.</w:t>
      </w:r>
      <w:bookmarkEnd w:id="160"/>
      <w:r w:rsidR="00E668C5" w:rsidRPr="00AC4FFE">
        <w:rPr>
          <w:lang w:val="en-US"/>
        </w:rPr>
        <w:t xml:space="preserve"> </w:t>
      </w:r>
    </w:p>
    <w:p w14:paraId="4C85E0FD" w14:textId="724C3628" w:rsidR="00C50DDA" w:rsidRPr="00AC4FFE" w:rsidRDefault="26E08E76" w:rsidP="00510772">
      <w:pPr>
        <w:pStyle w:val="Clause1-Heading"/>
        <w:numPr>
          <w:ilvl w:val="0"/>
          <w:numId w:val="79"/>
        </w:numPr>
        <w:jc w:val="both"/>
        <w:outlineLvl w:val="9"/>
        <w:rPr>
          <w:rFonts w:asciiTheme="minorHAnsi" w:hAnsiTheme="minorHAnsi" w:cstheme="minorHAnsi"/>
          <w:b/>
          <w:lang w:val="en-US"/>
        </w:rPr>
      </w:pPr>
      <w:r w:rsidRPr="00AC4FFE">
        <w:rPr>
          <w:rFonts w:asciiTheme="minorHAnsi" w:hAnsiTheme="minorHAnsi" w:cstheme="minorHAnsi"/>
          <w:b/>
          <w:lang w:val="en-US"/>
        </w:rPr>
        <w:t>Approval of the Remedy Plan</w:t>
      </w:r>
    </w:p>
    <w:p w14:paraId="36933544" w14:textId="7556B5A6" w:rsidR="00DC0ED9" w:rsidRPr="00AC4FFE" w:rsidRDefault="00DC0ED9" w:rsidP="00D645A3">
      <w:pPr>
        <w:jc w:val="both"/>
        <w:rPr>
          <w:rFonts w:cs="Arial"/>
          <w:b/>
          <w:bCs/>
        </w:rPr>
      </w:pPr>
      <w:r w:rsidRPr="00AC4FFE">
        <w:rPr>
          <w:rFonts w:cs="Arial"/>
          <w:b/>
          <w:bCs/>
        </w:rPr>
        <w:t>Core requirements</w:t>
      </w:r>
    </w:p>
    <w:p w14:paraId="7D7513A7" w14:textId="617C7103" w:rsidR="003110E1" w:rsidRPr="00AC4FFE" w:rsidRDefault="01D8E3CF" w:rsidP="00510772">
      <w:pPr>
        <w:pStyle w:val="Clause2"/>
        <w:ind w:left="1143"/>
        <w:jc w:val="both"/>
        <w:rPr>
          <w:lang w:val="en-US"/>
        </w:rPr>
      </w:pPr>
      <w:r w:rsidRPr="00AC4FFE">
        <w:rPr>
          <w:lang w:val="en-US"/>
        </w:rPr>
        <w:t>The</w:t>
      </w:r>
      <w:r w:rsidRPr="00AC4FFE">
        <w:rPr>
          <w:i/>
          <w:iCs/>
          <w:lang w:val="en-US"/>
        </w:rPr>
        <w:t xml:space="preserve"> Third Party Verifier*</w:t>
      </w:r>
      <w:r w:rsidRPr="00AC4FFE">
        <w:rPr>
          <w:lang w:val="en-US"/>
        </w:rPr>
        <w:t xml:space="preserve"> shall evaluate the Remedy</w:t>
      </w:r>
      <w:r w:rsidRPr="00AC4FFE">
        <w:rPr>
          <w:i/>
          <w:iCs/>
          <w:lang w:val="en-US"/>
        </w:rPr>
        <w:t xml:space="preserve"> </w:t>
      </w:r>
      <w:r w:rsidRPr="00AC4FFE">
        <w:rPr>
          <w:lang w:val="en-US"/>
        </w:rPr>
        <w:t>Plan and its elements to determine the potential to achieve the targets, goals and objectives.</w:t>
      </w:r>
    </w:p>
    <w:p w14:paraId="10B8E32F" w14:textId="5FB4ECF1" w:rsidR="00051837" w:rsidRPr="00AC4FFE" w:rsidRDefault="65814668" w:rsidP="00510772">
      <w:pPr>
        <w:pStyle w:val="Clause2"/>
        <w:ind w:left="1143"/>
        <w:jc w:val="both"/>
        <w:rPr>
          <w:lang w:val="en-US"/>
        </w:rPr>
      </w:pPr>
      <w:r w:rsidRPr="00AC4FFE">
        <w:rPr>
          <w:lang w:val="en-US"/>
        </w:rPr>
        <w:t xml:space="preserve">The </w:t>
      </w:r>
      <w:r w:rsidRPr="00AC4FFE">
        <w:rPr>
          <w:i/>
          <w:iCs/>
          <w:lang w:val="en-US"/>
        </w:rPr>
        <w:t xml:space="preserve">Third Party Verifier* </w:t>
      </w:r>
      <w:r w:rsidRPr="00AC4FFE">
        <w:rPr>
          <w:lang w:val="en-US"/>
        </w:rPr>
        <w:t xml:space="preserve">shall submit the Remedy Plan for </w:t>
      </w:r>
      <w:r w:rsidRPr="00AC4FFE">
        <w:rPr>
          <w:i/>
          <w:iCs/>
          <w:lang w:val="en-US"/>
        </w:rPr>
        <w:t>peer review</w:t>
      </w:r>
      <w:r w:rsidR="00946BC3" w:rsidRPr="00AC4FFE">
        <w:rPr>
          <w:lang w:val="en-US"/>
        </w:rPr>
        <w:t>*</w:t>
      </w:r>
      <w:r w:rsidRPr="00AC4FFE">
        <w:rPr>
          <w:lang w:val="en-US"/>
        </w:rPr>
        <w:t xml:space="preserve"> by environmental and/or social experts.</w:t>
      </w:r>
    </w:p>
    <w:p w14:paraId="0F51043D" w14:textId="6265C22C" w:rsidR="00826658" w:rsidRPr="00AC4FFE" w:rsidRDefault="0B0EA715" w:rsidP="00510772">
      <w:pPr>
        <w:pStyle w:val="Clause2"/>
        <w:ind w:left="1143"/>
        <w:jc w:val="both"/>
        <w:rPr>
          <w:lang w:val="en-US"/>
        </w:rPr>
      </w:pPr>
      <w:r w:rsidRPr="00AC4FFE">
        <w:rPr>
          <w:lang w:val="en-US"/>
        </w:rPr>
        <w:t xml:space="preserve">The </w:t>
      </w:r>
      <w:r w:rsidRPr="00AC4FFE">
        <w:rPr>
          <w:i/>
          <w:iCs/>
          <w:lang w:val="en-US"/>
        </w:rPr>
        <w:t xml:space="preserve">Third Party Verifier* </w:t>
      </w:r>
      <w:r w:rsidRPr="00AC4FFE">
        <w:rPr>
          <w:lang w:val="en-US"/>
        </w:rPr>
        <w:t xml:space="preserve">shall </w:t>
      </w:r>
      <w:r w:rsidR="000B4ACD" w:rsidRPr="00AC4FFE">
        <w:rPr>
          <w:lang w:val="en-US"/>
        </w:rPr>
        <w:t xml:space="preserve">verify </w:t>
      </w:r>
      <w:r w:rsidR="00CC5B33" w:rsidRPr="00AC4FFE">
        <w:rPr>
          <w:lang w:val="en-US"/>
        </w:rPr>
        <w:t>that</w:t>
      </w:r>
      <w:r w:rsidRPr="00AC4FFE">
        <w:rPr>
          <w:lang w:val="en-US"/>
        </w:rPr>
        <w:t xml:space="preserve"> </w:t>
      </w:r>
      <w:r w:rsidRPr="00AC4FFE">
        <w:rPr>
          <w:i/>
          <w:iCs/>
          <w:lang w:val="en-US"/>
        </w:rPr>
        <w:t>FPIC</w:t>
      </w:r>
      <w:r w:rsidR="001F1EC0" w:rsidRPr="00AC4FFE">
        <w:rPr>
          <w:lang w:val="en-US"/>
        </w:rPr>
        <w:t>*</w:t>
      </w:r>
      <w:r w:rsidRPr="00AC4FFE">
        <w:rPr>
          <w:lang w:val="en-US"/>
        </w:rPr>
        <w:t>-based process</w:t>
      </w:r>
      <w:r w:rsidR="00CC5B33" w:rsidRPr="00AC4FFE">
        <w:rPr>
          <w:lang w:val="en-US"/>
        </w:rPr>
        <w:t>es</w:t>
      </w:r>
      <w:r w:rsidRPr="00AC4FFE">
        <w:rPr>
          <w:lang w:val="en-US"/>
        </w:rPr>
        <w:t xml:space="preserve"> </w:t>
      </w:r>
      <w:r w:rsidR="00DC55F0" w:rsidRPr="00AC4FFE">
        <w:rPr>
          <w:lang w:val="en-US"/>
        </w:rPr>
        <w:t>have been</w:t>
      </w:r>
      <w:r w:rsidRPr="00AC4FFE">
        <w:rPr>
          <w:lang w:val="en-US"/>
        </w:rPr>
        <w:t xml:space="preserve"> properly implemented</w:t>
      </w:r>
      <w:r w:rsidR="00DC55F0" w:rsidRPr="00AC4FFE">
        <w:rPr>
          <w:lang w:val="en-US"/>
        </w:rPr>
        <w:t xml:space="preserve"> with </w:t>
      </w:r>
      <w:r w:rsidR="00DC55F0" w:rsidRPr="00AC4FFE">
        <w:rPr>
          <w:i/>
          <w:color w:val="7030A0"/>
          <w:lang w:val="en-US"/>
        </w:rPr>
        <w:t>affected rights holders</w:t>
      </w:r>
      <w:r w:rsidR="00DC55F0" w:rsidRPr="00AC4FFE">
        <w:rPr>
          <w:i/>
          <w:lang w:val="en-US"/>
        </w:rPr>
        <w:t>*</w:t>
      </w:r>
      <w:r w:rsidR="00BC3421" w:rsidRPr="00AC4FFE">
        <w:rPr>
          <w:i/>
          <w:lang w:val="en-US"/>
        </w:rPr>
        <w:t xml:space="preserve"> </w:t>
      </w:r>
      <w:r w:rsidR="00BC3421" w:rsidRPr="00AC4FFE">
        <w:rPr>
          <w:iCs/>
          <w:lang w:val="en-US"/>
        </w:rPr>
        <w:t>and recommend actions for correction</w:t>
      </w:r>
      <w:r w:rsidR="0070085F" w:rsidRPr="00AC4FFE">
        <w:rPr>
          <w:iCs/>
          <w:lang w:val="en-US"/>
        </w:rPr>
        <w:t>,</w:t>
      </w:r>
      <w:r w:rsidR="00BC3421" w:rsidRPr="00AC4FFE">
        <w:rPr>
          <w:iCs/>
          <w:lang w:val="en-US"/>
        </w:rPr>
        <w:t xml:space="preserve"> if </w:t>
      </w:r>
      <w:r w:rsidR="0070085F" w:rsidRPr="00AC4FFE">
        <w:rPr>
          <w:iCs/>
          <w:lang w:val="en-US"/>
        </w:rPr>
        <w:t>applicable</w:t>
      </w:r>
      <w:r w:rsidR="0070085F" w:rsidRPr="00AC4FFE">
        <w:rPr>
          <w:i/>
          <w:lang w:val="en-US"/>
        </w:rPr>
        <w:t>,</w:t>
      </w:r>
      <w:r w:rsidR="00DC55F0" w:rsidRPr="00AC4FFE">
        <w:rPr>
          <w:i/>
          <w:lang w:val="en-US"/>
        </w:rPr>
        <w:t xml:space="preserve"> </w:t>
      </w:r>
      <w:r w:rsidR="00DC55F0" w:rsidRPr="00AC4FFE">
        <w:rPr>
          <w:iCs/>
          <w:lang w:val="en-US"/>
        </w:rPr>
        <w:t xml:space="preserve">during the completion of the Remedy Plan before the </w:t>
      </w:r>
      <w:r w:rsidR="00DC55F0" w:rsidRPr="00AC4FFE">
        <w:rPr>
          <w:i/>
          <w:lang w:val="en-US"/>
        </w:rPr>
        <w:t xml:space="preserve">remedy* </w:t>
      </w:r>
      <w:r w:rsidR="00DC55F0" w:rsidRPr="00AC4FFE">
        <w:rPr>
          <w:iCs/>
          <w:lang w:val="en-US"/>
        </w:rPr>
        <w:t>process can continue.</w:t>
      </w:r>
      <w:r w:rsidR="00640B7D" w:rsidRPr="00AC4FFE">
        <w:rPr>
          <w:lang w:val="en-US"/>
        </w:rPr>
        <w:t xml:space="preserve"> </w:t>
      </w:r>
    </w:p>
    <w:p w14:paraId="7B8E2F07" w14:textId="60DCB231" w:rsidR="002E692C" w:rsidRPr="00AC4FFE" w:rsidRDefault="2EA2032B" w:rsidP="00510772">
      <w:pPr>
        <w:pStyle w:val="Clause2"/>
        <w:ind w:left="1143"/>
        <w:jc w:val="both"/>
        <w:rPr>
          <w:lang w:val="en-US"/>
        </w:rPr>
      </w:pPr>
      <w:r w:rsidRPr="00AC4FFE">
        <w:rPr>
          <w:lang w:val="en-US"/>
        </w:rPr>
        <w:lastRenderedPageBreak/>
        <w:t xml:space="preserve">The </w:t>
      </w:r>
      <w:r w:rsidRPr="00AC4FFE">
        <w:rPr>
          <w:i/>
          <w:iCs/>
          <w:lang w:val="en-US"/>
        </w:rPr>
        <w:t xml:space="preserve">Third Party Verifier* </w:t>
      </w:r>
      <w:r w:rsidRPr="00AC4FFE">
        <w:rPr>
          <w:lang w:val="en-US"/>
        </w:rPr>
        <w:t xml:space="preserve">shall consult with </w:t>
      </w:r>
      <w:r w:rsidR="007A411F" w:rsidRPr="00AC4FFE">
        <w:rPr>
          <w:i/>
          <w:color w:val="5BC3F5" w:themeColor="accent5"/>
          <w:lang w:val="en-US"/>
        </w:rPr>
        <w:t>impacted</w:t>
      </w:r>
      <w:r w:rsidRPr="00AC4FFE">
        <w:rPr>
          <w:i/>
          <w:color w:val="5BC3F5" w:themeColor="accent5"/>
          <w:lang w:val="en-US"/>
        </w:rPr>
        <w:t xml:space="preserve"> rights holders</w:t>
      </w:r>
      <w:r w:rsidRPr="00AC4FFE">
        <w:rPr>
          <w:i/>
          <w:iCs/>
          <w:lang w:val="en-US"/>
        </w:rPr>
        <w:t>*</w:t>
      </w:r>
      <w:r w:rsidRPr="00AC4FFE">
        <w:rPr>
          <w:lang w:val="en-US"/>
        </w:rPr>
        <w:t xml:space="preserve"> and </w:t>
      </w:r>
      <w:r w:rsidRPr="00AC4FFE">
        <w:rPr>
          <w:i/>
          <w:color w:val="7030A0"/>
          <w:lang w:val="en-US"/>
        </w:rPr>
        <w:t>affected rights holders</w:t>
      </w:r>
      <w:r w:rsidRPr="00AC4FFE">
        <w:rPr>
          <w:i/>
          <w:iCs/>
          <w:lang w:val="en-US"/>
        </w:rPr>
        <w:t>*</w:t>
      </w:r>
      <w:r w:rsidRPr="00AC4FFE">
        <w:rPr>
          <w:lang w:val="en-US"/>
        </w:rPr>
        <w:t xml:space="preserve"> to confirm </w:t>
      </w:r>
      <w:r w:rsidR="0B0EA715" w:rsidRPr="00AC4FFE">
        <w:rPr>
          <w:lang w:val="en-US"/>
        </w:rPr>
        <w:t xml:space="preserve">that </w:t>
      </w:r>
      <w:r w:rsidR="401B9978" w:rsidRPr="00AC4FFE">
        <w:rPr>
          <w:lang w:val="en-US"/>
        </w:rPr>
        <w:t>the</w:t>
      </w:r>
      <w:r w:rsidR="0B0EA715" w:rsidRPr="00AC4FFE">
        <w:rPr>
          <w:lang w:val="en-US"/>
        </w:rPr>
        <w:t xml:space="preserve"> Remedy Plan</w:t>
      </w:r>
      <w:r w:rsidR="00750AEB" w:rsidRPr="00AC4FFE">
        <w:rPr>
          <w:lang w:val="en-US"/>
        </w:rPr>
        <w:t xml:space="preserve"> </w:t>
      </w:r>
      <w:r w:rsidR="004E21C7" w:rsidRPr="00AC4FFE">
        <w:rPr>
          <w:lang w:val="en-US"/>
        </w:rPr>
        <w:t>is</w:t>
      </w:r>
      <w:r w:rsidR="0B0EA715" w:rsidRPr="00AC4FFE">
        <w:rPr>
          <w:lang w:val="en-US"/>
        </w:rPr>
        <w:t xml:space="preserve"> </w:t>
      </w:r>
      <w:r w:rsidR="2052D622" w:rsidRPr="00AC4FFE">
        <w:rPr>
          <w:lang w:val="en-US"/>
        </w:rPr>
        <w:t>acceptable to them</w:t>
      </w:r>
      <w:r w:rsidR="0B0EA715" w:rsidRPr="00AC4FFE">
        <w:rPr>
          <w:lang w:val="en-US"/>
        </w:rPr>
        <w:t>.</w:t>
      </w:r>
    </w:p>
    <w:p w14:paraId="7C9DAC7A" w14:textId="778D1027" w:rsidR="0058344E" w:rsidRPr="00AC4FFE" w:rsidRDefault="32D71229" w:rsidP="00510772">
      <w:pPr>
        <w:pStyle w:val="Clause2"/>
        <w:ind w:left="1143"/>
        <w:jc w:val="both"/>
        <w:rPr>
          <w:lang w:val="en-US"/>
        </w:rPr>
      </w:pPr>
      <w:r w:rsidRPr="00AC4FFE">
        <w:rPr>
          <w:lang w:val="en-US"/>
        </w:rPr>
        <w:t>The</w:t>
      </w:r>
      <w:r w:rsidRPr="00AC4FFE">
        <w:rPr>
          <w:i/>
          <w:iCs/>
          <w:lang w:val="en-US"/>
        </w:rPr>
        <w:t xml:space="preserve"> Third Party Verifier*</w:t>
      </w:r>
      <w:r w:rsidR="228E8C22" w:rsidRPr="00AC4FFE">
        <w:rPr>
          <w:i/>
          <w:iCs/>
          <w:lang w:val="en-US"/>
        </w:rPr>
        <w:t xml:space="preserve"> </w:t>
      </w:r>
      <w:r w:rsidR="228E8C22" w:rsidRPr="00AC4FFE">
        <w:rPr>
          <w:lang w:val="en-US"/>
        </w:rPr>
        <w:t xml:space="preserve">shall consider the results of the </w:t>
      </w:r>
      <w:r w:rsidR="228E8C22" w:rsidRPr="00AC4FFE">
        <w:rPr>
          <w:i/>
          <w:iCs/>
          <w:lang w:val="en-US"/>
        </w:rPr>
        <w:t>consultation</w:t>
      </w:r>
      <w:r w:rsidR="00573655" w:rsidRPr="00AC4FFE">
        <w:rPr>
          <w:lang w:val="en-US"/>
        </w:rPr>
        <w:t>*</w:t>
      </w:r>
      <w:r w:rsidR="228E8C22" w:rsidRPr="00AC4FFE">
        <w:rPr>
          <w:lang w:val="en-US"/>
        </w:rPr>
        <w:t xml:space="preserve"> with </w:t>
      </w:r>
      <w:r w:rsidR="0069544A" w:rsidRPr="00AC4FFE">
        <w:rPr>
          <w:i/>
          <w:iCs/>
          <w:color w:val="C00000"/>
          <w:lang w:val="en-US"/>
        </w:rPr>
        <w:t>affected stakeholders</w:t>
      </w:r>
      <w:r w:rsidR="228E8C22" w:rsidRPr="00AC4FFE">
        <w:rPr>
          <w:lang w:val="en-US"/>
        </w:rPr>
        <w:t xml:space="preserve">* and </w:t>
      </w:r>
      <w:r w:rsidR="006D572D" w:rsidRPr="00AC4FFE">
        <w:rPr>
          <w:i/>
          <w:iCs/>
          <w:color w:val="B57E00" w:themeColor="accent3" w:themeShade="BF"/>
          <w:lang w:val="en-US"/>
        </w:rPr>
        <w:t>interested stakeholders</w:t>
      </w:r>
      <w:r w:rsidR="228E8C22" w:rsidRPr="00AC4FFE">
        <w:rPr>
          <w:i/>
          <w:iCs/>
          <w:lang w:val="en-US"/>
        </w:rPr>
        <w:t>*</w:t>
      </w:r>
      <w:r w:rsidR="228E8C22" w:rsidRPr="00AC4FFE">
        <w:rPr>
          <w:lang w:val="en-US"/>
        </w:rPr>
        <w:t xml:space="preserve"> (see</w:t>
      </w:r>
      <w:r w:rsidR="3152AA08" w:rsidRPr="00AC4FFE">
        <w:rPr>
          <w:lang w:val="en-US"/>
        </w:rPr>
        <w:t xml:space="preserve"> </w:t>
      </w:r>
      <w:r w:rsidR="768C0B02" w:rsidRPr="00AC4FFE">
        <w:rPr>
          <w:lang w:val="en-US"/>
        </w:rPr>
        <w:fldChar w:fldCharType="begin"/>
      </w:r>
      <w:r w:rsidR="768C0B02" w:rsidRPr="00AC4FFE">
        <w:rPr>
          <w:lang w:val="en-US"/>
        </w:rPr>
        <w:instrText xml:space="preserve"> REF _Ref108785127 \n \h </w:instrText>
      </w:r>
      <w:r w:rsidR="004F35A2" w:rsidRPr="00AC4FFE">
        <w:rPr>
          <w:lang w:val="en-US"/>
        </w:rPr>
        <w:instrText xml:space="preserve"> \* MERGEFORMAT </w:instrText>
      </w:r>
      <w:r w:rsidR="768C0B02" w:rsidRPr="00AC4FFE">
        <w:rPr>
          <w:lang w:val="en-US"/>
        </w:rPr>
      </w:r>
      <w:r w:rsidR="768C0B02" w:rsidRPr="00AC4FFE">
        <w:rPr>
          <w:lang w:val="en-US"/>
        </w:rPr>
        <w:fldChar w:fldCharType="separate"/>
      </w:r>
      <w:r w:rsidR="00167A13">
        <w:rPr>
          <w:lang w:val="en-US"/>
        </w:rPr>
        <w:t>24.4</w:t>
      </w:r>
      <w:r w:rsidR="768C0B02" w:rsidRPr="00AC4FFE">
        <w:rPr>
          <w:lang w:val="en-US"/>
        </w:rPr>
        <w:fldChar w:fldCharType="end"/>
      </w:r>
      <w:r w:rsidR="00402855" w:rsidRPr="00AC4FFE">
        <w:rPr>
          <w:lang w:val="en-US"/>
        </w:rPr>
        <w:t xml:space="preserve"> and </w:t>
      </w:r>
      <w:r w:rsidR="768C0B02" w:rsidRPr="00AC4FFE">
        <w:rPr>
          <w:lang w:val="en-US"/>
        </w:rPr>
        <w:fldChar w:fldCharType="begin"/>
      </w:r>
      <w:r w:rsidR="768C0B02" w:rsidRPr="00AC4FFE">
        <w:rPr>
          <w:lang w:val="en-US"/>
        </w:rPr>
        <w:instrText xml:space="preserve"> REF _Ref108785153 \n \h </w:instrText>
      </w:r>
      <w:r w:rsidR="004F35A2" w:rsidRPr="00AC4FFE">
        <w:rPr>
          <w:lang w:val="en-US"/>
        </w:rPr>
        <w:instrText xml:space="preserve"> \* MERGEFORMAT </w:instrText>
      </w:r>
      <w:r w:rsidR="768C0B02" w:rsidRPr="00AC4FFE">
        <w:rPr>
          <w:lang w:val="en-US"/>
        </w:rPr>
      </w:r>
      <w:r w:rsidR="768C0B02" w:rsidRPr="00AC4FFE">
        <w:rPr>
          <w:lang w:val="en-US"/>
        </w:rPr>
        <w:fldChar w:fldCharType="separate"/>
      </w:r>
      <w:r w:rsidR="00167A13">
        <w:rPr>
          <w:lang w:val="en-US"/>
        </w:rPr>
        <w:t>24.9</w:t>
      </w:r>
      <w:r w:rsidR="768C0B02" w:rsidRPr="00AC4FFE">
        <w:rPr>
          <w:lang w:val="en-US"/>
        </w:rPr>
        <w:fldChar w:fldCharType="end"/>
      </w:r>
      <w:r w:rsidR="228E8C22" w:rsidRPr="00AC4FFE">
        <w:rPr>
          <w:lang w:val="en-US"/>
        </w:rPr>
        <w:t>).</w:t>
      </w:r>
    </w:p>
    <w:p w14:paraId="7F94CD26" w14:textId="4A0897D1" w:rsidR="00AB6246" w:rsidRPr="00AC4FFE" w:rsidRDefault="2568117F" w:rsidP="00510772">
      <w:pPr>
        <w:pStyle w:val="Clause2"/>
        <w:ind w:left="1143"/>
        <w:jc w:val="both"/>
        <w:rPr>
          <w:lang w:val="en-US"/>
        </w:rPr>
      </w:pPr>
      <w:r w:rsidRPr="00AC4FFE">
        <w:rPr>
          <w:lang w:val="en-US"/>
        </w:rPr>
        <w:t xml:space="preserve">The </w:t>
      </w:r>
      <w:r w:rsidRPr="00AC4FFE">
        <w:rPr>
          <w:i/>
          <w:iCs/>
          <w:lang w:val="en-US"/>
        </w:rPr>
        <w:t xml:space="preserve">Third Party Verifier* </w:t>
      </w:r>
      <w:r w:rsidRPr="00AC4FFE">
        <w:rPr>
          <w:lang w:val="en-US"/>
        </w:rPr>
        <w:t xml:space="preserve">shall issue non-conformities when the Remedy Plan </w:t>
      </w:r>
      <w:r w:rsidR="5EBC1612" w:rsidRPr="00AC4FFE">
        <w:rPr>
          <w:lang w:val="en-US"/>
        </w:rPr>
        <w:t>do</w:t>
      </w:r>
      <w:r w:rsidR="3CF53794" w:rsidRPr="00AC4FFE">
        <w:rPr>
          <w:lang w:val="en-US"/>
        </w:rPr>
        <w:t>es</w:t>
      </w:r>
      <w:r w:rsidR="5EBC1612" w:rsidRPr="00AC4FFE">
        <w:rPr>
          <w:lang w:val="en-US"/>
        </w:rPr>
        <w:t xml:space="preserve"> not</w:t>
      </w:r>
      <w:r w:rsidRPr="00AC4FFE">
        <w:rPr>
          <w:lang w:val="en-US"/>
        </w:rPr>
        <w:t xml:space="preserve"> demonstrate </w:t>
      </w:r>
      <w:r w:rsidR="00CE1674" w:rsidRPr="00AC4FFE">
        <w:rPr>
          <w:lang w:val="en-US"/>
        </w:rPr>
        <w:t>how it will</w:t>
      </w:r>
      <w:r w:rsidRPr="00AC4FFE">
        <w:rPr>
          <w:lang w:val="en-US"/>
        </w:rPr>
        <w:t xml:space="preserve"> achieve</w:t>
      </w:r>
      <w:r w:rsidR="00CE1674" w:rsidRPr="00AC4FFE">
        <w:rPr>
          <w:lang w:val="en-US"/>
        </w:rPr>
        <w:t xml:space="preserve"> its </w:t>
      </w:r>
      <w:r w:rsidRPr="00AC4FFE">
        <w:rPr>
          <w:lang w:val="en-US"/>
        </w:rPr>
        <w:t xml:space="preserve">targets, goals and objectives and/or address concerns and issues raised in </w:t>
      </w:r>
      <w:r w:rsidRPr="00AC4FFE">
        <w:rPr>
          <w:i/>
          <w:iCs/>
          <w:lang w:val="en-US"/>
        </w:rPr>
        <w:t>peer review</w:t>
      </w:r>
      <w:r w:rsidR="00946BC3" w:rsidRPr="00AC4FFE">
        <w:rPr>
          <w:i/>
          <w:iCs/>
          <w:lang w:val="en-US"/>
        </w:rPr>
        <w:t>*</w:t>
      </w:r>
      <w:r w:rsidR="6FB5A3AB" w:rsidRPr="00AC4FFE">
        <w:rPr>
          <w:lang w:val="en-US"/>
        </w:rPr>
        <w:t xml:space="preserve"> or by </w:t>
      </w:r>
      <w:r w:rsidR="6FB5A3AB" w:rsidRPr="00AC4FFE">
        <w:rPr>
          <w:i/>
          <w:color w:val="7030A0"/>
          <w:lang w:val="en-US"/>
        </w:rPr>
        <w:t>affected rights holders</w:t>
      </w:r>
      <w:r w:rsidR="6FB5A3AB" w:rsidRPr="00AC4FFE">
        <w:rPr>
          <w:i/>
          <w:lang w:val="en-US"/>
        </w:rPr>
        <w:t>*</w:t>
      </w:r>
      <w:r w:rsidRPr="00AC4FFE">
        <w:rPr>
          <w:lang w:val="en-US"/>
        </w:rPr>
        <w:t>.</w:t>
      </w:r>
    </w:p>
    <w:p w14:paraId="7B998651" w14:textId="46B4FFA6" w:rsidR="00E471FC" w:rsidRPr="00AC4FFE" w:rsidRDefault="6E308817" w:rsidP="00510772">
      <w:pPr>
        <w:pStyle w:val="Clause2"/>
        <w:ind w:left="1143"/>
        <w:jc w:val="both"/>
        <w:rPr>
          <w:lang w:val="en-US"/>
        </w:rPr>
      </w:pPr>
      <w:r w:rsidRPr="00AC4FFE">
        <w:rPr>
          <w:i/>
          <w:iCs/>
          <w:lang w:val="en-US"/>
        </w:rPr>
        <w:t>The Organization*</w:t>
      </w:r>
      <w:r w:rsidRPr="00AC4FFE">
        <w:rPr>
          <w:lang w:val="en-US"/>
        </w:rPr>
        <w:t xml:space="preserve"> or </w:t>
      </w:r>
      <w:r w:rsidRPr="00AC4FFE">
        <w:rPr>
          <w:i/>
          <w:iCs/>
          <w:lang w:val="en-US"/>
        </w:rPr>
        <w:t>corporate</w:t>
      </w:r>
      <w:r w:rsidRPr="00AC4FFE">
        <w:rPr>
          <w:lang w:val="en-US"/>
        </w:rPr>
        <w:t xml:space="preserve"> </w:t>
      </w:r>
      <w:r w:rsidRPr="00AC4FFE">
        <w:rPr>
          <w:i/>
          <w:iCs/>
          <w:lang w:val="en-US"/>
        </w:rPr>
        <w:t>group*</w:t>
      </w:r>
      <w:r w:rsidRPr="00AC4FFE">
        <w:rPr>
          <w:lang w:val="en-US"/>
        </w:rPr>
        <w:t xml:space="preserve"> shall address non-conformities before the Remedy Plan</w:t>
      </w:r>
      <w:r w:rsidRPr="00AC4FFE">
        <w:rPr>
          <w:i/>
          <w:iCs/>
          <w:lang w:val="en-US"/>
        </w:rPr>
        <w:t xml:space="preserve"> </w:t>
      </w:r>
      <w:r w:rsidRPr="00AC4FFE">
        <w:rPr>
          <w:lang w:val="en-US"/>
        </w:rPr>
        <w:t>can be re-submitted for further evaluation.</w:t>
      </w:r>
    </w:p>
    <w:p w14:paraId="0EAB5B14" w14:textId="4C88ACDE" w:rsidR="00BF2D0F" w:rsidRPr="00AC4FFE" w:rsidRDefault="7FB1CDBB" w:rsidP="00510772">
      <w:pPr>
        <w:pStyle w:val="Clause2"/>
        <w:ind w:left="1143"/>
        <w:jc w:val="both"/>
        <w:rPr>
          <w:lang w:val="en-US"/>
        </w:rPr>
      </w:pPr>
      <w:r w:rsidRPr="00AC4FFE">
        <w:rPr>
          <w:lang w:val="en-US"/>
        </w:rPr>
        <w:t xml:space="preserve">Once the Remedy Plan has been approved by the </w:t>
      </w:r>
      <w:r w:rsidRPr="00AC4FFE">
        <w:rPr>
          <w:i/>
          <w:iCs/>
          <w:lang w:val="en-US"/>
        </w:rPr>
        <w:t>Third Party Verifier*</w:t>
      </w:r>
      <w:r w:rsidRPr="00AC4FFE">
        <w:rPr>
          <w:lang w:val="en-US"/>
        </w:rPr>
        <w:t xml:space="preserve">, </w:t>
      </w:r>
      <w:r w:rsidRPr="00AC4FFE">
        <w:rPr>
          <w:i/>
          <w:iCs/>
          <w:lang w:val="en-US"/>
        </w:rPr>
        <w:t xml:space="preserve">The Organization* </w:t>
      </w:r>
      <w:r w:rsidRPr="00AC4FFE">
        <w:rPr>
          <w:lang w:val="en-US"/>
        </w:rPr>
        <w:t>or the</w:t>
      </w:r>
      <w:r w:rsidRPr="00AC4FFE">
        <w:rPr>
          <w:i/>
          <w:iCs/>
          <w:lang w:val="en-US"/>
        </w:rPr>
        <w:t xml:space="preserve"> corporate group*</w:t>
      </w:r>
      <w:r w:rsidRPr="00AC4FFE">
        <w:rPr>
          <w:lang w:val="en-US"/>
        </w:rPr>
        <w:t xml:space="preserve"> shall make a summary of all elements of the Remedy Plan, excluding </w:t>
      </w:r>
      <w:r w:rsidRPr="00AC4FFE">
        <w:rPr>
          <w:i/>
          <w:iCs/>
          <w:lang w:val="en-US"/>
        </w:rPr>
        <w:t>confidential information</w:t>
      </w:r>
      <w:r w:rsidRPr="00AC4FFE">
        <w:rPr>
          <w:lang w:val="en-US"/>
        </w:rPr>
        <w:t xml:space="preserve">*, </w:t>
      </w:r>
      <w:r w:rsidRPr="00AC4FFE">
        <w:rPr>
          <w:i/>
          <w:iCs/>
          <w:lang w:val="en-US"/>
        </w:rPr>
        <w:t>publicly available</w:t>
      </w:r>
      <w:r w:rsidRPr="00AC4FFE">
        <w:rPr>
          <w:lang w:val="en-US"/>
        </w:rPr>
        <w:t>* upon request, free of charge.</w:t>
      </w:r>
    </w:p>
    <w:p w14:paraId="5D524A9A" w14:textId="590FC4E1" w:rsidR="007549B3" w:rsidRPr="00AC4FFE" w:rsidRDefault="0D751E0A" w:rsidP="00510772">
      <w:pPr>
        <w:pStyle w:val="Clause2"/>
        <w:ind w:left="1143"/>
        <w:jc w:val="both"/>
        <w:rPr>
          <w:lang w:val="en-US"/>
        </w:rPr>
      </w:pPr>
      <w:r w:rsidRPr="00AC4FFE">
        <w:rPr>
          <w:lang w:val="en-US"/>
        </w:rPr>
        <w:t xml:space="preserve">Where </w:t>
      </w:r>
      <w:r w:rsidRPr="00AC4FFE">
        <w:rPr>
          <w:i/>
          <w:iCs/>
          <w:lang w:val="en-US"/>
        </w:rPr>
        <w:t>The Organization*</w:t>
      </w:r>
      <w:r w:rsidRPr="00AC4FFE">
        <w:rPr>
          <w:lang w:val="en-US"/>
        </w:rPr>
        <w:t xml:space="preserve"> or </w:t>
      </w:r>
      <w:r w:rsidRPr="00AC4FFE">
        <w:rPr>
          <w:i/>
          <w:iCs/>
          <w:lang w:val="en-US"/>
        </w:rPr>
        <w:t>corporate</w:t>
      </w:r>
      <w:r w:rsidRPr="00AC4FFE">
        <w:rPr>
          <w:lang w:val="en-US"/>
        </w:rPr>
        <w:t xml:space="preserve"> </w:t>
      </w:r>
      <w:r w:rsidRPr="00AC4FFE">
        <w:rPr>
          <w:i/>
          <w:iCs/>
          <w:lang w:val="en-US"/>
        </w:rPr>
        <w:t>group*</w:t>
      </w:r>
      <w:r w:rsidRPr="00AC4FFE">
        <w:rPr>
          <w:lang w:val="en-US"/>
        </w:rPr>
        <w:t xml:space="preserve"> makes changes to the Remedy Plan prior to its full implementation, changes shall be submitted to the </w:t>
      </w:r>
      <w:r w:rsidRPr="00AC4FFE">
        <w:rPr>
          <w:i/>
          <w:iCs/>
          <w:lang w:val="en-US"/>
        </w:rPr>
        <w:t xml:space="preserve">Third Party Verifier* </w:t>
      </w:r>
      <w:r w:rsidRPr="00AC4FFE">
        <w:rPr>
          <w:lang w:val="en-US"/>
        </w:rPr>
        <w:t>for review and verification prior to implementing these changes.</w:t>
      </w:r>
    </w:p>
    <w:p w14:paraId="12C0582E" w14:textId="30BA4912" w:rsidR="00CE6C70" w:rsidRPr="00AC4FFE" w:rsidRDefault="22AFAA1E" w:rsidP="00510772">
      <w:pPr>
        <w:pStyle w:val="Clause2"/>
        <w:ind w:left="1143"/>
        <w:jc w:val="both"/>
        <w:rPr>
          <w:lang w:val="en-US"/>
        </w:rPr>
      </w:pPr>
      <w:r w:rsidRPr="00AC4FFE">
        <w:rPr>
          <w:lang w:val="en-US"/>
        </w:rPr>
        <w:t>Changes that</w:t>
      </w:r>
      <w:r w:rsidR="6D7CEF00" w:rsidRPr="00AC4FFE">
        <w:rPr>
          <w:lang w:val="en-US"/>
        </w:rPr>
        <w:t xml:space="preserve"> materially affect agreements with </w:t>
      </w:r>
      <w:r w:rsidR="00A246A1" w:rsidRPr="00AC4FFE">
        <w:rPr>
          <w:i/>
          <w:color w:val="5BC3F5" w:themeColor="accent5"/>
          <w:lang w:val="en-US"/>
        </w:rPr>
        <w:t>impacted</w:t>
      </w:r>
      <w:r w:rsidR="6D7CEF00" w:rsidRPr="00AC4FFE">
        <w:rPr>
          <w:i/>
          <w:color w:val="5BC3F5" w:themeColor="accent5"/>
          <w:lang w:val="en-US"/>
        </w:rPr>
        <w:t xml:space="preserve"> rights holders</w:t>
      </w:r>
      <w:r w:rsidR="6D7CEF00" w:rsidRPr="00AC4FFE">
        <w:rPr>
          <w:i/>
          <w:lang w:val="en-US"/>
        </w:rPr>
        <w:t>*</w:t>
      </w:r>
      <w:r w:rsidR="6D7CEF00" w:rsidRPr="00AC4FFE">
        <w:rPr>
          <w:lang w:val="en-US"/>
        </w:rPr>
        <w:t xml:space="preserve"> (see </w:t>
      </w:r>
      <w:r w:rsidR="009D2F9D" w:rsidRPr="00AC4FFE">
        <w:rPr>
          <w:lang w:val="en-US"/>
        </w:rPr>
        <w:fldChar w:fldCharType="begin"/>
      </w:r>
      <w:r w:rsidR="009D2F9D" w:rsidRPr="00AC4FFE">
        <w:rPr>
          <w:lang w:val="en-US"/>
        </w:rPr>
        <w:instrText xml:space="preserve"> REF _Ref108785234 \n \h </w:instrText>
      </w:r>
      <w:r w:rsidR="004F35A2" w:rsidRPr="00AC4FFE">
        <w:rPr>
          <w:lang w:val="en-US"/>
        </w:rPr>
        <w:instrText xml:space="preserve"> \* MERGEFORMAT </w:instrText>
      </w:r>
      <w:r w:rsidR="009D2F9D" w:rsidRPr="00AC4FFE">
        <w:rPr>
          <w:lang w:val="en-US"/>
        </w:rPr>
      </w:r>
      <w:r w:rsidR="009D2F9D" w:rsidRPr="00AC4FFE">
        <w:rPr>
          <w:lang w:val="en-US"/>
        </w:rPr>
        <w:fldChar w:fldCharType="separate"/>
      </w:r>
      <w:r w:rsidR="00167A13">
        <w:rPr>
          <w:lang w:val="en-US"/>
        </w:rPr>
        <w:t>24.5</w:t>
      </w:r>
      <w:r w:rsidR="009D2F9D" w:rsidRPr="00AC4FFE">
        <w:rPr>
          <w:lang w:val="en-US"/>
        </w:rPr>
        <w:fldChar w:fldCharType="end"/>
      </w:r>
      <w:r w:rsidRPr="00AC4FFE">
        <w:rPr>
          <w:lang w:val="en-US"/>
        </w:rPr>
        <w:t xml:space="preserve">) </w:t>
      </w:r>
      <w:r w:rsidR="003272D4" w:rsidRPr="00AC4FFE">
        <w:rPr>
          <w:lang w:val="en-US"/>
        </w:rPr>
        <w:t xml:space="preserve">shall </w:t>
      </w:r>
      <w:r w:rsidR="00AC2078" w:rsidRPr="00AC4FFE">
        <w:rPr>
          <w:lang w:val="en-US"/>
        </w:rPr>
        <w:t>be agreed to by</w:t>
      </w:r>
      <w:r w:rsidRPr="00AC4FFE">
        <w:rPr>
          <w:lang w:val="en-US"/>
        </w:rPr>
        <w:t xml:space="preserve"> those</w:t>
      </w:r>
      <w:r w:rsidR="6D7CEF00" w:rsidRPr="00AC4FFE">
        <w:rPr>
          <w:lang w:val="en-US"/>
        </w:rPr>
        <w:t xml:space="preserve"> </w:t>
      </w:r>
      <w:r w:rsidR="009811D9" w:rsidRPr="00AC4FFE">
        <w:rPr>
          <w:i/>
          <w:color w:val="5BC3F5" w:themeColor="accent5"/>
          <w:lang w:val="en-US"/>
        </w:rPr>
        <w:t>impacted rights holders</w:t>
      </w:r>
      <w:r w:rsidR="6D7CEF00" w:rsidRPr="00AC4FFE">
        <w:rPr>
          <w:i/>
          <w:lang w:val="en-US"/>
        </w:rPr>
        <w:t>*</w:t>
      </w:r>
      <w:r w:rsidR="422ECBD9" w:rsidRPr="00AC4FFE">
        <w:rPr>
          <w:i/>
          <w:lang w:val="en-US"/>
        </w:rPr>
        <w:t>.</w:t>
      </w:r>
    </w:p>
    <w:p w14:paraId="2FA1A9EE" w14:textId="0052B75F" w:rsidR="0C8FB8A4" w:rsidRPr="00AC4FFE" w:rsidRDefault="0C8FB8A4" w:rsidP="0C8FB8A4">
      <w:pPr>
        <w:pStyle w:val="Clause2"/>
        <w:numPr>
          <w:ilvl w:val="1"/>
          <w:numId w:val="0"/>
        </w:numPr>
        <w:jc w:val="both"/>
        <w:rPr>
          <w:b/>
          <w:bCs/>
          <w:lang w:val="en-US"/>
        </w:rPr>
      </w:pPr>
      <w:r w:rsidRPr="00AC4FFE">
        <w:rPr>
          <w:b/>
          <w:bCs/>
          <w:lang w:val="en-US"/>
        </w:rPr>
        <w:t>Additional Requirements</w:t>
      </w:r>
    </w:p>
    <w:p w14:paraId="550AB398" w14:textId="7B2DFBE5" w:rsidR="0C8FB8A4" w:rsidRPr="00AC4FFE" w:rsidRDefault="0C8FB8A4" w:rsidP="00510772">
      <w:pPr>
        <w:pStyle w:val="Clause2"/>
        <w:ind w:left="1143"/>
        <w:jc w:val="both"/>
        <w:rPr>
          <w:lang w:val="en-US"/>
        </w:rPr>
      </w:pPr>
      <w:r w:rsidRPr="00AC4FFE">
        <w:rPr>
          <w:lang w:val="en-US"/>
        </w:rPr>
        <w:t xml:space="preserve">The </w:t>
      </w:r>
      <w:r w:rsidRPr="00AC4FFE">
        <w:rPr>
          <w:i/>
          <w:iCs/>
          <w:lang w:val="en-US"/>
        </w:rPr>
        <w:t>Third Party Verifier*</w:t>
      </w:r>
      <w:r w:rsidRPr="00AC4FFE">
        <w:rPr>
          <w:lang w:val="en-US"/>
        </w:rPr>
        <w:t xml:space="preserve"> shall consider the </w:t>
      </w:r>
      <w:r w:rsidRPr="00AC4FFE">
        <w:rPr>
          <w:i/>
          <w:iCs/>
          <w:lang w:val="en-US"/>
        </w:rPr>
        <w:t>Core Dialogue Group’s</w:t>
      </w:r>
      <w:r w:rsidRPr="00AC4FFE">
        <w:rPr>
          <w:lang w:val="en-US"/>
        </w:rPr>
        <w:t>* feedback on the Remedy Plan</w:t>
      </w:r>
      <w:r w:rsidR="00C11DAF" w:rsidRPr="00AC4FFE">
        <w:rPr>
          <w:lang w:val="en-US"/>
        </w:rPr>
        <w:t xml:space="preserve"> (see </w:t>
      </w:r>
      <w:r w:rsidR="00C11DAF" w:rsidRPr="00AC4FFE">
        <w:rPr>
          <w:lang w:val="en-US"/>
        </w:rPr>
        <w:fldChar w:fldCharType="begin"/>
      </w:r>
      <w:r w:rsidR="00C11DAF" w:rsidRPr="00AC4FFE">
        <w:rPr>
          <w:lang w:val="en-US"/>
        </w:rPr>
        <w:instrText xml:space="preserve"> REF _Ref108785153 \w \h </w:instrText>
      </w:r>
      <w:r w:rsidR="004F35A2" w:rsidRPr="00AC4FFE">
        <w:rPr>
          <w:lang w:val="en-US"/>
        </w:rPr>
        <w:instrText xml:space="preserve"> \* MERGEFORMAT </w:instrText>
      </w:r>
      <w:r w:rsidR="00C11DAF" w:rsidRPr="00AC4FFE">
        <w:rPr>
          <w:lang w:val="en-US"/>
        </w:rPr>
      </w:r>
      <w:r w:rsidR="00C11DAF" w:rsidRPr="00AC4FFE">
        <w:rPr>
          <w:lang w:val="en-US"/>
        </w:rPr>
        <w:fldChar w:fldCharType="separate"/>
      </w:r>
      <w:r w:rsidR="00167A13">
        <w:rPr>
          <w:lang w:val="en-US"/>
        </w:rPr>
        <w:t>24.9</w:t>
      </w:r>
      <w:r w:rsidR="00C11DAF" w:rsidRPr="00AC4FFE">
        <w:rPr>
          <w:lang w:val="en-US"/>
        </w:rPr>
        <w:fldChar w:fldCharType="end"/>
      </w:r>
      <w:r w:rsidR="00C11DAF" w:rsidRPr="00AC4FFE">
        <w:rPr>
          <w:lang w:val="en-US"/>
        </w:rPr>
        <w:t>)</w:t>
      </w:r>
      <w:r w:rsidRPr="00AC4FFE">
        <w:rPr>
          <w:lang w:val="en-US"/>
        </w:rPr>
        <w:t>.</w:t>
      </w:r>
    </w:p>
    <w:p w14:paraId="7123B584" w14:textId="725B5BFD" w:rsidR="00744117" w:rsidRPr="00AC4FFE" w:rsidRDefault="2B5695A6" w:rsidP="00EB791B">
      <w:pPr>
        <w:pStyle w:val="Heading2"/>
        <w:rPr>
          <w:rFonts w:hint="eastAsia"/>
        </w:rPr>
      </w:pPr>
      <w:bookmarkStart w:id="161" w:name="_Toc207971284"/>
      <w:bookmarkStart w:id="162" w:name="_Toc370124354"/>
      <w:bookmarkStart w:id="163" w:name="_Toc212686096"/>
      <w:bookmarkStart w:id="164" w:name="_Toc130303134"/>
      <w:r w:rsidRPr="00AC4FFE">
        <w:rPr>
          <w:rFonts w:asciiTheme="minorHAnsi" w:hAnsiTheme="minorHAnsi" w:cstheme="minorHAnsi"/>
          <w:b/>
          <w:bCs/>
          <w:color w:val="285C4D" w:themeColor="text2"/>
        </w:rPr>
        <w:t>Part 6: Implementation of the Remedy Plan</w:t>
      </w:r>
      <w:bookmarkEnd w:id="161"/>
      <w:bookmarkEnd w:id="162"/>
      <w:bookmarkEnd w:id="163"/>
      <w:bookmarkEnd w:id="164"/>
    </w:p>
    <w:p w14:paraId="205C4351" w14:textId="75F44294" w:rsidR="00BF7635" w:rsidRPr="00AC4FFE" w:rsidRDefault="00620F6B" w:rsidP="00BF7635">
      <w:pPr>
        <w:rPr>
          <w:lang w:val="en-US"/>
        </w:rPr>
      </w:pPr>
      <w:r w:rsidRPr="00AC4FFE">
        <w:rPr>
          <w:rFonts w:cstheme="minorHAnsi" w:hint="eastAsia"/>
          <w:b/>
          <w:bCs/>
          <w:noProof/>
          <w:color w:val="285C4D"/>
          <w:lang w:val="en-US"/>
        </w:rPr>
        <mc:AlternateContent>
          <mc:Choice Requires="wpg">
            <w:drawing>
              <wp:anchor distT="0" distB="0" distL="114300" distR="114300" simplePos="0" relativeHeight="251658257" behindDoc="0" locked="0" layoutInCell="1" allowOverlap="1" wp14:anchorId="27555F73" wp14:editId="4DC3B566">
                <wp:simplePos x="0" y="0"/>
                <wp:positionH relativeFrom="column">
                  <wp:posOffset>635</wp:posOffset>
                </wp:positionH>
                <wp:positionV relativeFrom="paragraph">
                  <wp:posOffset>61644</wp:posOffset>
                </wp:positionV>
                <wp:extent cx="6440805" cy="1646555"/>
                <wp:effectExtent l="0" t="0" r="0" b="0"/>
                <wp:wrapNone/>
                <wp:docPr id="370" name="Group 370"/>
                <wp:cNvGraphicFramePr/>
                <a:graphic xmlns:a="http://schemas.openxmlformats.org/drawingml/2006/main">
                  <a:graphicData uri="http://schemas.microsoft.com/office/word/2010/wordprocessingGroup">
                    <wpg:wgp>
                      <wpg:cNvGrpSpPr/>
                      <wpg:grpSpPr>
                        <a:xfrm>
                          <a:off x="0" y="0"/>
                          <a:ext cx="6440805" cy="1646555"/>
                          <a:chOff x="0" y="0"/>
                          <a:chExt cx="6440805" cy="1647142"/>
                        </a:xfrm>
                      </wpg:grpSpPr>
                      <wpg:grpSp>
                        <wpg:cNvPr id="211" name="Group 211"/>
                        <wpg:cNvGrpSpPr/>
                        <wpg:grpSpPr>
                          <a:xfrm>
                            <a:off x="0" y="0"/>
                            <a:ext cx="6440805" cy="685800"/>
                            <a:chOff x="0" y="0"/>
                            <a:chExt cx="6440805" cy="685800"/>
                          </a:xfrm>
                        </wpg:grpSpPr>
                        <pic:pic xmlns:pic="http://schemas.openxmlformats.org/drawingml/2006/picture">
                          <pic:nvPicPr>
                            <pic:cNvPr id="209" name="Page14_3068" title="Group"/>
                            <pic:cNvPicPr>
                              <a:picLocks noChangeAspect="1"/>
                            </pic:cNvPicPr>
                          </pic:nvPicPr>
                          <pic:blipFill>
                            <a:blip r:embed="rId32" cstate="print">
                              <a:extLst>
                                <a:ext uri="{28A0092B-C50C-407E-A947-70E740481C1C}">
                                  <a14:useLocalDpi xmlns:a14="http://schemas.microsoft.com/office/drawing/2010/main" val="0"/>
                                </a:ext>
                                <a:ext uri="1806e917-0251-4d79-8d03-bd63a840fd48"/>
                              </a:extLst>
                            </a:blip>
                            <a:stretch>
                              <a:fillRect/>
                            </a:stretch>
                          </pic:blipFill>
                          <pic:spPr>
                            <a:xfrm>
                              <a:off x="0" y="0"/>
                              <a:ext cx="6440805" cy="685800"/>
                            </a:xfrm>
                            <a:prstGeom prst="rect">
                              <a:avLst/>
                            </a:prstGeom>
                          </pic:spPr>
                        </pic:pic>
                        <pic:pic xmlns:pic="http://schemas.openxmlformats.org/drawingml/2006/picture">
                          <pic:nvPicPr>
                            <pic:cNvPr id="202" name="Page14_3065" title="Group"/>
                            <pic:cNvPicPr>
                              <a:picLocks noChangeAspect="1"/>
                            </pic:cNvPicPr>
                          </pic:nvPicPr>
                          <pic:blipFill>
                            <a:blip r:embed="rId52" cstate="print">
                              <a:extLst>
                                <a:ext uri="{28A0092B-C50C-407E-A947-70E740481C1C}">
                                  <a14:useLocalDpi xmlns:a14="http://schemas.microsoft.com/office/drawing/2010/main" val="0"/>
                                </a:ext>
                                <a:ext uri="a408c9e4-ace7-4ac5-a34f-9dad78744ff3"/>
                              </a:extLst>
                            </a:blip>
                            <a:stretch>
                              <a:fillRect/>
                            </a:stretch>
                          </pic:blipFill>
                          <pic:spPr>
                            <a:xfrm>
                              <a:off x="2362200" y="292100"/>
                              <a:ext cx="4025900" cy="262890"/>
                            </a:xfrm>
                            <a:prstGeom prst="rect">
                              <a:avLst/>
                            </a:prstGeom>
                          </pic:spPr>
                        </pic:pic>
                      </wpg:grpSp>
                      <wps:wsp>
                        <wps:cNvPr id="249" name="Straight Connector 249"/>
                        <wps:cNvCnPr/>
                        <wps:spPr>
                          <a:xfrm>
                            <a:off x="5528603" y="668216"/>
                            <a:ext cx="0" cy="177800"/>
                          </a:xfrm>
                          <a:prstGeom prst="line">
                            <a:avLst/>
                          </a:prstGeom>
                          <a:ln w="12700">
                            <a:solidFill>
                              <a:srgbClr val="D0D1DB"/>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369" name="Page17_2243" title="Swimlane (vertical)"/>
                          <pic:cNvPicPr>
                            <a:picLocks noChangeAspect="1"/>
                          </pic:cNvPicPr>
                        </pic:nvPicPr>
                        <pic:blipFill>
                          <a:blip r:embed="rId53" cstate="print">
                            <a:extLst>
                              <a:ext uri="{28A0092B-C50C-407E-A947-70E740481C1C}">
                                <a14:useLocalDpi xmlns:a14="http://schemas.microsoft.com/office/drawing/2010/main" val="0"/>
                              </a:ext>
                              <a:ext uri="07af91b3-d1c4-4506-9e4a-416bd1e125d1"/>
                            </a:extLst>
                          </a:blip>
                          <a:stretch>
                            <a:fillRect/>
                          </a:stretch>
                        </pic:blipFill>
                        <pic:spPr>
                          <a:xfrm>
                            <a:off x="0" y="815927"/>
                            <a:ext cx="6188710" cy="831215"/>
                          </a:xfrm>
                          <a:prstGeom prst="rect">
                            <a:avLst/>
                          </a:prstGeom>
                        </pic:spPr>
                      </pic:pic>
                    </wpg:wgp>
                  </a:graphicData>
                </a:graphic>
              </wp:anchor>
            </w:drawing>
          </mc:Choice>
          <mc:Fallback>
            <w:pict>
              <v:group w14:anchorId="13BC1E79" id="Group 370" o:spid="_x0000_s1026" style="position:absolute;margin-left:.05pt;margin-top:4.85pt;width:507.15pt;height:129.65pt;z-index:251658257" coordsize="64408,164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">
                <v:group id="Group 211" o:spid="_x0000_s1027" style="position:absolute;width:64408;height:6858" coordsize="64408,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shape id="Page14_3068" o:spid="_x0000_s1028" type="#_x0000_t75" style="position:absolute;width:64408;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">
                    <v:imagedata r:id="rId35" o:title=""/>
                  </v:shape>
                  <v:shape id="Page14_3065" o:spid="_x0000_s1029" type="#_x0000_t75" style="position:absolute;left:23622;top:2921;width:40259;height:2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">
                    <v:imagedata r:id="rId54" o:title=""/>
                  </v:shape>
                </v:group>
                <v:line id="Straight Connector 249" o:spid="_x0000_s1030" style="position:absolute;visibility:visible;mso-wrap-style:square" from="55286,6682" to="55286,8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" strokecolor="#d0d1db" strokeweight="1pt">
                  <v:stroke joinstyle="miter"/>
                </v:line>
                <v:shape id="Page17_2243" o:spid="_x0000_s1031" type="#_x0000_t75" style="position:absolute;top:8159;width:61887;height:8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">
                  <v:imagedata r:id="rId55" o:title=""/>
                </v:shape>
              </v:group>
            </w:pict>
          </mc:Fallback>
        </mc:AlternateContent>
      </w:r>
    </w:p>
    <w:p w14:paraId="2FA68376" w14:textId="3670390D" w:rsidR="00BF7635" w:rsidRPr="00AC4FFE" w:rsidRDefault="00BF7635" w:rsidP="00BF7635">
      <w:pPr>
        <w:rPr>
          <w:lang w:val="en-US"/>
        </w:rPr>
      </w:pPr>
    </w:p>
    <w:p w14:paraId="6E4095EB" w14:textId="2FE20125" w:rsidR="00BF7635" w:rsidRPr="00AC4FFE" w:rsidRDefault="00BF7635" w:rsidP="00BF7635">
      <w:pPr>
        <w:rPr>
          <w:lang w:val="en-US"/>
        </w:rPr>
      </w:pPr>
    </w:p>
    <w:p w14:paraId="08DDE6C0" w14:textId="5355E7E5" w:rsidR="00BF7635" w:rsidRPr="00AC4FFE" w:rsidRDefault="00BF7635" w:rsidP="00BF7635">
      <w:pPr>
        <w:rPr>
          <w:lang w:val="en-US"/>
        </w:rPr>
      </w:pPr>
    </w:p>
    <w:p w14:paraId="1A85427D" w14:textId="154809AE" w:rsidR="001101EE" w:rsidRDefault="001101EE" w:rsidP="00BF7635">
      <w:pPr>
        <w:rPr>
          <w:lang w:val="en-US"/>
        </w:rPr>
      </w:pPr>
    </w:p>
    <w:p w14:paraId="271A3670" w14:textId="77777777" w:rsidR="00823E65" w:rsidRPr="00AC4FFE" w:rsidRDefault="00823E65" w:rsidP="00BF7635">
      <w:pPr>
        <w:rPr>
          <w:lang w:val="en-US"/>
        </w:rPr>
      </w:pPr>
    </w:p>
    <w:p w14:paraId="35EA6B3A" w14:textId="77777777" w:rsidR="00FF309F" w:rsidRPr="00AC4FFE" w:rsidRDefault="00FF309F" w:rsidP="007567E4">
      <w:pPr>
        <w:rPr>
          <w:lang w:val="en-US"/>
        </w:rPr>
      </w:pPr>
    </w:p>
    <w:p w14:paraId="10E104DF" w14:textId="5955B10D" w:rsidR="009957F6" w:rsidRPr="00AC4FFE" w:rsidRDefault="008D2EBB" w:rsidP="00EB791B">
      <w:pPr>
        <w:rPr>
          <w:lang w:val="en-US"/>
        </w:rPr>
      </w:pPr>
      <w:r w:rsidRPr="00AC4FFE">
        <w:rPr>
          <w:noProof/>
        </w:rPr>
        <mc:AlternateContent>
          <mc:Choice Requires="wps">
            <w:drawing>
              <wp:inline distT="0" distB="0" distL="0" distR="0" wp14:anchorId="5737801E" wp14:editId="080A4911">
                <wp:extent cx="1828800" cy="1828800"/>
                <wp:effectExtent l="0" t="0" r="0" b="0"/>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2"/>
                        </a:solidFill>
                        <a:ln w="6350">
                          <a:noFill/>
                        </a:ln>
                      </wps:spPr>
                      <wps:txbx>
                        <w:txbxContent>
                          <w:p w14:paraId="4AEE4480" w14:textId="07D75424" w:rsidR="000F24D5" w:rsidRDefault="000F24D5" w:rsidP="001449EC">
                            <w:pPr>
                              <w:jc w:val="both"/>
                              <w:rPr>
                                <w:i/>
                                <w:iCs/>
                              </w:rPr>
                            </w:pPr>
                            <w:r w:rsidRPr="00270C3F">
                              <w:t xml:space="preserve">Part 6 outlines requirements for implementing </w:t>
                            </w:r>
                            <w:r>
                              <w:t xml:space="preserve">the </w:t>
                            </w:r>
                            <w:r w:rsidRPr="00270C3F">
                              <w:t xml:space="preserve">Remedy Plan, including engagement with </w:t>
                            </w:r>
                            <w:r w:rsidRPr="0084792F">
                              <w:rPr>
                                <w:i/>
                                <w:iCs/>
                                <w:color w:val="5BC3F5" w:themeColor="accent5"/>
                              </w:rPr>
                              <w:t>impacted rights holders</w:t>
                            </w:r>
                            <w:r w:rsidRPr="00270C3F">
                              <w:rPr>
                                <w:i/>
                                <w:iCs/>
                              </w:rPr>
                              <w:t xml:space="preserve">* </w:t>
                            </w:r>
                            <w:r w:rsidRPr="00270C3F">
                              <w:t xml:space="preserve">and </w:t>
                            </w:r>
                            <w:r w:rsidRPr="0084792F">
                              <w:rPr>
                                <w:i/>
                                <w:iCs/>
                                <w:color w:val="C00000"/>
                              </w:rPr>
                              <w:t>affected stakeholders</w:t>
                            </w:r>
                            <w:r w:rsidRPr="00270C3F">
                              <w:rPr>
                                <w:i/>
                                <w:iCs/>
                              </w:rPr>
                              <w:t xml:space="preserve">*.  </w:t>
                            </w:r>
                          </w:p>
                          <w:p w14:paraId="31C6C7BB" w14:textId="47E16C37" w:rsidR="000F24D5" w:rsidRPr="0084792F" w:rsidRDefault="000F24D5" w:rsidP="001449EC">
                            <w:pPr>
                              <w:jc w:val="both"/>
                            </w:pPr>
                            <w:r w:rsidRPr="00FD55B9">
                              <w:t xml:space="preserve">For cases of </w:t>
                            </w:r>
                            <w:r w:rsidRPr="00FD55B9">
                              <w:rPr>
                                <w:i/>
                                <w:iCs/>
                              </w:rPr>
                              <w:t>unacceptable activities*</w:t>
                            </w:r>
                            <w:r w:rsidRPr="00FD55B9">
                              <w:t>, additional requirements</w:t>
                            </w:r>
                            <w:r w:rsidRPr="00270C3F">
                              <w:t xml:space="preserve"> include </w:t>
                            </w:r>
                            <w:r>
                              <w:t>t</w:t>
                            </w:r>
                            <w:r w:rsidRPr="006B3F5F">
                              <w:t xml:space="preserve">hird </w:t>
                            </w:r>
                            <w:r>
                              <w:t>p</w:t>
                            </w:r>
                            <w:r w:rsidRPr="006B3F5F">
                              <w:t xml:space="preserve">arty </w:t>
                            </w:r>
                            <w:r>
                              <w:t>v</w:t>
                            </w:r>
                            <w:r w:rsidRPr="006B3F5F">
                              <w:t>erification</w:t>
                            </w:r>
                            <w:r w:rsidRPr="00270C3F">
                              <w:t xml:space="preserve"> of implementation procedures and</w:t>
                            </w:r>
                            <w:r w:rsidRPr="00270C3F">
                              <w:rPr>
                                <w:i/>
                                <w:iCs/>
                              </w:rPr>
                              <w:t xml:space="preserve"> </w:t>
                            </w:r>
                            <w:r w:rsidRPr="00270C3F">
                              <w:t xml:space="preserve">adaptive management of </w:t>
                            </w:r>
                            <w:r w:rsidR="009500CA">
                              <w:t xml:space="preserve">the </w:t>
                            </w:r>
                            <w:r>
                              <w:t xml:space="preserve">Remedy </w:t>
                            </w:r>
                            <w:r w:rsidRPr="00270C3F">
                              <w:t>Plan over time.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737801E" id="Text Box 22" o:spid="_x0000_s104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" fillcolor="#f1f8e8 [3214]" stroked="f" strokeweight=".5pt">
                <v:textbox style="mso-fit-shape-to-text:t">
                  <w:txbxContent>
                    <w:p w14:paraId="4AEE4480" w14:textId="07D75424" w:rsidR="000F24D5" w:rsidRDefault="000F24D5" w:rsidP="001449EC">
                      <w:pPr>
                        <w:jc w:val="both"/>
                        <w:rPr>
                          <w:i/>
                          <w:iCs/>
                        </w:rPr>
                      </w:pPr>
                      <w:r w:rsidRPr="00270C3F">
                        <w:t xml:space="preserve">Part 6 outlines requirements for implementing </w:t>
                      </w:r>
                      <w:r>
                        <w:t xml:space="preserve">the </w:t>
                      </w:r>
                      <w:r w:rsidRPr="00270C3F">
                        <w:t xml:space="preserve">Remedy Plan, including engagement with </w:t>
                      </w:r>
                      <w:r w:rsidRPr="0084792F">
                        <w:rPr>
                          <w:i/>
                          <w:iCs/>
                          <w:color w:val="5BC3F5" w:themeColor="accent5"/>
                        </w:rPr>
                        <w:t>impacted rights holders</w:t>
                      </w:r>
                      <w:r w:rsidRPr="00270C3F">
                        <w:rPr>
                          <w:i/>
                          <w:iCs/>
                        </w:rPr>
                        <w:t xml:space="preserve">* </w:t>
                      </w:r>
                      <w:r w:rsidRPr="00270C3F">
                        <w:t xml:space="preserve">and </w:t>
                      </w:r>
                      <w:r w:rsidRPr="0084792F">
                        <w:rPr>
                          <w:i/>
                          <w:iCs/>
                          <w:color w:val="C00000"/>
                        </w:rPr>
                        <w:t>affected stakeholders</w:t>
                      </w:r>
                      <w:r w:rsidRPr="00270C3F">
                        <w:rPr>
                          <w:i/>
                          <w:iCs/>
                        </w:rPr>
                        <w:t xml:space="preserve">*.  </w:t>
                      </w:r>
                    </w:p>
                    <w:p w14:paraId="31C6C7BB" w14:textId="47E16C37" w:rsidR="000F24D5" w:rsidRPr="0084792F" w:rsidRDefault="000F24D5" w:rsidP="001449EC">
                      <w:pPr>
                        <w:jc w:val="both"/>
                      </w:pPr>
                      <w:r w:rsidRPr="00FD55B9">
                        <w:t xml:space="preserve">For cases of </w:t>
                      </w:r>
                      <w:r w:rsidRPr="00FD55B9">
                        <w:rPr>
                          <w:i/>
                          <w:iCs/>
                        </w:rPr>
                        <w:t>unacceptable activities*</w:t>
                      </w:r>
                      <w:r w:rsidRPr="00FD55B9">
                        <w:t>, additional requirements</w:t>
                      </w:r>
                      <w:r w:rsidRPr="00270C3F">
                        <w:t xml:space="preserve"> include </w:t>
                      </w:r>
                      <w:r>
                        <w:t>t</w:t>
                      </w:r>
                      <w:r w:rsidRPr="006B3F5F">
                        <w:t xml:space="preserve">hird </w:t>
                      </w:r>
                      <w:r>
                        <w:t>p</w:t>
                      </w:r>
                      <w:r w:rsidRPr="006B3F5F">
                        <w:t xml:space="preserve">arty </w:t>
                      </w:r>
                      <w:r>
                        <w:t>v</w:t>
                      </w:r>
                      <w:r w:rsidRPr="006B3F5F">
                        <w:t>erification</w:t>
                      </w:r>
                      <w:r w:rsidRPr="00270C3F">
                        <w:t xml:space="preserve"> of implementation procedures and</w:t>
                      </w:r>
                      <w:r w:rsidRPr="00270C3F">
                        <w:rPr>
                          <w:i/>
                          <w:iCs/>
                        </w:rPr>
                        <w:t xml:space="preserve"> </w:t>
                      </w:r>
                      <w:r w:rsidRPr="00270C3F">
                        <w:t xml:space="preserve">adaptive management of </w:t>
                      </w:r>
                      <w:r w:rsidR="009500CA">
                        <w:t xml:space="preserve">the </w:t>
                      </w:r>
                      <w:r>
                        <w:t xml:space="preserve">Remedy </w:t>
                      </w:r>
                      <w:r w:rsidRPr="00270C3F">
                        <w:t>Plan over time.</w:t>
                      </w:r>
                    </w:p>
                  </w:txbxContent>
                </v:textbox>
                <w10:anchorlock/>
              </v:shape>
            </w:pict>
          </mc:Fallback>
        </mc:AlternateContent>
      </w:r>
    </w:p>
    <w:p w14:paraId="79BB4B70" w14:textId="00554DBC" w:rsidR="008D794D" w:rsidRPr="00AC4FFE" w:rsidRDefault="3F565E9A" w:rsidP="00510772">
      <w:pPr>
        <w:pStyle w:val="Clause1-Heading"/>
        <w:numPr>
          <w:ilvl w:val="0"/>
          <w:numId w:val="79"/>
        </w:numPr>
        <w:jc w:val="both"/>
        <w:outlineLvl w:val="9"/>
        <w:rPr>
          <w:rFonts w:asciiTheme="minorHAnsi" w:hAnsiTheme="minorHAnsi" w:cstheme="minorHAnsi"/>
          <w:b/>
          <w:lang w:val="en-US"/>
        </w:rPr>
      </w:pPr>
      <w:bookmarkStart w:id="165" w:name="_Ref108787063"/>
      <w:r w:rsidRPr="00AC4FFE">
        <w:rPr>
          <w:rFonts w:asciiTheme="minorHAnsi" w:hAnsiTheme="minorHAnsi" w:cstheme="minorHAnsi"/>
          <w:b/>
          <w:lang w:val="en-US"/>
        </w:rPr>
        <w:t>Implementation of the Remedy Plan</w:t>
      </w:r>
      <w:bookmarkEnd w:id="165"/>
    </w:p>
    <w:p w14:paraId="254C72AC" w14:textId="281D4171" w:rsidR="00B74784" w:rsidRPr="00AC4FFE" w:rsidRDefault="00E65E61" w:rsidP="00D645A3">
      <w:pPr>
        <w:jc w:val="both"/>
        <w:rPr>
          <w:rFonts w:cs="Arial"/>
          <w:b/>
          <w:bCs/>
        </w:rPr>
      </w:pPr>
      <w:r w:rsidRPr="00AC4FFE">
        <w:rPr>
          <w:rFonts w:cs="Arial"/>
          <w:b/>
          <w:bCs/>
        </w:rPr>
        <w:t>Core requirements</w:t>
      </w:r>
    </w:p>
    <w:p w14:paraId="360B0BCA" w14:textId="68780289" w:rsidR="00974F70" w:rsidRPr="00AC4FFE" w:rsidRDefault="00974F70" w:rsidP="00510772">
      <w:pPr>
        <w:pStyle w:val="Clause2"/>
        <w:ind w:left="1143"/>
        <w:jc w:val="both"/>
        <w:rPr>
          <w:lang w:val="en-US"/>
        </w:rPr>
      </w:pPr>
      <w:r w:rsidRPr="00AC4FFE">
        <w:rPr>
          <w:i/>
          <w:lang w:val="en-US"/>
        </w:rPr>
        <w:t xml:space="preserve">The </w:t>
      </w:r>
      <w:r w:rsidRPr="00AC4FFE">
        <w:rPr>
          <w:i/>
          <w:iCs/>
          <w:lang w:val="en-US"/>
        </w:rPr>
        <w:t>Organization</w:t>
      </w:r>
      <w:r w:rsidRPr="00AC4FFE">
        <w:rPr>
          <w:lang w:val="en-US"/>
        </w:rPr>
        <w:t xml:space="preserve">* or </w:t>
      </w:r>
      <w:r w:rsidRPr="00AC4FFE">
        <w:rPr>
          <w:i/>
          <w:iCs/>
          <w:lang w:val="en-US"/>
        </w:rPr>
        <w:t>corporate group</w:t>
      </w:r>
      <w:r w:rsidRPr="00AC4FFE">
        <w:rPr>
          <w:lang w:val="en-US"/>
        </w:rPr>
        <w:t xml:space="preserve">* shall implement the Remedy Plan. </w:t>
      </w:r>
    </w:p>
    <w:p w14:paraId="0BF448B3" w14:textId="10E3AB58" w:rsidR="008D794D" w:rsidRDefault="008B038C" w:rsidP="00510772">
      <w:pPr>
        <w:pStyle w:val="Clause2"/>
        <w:ind w:left="1143"/>
        <w:jc w:val="both"/>
        <w:rPr>
          <w:lang w:val="en-US"/>
        </w:rPr>
      </w:pPr>
      <w:bookmarkStart w:id="166" w:name="_Ref109124263"/>
      <w:r w:rsidRPr="00AC4FFE">
        <w:rPr>
          <w:lang w:val="en-US"/>
        </w:rPr>
        <w:t xml:space="preserve">During the implementation of the Remedy Plan, </w:t>
      </w:r>
      <w:r w:rsidRPr="00AC4FFE">
        <w:rPr>
          <w:i/>
          <w:iCs/>
          <w:lang w:val="en-US"/>
        </w:rPr>
        <w:t>The Organization*</w:t>
      </w:r>
      <w:r w:rsidRPr="00AC4FFE">
        <w:rPr>
          <w:lang w:val="en-US"/>
        </w:rPr>
        <w:t xml:space="preserve"> or</w:t>
      </w:r>
      <w:r w:rsidRPr="00AC4FFE">
        <w:rPr>
          <w:i/>
          <w:lang w:val="en-US"/>
        </w:rPr>
        <w:t xml:space="preserve"> </w:t>
      </w:r>
      <w:r w:rsidRPr="00AC4FFE">
        <w:rPr>
          <w:lang w:val="en-US"/>
        </w:rPr>
        <w:t>the</w:t>
      </w:r>
      <w:r w:rsidRPr="00AC4FFE">
        <w:rPr>
          <w:i/>
          <w:lang w:val="en-US"/>
        </w:rPr>
        <w:t xml:space="preserve"> </w:t>
      </w:r>
      <w:r w:rsidRPr="00AC4FFE">
        <w:rPr>
          <w:i/>
          <w:iCs/>
          <w:lang w:val="en-US"/>
        </w:rPr>
        <w:t>corporate</w:t>
      </w:r>
      <w:r w:rsidRPr="00AC4FFE">
        <w:rPr>
          <w:i/>
          <w:lang w:val="en-US"/>
        </w:rPr>
        <w:t xml:space="preserve"> group</w:t>
      </w:r>
      <w:r w:rsidRPr="00AC4FFE">
        <w:rPr>
          <w:lang w:val="en-US"/>
        </w:rPr>
        <w:t xml:space="preserve">* shall continue engaging with </w:t>
      </w:r>
      <w:r w:rsidR="0069544A" w:rsidRPr="00AC4FFE">
        <w:rPr>
          <w:i/>
          <w:iCs/>
          <w:color w:val="C00000"/>
          <w:lang w:val="en-US"/>
        </w:rPr>
        <w:t>affected stakeholders</w:t>
      </w:r>
      <w:r w:rsidRPr="00AC4FFE">
        <w:rPr>
          <w:i/>
          <w:iCs/>
          <w:lang w:val="en-US"/>
        </w:rPr>
        <w:t xml:space="preserve">* </w:t>
      </w:r>
      <w:r w:rsidRPr="00AC4FFE">
        <w:rPr>
          <w:lang w:val="en-US"/>
        </w:rPr>
        <w:t>and</w:t>
      </w:r>
      <w:r w:rsidRPr="00AC4FFE">
        <w:rPr>
          <w:i/>
          <w:iCs/>
          <w:lang w:val="en-US"/>
        </w:rPr>
        <w:t xml:space="preserve"> </w:t>
      </w:r>
      <w:r w:rsidR="009E167E" w:rsidRPr="00AC4FFE">
        <w:rPr>
          <w:i/>
          <w:color w:val="5BC3F5" w:themeColor="accent5"/>
          <w:lang w:val="en-US"/>
        </w:rPr>
        <w:t>impacted</w:t>
      </w:r>
      <w:r w:rsidRPr="00AC4FFE">
        <w:rPr>
          <w:i/>
          <w:color w:val="5BC3F5" w:themeColor="accent5"/>
          <w:lang w:val="en-US"/>
        </w:rPr>
        <w:t xml:space="preserve"> rights holders</w:t>
      </w:r>
      <w:r w:rsidRPr="00AC4FFE">
        <w:rPr>
          <w:i/>
          <w:lang w:val="en-US"/>
        </w:rPr>
        <w:t>*</w:t>
      </w:r>
      <w:r w:rsidRPr="00AC4FFE">
        <w:rPr>
          <w:lang w:val="en-US"/>
        </w:rPr>
        <w:t xml:space="preserve"> and experts to ensure that the process is implemented in a demonstrably transparent way.</w:t>
      </w:r>
      <w:bookmarkEnd w:id="166"/>
    </w:p>
    <w:p w14:paraId="1CBF0A5E" w14:textId="77777777" w:rsidR="003C0ABC" w:rsidRPr="00AC4FFE" w:rsidRDefault="003C0ABC" w:rsidP="003C0ABC">
      <w:pPr>
        <w:pStyle w:val="Clause2"/>
        <w:numPr>
          <w:ilvl w:val="0"/>
          <w:numId w:val="0"/>
        </w:numPr>
        <w:ind w:left="1143"/>
        <w:jc w:val="both"/>
        <w:rPr>
          <w:lang w:val="en-US"/>
        </w:rPr>
      </w:pPr>
    </w:p>
    <w:p w14:paraId="54594D69" w14:textId="77777777" w:rsidR="00873CF4" w:rsidRPr="00AC4FFE" w:rsidRDefault="00873CF4" w:rsidP="00D645A3">
      <w:pPr>
        <w:jc w:val="both"/>
        <w:rPr>
          <w:rFonts w:cs="Arial"/>
          <w:b/>
        </w:rPr>
      </w:pPr>
      <w:r w:rsidRPr="00AC4FFE">
        <w:rPr>
          <w:rFonts w:cs="Arial"/>
          <w:b/>
        </w:rPr>
        <w:lastRenderedPageBreak/>
        <w:t>Additional requirements</w:t>
      </w:r>
    </w:p>
    <w:p w14:paraId="1543E157" w14:textId="41BE176D" w:rsidR="006D4776" w:rsidRPr="00AC4FFE" w:rsidRDefault="009E2C39" w:rsidP="00510772">
      <w:pPr>
        <w:pStyle w:val="Clause2"/>
        <w:ind w:left="1143"/>
        <w:jc w:val="both"/>
        <w:rPr>
          <w:lang w:val="en-US"/>
        </w:rPr>
      </w:pPr>
      <w:r w:rsidRPr="00AC4FFE">
        <w:rPr>
          <w:lang w:val="en-US"/>
        </w:rPr>
        <w:t>The</w:t>
      </w:r>
      <w:r w:rsidRPr="00AC4FFE">
        <w:rPr>
          <w:i/>
          <w:lang w:val="en-US"/>
        </w:rPr>
        <w:t xml:space="preserve"> corporate group</w:t>
      </w:r>
      <w:r w:rsidRPr="00AC4FFE">
        <w:rPr>
          <w:lang w:val="en-US"/>
        </w:rPr>
        <w:t xml:space="preserve">* shall review new information, monitoring </w:t>
      </w:r>
      <w:r w:rsidR="0444CBBB" w:rsidRPr="00AC4FFE">
        <w:rPr>
          <w:lang w:val="en-US"/>
        </w:rPr>
        <w:t xml:space="preserve">results, </w:t>
      </w:r>
      <w:r w:rsidRPr="00AC4FFE">
        <w:rPr>
          <w:lang w:val="en-US"/>
        </w:rPr>
        <w:t xml:space="preserve">and </w:t>
      </w:r>
      <w:r w:rsidR="0444CBBB" w:rsidRPr="00AC4FFE">
        <w:rPr>
          <w:lang w:val="en-US"/>
        </w:rPr>
        <w:t xml:space="preserve">feedback </w:t>
      </w:r>
      <w:r w:rsidRPr="00AC4FFE">
        <w:rPr>
          <w:lang w:val="en-US"/>
        </w:rPr>
        <w:t xml:space="preserve">from </w:t>
      </w:r>
      <w:r w:rsidR="00F145E0" w:rsidRPr="00AC4FFE">
        <w:rPr>
          <w:i/>
          <w:color w:val="5BC3F5" w:themeColor="accent5"/>
          <w:lang w:val="en-US"/>
        </w:rPr>
        <w:t>impacted</w:t>
      </w:r>
      <w:r w:rsidR="00582A85" w:rsidRPr="00AC4FFE">
        <w:rPr>
          <w:i/>
          <w:color w:val="5BC3F5" w:themeColor="accent5"/>
          <w:lang w:val="en-US"/>
        </w:rPr>
        <w:t xml:space="preserve"> </w:t>
      </w:r>
      <w:r w:rsidRPr="00AC4FFE">
        <w:rPr>
          <w:i/>
          <w:color w:val="5BC3F5" w:themeColor="accent5"/>
          <w:lang w:val="en-US"/>
        </w:rPr>
        <w:t>rights holders</w:t>
      </w:r>
      <w:r w:rsidRPr="00AC4FFE">
        <w:rPr>
          <w:i/>
          <w:lang w:val="en-US"/>
        </w:rPr>
        <w:t xml:space="preserve">*, </w:t>
      </w:r>
      <w:r w:rsidR="0069544A" w:rsidRPr="00AC4FFE">
        <w:rPr>
          <w:i/>
          <w:color w:val="C00000"/>
          <w:lang w:val="en-US"/>
        </w:rPr>
        <w:t>affected stakeholders</w:t>
      </w:r>
      <w:r w:rsidR="0444CBBB" w:rsidRPr="00AC4FFE">
        <w:rPr>
          <w:i/>
          <w:lang w:val="en-US"/>
        </w:rPr>
        <w:t>*</w:t>
      </w:r>
      <w:r w:rsidRPr="00AC4FFE">
        <w:rPr>
          <w:lang w:val="en-US"/>
        </w:rPr>
        <w:t xml:space="preserve"> and experts</w:t>
      </w:r>
      <w:r w:rsidR="0444CBBB" w:rsidRPr="00AC4FFE">
        <w:rPr>
          <w:lang w:val="en-US"/>
        </w:rPr>
        <w:t xml:space="preserve">.  </w:t>
      </w:r>
      <w:r w:rsidRPr="00AC4FFE">
        <w:rPr>
          <w:lang w:val="en-US"/>
        </w:rPr>
        <w:t xml:space="preserve"> </w:t>
      </w:r>
      <w:r w:rsidR="0444CBBB" w:rsidRPr="00AC4FFE">
        <w:rPr>
          <w:lang w:val="en-US"/>
        </w:rPr>
        <w:t>W</w:t>
      </w:r>
      <w:r w:rsidRPr="00AC4FFE">
        <w:rPr>
          <w:lang w:val="en-US"/>
        </w:rPr>
        <w:t>here necessary</w:t>
      </w:r>
      <w:r w:rsidR="00344D5E" w:rsidRPr="00AC4FFE">
        <w:rPr>
          <w:lang w:val="en-US"/>
        </w:rPr>
        <w:t>,</w:t>
      </w:r>
      <w:r w:rsidR="00F208A9" w:rsidRPr="00AC4FFE">
        <w:rPr>
          <w:lang w:val="en-US"/>
        </w:rPr>
        <w:t xml:space="preserve"> to ensure its outcomes and procedures are me</w:t>
      </w:r>
      <w:r w:rsidR="00291EF7" w:rsidRPr="00AC4FFE">
        <w:rPr>
          <w:lang w:val="en-US"/>
        </w:rPr>
        <w:t>t</w:t>
      </w:r>
      <w:r w:rsidR="00917096" w:rsidRPr="00AC4FFE">
        <w:rPr>
          <w:lang w:val="en-US"/>
        </w:rPr>
        <w:t>,</w:t>
      </w:r>
      <w:r w:rsidRPr="00AC4FFE">
        <w:rPr>
          <w:lang w:val="en-US"/>
        </w:rPr>
        <w:t xml:space="preserve"> </w:t>
      </w:r>
      <w:r w:rsidR="0444CBBB" w:rsidRPr="00AC4FFE">
        <w:rPr>
          <w:lang w:val="en-US"/>
        </w:rPr>
        <w:t xml:space="preserve">the </w:t>
      </w:r>
      <w:r w:rsidR="0444CBBB" w:rsidRPr="00AC4FFE">
        <w:rPr>
          <w:i/>
          <w:iCs/>
          <w:lang w:val="en-US"/>
        </w:rPr>
        <w:t>corporate group</w:t>
      </w:r>
      <w:r w:rsidR="0444CBBB" w:rsidRPr="00AC4FFE">
        <w:rPr>
          <w:lang w:val="en-US"/>
        </w:rPr>
        <w:t>* shall</w:t>
      </w:r>
      <w:r w:rsidRPr="00AC4FFE">
        <w:rPr>
          <w:lang w:val="en-US"/>
        </w:rPr>
        <w:t xml:space="preserve"> revise the Remedy Plan</w:t>
      </w:r>
      <w:r w:rsidR="30EF460D" w:rsidRPr="00AC4FFE">
        <w:rPr>
          <w:lang w:val="en-US"/>
        </w:rPr>
        <w:t xml:space="preserve">, </w:t>
      </w:r>
      <w:r w:rsidR="0444CBBB" w:rsidRPr="00AC4FFE">
        <w:rPr>
          <w:lang w:val="en-US"/>
        </w:rPr>
        <w:t>submit the revisions</w:t>
      </w:r>
      <w:r w:rsidRPr="00AC4FFE">
        <w:rPr>
          <w:lang w:val="en-US"/>
        </w:rPr>
        <w:t xml:space="preserve"> to the </w:t>
      </w:r>
      <w:r w:rsidR="30EF460D" w:rsidRPr="00AC4FFE">
        <w:rPr>
          <w:lang w:val="en-US"/>
        </w:rPr>
        <w:t xml:space="preserve">relevant </w:t>
      </w:r>
      <w:r w:rsidRPr="00AC4FFE">
        <w:rPr>
          <w:i/>
          <w:iCs/>
          <w:lang w:val="en-US"/>
        </w:rPr>
        <w:t>Core Dialogue Group*</w:t>
      </w:r>
      <w:r w:rsidR="30EF460D" w:rsidRPr="00AC4FFE">
        <w:rPr>
          <w:lang w:val="en-US"/>
        </w:rPr>
        <w:t xml:space="preserve"> and make further revisions if needed, and then submit the revisions to the </w:t>
      </w:r>
      <w:r w:rsidR="30EF460D" w:rsidRPr="00AC4FFE">
        <w:rPr>
          <w:i/>
          <w:iCs/>
          <w:lang w:val="en-US"/>
        </w:rPr>
        <w:t>Third Party Verifier</w:t>
      </w:r>
      <w:r w:rsidR="3BD7F16B" w:rsidRPr="00AC4FFE">
        <w:rPr>
          <w:i/>
          <w:iCs/>
          <w:lang w:val="en-US"/>
        </w:rPr>
        <w:t xml:space="preserve">* </w:t>
      </w:r>
      <w:r w:rsidR="3BD7F16B" w:rsidRPr="00AC4FFE">
        <w:rPr>
          <w:lang w:val="en-US"/>
        </w:rPr>
        <w:t>for approval</w:t>
      </w:r>
      <w:r w:rsidR="0444CBBB" w:rsidRPr="00AC4FFE">
        <w:rPr>
          <w:lang w:val="en-US"/>
        </w:rPr>
        <w:t>.</w:t>
      </w:r>
      <w:r w:rsidRPr="00AC4FFE">
        <w:rPr>
          <w:lang w:val="en-US"/>
        </w:rPr>
        <w:t xml:space="preserve"> </w:t>
      </w:r>
      <w:r w:rsidRPr="00AC4FFE">
        <w:rPr>
          <w:i/>
          <w:iCs/>
          <w:lang w:val="en-US"/>
        </w:rPr>
        <w:t xml:space="preserve"> </w:t>
      </w:r>
    </w:p>
    <w:p w14:paraId="59B1A517" w14:textId="6C09409F" w:rsidR="009E2C39" w:rsidRPr="00AC4FFE" w:rsidRDefault="006D4C54" w:rsidP="00510772">
      <w:pPr>
        <w:pStyle w:val="Clause2"/>
        <w:ind w:left="1143"/>
        <w:jc w:val="both"/>
        <w:rPr>
          <w:lang w:val="en-US"/>
        </w:rPr>
      </w:pPr>
      <w:r w:rsidRPr="00AC4FFE">
        <w:rPr>
          <w:lang w:val="en-US"/>
        </w:rPr>
        <w:t xml:space="preserve">The </w:t>
      </w:r>
      <w:r w:rsidRPr="00AC4FFE">
        <w:rPr>
          <w:i/>
          <w:iCs/>
          <w:lang w:val="en-US"/>
        </w:rPr>
        <w:t xml:space="preserve">corporate group* </w:t>
      </w:r>
      <w:r w:rsidRPr="00AC4FFE">
        <w:rPr>
          <w:lang w:val="en-US"/>
        </w:rPr>
        <w:t>shall have p</w:t>
      </w:r>
      <w:r w:rsidR="004F79EC" w:rsidRPr="00AC4FFE">
        <w:rPr>
          <w:lang w:val="en-US"/>
        </w:rPr>
        <w:t>olicies and procedures to implement the Remedy Plan</w:t>
      </w:r>
      <w:r w:rsidRPr="00AC4FFE">
        <w:rPr>
          <w:lang w:val="en-US"/>
        </w:rPr>
        <w:t xml:space="preserve"> which are</w:t>
      </w:r>
      <w:r w:rsidR="004F79EC" w:rsidRPr="00AC4FFE">
        <w:rPr>
          <w:lang w:val="en-US"/>
        </w:rPr>
        <w:t xml:space="preserve"> assessed by the </w:t>
      </w:r>
      <w:r w:rsidR="004F79EC" w:rsidRPr="00AC4FFE">
        <w:rPr>
          <w:i/>
          <w:iCs/>
          <w:lang w:val="en-US"/>
        </w:rPr>
        <w:t>Third Party Verifier</w:t>
      </w:r>
      <w:r w:rsidR="004F79EC" w:rsidRPr="00AC4FFE">
        <w:rPr>
          <w:lang w:val="en-US"/>
        </w:rPr>
        <w:t>*.</w:t>
      </w:r>
    </w:p>
    <w:p w14:paraId="082255C7" w14:textId="47B2A767" w:rsidR="00D75A81" w:rsidRPr="00AC4FFE" w:rsidRDefault="00D75A81" w:rsidP="00510772">
      <w:pPr>
        <w:pStyle w:val="Clause1-Heading"/>
        <w:numPr>
          <w:ilvl w:val="0"/>
          <w:numId w:val="79"/>
        </w:numPr>
        <w:ind w:left="284" w:hanging="284"/>
        <w:jc w:val="both"/>
        <w:outlineLvl w:val="9"/>
        <w:rPr>
          <w:rFonts w:asciiTheme="minorHAnsi" w:hAnsiTheme="minorHAnsi" w:cstheme="minorHAnsi"/>
          <w:b/>
          <w:lang w:val="en-US"/>
        </w:rPr>
      </w:pPr>
      <w:bookmarkStart w:id="167" w:name="_Ref108786784"/>
      <w:r w:rsidRPr="00AC4FFE">
        <w:rPr>
          <w:rFonts w:asciiTheme="minorHAnsi" w:hAnsiTheme="minorHAnsi" w:cstheme="minorHAnsi"/>
          <w:b/>
          <w:lang w:val="en-US"/>
        </w:rPr>
        <w:t>Stopping, suspending</w:t>
      </w:r>
      <w:r w:rsidR="00FE3EC2" w:rsidRPr="00AC4FFE">
        <w:rPr>
          <w:rFonts w:asciiTheme="minorHAnsi" w:hAnsiTheme="minorHAnsi" w:cstheme="minorHAnsi"/>
          <w:b/>
          <w:lang w:val="en-US"/>
        </w:rPr>
        <w:t xml:space="preserve"> or </w:t>
      </w:r>
      <w:r w:rsidRPr="00AC4FFE">
        <w:rPr>
          <w:rFonts w:asciiTheme="minorHAnsi" w:hAnsiTheme="minorHAnsi" w:cstheme="minorHAnsi"/>
          <w:b/>
          <w:lang w:val="en-US"/>
        </w:rPr>
        <w:t xml:space="preserve">terminating the </w:t>
      </w:r>
      <w:r w:rsidRPr="00AC4FFE">
        <w:rPr>
          <w:rFonts w:asciiTheme="minorHAnsi" w:hAnsiTheme="minorHAnsi" w:cstheme="minorHAnsi"/>
          <w:b/>
          <w:i/>
          <w:lang w:val="en-US"/>
        </w:rPr>
        <w:t>FSC Remedy Framework</w:t>
      </w:r>
      <w:bookmarkEnd w:id="167"/>
    </w:p>
    <w:p w14:paraId="28416FB0" w14:textId="0CE085E0" w:rsidR="00D75A81" w:rsidRPr="00AC4FFE" w:rsidRDefault="00D75A81" w:rsidP="00D75A81">
      <w:pPr>
        <w:rPr>
          <w:b/>
          <w:bCs/>
        </w:rPr>
      </w:pPr>
      <w:r w:rsidRPr="00AC4FFE">
        <w:rPr>
          <w:b/>
          <w:bCs/>
        </w:rPr>
        <w:t>Core requirements</w:t>
      </w:r>
    </w:p>
    <w:p w14:paraId="716675D9" w14:textId="5BC26F56" w:rsidR="00D75A81" w:rsidRPr="00AC4FFE" w:rsidRDefault="00D75A81" w:rsidP="00510772">
      <w:pPr>
        <w:pStyle w:val="Clause2"/>
        <w:ind w:left="1143"/>
        <w:jc w:val="both"/>
        <w:rPr>
          <w:lang w:val="en-US"/>
        </w:rPr>
      </w:pPr>
      <w:r w:rsidRPr="00AC4FFE">
        <w:rPr>
          <w:lang w:val="en-US"/>
        </w:rPr>
        <w:t xml:space="preserve">Where </w:t>
      </w:r>
      <w:r w:rsidRPr="00AC4FFE">
        <w:rPr>
          <w:i/>
          <w:iCs/>
          <w:lang w:val="en-US"/>
        </w:rPr>
        <w:t>The Organization*</w:t>
      </w:r>
      <w:r w:rsidRPr="00AC4FFE">
        <w:rPr>
          <w:lang w:val="en-US"/>
        </w:rPr>
        <w:t xml:space="preserve"> or </w:t>
      </w:r>
      <w:r w:rsidRPr="00AC4FFE">
        <w:rPr>
          <w:i/>
          <w:iCs/>
          <w:lang w:val="en-US"/>
        </w:rPr>
        <w:t xml:space="preserve">corporate group* </w:t>
      </w:r>
      <w:r w:rsidRPr="00AC4FFE">
        <w:rPr>
          <w:lang w:val="en-US"/>
        </w:rPr>
        <w:t xml:space="preserve">stops or terminates the implementation of the Remedy Plan and later applies to resume the process, the </w:t>
      </w:r>
      <w:r w:rsidRPr="00AC4FFE">
        <w:rPr>
          <w:i/>
          <w:iCs/>
          <w:lang w:val="en-US"/>
        </w:rPr>
        <w:t>Third Party Verifier*</w:t>
      </w:r>
      <w:r w:rsidRPr="00AC4FFE">
        <w:rPr>
          <w:lang w:val="en-US"/>
        </w:rPr>
        <w:t xml:space="preserve"> shall evaluate the implementation status of the Remedy Plan.</w:t>
      </w:r>
    </w:p>
    <w:p w14:paraId="02C3E78B" w14:textId="6E193ED7" w:rsidR="00D75A81" w:rsidRPr="00AC4FFE" w:rsidRDefault="00D75A81" w:rsidP="00510772">
      <w:pPr>
        <w:pStyle w:val="Clause2"/>
        <w:ind w:left="1143"/>
        <w:jc w:val="both"/>
        <w:rPr>
          <w:lang w:val="en-US"/>
        </w:rPr>
      </w:pPr>
      <w:r w:rsidRPr="00AC4FFE">
        <w:rPr>
          <w:lang w:val="en-US"/>
        </w:rPr>
        <w:t xml:space="preserve">FSC has the right to suspend and terminate the </w:t>
      </w:r>
      <w:r w:rsidR="697DA223" w:rsidRPr="00AC4FFE">
        <w:rPr>
          <w:i/>
          <w:iCs/>
          <w:lang w:val="en-US"/>
        </w:rPr>
        <w:t xml:space="preserve">FSC </w:t>
      </w:r>
      <w:r w:rsidRPr="00AC4FFE">
        <w:rPr>
          <w:i/>
          <w:iCs/>
          <w:lang w:val="en-US"/>
        </w:rPr>
        <w:t>Remedy Framework</w:t>
      </w:r>
      <w:r w:rsidRPr="00AC4FFE">
        <w:rPr>
          <w:lang w:val="en-US"/>
        </w:rPr>
        <w:t xml:space="preserve"> or the resulting Remedy Plan</w:t>
      </w:r>
      <w:r w:rsidRPr="00AC4FFE">
        <w:rPr>
          <w:i/>
          <w:iCs/>
          <w:lang w:val="en-US"/>
        </w:rPr>
        <w:t xml:space="preserve"> </w:t>
      </w:r>
      <w:r w:rsidRPr="00AC4FFE">
        <w:rPr>
          <w:lang w:val="en-US"/>
        </w:rPr>
        <w:t xml:space="preserve">according to the terms and conditions of the agreement between </w:t>
      </w:r>
      <w:r w:rsidRPr="00AC4FFE">
        <w:rPr>
          <w:i/>
          <w:iCs/>
          <w:lang w:val="en-US"/>
        </w:rPr>
        <w:t>The Organization* or</w:t>
      </w:r>
      <w:r w:rsidRPr="00AC4FFE">
        <w:rPr>
          <w:lang w:val="en-US"/>
        </w:rPr>
        <w:t xml:space="preserve"> </w:t>
      </w:r>
      <w:r w:rsidRPr="00AC4FFE">
        <w:rPr>
          <w:i/>
          <w:iCs/>
          <w:lang w:val="en-US"/>
        </w:rPr>
        <w:t>corporate</w:t>
      </w:r>
      <w:r w:rsidRPr="00AC4FFE">
        <w:rPr>
          <w:lang w:val="en-US"/>
        </w:rPr>
        <w:t xml:space="preserve"> </w:t>
      </w:r>
      <w:r w:rsidRPr="00AC4FFE">
        <w:rPr>
          <w:i/>
          <w:iCs/>
          <w:lang w:val="en-US"/>
        </w:rPr>
        <w:t>group*</w:t>
      </w:r>
      <w:r w:rsidRPr="00AC4FFE">
        <w:rPr>
          <w:lang w:val="en-US"/>
        </w:rPr>
        <w:t xml:space="preserve"> and FSC.</w:t>
      </w:r>
    </w:p>
    <w:p w14:paraId="30966D94" w14:textId="5623ACF9" w:rsidR="00D75A81" w:rsidRPr="00AC4FFE" w:rsidRDefault="00D75A81" w:rsidP="00510772">
      <w:pPr>
        <w:pStyle w:val="Clause2"/>
        <w:ind w:left="1143"/>
        <w:jc w:val="both"/>
        <w:rPr>
          <w:lang w:val="en-US"/>
        </w:rPr>
      </w:pPr>
      <w:r w:rsidRPr="00AC4FFE">
        <w:rPr>
          <w:lang w:val="en-US"/>
        </w:rPr>
        <w:t>Where the Remedy Plan</w:t>
      </w:r>
      <w:r w:rsidRPr="00AC4FFE">
        <w:rPr>
          <w:i/>
          <w:iCs/>
          <w:lang w:val="en-US"/>
        </w:rPr>
        <w:t xml:space="preserve"> </w:t>
      </w:r>
      <w:r w:rsidRPr="00AC4FFE">
        <w:rPr>
          <w:lang w:val="en-US"/>
        </w:rPr>
        <w:t xml:space="preserve">has been stopped or suspended and the </w:t>
      </w:r>
      <w:r w:rsidRPr="00AC4FFE">
        <w:rPr>
          <w:i/>
          <w:iCs/>
          <w:lang w:val="en-US"/>
        </w:rPr>
        <w:t>Third Party Verifie</w:t>
      </w:r>
      <w:r w:rsidR="00D86688" w:rsidRPr="00AC4FFE">
        <w:rPr>
          <w:i/>
          <w:iCs/>
          <w:lang w:val="en-US"/>
        </w:rPr>
        <w:t xml:space="preserve">r* </w:t>
      </w:r>
      <w:r w:rsidRPr="00AC4FFE">
        <w:rPr>
          <w:lang w:val="en-US"/>
        </w:rPr>
        <w:t xml:space="preserve">determines that </w:t>
      </w:r>
      <w:r w:rsidRPr="00AC4FFE">
        <w:rPr>
          <w:i/>
          <w:iCs/>
          <w:lang w:val="en-US"/>
        </w:rPr>
        <w:t>The Organization*</w:t>
      </w:r>
      <w:r w:rsidRPr="00AC4FFE">
        <w:rPr>
          <w:lang w:val="en-US"/>
        </w:rPr>
        <w:t xml:space="preserve"> or </w:t>
      </w:r>
      <w:r w:rsidRPr="00AC4FFE">
        <w:rPr>
          <w:i/>
          <w:iCs/>
          <w:lang w:val="en-US"/>
        </w:rPr>
        <w:t>corporate</w:t>
      </w:r>
      <w:r w:rsidRPr="00AC4FFE">
        <w:rPr>
          <w:lang w:val="en-US"/>
        </w:rPr>
        <w:t xml:space="preserve"> </w:t>
      </w:r>
      <w:r w:rsidRPr="00AC4FFE">
        <w:rPr>
          <w:i/>
          <w:iCs/>
          <w:lang w:val="en-US"/>
        </w:rPr>
        <w:t>group*</w:t>
      </w:r>
      <w:r w:rsidRPr="00AC4FFE">
        <w:rPr>
          <w:lang w:val="en-US"/>
        </w:rPr>
        <w:t xml:space="preserve"> is again </w:t>
      </w:r>
      <w:r w:rsidR="005B437B" w:rsidRPr="00AC4FFE">
        <w:rPr>
          <w:lang w:val="en-US"/>
        </w:rPr>
        <w:t xml:space="preserve">conforming </w:t>
      </w:r>
      <w:r w:rsidRPr="00AC4FFE">
        <w:rPr>
          <w:lang w:val="en-US"/>
        </w:rPr>
        <w:t xml:space="preserve">with the Remedy Plan, it may re-start the process where it was stopped. Such a decision requires dialogue with the </w:t>
      </w:r>
      <w:r w:rsidR="009811D9" w:rsidRPr="00AC4FFE">
        <w:rPr>
          <w:i/>
          <w:iCs/>
          <w:color w:val="5BC3F5" w:themeColor="accent5"/>
          <w:lang w:val="en-US"/>
        </w:rPr>
        <w:t>impacted rights holders</w:t>
      </w:r>
      <w:r w:rsidRPr="00AC4FFE">
        <w:rPr>
          <w:i/>
          <w:iCs/>
          <w:lang w:val="en-US"/>
        </w:rPr>
        <w:t xml:space="preserve">* and </w:t>
      </w:r>
      <w:r w:rsidRPr="00AC4FFE">
        <w:rPr>
          <w:i/>
          <w:color w:val="7030A0"/>
          <w:lang w:val="en-US"/>
        </w:rPr>
        <w:t>affected rights holders</w:t>
      </w:r>
      <w:r w:rsidRPr="00AC4FFE">
        <w:rPr>
          <w:i/>
          <w:iCs/>
          <w:lang w:val="en-US"/>
        </w:rPr>
        <w:t xml:space="preserve">* </w:t>
      </w:r>
      <w:r w:rsidR="00A169DC" w:rsidRPr="00AC4FFE">
        <w:rPr>
          <w:lang w:val="en-US"/>
        </w:rPr>
        <w:t>with</w:t>
      </w:r>
      <w:r w:rsidRPr="00AC4FFE">
        <w:rPr>
          <w:lang w:val="en-US"/>
        </w:rPr>
        <w:t xml:space="preserve"> informed consent according to </w:t>
      </w:r>
      <w:r w:rsidRPr="00AC4FFE">
        <w:rPr>
          <w:i/>
          <w:iCs/>
          <w:lang w:val="en-US"/>
        </w:rPr>
        <w:t>FPIC</w:t>
      </w:r>
      <w:r w:rsidR="005B1A76" w:rsidRPr="00AC4FFE">
        <w:rPr>
          <w:i/>
          <w:iCs/>
          <w:lang w:val="en-US"/>
        </w:rPr>
        <w:t>*</w:t>
      </w:r>
      <w:r w:rsidRPr="00AC4FFE">
        <w:rPr>
          <w:i/>
          <w:iCs/>
          <w:lang w:val="en-US"/>
        </w:rPr>
        <w:t>.</w:t>
      </w:r>
    </w:p>
    <w:p w14:paraId="15F69572" w14:textId="2B3A5C23" w:rsidR="00D75A81" w:rsidRPr="00AC4FFE" w:rsidRDefault="00D75A81" w:rsidP="00510772">
      <w:pPr>
        <w:pStyle w:val="Clause2"/>
        <w:numPr>
          <w:ilvl w:val="1"/>
          <w:numId w:val="66"/>
        </w:numPr>
        <w:ind w:left="1138" w:hanging="562"/>
        <w:jc w:val="both"/>
        <w:rPr>
          <w:b/>
          <w:bCs/>
          <w:lang w:val="en-US"/>
        </w:rPr>
      </w:pPr>
      <w:r w:rsidRPr="00AC4FFE">
        <w:rPr>
          <w:lang w:val="en-US"/>
        </w:rPr>
        <w:t xml:space="preserve">When the </w:t>
      </w:r>
      <w:r w:rsidRPr="00AC4FFE">
        <w:rPr>
          <w:i/>
          <w:iCs/>
          <w:lang w:val="en-US"/>
        </w:rPr>
        <w:t>Third Party Verifier*</w:t>
      </w:r>
      <w:r w:rsidRPr="00AC4FFE">
        <w:rPr>
          <w:lang w:val="en-US"/>
        </w:rPr>
        <w:t xml:space="preserve"> determines that </w:t>
      </w:r>
      <w:r w:rsidRPr="00AC4FFE">
        <w:rPr>
          <w:i/>
          <w:iCs/>
          <w:lang w:val="en-US"/>
        </w:rPr>
        <w:t>The Organization*</w:t>
      </w:r>
      <w:r w:rsidRPr="00AC4FFE">
        <w:rPr>
          <w:lang w:val="en-US"/>
        </w:rPr>
        <w:t xml:space="preserve"> or </w:t>
      </w:r>
      <w:r w:rsidRPr="00AC4FFE">
        <w:rPr>
          <w:i/>
          <w:iCs/>
          <w:lang w:val="en-US"/>
        </w:rPr>
        <w:t>corporate</w:t>
      </w:r>
      <w:r w:rsidRPr="00AC4FFE">
        <w:rPr>
          <w:lang w:val="en-US"/>
        </w:rPr>
        <w:t xml:space="preserve"> </w:t>
      </w:r>
      <w:r w:rsidRPr="00AC4FFE">
        <w:rPr>
          <w:i/>
          <w:iCs/>
          <w:lang w:val="en-US"/>
        </w:rPr>
        <w:t>group*</w:t>
      </w:r>
      <w:r w:rsidRPr="00AC4FFE">
        <w:rPr>
          <w:lang w:val="en-US"/>
        </w:rPr>
        <w:t xml:space="preserve"> is no longer conforming </w:t>
      </w:r>
      <w:r w:rsidR="005B437B" w:rsidRPr="00AC4FFE">
        <w:rPr>
          <w:lang w:val="en-US"/>
        </w:rPr>
        <w:t xml:space="preserve">with </w:t>
      </w:r>
      <w:r w:rsidRPr="00AC4FFE">
        <w:rPr>
          <w:lang w:val="en-US"/>
        </w:rPr>
        <w:t xml:space="preserve">the Remedy Plan, the </w:t>
      </w:r>
      <w:r w:rsidRPr="00AC4FFE">
        <w:rPr>
          <w:i/>
          <w:iCs/>
          <w:lang w:val="en-US"/>
        </w:rPr>
        <w:t>remedy</w:t>
      </w:r>
      <w:r w:rsidR="00DB49AF" w:rsidRPr="00AC4FFE">
        <w:rPr>
          <w:i/>
          <w:iCs/>
          <w:lang w:val="en-US"/>
        </w:rPr>
        <w:t>*</w:t>
      </w:r>
      <w:r w:rsidRPr="00AC4FFE">
        <w:rPr>
          <w:lang w:val="en-US"/>
        </w:rPr>
        <w:t xml:space="preserve"> process shall re-start at the stage of re-submitting the Concept Note to address the changes that have occurred, including those that may have occurred during the time when the </w:t>
      </w:r>
      <w:r w:rsidRPr="00AC4FFE">
        <w:rPr>
          <w:i/>
          <w:iCs/>
          <w:lang w:val="en-US"/>
        </w:rPr>
        <w:t>remedy</w:t>
      </w:r>
      <w:r w:rsidR="005B1A76" w:rsidRPr="00AC4FFE">
        <w:rPr>
          <w:i/>
          <w:iCs/>
          <w:lang w:val="en-US"/>
        </w:rPr>
        <w:t>*</w:t>
      </w:r>
      <w:r w:rsidRPr="00AC4FFE">
        <w:rPr>
          <w:lang w:val="en-US"/>
        </w:rPr>
        <w:t xml:space="preserve"> process was stopped or suspended.</w:t>
      </w:r>
    </w:p>
    <w:p w14:paraId="759FA808" w14:textId="12C97EF5" w:rsidR="001B2DDD" w:rsidRPr="00DC3EDF" w:rsidRDefault="00D75A81" w:rsidP="00510772">
      <w:pPr>
        <w:pStyle w:val="Clause2"/>
        <w:numPr>
          <w:ilvl w:val="1"/>
          <w:numId w:val="66"/>
        </w:numPr>
        <w:ind w:left="1138" w:hanging="562"/>
        <w:jc w:val="both"/>
        <w:rPr>
          <w:b/>
          <w:lang w:val="en-US"/>
        </w:rPr>
      </w:pPr>
      <w:r w:rsidRPr="00AC4FFE">
        <w:rPr>
          <w:lang w:val="en-US"/>
        </w:rPr>
        <w:t>In the event of d</w:t>
      </w:r>
      <w:r w:rsidRPr="00AC4FFE">
        <w:rPr>
          <w:i/>
          <w:lang w:val="en-US"/>
        </w:rPr>
        <w:t>emonstrated</w:t>
      </w:r>
      <w:r w:rsidRPr="00AC4FFE">
        <w:rPr>
          <w:lang w:val="en-US"/>
        </w:rPr>
        <w:t xml:space="preserve">* and verified </w:t>
      </w:r>
      <w:r w:rsidRPr="00AC4FFE">
        <w:rPr>
          <w:i/>
          <w:iCs/>
          <w:lang w:val="en-US"/>
        </w:rPr>
        <w:t>force majeure</w:t>
      </w:r>
      <w:r w:rsidRPr="00AC4FFE">
        <w:rPr>
          <w:lang w:val="en-US"/>
        </w:rPr>
        <w:t xml:space="preserve">*, the </w:t>
      </w:r>
      <w:r w:rsidRPr="00AC4FFE">
        <w:rPr>
          <w:i/>
          <w:iCs/>
          <w:lang w:val="en-US"/>
        </w:rPr>
        <w:t>remedy</w:t>
      </w:r>
      <w:r w:rsidRPr="00AC4FFE">
        <w:rPr>
          <w:lang w:val="en-US"/>
        </w:rPr>
        <w:t>* actions shall be re-initiated to address the goals and objectives of the Remedy Plan and be evaluated by the</w:t>
      </w:r>
      <w:r w:rsidRPr="00AC4FFE">
        <w:rPr>
          <w:i/>
          <w:lang w:val="en-US"/>
        </w:rPr>
        <w:t xml:space="preserve"> </w:t>
      </w:r>
      <w:r w:rsidRPr="00AC4FFE">
        <w:rPr>
          <w:i/>
          <w:iCs/>
          <w:lang w:val="en-US"/>
        </w:rPr>
        <w:t>Third Party Verifier*</w:t>
      </w:r>
      <w:r w:rsidRPr="00AC4FFE">
        <w:rPr>
          <w:lang w:val="en-US"/>
        </w:rPr>
        <w:t>.</w:t>
      </w:r>
    </w:p>
    <w:p w14:paraId="5459D38E" w14:textId="770F008B" w:rsidR="0E9012C2" w:rsidRPr="00AC4FFE" w:rsidRDefault="00B669BC" w:rsidP="001D7613">
      <w:pPr>
        <w:pStyle w:val="Heading2"/>
        <w:jc w:val="both"/>
        <w:rPr>
          <w:rFonts w:asciiTheme="minorHAnsi" w:hAnsiTheme="minorHAnsi" w:cstheme="minorHAnsi"/>
          <w:b/>
          <w:bCs/>
          <w:color w:val="285C4D"/>
        </w:rPr>
      </w:pPr>
      <w:bookmarkStart w:id="168" w:name="_Toc94906352"/>
      <w:bookmarkStart w:id="169" w:name="_Toc1233490789"/>
      <w:bookmarkStart w:id="170" w:name="_Toc1567692647"/>
      <w:bookmarkStart w:id="171" w:name="_Toc1305624380"/>
      <w:bookmarkStart w:id="172" w:name="_Toc130303135"/>
      <w:r w:rsidRPr="00AC4FFE">
        <w:rPr>
          <w:rFonts w:asciiTheme="minorHAnsi" w:hAnsiTheme="minorHAnsi" w:cstheme="minorHAnsi" w:hint="eastAsia"/>
          <w:b/>
          <w:bCs/>
          <w:noProof/>
          <w:color w:val="285C4D"/>
        </w:rPr>
        <mc:AlternateContent>
          <mc:Choice Requires="wpg">
            <w:drawing>
              <wp:anchor distT="0" distB="0" distL="114300" distR="114300" simplePos="0" relativeHeight="251658252" behindDoc="0" locked="0" layoutInCell="1" allowOverlap="1" wp14:anchorId="1594D021" wp14:editId="1DEE48CF">
                <wp:simplePos x="0" y="0"/>
                <wp:positionH relativeFrom="column">
                  <wp:posOffset>-635</wp:posOffset>
                </wp:positionH>
                <wp:positionV relativeFrom="paragraph">
                  <wp:posOffset>248920</wp:posOffset>
                </wp:positionV>
                <wp:extent cx="6480810" cy="1621790"/>
                <wp:effectExtent l="0" t="0" r="0" b="0"/>
                <wp:wrapNone/>
                <wp:docPr id="255" name="Group 255"/>
                <wp:cNvGraphicFramePr/>
                <a:graphic xmlns:a="http://schemas.openxmlformats.org/drawingml/2006/main">
                  <a:graphicData uri="http://schemas.microsoft.com/office/word/2010/wordprocessingGroup">
                    <wpg:wgp>
                      <wpg:cNvGrpSpPr/>
                      <wpg:grpSpPr>
                        <a:xfrm>
                          <a:off x="0" y="0"/>
                          <a:ext cx="6480810" cy="1621790"/>
                          <a:chOff x="0" y="0"/>
                          <a:chExt cx="6480810" cy="1621790"/>
                        </a:xfrm>
                      </wpg:grpSpPr>
                      <wpg:grpSp>
                        <wpg:cNvPr id="210" name="Group 210"/>
                        <wpg:cNvGrpSpPr/>
                        <wpg:grpSpPr>
                          <a:xfrm>
                            <a:off x="0" y="0"/>
                            <a:ext cx="6440805" cy="685800"/>
                            <a:chOff x="0" y="0"/>
                            <a:chExt cx="6440805" cy="685800"/>
                          </a:xfrm>
                        </wpg:grpSpPr>
                        <pic:pic xmlns:pic="http://schemas.openxmlformats.org/drawingml/2006/picture">
                          <pic:nvPicPr>
                            <pic:cNvPr id="63" name="Page14_3068" title="Group"/>
                            <pic:cNvPicPr>
                              <a:picLocks noChangeAspect="1"/>
                            </pic:cNvPicPr>
                          </pic:nvPicPr>
                          <pic:blipFill>
                            <a:blip r:embed="rId32" cstate="print">
                              <a:extLst>
                                <a:ext uri="{28A0092B-C50C-407E-A947-70E740481C1C}">
                                  <a14:useLocalDpi xmlns:a14="http://schemas.microsoft.com/office/drawing/2010/main" val="0"/>
                                </a:ext>
                                <a:ext uri="1806e917-0251-4d79-8d03-bd63a840fd48"/>
                              </a:extLst>
                            </a:blip>
                            <a:stretch>
                              <a:fillRect/>
                            </a:stretch>
                          </pic:blipFill>
                          <pic:spPr>
                            <a:xfrm>
                              <a:off x="0" y="0"/>
                              <a:ext cx="6440805" cy="685800"/>
                            </a:xfrm>
                            <a:prstGeom prst="rect">
                              <a:avLst/>
                            </a:prstGeom>
                          </pic:spPr>
                        </pic:pic>
                        <pic:pic xmlns:pic="http://schemas.openxmlformats.org/drawingml/2006/picture">
                          <pic:nvPicPr>
                            <pic:cNvPr id="203" name="Page14_3067" title="Group"/>
                            <pic:cNvPicPr>
                              <a:picLocks noChangeAspect="1"/>
                            </pic:cNvPicPr>
                          </pic:nvPicPr>
                          <pic:blipFill>
                            <a:blip r:embed="rId56" cstate="print">
                              <a:extLst>
                                <a:ext uri="{28A0092B-C50C-407E-A947-70E740481C1C}">
                                  <a14:useLocalDpi xmlns:a14="http://schemas.microsoft.com/office/drawing/2010/main" val="0"/>
                                </a:ext>
                                <a:ext uri="2a81fe04-f3ce-4961-a41f-cc1a41e56b2d"/>
                              </a:extLst>
                            </a:blip>
                            <a:stretch>
                              <a:fillRect/>
                            </a:stretch>
                          </pic:blipFill>
                          <pic:spPr>
                            <a:xfrm>
                              <a:off x="2368550" y="292100"/>
                              <a:ext cx="4025900" cy="262890"/>
                            </a:xfrm>
                            <a:prstGeom prst="rect">
                              <a:avLst/>
                            </a:prstGeom>
                          </pic:spPr>
                        </pic:pic>
                      </wpg:grpSp>
                      <wps:wsp>
                        <wps:cNvPr id="253" name="Straight Connector 253"/>
                        <wps:cNvCnPr/>
                        <wps:spPr>
                          <a:xfrm>
                            <a:off x="6134100" y="660400"/>
                            <a:ext cx="0" cy="177800"/>
                          </a:xfrm>
                          <a:prstGeom prst="line">
                            <a:avLst/>
                          </a:prstGeom>
                          <a:ln w="12700">
                            <a:solidFill>
                              <a:srgbClr val="D0D1DB"/>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54" name="Page17_2246" title="Swimlane (vertical)"/>
                          <pic:cNvPicPr>
                            <a:picLocks noChangeAspect="1"/>
                          </pic:cNvPicPr>
                        </pic:nvPicPr>
                        <pic:blipFill>
                          <a:blip r:embed="rId57" cstate="print">
                            <a:extLst>
                              <a:ext uri="{28A0092B-C50C-407E-A947-70E740481C1C}">
                                <a14:useLocalDpi xmlns:a14="http://schemas.microsoft.com/office/drawing/2010/main" val="0"/>
                              </a:ext>
                              <a:ext uri="20935695-4505-4867-b8ff-9c327b1b308c"/>
                            </a:extLst>
                          </a:blip>
                          <a:stretch>
                            <a:fillRect/>
                          </a:stretch>
                        </pic:blipFill>
                        <pic:spPr>
                          <a:xfrm>
                            <a:off x="292100" y="825500"/>
                            <a:ext cx="6188710" cy="796290"/>
                          </a:xfrm>
                          <a:prstGeom prst="rect">
                            <a:avLst/>
                          </a:prstGeom>
                        </pic:spPr>
                      </pic:pic>
                    </wpg:wgp>
                  </a:graphicData>
                </a:graphic>
              </wp:anchor>
            </w:drawing>
          </mc:Choice>
          <mc:Fallback>
            <w:pict>
              <v:group w14:anchorId="7B4F5614" id="Group 255" o:spid="_x0000_s1026" style="position:absolute;margin-left:-.05pt;margin-top:19.6pt;width:510.3pt;height:127.7pt;z-index:251658252" coordsize="64808,16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">
                <v:group id="Group 210" o:spid="_x0000_s1027" style="position:absolute;width:64408;height:6858" coordsize="64408,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">
                  <v:shape id="Page14_3068" o:spid="_x0000_s1028" type="#_x0000_t75" style="position:absolute;width:64408;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">
                    <v:imagedata r:id="rId35" o:title=""/>
                  </v:shape>
                  <v:shape id="Page14_3067" o:spid="_x0000_s1029" type="#_x0000_t75" style="position:absolute;left:23685;top:2921;width:40259;height:2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">
                    <v:imagedata r:id="rId58" o:title=""/>
                  </v:shape>
                </v:group>
                <v:line id="Straight Connector 253" o:spid="_x0000_s1030" style="position:absolute;visibility:visible;mso-wrap-style:square" from="61341,6604" to="61341,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" strokecolor="#d0d1db" strokeweight="1pt">
                  <v:stroke joinstyle="miter"/>
                </v:line>
                <v:shape id="Page17_2246" o:spid="_x0000_s1031" type="#_x0000_t75" style="position:absolute;left:2921;top:8255;width:61887;height:7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">
                  <v:imagedata r:id="rId59" o:title=""/>
                </v:shape>
              </v:group>
            </w:pict>
          </mc:Fallback>
        </mc:AlternateContent>
      </w:r>
      <w:r w:rsidR="670493A6" w:rsidRPr="00AC4FFE">
        <w:rPr>
          <w:rFonts w:asciiTheme="minorHAnsi" w:hAnsiTheme="minorHAnsi" w:cstheme="minorHAnsi"/>
          <w:b/>
          <w:bCs/>
          <w:color w:val="285C4D"/>
        </w:rPr>
        <w:t>Part 7: Monitoring, reporting, transparency, and demonstration of progress</w:t>
      </w:r>
      <w:bookmarkEnd w:id="168"/>
      <w:bookmarkEnd w:id="169"/>
      <w:bookmarkEnd w:id="170"/>
      <w:bookmarkEnd w:id="171"/>
      <w:bookmarkEnd w:id="172"/>
    </w:p>
    <w:p w14:paraId="49705AB0" w14:textId="52A89791" w:rsidR="006F6BA9" w:rsidRPr="00AC4FFE" w:rsidRDefault="006F6BA9" w:rsidP="00B4290C">
      <w:pPr>
        <w:jc w:val="both"/>
        <w:rPr>
          <w:rFonts w:eastAsia="Calibri"/>
        </w:rPr>
      </w:pPr>
    </w:p>
    <w:p w14:paraId="3CF768A5" w14:textId="60E4A5E8" w:rsidR="006F6BA9" w:rsidRPr="00AC4FFE" w:rsidRDefault="006F6BA9" w:rsidP="00B4290C">
      <w:pPr>
        <w:jc w:val="both"/>
        <w:rPr>
          <w:rFonts w:eastAsia="Calibri"/>
        </w:rPr>
      </w:pPr>
    </w:p>
    <w:p w14:paraId="2A9D4E77" w14:textId="2B76D38F" w:rsidR="006F6BA9" w:rsidRPr="00AC4FFE" w:rsidRDefault="006F6BA9" w:rsidP="00B4290C">
      <w:pPr>
        <w:jc w:val="both"/>
        <w:rPr>
          <w:rFonts w:eastAsia="Calibri"/>
        </w:rPr>
      </w:pPr>
    </w:p>
    <w:p w14:paraId="21B97A52" w14:textId="45FCD471" w:rsidR="006F6BA9" w:rsidRPr="00AC4FFE" w:rsidRDefault="006F6BA9" w:rsidP="00B4290C">
      <w:pPr>
        <w:jc w:val="both"/>
        <w:rPr>
          <w:rFonts w:eastAsia="Calibri"/>
        </w:rPr>
      </w:pPr>
    </w:p>
    <w:p w14:paraId="1D9E9980" w14:textId="6434A824" w:rsidR="006F6BA9" w:rsidRDefault="006F6BA9" w:rsidP="00B4290C">
      <w:pPr>
        <w:jc w:val="both"/>
        <w:rPr>
          <w:rFonts w:eastAsia="Calibri"/>
        </w:rPr>
      </w:pPr>
    </w:p>
    <w:p w14:paraId="5B103EA6" w14:textId="77777777" w:rsidR="003804F5" w:rsidRDefault="003804F5" w:rsidP="00B4290C">
      <w:pPr>
        <w:jc w:val="both"/>
        <w:rPr>
          <w:rFonts w:eastAsia="Calibri"/>
        </w:rPr>
      </w:pPr>
    </w:p>
    <w:p w14:paraId="6607F698" w14:textId="77777777" w:rsidR="00F213A9" w:rsidRDefault="00F213A9" w:rsidP="00B4290C">
      <w:pPr>
        <w:jc w:val="both"/>
        <w:rPr>
          <w:rFonts w:eastAsia="Calibri"/>
        </w:rPr>
      </w:pPr>
    </w:p>
    <w:p w14:paraId="4C148276" w14:textId="77777777" w:rsidR="00F213A9" w:rsidRDefault="00F213A9" w:rsidP="00B4290C">
      <w:pPr>
        <w:jc w:val="both"/>
        <w:rPr>
          <w:rFonts w:eastAsia="Calibri"/>
        </w:rPr>
      </w:pPr>
    </w:p>
    <w:p w14:paraId="5A023CC1" w14:textId="77777777" w:rsidR="00F213A9" w:rsidRDefault="00F213A9" w:rsidP="00B4290C">
      <w:pPr>
        <w:jc w:val="both"/>
        <w:rPr>
          <w:rFonts w:eastAsia="Calibri"/>
        </w:rPr>
      </w:pPr>
    </w:p>
    <w:p w14:paraId="44DC75F7" w14:textId="77777777" w:rsidR="00F213A9" w:rsidRDefault="00F213A9" w:rsidP="00B4290C">
      <w:pPr>
        <w:jc w:val="both"/>
        <w:rPr>
          <w:rFonts w:eastAsia="Calibri"/>
        </w:rPr>
      </w:pPr>
    </w:p>
    <w:p w14:paraId="74817B35" w14:textId="77777777" w:rsidR="009957F6" w:rsidRPr="00AC4FFE" w:rsidRDefault="009957F6" w:rsidP="00B4290C">
      <w:pPr>
        <w:jc w:val="both"/>
        <w:rPr>
          <w:rFonts w:eastAsia="Calibri"/>
        </w:rPr>
      </w:pPr>
    </w:p>
    <w:p w14:paraId="5ACE577E" w14:textId="76C53EF2" w:rsidR="000D30C8" w:rsidRPr="00AC4FFE" w:rsidRDefault="000D30C8" w:rsidP="00B4290C">
      <w:pPr>
        <w:jc w:val="both"/>
        <w:rPr>
          <w:rFonts w:eastAsia="Calibri"/>
        </w:rPr>
      </w:pPr>
    </w:p>
    <w:p w14:paraId="11B68D1D" w14:textId="080CC001" w:rsidR="000D30C8" w:rsidRPr="00AC4FFE" w:rsidRDefault="00876746" w:rsidP="00B4290C">
      <w:pPr>
        <w:jc w:val="both"/>
        <w:rPr>
          <w:rFonts w:eastAsia="Calibri"/>
        </w:rPr>
      </w:pPr>
      <w:r w:rsidRPr="00AC4FFE">
        <w:rPr>
          <w:noProof/>
        </w:rPr>
        <w:lastRenderedPageBreak/>
        <mc:AlternateContent>
          <mc:Choice Requires="wps">
            <w:drawing>
              <wp:anchor distT="0" distB="0" distL="114300" distR="114300" simplePos="0" relativeHeight="251658245" behindDoc="0" locked="0" layoutInCell="1" allowOverlap="1" wp14:anchorId="3D55B399" wp14:editId="2C234253">
                <wp:simplePos x="0" y="0"/>
                <wp:positionH relativeFrom="margin">
                  <wp:posOffset>-635</wp:posOffset>
                </wp:positionH>
                <wp:positionV relativeFrom="paragraph">
                  <wp:posOffset>-354274</wp:posOffset>
                </wp:positionV>
                <wp:extent cx="6485890" cy="2569845"/>
                <wp:effectExtent l="0" t="0" r="0" b="1905"/>
                <wp:wrapNone/>
                <wp:docPr id="26" name="Text Box 26"/>
                <wp:cNvGraphicFramePr/>
                <a:graphic xmlns:a="http://schemas.openxmlformats.org/drawingml/2006/main">
                  <a:graphicData uri="http://schemas.microsoft.com/office/word/2010/wordprocessingShape">
                    <wps:wsp>
                      <wps:cNvSpPr txBox="1"/>
                      <wps:spPr>
                        <a:xfrm>
                          <a:off x="0" y="0"/>
                          <a:ext cx="6485890" cy="2569845"/>
                        </a:xfrm>
                        <a:prstGeom prst="rect">
                          <a:avLst/>
                        </a:prstGeom>
                        <a:solidFill>
                          <a:schemeClr val="bg2"/>
                        </a:solidFill>
                        <a:ln w="6350">
                          <a:noFill/>
                        </a:ln>
                      </wps:spPr>
                      <wps:txbx>
                        <w:txbxContent>
                          <w:p w14:paraId="4BE30DAB" w14:textId="769F9261" w:rsidR="007C32CD" w:rsidRDefault="00010954" w:rsidP="00B4290C">
                            <w:pPr>
                              <w:jc w:val="both"/>
                              <w:rPr>
                                <w:rFonts w:eastAsia="Calibri"/>
                              </w:rPr>
                            </w:pPr>
                            <w:r w:rsidRPr="0E9012C2">
                              <w:rPr>
                                <w:rFonts w:eastAsia="Calibri"/>
                              </w:rPr>
                              <w:t>Part 7 specifies requirements for monitoring, reporting</w:t>
                            </w:r>
                            <w:r w:rsidR="000D30C8">
                              <w:rPr>
                                <w:rFonts w:eastAsia="Calibri"/>
                              </w:rPr>
                              <w:t>,</w:t>
                            </w:r>
                            <w:r w:rsidRPr="0E9012C2">
                              <w:rPr>
                                <w:rFonts w:eastAsia="Calibri"/>
                              </w:rPr>
                              <w:t xml:space="preserve"> and communicating on Remedy Plan implementation, including:  </w:t>
                            </w:r>
                          </w:p>
                          <w:p w14:paraId="5555DDC6" w14:textId="6C2CC5E2" w:rsidR="007C32CD" w:rsidRDefault="00010954" w:rsidP="007C32CD">
                            <w:pPr>
                              <w:pStyle w:val="ListBullet"/>
                            </w:pPr>
                            <w:r w:rsidRPr="00F11463">
                              <w:rPr>
                                <w:iCs/>
                              </w:rPr>
                              <w:t xml:space="preserve">Third </w:t>
                            </w:r>
                            <w:r w:rsidR="001E6D92">
                              <w:rPr>
                                <w:iCs/>
                              </w:rPr>
                              <w:t>p</w:t>
                            </w:r>
                            <w:r w:rsidRPr="00F11463">
                              <w:rPr>
                                <w:iCs/>
                              </w:rPr>
                              <w:t xml:space="preserve">arty </w:t>
                            </w:r>
                            <w:r w:rsidR="001E6D92">
                              <w:rPr>
                                <w:iCs/>
                              </w:rPr>
                              <w:t>v</w:t>
                            </w:r>
                            <w:r w:rsidRPr="00F11463">
                              <w:rPr>
                                <w:iCs/>
                              </w:rPr>
                              <w:t>erification</w:t>
                            </w:r>
                            <w:r w:rsidRPr="0E9012C2">
                              <w:t xml:space="preserve"> </w:t>
                            </w:r>
                            <w:r w:rsidRPr="005B1A76">
                              <w:t xml:space="preserve">throughout the </w:t>
                            </w:r>
                            <w:r w:rsidRPr="009641B1">
                              <w:rPr>
                                <w:i/>
                              </w:rPr>
                              <w:t>remedy*</w:t>
                            </w:r>
                            <w:r w:rsidRPr="005B1A76">
                              <w:t xml:space="preserve"> process; </w:t>
                            </w:r>
                          </w:p>
                          <w:p w14:paraId="456EFBA8" w14:textId="4AE9B47A" w:rsidR="00D41FC4" w:rsidRDefault="000D30C8" w:rsidP="007C32CD">
                            <w:pPr>
                              <w:pStyle w:val="ListBullet"/>
                            </w:pPr>
                            <w:r>
                              <w:t>U</w:t>
                            </w:r>
                            <w:r w:rsidR="00010954" w:rsidRPr="005B1A76">
                              <w:t xml:space="preserve">se of </w:t>
                            </w:r>
                            <w:r w:rsidR="00010954" w:rsidRPr="006B3F5F">
                              <w:t>Remedy Progress Website</w:t>
                            </w:r>
                            <w:r w:rsidR="00010954" w:rsidRPr="005B1A76">
                              <w:t xml:space="preserve"> to communicate the status of </w:t>
                            </w:r>
                            <w:r w:rsidR="00010954" w:rsidRPr="009641B1">
                              <w:rPr>
                                <w:i/>
                              </w:rPr>
                              <w:t>remedy</w:t>
                            </w:r>
                            <w:r w:rsidR="00010954" w:rsidRPr="005B1A76">
                              <w:t xml:space="preserve">* and prevent misunderstandings; </w:t>
                            </w:r>
                          </w:p>
                          <w:p w14:paraId="5CF414FE" w14:textId="7412DA3A" w:rsidR="00D41FC4" w:rsidRPr="00EB791B" w:rsidRDefault="000D30C8" w:rsidP="007C32CD">
                            <w:pPr>
                              <w:pStyle w:val="ListBullet"/>
                            </w:pPr>
                            <w:r>
                              <w:t>C</w:t>
                            </w:r>
                            <w:r w:rsidR="00010954" w:rsidRPr="005B1A76">
                              <w:t xml:space="preserve">onfirmation of implementation progress with </w:t>
                            </w:r>
                            <w:r w:rsidR="00010954" w:rsidRPr="00FB24F7">
                              <w:rPr>
                                <w:i/>
                                <w:color w:val="5BC3F5" w:themeColor="accent5"/>
                              </w:rPr>
                              <w:t>impacted rights holders</w:t>
                            </w:r>
                            <w:r w:rsidR="00010954" w:rsidRPr="005B1A76">
                              <w:rPr>
                                <w:i/>
                              </w:rPr>
                              <w:t xml:space="preserve">*; </w:t>
                            </w:r>
                          </w:p>
                          <w:p w14:paraId="18D398A7" w14:textId="69771DEE" w:rsidR="00D41FC4" w:rsidRDefault="000D30C8" w:rsidP="007C32CD">
                            <w:pPr>
                              <w:pStyle w:val="ListBullet"/>
                            </w:pPr>
                            <w:r>
                              <w:t>T</w:t>
                            </w:r>
                            <w:r w:rsidR="00010954" w:rsidRPr="0045743E">
                              <w:t>hird party verification</w:t>
                            </w:r>
                            <w:r w:rsidR="00010954" w:rsidRPr="0E9012C2">
                              <w:t xml:space="preserve"> of when implementation has reached </w:t>
                            </w:r>
                            <w:r w:rsidR="00010954" w:rsidRPr="0045743E">
                              <w:rPr>
                                <w:i/>
                              </w:rPr>
                              <w:t>thresholds</w:t>
                            </w:r>
                            <w:r w:rsidR="00010954">
                              <w:t>*</w:t>
                            </w:r>
                            <w:r w:rsidR="00010954" w:rsidRPr="0E9012C2">
                              <w:t xml:space="preserve"> sufficient for certification assessments or </w:t>
                            </w:r>
                            <w:r w:rsidR="00010954" w:rsidRPr="0045743E">
                              <w:rPr>
                                <w:i/>
                              </w:rPr>
                              <w:t>association</w:t>
                            </w:r>
                            <w:r w:rsidR="00010954">
                              <w:rPr>
                                <w:i/>
                              </w:rPr>
                              <w:t>*</w:t>
                            </w:r>
                            <w:r w:rsidR="00010954" w:rsidRPr="0E9012C2">
                              <w:t xml:space="preserve"> decisions; and </w:t>
                            </w:r>
                          </w:p>
                          <w:p w14:paraId="1AD004D1" w14:textId="56AF05A4" w:rsidR="00010954" w:rsidRDefault="000D30C8" w:rsidP="00EB791B">
                            <w:pPr>
                              <w:pStyle w:val="ListBullet"/>
                            </w:pPr>
                            <w:r>
                              <w:t>C</w:t>
                            </w:r>
                            <w:r w:rsidR="00010954" w:rsidRPr="0E9012C2">
                              <w:t xml:space="preserve">ontinued monitoring, verification and reporting until Remedy Plans are fully implemented. </w:t>
                            </w:r>
                          </w:p>
                          <w:p w14:paraId="395598A6" w14:textId="5D6711B1" w:rsidR="00010954" w:rsidRPr="00FB24F7" w:rsidRDefault="00010954" w:rsidP="00010954">
                            <w:pPr>
                              <w:jc w:val="both"/>
                              <w:rPr>
                                <w:rFonts w:eastAsia="Calibri"/>
                              </w:rPr>
                            </w:pPr>
                            <w:r w:rsidRPr="00FD55B9">
                              <w:rPr>
                                <w:rFonts w:eastAsia="Calibri"/>
                              </w:rPr>
                              <w:t xml:space="preserve">For cases of </w:t>
                            </w:r>
                            <w:r w:rsidRPr="00FD55B9">
                              <w:rPr>
                                <w:rFonts w:eastAsia="Calibri"/>
                                <w:i/>
                                <w:iCs/>
                              </w:rPr>
                              <w:t>unacceptable activities</w:t>
                            </w:r>
                            <w:r w:rsidRPr="0023342C">
                              <w:rPr>
                                <w:rFonts w:eastAsia="Calibri"/>
                                <w:i/>
                                <w:iCs/>
                              </w:rPr>
                              <w:t>*</w:t>
                            </w:r>
                            <w:r w:rsidRPr="0023342C">
                              <w:rPr>
                                <w:rFonts w:eastAsia="Calibri"/>
                              </w:rPr>
                              <w:t>,</w:t>
                            </w:r>
                            <w:r w:rsidRPr="0E9012C2">
                              <w:rPr>
                                <w:rFonts w:eastAsia="Calibri"/>
                              </w:rPr>
                              <w:t xml:space="preserve"> requirements also cover </w:t>
                            </w:r>
                            <w:r w:rsidRPr="0045743E">
                              <w:rPr>
                                <w:rFonts w:eastAsia="Calibri"/>
                                <w:i/>
                                <w:iCs/>
                              </w:rPr>
                              <w:t>independent</w:t>
                            </w:r>
                            <w:r>
                              <w:rPr>
                                <w:rFonts w:eastAsia="Calibri"/>
                                <w:i/>
                                <w:iCs/>
                              </w:rPr>
                              <w:t>*</w:t>
                            </w:r>
                            <w:r w:rsidRPr="0E9012C2">
                              <w:rPr>
                                <w:rFonts w:eastAsia="Calibri"/>
                              </w:rPr>
                              <w:t xml:space="preserve"> monitoring, public reporting of progress with P</w:t>
                            </w:r>
                            <w:r w:rsidR="00CA30F1">
                              <w:rPr>
                                <w:rFonts w:eastAsia="Calibri"/>
                              </w:rPr>
                              <w:t xml:space="preserve">olicy for </w:t>
                            </w:r>
                            <w:r w:rsidRPr="0E9012C2">
                              <w:rPr>
                                <w:rFonts w:eastAsia="Calibri"/>
                              </w:rPr>
                              <w:t>A</w:t>
                            </w:r>
                            <w:r w:rsidR="00CA30F1">
                              <w:rPr>
                                <w:rFonts w:eastAsia="Calibri"/>
                              </w:rPr>
                              <w:t>ssociation</w:t>
                            </w:r>
                            <w:r w:rsidRPr="0E9012C2">
                              <w:rPr>
                                <w:rFonts w:eastAsia="Calibri"/>
                              </w:rPr>
                              <w:t xml:space="preserve"> conform</w:t>
                            </w:r>
                            <w:r>
                              <w:rPr>
                                <w:rFonts w:eastAsia="Calibri"/>
                              </w:rPr>
                              <w:t>ity</w:t>
                            </w:r>
                            <w:r w:rsidRPr="0E9012C2">
                              <w:rPr>
                                <w:rFonts w:eastAsia="Calibri"/>
                              </w:rPr>
                              <w:t xml:space="preserve">, and </w:t>
                            </w:r>
                            <w:r w:rsidRPr="0045743E">
                              <w:rPr>
                                <w:rFonts w:eastAsia="Calibri"/>
                                <w:i/>
                                <w:iCs/>
                              </w:rPr>
                              <w:t>consultation</w:t>
                            </w:r>
                            <w:r>
                              <w:rPr>
                                <w:rFonts w:eastAsia="Calibri"/>
                                <w:i/>
                                <w:iCs/>
                              </w:rPr>
                              <w:t>*</w:t>
                            </w:r>
                            <w:r w:rsidRPr="0E9012C2">
                              <w:rPr>
                                <w:rFonts w:eastAsia="Calibri"/>
                              </w:rPr>
                              <w:t xml:space="preserve"> with</w:t>
                            </w:r>
                            <w:r w:rsidRPr="00270C3F">
                              <w:rPr>
                                <w:rFonts w:eastAsia="Calibri"/>
                                <w:i/>
                                <w:iCs/>
                              </w:rPr>
                              <w:t xml:space="preserve"> Core Dialogue Groups</w:t>
                            </w:r>
                            <w:r w:rsidRPr="0E9012C2">
                              <w:rPr>
                                <w:rFonts w:eastAsia="Calibri"/>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D55B399" id="Text Box 26" o:spid="_x0000_s1041" type="#_x0000_t202" style="position:absolute;left:0;text-align:left;margin-left:-.05pt;margin-top:-27.9pt;width:510.7pt;height:202.35pt;z-index:251658245;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" fillcolor="#f1f8e8 [3214]" stroked="f" strokeweight=".5pt">
                <v:textbox style="mso-fit-shape-to-text:t">
                  <w:txbxContent>
                    <w:p w14:paraId="4BE30DAB" w14:textId="769F9261" w:rsidR="007C32CD" w:rsidRDefault="00010954" w:rsidP="00B4290C">
                      <w:pPr>
                        <w:jc w:val="both"/>
                        <w:rPr>
                          <w:rFonts w:eastAsia="Calibri"/>
                        </w:rPr>
                      </w:pPr>
                      <w:r w:rsidRPr="0E9012C2">
                        <w:rPr>
                          <w:rFonts w:eastAsia="Calibri"/>
                        </w:rPr>
                        <w:t>Part 7 specifies requirements for monitoring, reporting</w:t>
                      </w:r>
                      <w:r w:rsidR="000D30C8">
                        <w:rPr>
                          <w:rFonts w:eastAsia="Calibri"/>
                        </w:rPr>
                        <w:t>,</w:t>
                      </w:r>
                      <w:r w:rsidRPr="0E9012C2">
                        <w:rPr>
                          <w:rFonts w:eastAsia="Calibri"/>
                        </w:rPr>
                        <w:t xml:space="preserve"> and communicating on Remedy Plan implementation, including:  </w:t>
                      </w:r>
                    </w:p>
                    <w:p w14:paraId="5555DDC6" w14:textId="6C2CC5E2" w:rsidR="007C32CD" w:rsidRDefault="00010954" w:rsidP="007C32CD">
                      <w:pPr>
                        <w:pStyle w:val="ListBullet"/>
                      </w:pPr>
                      <w:r w:rsidRPr="00F11463">
                        <w:rPr>
                          <w:iCs/>
                        </w:rPr>
                        <w:t xml:space="preserve">Third </w:t>
                      </w:r>
                      <w:r w:rsidR="001E6D92">
                        <w:rPr>
                          <w:iCs/>
                        </w:rPr>
                        <w:t>p</w:t>
                      </w:r>
                      <w:r w:rsidRPr="00F11463">
                        <w:rPr>
                          <w:iCs/>
                        </w:rPr>
                        <w:t xml:space="preserve">arty </w:t>
                      </w:r>
                      <w:r w:rsidR="001E6D92">
                        <w:rPr>
                          <w:iCs/>
                        </w:rPr>
                        <w:t>v</w:t>
                      </w:r>
                      <w:r w:rsidRPr="00F11463">
                        <w:rPr>
                          <w:iCs/>
                        </w:rPr>
                        <w:t>erification</w:t>
                      </w:r>
                      <w:r w:rsidRPr="0E9012C2">
                        <w:t xml:space="preserve"> </w:t>
                      </w:r>
                      <w:r w:rsidRPr="005B1A76">
                        <w:t xml:space="preserve">throughout the </w:t>
                      </w:r>
                      <w:r w:rsidRPr="009641B1">
                        <w:rPr>
                          <w:i/>
                        </w:rPr>
                        <w:t>remedy*</w:t>
                      </w:r>
                      <w:r w:rsidRPr="005B1A76">
                        <w:t xml:space="preserve"> process; </w:t>
                      </w:r>
                    </w:p>
                    <w:p w14:paraId="456EFBA8" w14:textId="4AE9B47A" w:rsidR="00D41FC4" w:rsidRDefault="000D30C8" w:rsidP="007C32CD">
                      <w:pPr>
                        <w:pStyle w:val="ListBullet"/>
                      </w:pPr>
                      <w:r>
                        <w:t>U</w:t>
                      </w:r>
                      <w:r w:rsidR="00010954" w:rsidRPr="005B1A76">
                        <w:t xml:space="preserve">se of </w:t>
                      </w:r>
                      <w:r w:rsidR="00010954" w:rsidRPr="006B3F5F">
                        <w:t>Remedy Progress Website</w:t>
                      </w:r>
                      <w:r w:rsidR="00010954" w:rsidRPr="005B1A76">
                        <w:t xml:space="preserve"> to communicate the status of </w:t>
                      </w:r>
                      <w:r w:rsidR="00010954" w:rsidRPr="009641B1">
                        <w:rPr>
                          <w:i/>
                        </w:rPr>
                        <w:t>remedy</w:t>
                      </w:r>
                      <w:r w:rsidR="00010954" w:rsidRPr="005B1A76">
                        <w:t xml:space="preserve">* and prevent misunderstandings; </w:t>
                      </w:r>
                    </w:p>
                    <w:p w14:paraId="5CF414FE" w14:textId="7412DA3A" w:rsidR="00D41FC4" w:rsidRPr="00EB791B" w:rsidRDefault="000D30C8" w:rsidP="007C32CD">
                      <w:pPr>
                        <w:pStyle w:val="ListBullet"/>
                      </w:pPr>
                      <w:r>
                        <w:t>C</w:t>
                      </w:r>
                      <w:r w:rsidR="00010954" w:rsidRPr="005B1A76">
                        <w:t xml:space="preserve">onfirmation of implementation progress with </w:t>
                      </w:r>
                      <w:r w:rsidR="00010954" w:rsidRPr="00FB24F7">
                        <w:rPr>
                          <w:i/>
                          <w:color w:val="5BC3F5" w:themeColor="accent5"/>
                        </w:rPr>
                        <w:t>impacted rights holders</w:t>
                      </w:r>
                      <w:r w:rsidR="00010954" w:rsidRPr="005B1A76">
                        <w:rPr>
                          <w:i/>
                        </w:rPr>
                        <w:t xml:space="preserve">*; </w:t>
                      </w:r>
                    </w:p>
                    <w:p w14:paraId="18D398A7" w14:textId="69771DEE" w:rsidR="00D41FC4" w:rsidRDefault="000D30C8" w:rsidP="007C32CD">
                      <w:pPr>
                        <w:pStyle w:val="ListBullet"/>
                      </w:pPr>
                      <w:r>
                        <w:t>T</w:t>
                      </w:r>
                      <w:r w:rsidR="00010954" w:rsidRPr="0045743E">
                        <w:t>hird party verification</w:t>
                      </w:r>
                      <w:r w:rsidR="00010954" w:rsidRPr="0E9012C2">
                        <w:t xml:space="preserve"> of when implementation has reached </w:t>
                      </w:r>
                      <w:r w:rsidR="00010954" w:rsidRPr="0045743E">
                        <w:rPr>
                          <w:i/>
                        </w:rPr>
                        <w:t>thresholds</w:t>
                      </w:r>
                      <w:r w:rsidR="00010954">
                        <w:t>*</w:t>
                      </w:r>
                      <w:r w:rsidR="00010954" w:rsidRPr="0E9012C2">
                        <w:t xml:space="preserve"> sufficient for certification assessments or </w:t>
                      </w:r>
                      <w:r w:rsidR="00010954" w:rsidRPr="0045743E">
                        <w:rPr>
                          <w:i/>
                        </w:rPr>
                        <w:t>association</w:t>
                      </w:r>
                      <w:r w:rsidR="00010954">
                        <w:rPr>
                          <w:i/>
                        </w:rPr>
                        <w:t>*</w:t>
                      </w:r>
                      <w:r w:rsidR="00010954" w:rsidRPr="0E9012C2">
                        <w:t xml:space="preserve"> decisions; and </w:t>
                      </w:r>
                    </w:p>
                    <w:p w14:paraId="1AD004D1" w14:textId="56AF05A4" w:rsidR="00010954" w:rsidRDefault="000D30C8" w:rsidP="00EB791B">
                      <w:pPr>
                        <w:pStyle w:val="ListBullet"/>
                      </w:pPr>
                      <w:r>
                        <w:t>C</w:t>
                      </w:r>
                      <w:r w:rsidR="00010954" w:rsidRPr="0E9012C2">
                        <w:t xml:space="preserve">ontinued monitoring, verification and reporting until Remedy Plans are fully implemented. </w:t>
                      </w:r>
                    </w:p>
                    <w:p w14:paraId="395598A6" w14:textId="5D6711B1" w:rsidR="00010954" w:rsidRPr="00FB24F7" w:rsidRDefault="00010954" w:rsidP="00010954">
                      <w:pPr>
                        <w:jc w:val="both"/>
                        <w:rPr>
                          <w:rFonts w:eastAsia="Calibri"/>
                        </w:rPr>
                      </w:pPr>
                      <w:r w:rsidRPr="00FD55B9">
                        <w:rPr>
                          <w:rFonts w:eastAsia="Calibri"/>
                        </w:rPr>
                        <w:t xml:space="preserve">For cases of </w:t>
                      </w:r>
                      <w:r w:rsidRPr="00FD55B9">
                        <w:rPr>
                          <w:rFonts w:eastAsia="Calibri"/>
                          <w:i/>
                          <w:iCs/>
                        </w:rPr>
                        <w:t>unacceptable activities</w:t>
                      </w:r>
                      <w:r w:rsidRPr="0023342C">
                        <w:rPr>
                          <w:rFonts w:eastAsia="Calibri"/>
                          <w:i/>
                          <w:iCs/>
                        </w:rPr>
                        <w:t>*</w:t>
                      </w:r>
                      <w:r w:rsidRPr="0023342C">
                        <w:rPr>
                          <w:rFonts w:eastAsia="Calibri"/>
                        </w:rPr>
                        <w:t>,</w:t>
                      </w:r>
                      <w:r w:rsidRPr="0E9012C2">
                        <w:rPr>
                          <w:rFonts w:eastAsia="Calibri"/>
                        </w:rPr>
                        <w:t xml:space="preserve"> requirements also cover </w:t>
                      </w:r>
                      <w:r w:rsidRPr="0045743E">
                        <w:rPr>
                          <w:rFonts w:eastAsia="Calibri"/>
                          <w:i/>
                          <w:iCs/>
                        </w:rPr>
                        <w:t>independent</w:t>
                      </w:r>
                      <w:r>
                        <w:rPr>
                          <w:rFonts w:eastAsia="Calibri"/>
                          <w:i/>
                          <w:iCs/>
                        </w:rPr>
                        <w:t>*</w:t>
                      </w:r>
                      <w:r w:rsidRPr="0E9012C2">
                        <w:rPr>
                          <w:rFonts w:eastAsia="Calibri"/>
                        </w:rPr>
                        <w:t xml:space="preserve"> monitoring, public reporting of progress with P</w:t>
                      </w:r>
                      <w:r w:rsidR="00CA30F1">
                        <w:rPr>
                          <w:rFonts w:eastAsia="Calibri"/>
                        </w:rPr>
                        <w:t xml:space="preserve">olicy for </w:t>
                      </w:r>
                      <w:r w:rsidRPr="0E9012C2">
                        <w:rPr>
                          <w:rFonts w:eastAsia="Calibri"/>
                        </w:rPr>
                        <w:t>A</w:t>
                      </w:r>
                      <w:r w:rsidR="00CA30F1">
                        <w:rPr>
                          <w:rFonts w:eastAsia="Calibri"/>
                        </w:rPr>
                        <w:t>ssociation</w:t>
                      </w:r>
                      <w:r w:rsidRPr="0E9012C2">
                        <w:rPr>
                          <w:rFonts w:eastAsia="Calibri"/>
                        </w:rPr>
                        <w:t xml:space="preserve"> conform</w:t>
                      </w:r>
                      <w:r>
                        <w:rPr>
                          <w:rFonts w:eastAsia="Calibri"/>
                        </w:rPr>
                        <w:t>ity</w:t>
                      </w:r>
                      <w:r w:rsidRPr="0E9012C2">
                        <w:rPr>
                          <w:rFonts w:eastAsia="Calibri"/>
                        </w:rPr>
                        <w:t xml:space="preserve">, and </w:t>
                      </w:r>
                      <w:r w:rsidRPr="0045743E">
                        <w:rPr>
                          <w:rFonts w:eastAsia="Calibri"/>
                          <w:i/>
                          <w:iCs/>
                        </w:rPr>
                        <w:t>consultation</w:t>
                      </w:r>
                      <w:r>
                        <w:rPr>
                          <w:rFonts w:eastAsia="Calibri"/>
                          <w:i/>
                          <w:iCs/>
                        </w:rPr>
                        <w:t>*</w:t>
                      </w:r>
                      <w:r w:rsidRPr="0E9012C2">
                        <w:rPr>
                          <w:rFonts w:eastAsia="Calibri"/>
                        </w:rPr>
                        <w:t xml:space="preserve"> with</w:t>
                      </w:r>
                      <w:r w:rsidRPr="00270C3F">
                        <w:rPr>
                          <w:rFonts w:eastAsia="Calibri"/>
                          <w:i/>
                          <w:iCs/>
                        </w:rPr>
                        <w:t xml:space="preserve"> Core Dialogue Groups</w:t>
                      </w:r>
                      <w:r w:rsidRPr="0E9012C2">
                        <w:rPr>
                          <w:rFonts w:eastAsia="Calibri"/>
                        </w:rPr>
                        <w:t>*.</w:t>
                      </w:r>
                    </w:p>
                  </w:txbxContent>
                </v:textbox>
                <w10:wrap anchorx="margin"/>
              </v:shape>
            </w:pict>
          </mc:Fallback>
        </mc:AlternateContent>
      </w:r>
    </w:p>
    <w:p w14:paraId="1DE09301" w14:textId="371D3921" w:rsidR="000D30C8" w:rsidRPr="00AC4FFE" w:rsidRDefault="000D30C8" w:rsidP="00B4290C">
      <w:pPr>
        <w:jc w:val="both"/>
        <w:rPr>
          <w:rFonts w:eastAsia="Calibri"/>
        </w:rPr>
      </w:pPr>
    </w:p>
    <w:p w14:paraId="08378389" w14:textId="740484D2" w:rsidR="000D30C8" w:rsidRPr="00AC4FFE" w:rsidRDefault="000D30C8" w:rsidP="00B4290C">
      <w:pPr>
        <w:jc w:val="both"/>
        <w:rPr>
          <w:rFonts w:eastAsia="Calibri"/>
        </w:rPr>
      </w:pPr>
    </w:p>
    <w:p w14:paraId="6A595099" w14:textId="1B396A23" w:rsidR="000D30C8" w:rsidRPr="00AC4FFE" w:rsidRDefault="000D30C8" w:rsidP="00B4290C">
      <w:pPr>
        <w:jc w:val="both"/>
        <w:rPr>
          <w:rFonts w:eastAsia="Calibri"/>
        </w:rPr>
      </w:pPr>
    </w:p>
    <w:p w14:paraId="54A3FB55" w14:textId="77777777" w:rsidR="00876746" w:rsidRPr="00AC4FFE" w:rsidRDefault="00876746" w:rsidP="00B4290C">
      <w:pPr>
        <w:jc w:val="both"/>
        <w:rPr>
          <w:rFonts w:eastAsia="Calibri"/>
        </w:rPr>
      </w:pPr>
    </w:p>
    <w:p w14:paraId="46EBB3E1" w14:textId="77777777" w:rsidR="00876746" w:rsidRPr="00AC4FFE" w:rsidRDefault="00876746" w:rsidP="00B4290C">
      <w:pPr>
        <w:jc w:val="both"/>
        <w:rPr>
          <w:rFonts w:eastAsia="Calibri"/>
        </w:rPr>
      </w:pPr>
    </w:p>
    <w:p w14:paraId="1CC9EF29" w14:textId="77777777" w:rsidR="00876746" w:rsidRPr="00AC4FFE" w:rsidRDefault="00876746" w:rsidP="00B4290C">
      <w:pPr>
        <w:jc w:val="both"/>
        <w:rPr>
          <w:rFonts w:eastAsia="Calibri"/>
        </w:rPr>
      </w:pPr>
    </w:p>
    <w:p w14:paraId="3FB7E269" w14:textId="77777777" w:rsidR="00876746" w:rsidRPr="00AC4FFE" w:rsidRDefault="00876746" w:rsidP="00B4290C">
      <w:pPr>
        <w:jc w:val="both"/>
        <w:rPr>
          <w:rFonts w:eastAsia="Calibri"/>
        </w:rPr>
      </w:pPr>
    </w:p>
    <w:p w14:paraId="3A4E0268" w14:textId="2D75D632" w:rsidR="00876746" w:rsidRPr="00AC4FFE" w:rsidRDefault="00876746" w:rsidP="00B4290C">
      <w:pPr>
        <w:jc w:val="both"/>
        <w:rPr>
          <w:rFonts w:eastAsia="Calibri"/>
        </w:rPr>
      </w:pPr>
    </w:p>
    <w:p w14:paraId="72955F63" w14:textId="280B1AEF" w:rsidR="00100ACE" w:rsidRPr="00AC4FFE" w:rsidRDefault="00100ACE" w:rsidP="00510772">
      <w:pPr>
        <w:pStyle w:val="Clause1-Heading"/>
        <w:numPr>
          <w:ilvl w:val="0"/>
          <w:numId w:val="79"/>
        </w:numPr>
        <w:jc w:val="both"/>
        <w:outlineLvl w:val="9"/>
        <w:rPr>
          <w:rFonts w:asciiTheme="minorHAnsi" w:hAnsiTheme="minorHAnsi" w:cstheme="minorHAnsi"/>
          <w:b/>
          <w:lang w:val="en-US"/>
        </w:rPr>
      </w:pPr>
      <w:bookmarkStart w:id="173" w:name="_Ref108792532"/>
      <w:r w:rsidRPr="00AC4FFE">
        <w:rPr>
          <w:rFonts w:asciiTheme="minorHAnsi" w:hAnsiTheme="minorHAnsi" w:cstheme="minorHAnsi"/>
          <w:b/>
          <w:lang w:val="en-US"/>
        </w:rPr>
        <w:t xml:space="preserve">Monitoring by the </w:t>
      </w:r>
      <w:r w:rsidRPr="00AC4FFE">
        <w:rPr>
          <w:rFonts w:asciiTheme="minorHAnsi" w:hAnsiTheme="minorHAnsi" w:cstheme="minorHAnsi"/>
          <w:b/>
          <w:i/>
          <w:lang w:val="en-US"/>
        </w:rPr>
        <w:t>Third Party Verifier</w:t>
      </w:r>
      <w:bookmarkEnd w:id="173"/>
      <w:r w:rsidR="00D86688" w:rsidRPr="00AC4FFE">
        <w:rPr>
          <w:rFonts w:asciiTheme="minorHAnsi" w:hAnsiTheme="minorHAnsi" w:cstheme="minorHAnsi"/>
          <w:b/>
          <w:lang w:val="en-US"/>
        </w:rPr>
        <w:t>*</w:t>
      </w:r>
    </w:p>
    <w:p w14:paraId="1689EFD5" w14:textId="515F0AB5" w:rsidR="000E70C7" w:rsidRPr="00AC4FFE" w:rsidRDefault="000E70C7">
      <w:pPr>
        <w:rPr>
          <w:b/>
          <w:bCs/>
          <w:lang w:val="en-US"/>
        </w:rPr>
      </w:pPr>
      <w:r w:rsidRPr="00AC4FFE">
        <w:rPr>
          <w:b/>
          <w:bCs/>
          <w:lang w:val="en-US"/>
        </w:rPr>
        <w:t>Core requirements</w:t>
      </w:r>
    </w:p>
    <w:p w14:paraId="564ED11C" w14:textId="6DA3336C" w:rsidR="00100ACE" w:rsidRPr="00AC4FFE" w:rsidRDefault="00015851" w:rsidP="00510772">
      <w:pPr>
        <w:pStyle w:val="Clause2"/>
        <w:ind w:left="1143"/>
        <w:jc w:val="both"/>
        <w:rPr>
          <w:lang w:val="en-US"/>
        </w:rPr>
      </w:pPr>
      <w:bookmarkStart w:id="174" w:name="_Ref108786058"/>
      <w:r w:rsidRPr="00AC4FFE">
        <w:rPr>
          <w:lang w:val="en-US"/>
        </w:rPr>
        <w:t xml:space="preserve">The </w:t>
      </w:r>
      <w:r w:rsidRPr="00AC4FFE">
        <w:rPr>
          <w:i/>
          <w:iCs/>
          <w:lang w:val="en-US"/>
        </w:rPr>
        <w:t>Third Party Verifier</w:t>
      </w:r>
      <w:r w:rsidRPr="00AC4FFE">
        <w:rPr>
          <w:lang w:val="en-US"/>
        </w:rPr>
        <w:t>* shall</w:t>
      </w:r>
      <w:r w:rsidR="00C968E3" w:rsidRPr="00AC4FFE">
        <w:rPr>
          <w:lang w:val="en-US"/>
        </w:rPr>
        <w:t xml:space="preserve"> </w:t>
      </w:r>
      <w:r w:rsidRPr="00AC4FFE">
        <w:rPr>
          <w:lang w:val="en-US"/>
        </w:rPr>
        <w:t>verify the elements found in</w:t>
      </w:r>
      <w:r w:rsidR="009D2F9D" w:rsidRPr="00AC4FFE">
        <w:rPr>
          <w:lang w:val="en-US"/>
        </w:rPr>
        <w:t xml:space="preserve"> </w:t>
      </w:r>
      <w:r w:rsidR="00CA5B7A" w:rsidRPr="00E32AD4">
        <w:rPr>
          <w:lang w:val="en-US"/>
        </w:rPr>
        <w:fldChar w:fldCharType="begin"/>
      </w:r>
      <w:r w:rsidR="00CA5B7A" w:rsidRPr="00E32AD4">
        <w:rPr>
          <w:lang w:val="en-US"/>
        </w:rPr>
        <w:instrText xml:space="preserve"> REF _Ref109055646 \h </w:instrText>
      </w:r>
      <w:r w:rsidR="004F35A2" w:rsidRPr="00E32AD4">
        <w:rPr>
          <w:lang w:val="en-US"/>
        </w:rPr>
        <w:instrText xml:space="preserve"> \* MERGEFORMAT </w:instrText>
      </w:r>
      <w:r w:rsidR="00CA5B7A" w:rsidRPr="00E32AD4">
        <w:rPr>
          <w:lang w:val="en-US"/>
        </w:rPr>
      </w:r>
      <w:r w:rsidR="00CA5B7A" w:rsidRPr="00E32AD4">
        <w:rPr>
          <w:lang w:val="en-US"/>
        </w:rPr>
        <w:fldChar w:fldCharType="separate"/>
      </w:r>
      <w:ins w:id="175" w:author="Diana Franco Gil" w:date="2023-03-14T21:55:00Z">
        <w:r w:rsidR="00167A13" w:rsidRPr="00167A13">
          <w:rPr>
            <w:rFonts w:cstheme="minorHAnsi"/>
            <w:lang w:val="en-GB"/>
          </w:rPr>
          <w:t xml:space="preserve">Annex 1: </w:t>
        </w:r>
        <w:r w:rsidR="00167A13" w:rsidRPr="00167A13">
          <w:rPr>
            <w:rFonts w:cstheme="minorHAnsi"/>
          </w:rPr>
          <w:t>Third Party Verification Checklist</w:t>
        </w:r>
      </w:ins>
      <w:r w:rsidR="00CA5B7A" w:rsidRPr="00E32AD4">
        <w:rPr>
          <w:lang w:val="en-US"/>
        </w:rPr>
        <w:fldChar w:fldCharType="end"/>
      </w:r>
      <w:r w:rsidR="00CA5B7A" w:rsidRPr="00AC4FFE">
        <w:rPr>
          <w:lang w:val="en-US"/>
        </w:rPr>
        <w:t xml:space="preserve"> </w:t>
      </w:r>
      <w:r w:rsidRPr="00AC4FFE">
        <w:rPr>
          <w:lang w:val="en-US"/>
        </w:rPr>
        <w:t>at the relevant stages of the process</w:t>
      </w:r>
      <w:r w:rsidR="00C968E3" w:rsidRPr="00AC4FFE">
        <w:rPr>
          <w:lang w:val="en-US"/>
        </w:rPr>
        <w:t xml:space="preserve"> t</w:t>
      </w:r>
      <w:r w:rsidR="00BD3471" w:rsidRPr="00AC4FFE">
        <w:rPr>
          <w:lang w:val="en-US"/>
        </w:rPr>
        <w:t xml:space="preserve">o ensure the </w:t>
      </w:r>
      <w:r w:rsidR="001E4775" w:rsidRPr="00AC4FFE">
        <w:rPr>
          <w:lang w:val="en-US"/>
        </w:rPr>
        <w:t xml:space="preserve">objectives of the </w:t>
      </w:r>
      <w:r w:rsidR="001E4775" w:rsidRPr="00AC4FFE">
        <w:rPr>
          <w:i/>
          <w:iCs/>
          <w:lang w:val="en-US"/>
        </w:rPr>
        <w:t>FSC Remedy Framework</w:t>
      </w:r>
      <w:r w:rsidR="001E4775" w:rsidRPr="00AC4FFE">
        <w:rPr>
          <w:lang w:val="en-US"/>
        </w:rPr>
        <w:t xml:space="preserve"> </w:t>
      </w:r>
      <w:r w:rsidR="00861CE3" w:rsidRPr="00AC4FFE">
        <w:rPr>
          <w:lang w:val="en-US"/>
        </w:rPr>
        <w:t>are achieved</w:t>
      </w:r>
      <w:r w:rsidR="00E24DC4" w:rsidRPr="00AC4FFE">
        <w:rPr>
          <w:lang w:val="en-US"/>
        </w:rPr>
        <w:t xml:space="preserve"> and the proper process is followed</w:t>
      </w:r>
      <w:r w:rsidR="00C968E3" w:rsidRPr="00AC4FFE">
        <w:rPr>
          <w:lang w:val="en-US"/>
        </w:rPr>
        <w:t>.</w:t>
      </w:r>
      <w:bookmarkEnd w:id="174"/>
    </w:p>
    <w:p w14:paraId="33692BCB" w14:textId="3452D86A" w:rsidR="000E414F" w:rsidRPr="00AC4FFE" w:rsidRDefault="6D578EB4" w:rsidP="00510772">
      <w:pPr>
        <w:pStyle w:val="Clause1-Heading"/>
        <w:numPr>
          <w:ilvl w:val="0"/>
          <w:numId w:val="79"/>
        </w:numPr>
        <w:jc w:val="both"/>
        <w:outlineLvl w:val="9"/>
        <w:rPr>
          <w:rFonts w:asciiTheme="minorHAnsi" w:hAnsiTheme="minorHAnsi" w:cstheme="minorHAnsi"/>
          <w:b/>
          <w:lang w:val="en-US"/>
        </w:rPr>
      </w:pPr>
      <w:bookmarkStart w:id="176" w:name="_Ref109465778"/>
      <w:r w:rsidRPr="00AC4FFE">
        <w:rPr>
          <w:rFonts w:asciiTheme="minorHAnsi" w:hAnsiTheme="minorHAnsi" w:cstheme="minorHAnsi"/>
          <w:b/>
          <w:lang w:val="en-US"/>
        </w:rPr>
        <w:t xml:space="preserve">Monitoring by </w:t>
      </w:r>
      <w:r w:rsidRPr="00AC4FFE">
        <w:rPr>
          <w:rFonts w:asciiTheme="minorHAnsi" w:hAnsiTheme="minorHAnsi" w:cstheme="minorHAnsi"/>
          <w:b/>
          <w:i/>
          <w:lang w:val="en-US"/>
        </w:rPr>
        <w:t>The Organization</w:t>
      </w:r>
      <w:r w:rsidR="00656BB7" w:rsidRPr="00AC4FFE">
        <w:rPr>
          <w:rFonts w:asciiTheme="minorHAnsi" w:hAnsiTheme="minorHAnsi" w:cstheme="minorHAnsi"/>
          <w:b/>
          <w:i/>
          <w:lang w:val="en-US"/>
        </w:rPr>
        <w:t>*</w:t>
      </w:r>
      <w:r w:rsidRPr="00AC4FFE">
        <w:rPr>
          <w:rFonts w:asciiTheme="minorHAnsi" w:hAnsiTheme="minorHAnsi" w:cstheme="minorHAnsi"/>
          <w:b/>
          <w:lang w:val="en-US"/>
        </w:rPr>
        <w:t xml:space="preserve"> or </w:t>
      </w:r>
      <w:r w:rsidRPr="00AC4FFE">
        <w:rPr>
          <w:rFonts w:asciiTheme="minorHAnsi" w:hAnsiTheme="minorHAnsi" w:cstheme="minorHAnsi"/>
          <w:b/>
          <w:i/>
          <w:lang w:val="en-US"/>
        </w:rPr>
        <w:t>Corporate Group</w:t>
      </w:r>
      <w:r w:rsidR="001B522D" w:rsidRPr="00AC4FFE">
        <w:rPr>
          <w:rFonts w:asciiTheme="minorHAnsi" w:hAnsiTheme="minorHAnsi" w:cstheme="minorHAnsi"/>
          <w:b/>
          <w:i/>
          <w:lang w:val="en-US"/>
        </w:rPr>
        <w:t>*</w:t>
      </w:r>
      <w:bookmarkEnd w:id="176"/>
    </w:p>
    <w:p w14:paraId="0E92C531" w14:textId="77777777" w:rsidR="00842F4E" w:rsidRPr="00AC4FFE" w:rsidRDefault="00842F4E" w:rsidP="00D645A3">
      <w:pPr>
        <w:jc w:val="both"/>
        <w:rPr>
          <w:rFonts w:cs="Arial"/>
          <w:b/>
          <w:bCs/>
        </w:rPr>
      </w:pPr>
      <w:r w:rsidRPr="00AC4FFE">
        <w:rPr>
          <w:rFonts w:cs="Arial"/>
          <w:b/>
          <w:bCs/>
        </w:rPr>
        <w:t>Core requirements</w:t>
      </w:r>
    </w:p>
    <w:p w14:paraId="71741D3E" w14:textId="1DDCCBB7" w:rsidR="00842F4E" w:rsidRPr="00AC4FFE" w:rsidRDefault="01FD3053" w:rsidP="00510772">
      <w:pPr>
        <w:pStyle w:val="Clause2"/>
        <w:ind w:left="1143"/>
        <w:jc w:val="both"/>
        <w:rPr>
          <w:lang w:val="en-US"/>
        </w:rPr>
      </w:pPr>
      <w:bookmarkStart w:id="177" w:name="_Ref109124285"/>
      <w:r w:rsidRPr="00AC4FFE">
        <w:rPr>
          <w:i/>
          <w:lang w:val="en-US"/>
        </w:rPr>
        <w:t xml:space="preserve">The Organization* </w:t>
      </w:r>
      <w:r w:rsidRPr="00AC4FFE">
        <w:rPr>
          <w:lang w:val="en-US"/>
        </w:rPr>
        <w:t xml:space="preserve">or the </w:t>
      </w:r>
      <w:r w:rsidRPr="00AC4FFE">
        <w:rPr>
          <w:i/>
          <w:lang w:val="en-US"/>
        </w:rPr>
        <w:t xml:space="preserve">corporate group* </w:t>
      </w:r>
      <w:r w:rsidRPr="00AC4FFE">
        <w:rPr>
          <w:lang w:val="en-US"/>
        </w:rPr>
        <w:t xml:space="preserve">shall consult </w:t>
      </w:r>
      <w:r w:rsidR="00024A47" w:rsidRPr="00AC4FFE">
        <w:rPr>
          <w:i/>
          <w:color w:val="5BC3F5" w:themeColor="accent5"/>
          <w:lang w:val="en-US"/>
        </w:rPr>
        <w:t>i</w:t>
      </w:r>
      <w:r w:rsidRPr="00AC4FFE">
        <w:rPr>
          <w:i/>
          <w:color w:val="5BC3F5" w:themeColor="accent5"/>
          <w:lang w:val="en-US"/>
        </w:rPr>
        <w:t>mpacted</w:t>
      </w:r>
      <w:r w:rsidR="19337299" w:rsidRPr="00AC4FFE">
        <w:rPr>
          <w:i/>
          <w:color w:val="5BC3F5" w:themeColor="accent5"/>
          <w:lang w:val="en-US"/>
        </w:rPr>
        <w:t xml:space="preserve"> rights holders</w:t>
      </w:r>
      <w:r w:rsidR="19337299" w:rsidRPr="00AC4FFE">
        <w:rPr>
          <w:i/>
          <w:iCs/>
          <w:lang w:val="en-US"/>
        </w:rPr>
        <w:t xml:space="preserve">* </w:t>
      </w:r>
      <w:r w:rsidR="19337299" w:rsidRPr="00AC4FFE">
        <w:rPr>
          <w:lang w:val="en-US"/>
        </w:rPr>
        <w:t xml:space="preserve">to monitor their </w:t>
      </w:r>
      <w:r w:rsidR="008E3231" w:rsidRPr="00AC4FFE">
        <w:rPr>
          <w:lang w:val="en-US"/>
        </w:rPr>
        <w:t>satisfaction</w:t>
      </w:r>
      <w:r w:rsidR="19337299" w:rsidRPr="00AC4FFE">
        <w:rPr>
          <w:lang w:val="en-US"/>
        </w:rPr>
        <w:t xml:space="preserve"> with progress</w:t>
      </w:r>
      <w:r w:rsidR="00B6796F" w:rsidRPr="00AC4FFE">
        <w:rPr>
          <w:lang w:val="en-US"/>
        </w:rPr>
        <w:t xml:space="preserve"> towards signed agreements for </w:t>
      </w:r>
      <w:r w:rsidR="00B6796F" w:rsidRPr="00AC4FFE">
        <w:rPr>
          <w:i/>
          <w:iCs/>
          <w:lang w:val="en-US"/>
        </w:rPr>
        <w:t>remedy of harm*</w:t>
      </w:r>
      <w:r w:rsidR="00B6796F" w:rsidRPr="00AC4FFE">
        <w:rPr>
          <w:lang w:val="en-US"/>
        </w:rPr>
        <w:t xml:space="preserve"> and, after the </w:t>
      </w:r>
      <w:r w:rsidR="00E56E3C" w:rsidRPr="00AC4FFE">
        <w:rPr>
          <w:lang w:val="en-US"/>
        </w:rPr>
        <w:t>agreements</w:t>
      </w:r>
      <w:r w:rsidR="00B6796F" w:rsidRPr="00AC4FFE">
        <w:rPr>
          <w:lang w:val="en-US"/>
        </w:rPr>
        <w:t xml:space="preserve"> have been </w:t>
      </w:r>
      <w:r w:rsidR="00E56E3C" w:rsidRPr="00AC4FFE">
        <w:rPr>
          <w:lang w:val="en-US"/>
        </w:rPr>
        <w:t>signed</w:t>
      </w:r>
      <w:r w:rsidR="00B6796F" w:rsidRPr="00AC4FFE">
        <w:rPr>
          <w:lang w:val="en-US"/>
        </w:rPr>
        <w:t xml:space="preserve">, with the implementation of </w:t>
      </w:r>
      <w:r w:rsidR="00B6796F" w:rsidRPr="00AC4FFE">
        <w:rPr>
          <w:i/>
          <w:iCs/>
          <w:lang w:val="en-US"/>
        </w:rPr>
        <w:t>remedy of harm*</w:t>
      </w:r>
      <w:r w:rsidR="00B6796F" w:rsidRPr="00AC4FFE">
        <w:rPr>
          <w:lang w:val="en-US"/>
        </w:rPr>
        <w:t>.</w:t>
      </w:r>
      <w:bookmarkEnd w:id="177"/>
    </w:p>
    <w:p w14:paraId="0B746FFA" w14:textId="3B8E6086" w:rsidR="00B6796F" w:rsidRPr="00AC4FFE" w:rsidRDefault="004646C0" w:rsidP="00510772">
      <w:pPr>
        <w:pStyle w:val="Clause2"/>
        <w:ind w:left="1143"/>
        <w:jc w:val="both"/>
        <w:rPr>
          <w:lang w:val="en-US"/>
        </w:rPr>
      </w:pPr>
      <w:bookmarkStart w:id="178" w:name="_Ref95256115"/>
      <w:r w:rsidRPr="00AC4FFE">
        <w:rPr>
          <w:i/>
          <w:lang w:val="en-US"/>
        </w:rPr>
        <w:t>The</w:t>
      </w:r>
      <w:r w:rsidRPr="00AC4FFE">
        <w:rPr>
          <w:i/>
          <w:iCs/>
          <w:lang w:val="en-US"/>
        </w:rPr>
        <w:t xml:space="preserve"> Organization* </w:t>
      </w:r>
      <w:r w:rsidRPr="00AC4FFE">
        <w:rPr>
          <w:lang w:val="en-US"/>
        </w:rPr>
        <w:t>or the</w:t>
      </w:r>
      <w:r w:rsidRPr="00AC4FFE">
        <w:rPr>
          <w:i/>
          <w:iCs/>
          <w:lang w:val="en-US"/>
        </w:rPr>
        <w:t xml:space="preserve"> corporate group*</w:t>
      </w:r>
      <w:r w:rsidRPr="00AC4FFE">
        <w:rPr>
          <w:lang w:val="en-US"/>
        </w:rPr>
        <w:t xml:space="preserve"> shall assess and monitor the implementation of </w:t>
      </w:r>
      <w:r w:rsidRPr="00AC4FFE">
        <w:rPr>
          <w:i/>
          <w:iCs/>
          <w:lang w:val="en-US"/>
        </w:rPr>
        <w:t>remedy*</w:t>
      </w:r>
      <w:r w:rsidRPr="00AC4FFE">
        <w:rPr>
          <w:lang w:val="en-US"/>
        </w:rPr>
        <w:t xml:space="preserve"> against the indicators in the Remedy Plan until </w:t>
      </w:r>
      <w:r w:rsidRPr="00AC4FFE">
        <w:rPr>
          <w:i/>
          <w:iCs/>
          <w:lang w:val="en-US"/>
        </w:rPr>
        <w:t>remedy*</w:t>
      </w:r>
      <w:r w:rsidRPr="00AC4FFE">
        <w:rPr>
          <w:lang w:val="en-US"/>
        </w:rPr>
        <w:t xml:space="preserve"> has been</w:t>
      </w:r>
      <w:r w:rsidR="004D51B8" w:rsidRPr="00AC4FFE">
        <w:rPr>
          <w:lang w:val="en-US"/>
        </w:rPr>
        <w:t xml:space="preserve"> </w:t>
      </w:r>
      <w:r w:rsidR="009700A0" w:rsidRPr="00AC4FFE">
        <w:rPr>
          <w:lang w:val="en-US"/>
        </w:rPr>
        <w:t>completed</w:t>
      </w:r>
      <w:r w:rsidRPr="00AC4FFE">
        <w:rPr>
          <w:lang w:val="en-US"/>
        </w:rPr>
        <w:t>.</w:t>
      </w:r>
      <w:bookmarkEnd w:id="178"/>
    </w:p>
    <w:p w14:paraId="4D35A726" w14:textId="151A4FA9" w:rsidR="004646C0" w:rsidRPr="00AC4FFE" w:rsidRDefault="00E83545" w:rsidP="00510772">
      <w:pPr>
        <w:pStyle w:val="Clause2"/>
        <w:ind w:left="1143"/>
        <w:jc w:val="both"/>
        <w:rPr>
          <w:lang w:val="en-US"/>
        </w:rPr>
      </w:pPr>
      <w:bookmarkStart w:id="179" w:name="_Ref95256117"/>
      <w:bookmarkStart w:id="180" w:name="_Ref109124232"/>
      <w:r w:rsidRPr="00AC4FFE">
        <w:rPr>
          <w:i/>
          <w:lang w:val="en-US"/>
        </w:rPr>
        <w:t>The</w:t>
      </w:r>
      <w:r w:rsidRPr="00AC4FFE">
        <w:rPr>
          <w:i/>
          <w:iCs/>
          <w:lang w:val="en-US"/>
        </w:rPr>
        <w:t xml:space="preserve"> Organization* </w:t>
      </w:r>
      <w:r w:rsidRPr="00AC4FFE">
        <w:rPr>
          <w:lang w:val="en-US"/>
        </w:rPr>
        <w:t>or</w:t>
      </w:r>
      <w:r w:rsidRPr="00AC4FFE">
        <w:rPr>
          <w:i/>
          <w:iCs/>
          <w:lang w:val="en-US"/>
        </w:rPr>
        <w:t xml:space="preserve"> </w:t>
      </w:r>
      <w:r w:rsidRPr="00AC4FFE">
        <w:rPr>
          <w:lang w:val="en-US"/>
        </w:rPr>
        <w:t>the</w:t>
      </w:r>
      <w:r w:rsidRPr="00AC4FFE">
        <w:rPr>
          <w:i/>
          <w:iCs/>
          <w:lang w:val="en-US"/>
        </w:rPr>
        <w:t xml:space="preserve"> corporate group* </w:t>
      </w:r>
      <w:r w:rsidRPr="00AC4FFE">
        <w:rPr>
          <w:lang w:val="en-US"/>
        </w:rPr>
        <w:t xml:space="preserve">shall record the results of monitoring it undertakes, or commissions, in reports that shall be made available to the </w:t>
      </w:r>
      <w:r w:rsidRPr="00AC4FFE">
        <w:rPr>
          <w:i/>
          <w:iCs/>
          <w:lang w:val="en-US"/>
        </w:rPr>
        <w:t>Third</w:t>
      </w:r>
      <w:r w:rsidR="00001D04" w:rsidRPr="00AC4FFE">
        <w:rPr>
          <w:i/>
          <w:iCs/>
          <w:lang w:val="en-US"/>
        </w:rPr>
        <w:t xml:space="preserve"> </w:t>
      </w:r>
      <w:r w:rsidRPr="00AC4FFE">
        <w:rPr>
          <w:i/>
          <w:iCs/>
          <w:lang w:val="en-US"/>
        </w:rPr>
        <w:t>Party Verifier*</w:t>
      </w:r>
      <w:r w:rsidR="00E907A6" w:rsidRPr="00AC4FFE">
        <w:rPr>
          <w:i/>
          <w:iCs/>
          <w:lang w:val="en-US"/>
        </w:rPr>
        <w:t>.</w:t>
      </w:r>
      <w:r w:rsidRPr="00AC4FFE">
        <w:rPr>
          <w:lang w:val="en-US"/>
        </w:rPr>
        <w:t xml:space="preserve"> </w:t>
      </w:r>
      <w:bookmarkEnd w:id="179"/>
      <w:bookmarkEnd w:id="180"/>
    </w:p>
    <w:p w14:paraId="0C106AA5" w14:textId="54D6F1F1" w:rsidR="00DC2E5E" w:rsidRPr="00AC4FFE" w:rsidRDefault="00DC2E5E" w:rsidP="00D645A3">
      <w:pPr>
        <w:jc w:val="both"/>
        <w:rPr>
          <w:rFonts w:cs="Arial"/>
          <w:b/>
          <w:bCs/>
        </w:rPr>
      </w:pPr>
      <w:r w:rsidRPr="00AC4FFE">
        <w:rPr>
          <w:rFonts w:cs="Arial"/>
          <w:b/>
          <w:bCs/>
        </w:rPr>
        <w:t>Additional requirements</w:t>
      </w:r>
    </w:p>
    <w:p w14:paraId="5CFA7CA8" w14:textId="69452A74" w:rsidR="0C8FB8A4" w:rsidRPr="00AC4FFE" w:rsidRDefault="0C8FB8A4" w:rsidP="00510772">
      <w:pPr>
        <w:pStyle w:val="Clause2"/>
        <w:ind w:left="1143"/>
        <w:jc w:val="both"/>
        <w:rPr>
          <w:lang w:val="en-US"/>
        </w:rPr>
      </w:pPr>
      <w:r w:rsidRPr="00AC4FFE">
        <w:rPr>
          <w:lang w:val="en-US"/>
        </w:rPr>
        <w:t xml:space="preserve">The </w:t>
      </w:r>
      <w:r w:rsidRPr="00AC4FFE">
        <w:rPr>
          <w:i/>
          <w:iCs/>
          <w:lang w:val="en-US"/>
        </w:rPr>
        <w:t>corporate group*</w:t>
      </w:r>
      <w:r w:rsidRPr="00AC4FFE">
        <w:rPr>
          <w:lang w:val="en-US"/>
        </w:rPr>
        <w:t xml:space="preserve"> shall make its monitoring reports available to the</w:t>
      </w:r>
      <w:r w:rsidRPr="00AC4FFE">
        <w:rPr>
          <w:i/>
          <w:iCs/>
          <w:lang w:val="en-US"/>
        </w:rPr>
        <w:t xml:space="preserve"> Core Dialogue Group*</w:t>
      </w:r>
      <w:r w:rsidR="002303A4" w:rsidRPr="00AC4FFE">
        <w:rPr>
          <w:i/>
          <w:iCs/>
          <w:lang w:val="en-US"/>
        </w:rPr>
        <w:t>.</w:t>
      </w:r>
    </w:p>
    <w:p w14:paraId="79FC3940" w14:textId="2B25CDB1" w:rsidR="00E83545" w:rsidRPr="00AC4FFE" w:rsidRDefault="00207F2B" w:rsidP="00510772">
      <w:pPr>
        <w:pStyle w:val="Clause2"/>
        <w:ind w:left="1143"/>
        <w:jc w:val="both"/>
        <w:rPr>
          <w:lang w:val="en-US"/>
        </w:rPr>
      </w:pPr>
      <w:bookmarkStart w:id="181" w:name="_Ref108786164"/>
      <w:r w:rsidRPr="00AC4FFE">
        <w:rPr>
          <w:i/>
          <w:lang w:val="en-US"/>
        </w:rPr>
        <w:t>Independent</w:t>
      </w:r>
      <w:r w:rsidRPr="00AC4FFE">
        <w:rPr>
          <w:lang w:val="en-US"/>
        </w:rPr>
        <w:t>* monitoring of P</w:t>
      </w:r>
      <w:r w:rsidR="00F37B7C" w:rsidRPr="00AC4FFE">
        <w:rPr>
          <w:lang w:val="en-US"/>
        </w:rPr>
        <w:t xml:space="preserve">olicy for </w:t>
      </w:r>
      <w:r w:rsidRPr="00AC4FFE">
        <w:rPr>
          <w:lang w:val="en-US"/>
        </w:rPr>
        <w:t>A</w:t>
      </w:r>
      <w:r w:rsidR="006E3659" w:rsidRPr="00AC4FFE">
        <w:rPr>
          <w:lang w:val="en-US"/>
        </w:rPr>
        <w:t>ssociation</w:t>
      </w:r>
      <w:r w:rsidRPr="00AC4FFE">
        <w:rPr>
          <w:lang w:val="en-US"/>
        </w:rPr>
        <w:t xml:space="preserve"> </w:t>
      </w:r>
      <w:r w:rsidR="0018007D" w:rsidRPr="00AC4FFE">
        <w:rPr>
          <w:lang w:val="en-US"/>
        </w:rPr>
        <w:t xml:space="preserve">conformity </w:t>
      </w:r>
      <w:r w:rsidRPr="00AC4FFE">
        <w:rPr>
          <w:lang w:val="en-US"/>
        </w:rPr>
        <w:t xml:space="preserve">shall be </w:t>
      </w:r>
      <w:r w:rsidRPr="00AC4FFE" w:rsidDel="00A56F38">
        <w:rPr>
          <w:lang w:val="en-US"/>
        </w:rPr>
        <w:t>undertaken</w:t>
      </w:r>
      <w:r w:rsidR="7F9717D7" w:rsidRPr="00AC4FFE" w:rsidDel="00A56F38">
        <w:rPr>
          <w:lang w:val="en-US"/>
        </w:rPr>
        <w:t>. P</w:t>
      </w:r>
      <w:r w:rsidRPr="00AC4FFE">
        <w:rPr>
          <w:lang w:val="en-US"/>
        </w:rPr>
        <w:t xml:space="preserve">ublic summaries </w:t>
      </w:r>
      <w:r w:rsidR="7F9717D7" w:rsidRPr="00AC4FFE">
        <w:rPr>
          <w:lang w:val="en-US"/>
        </w:rPr>
        <w:t>of monitoring results shall be</w:t>
      </w:r>
      <w:r w:rsidRPr="00AC4FFE">
        <w:rPr>
          <w:lang w:val="en-US"/>
        </w:rPr>
        <w:t xml:space="preserve"> published annually and full reports made available to the </w:t>
      </w:r>
      <w:r w:rsidRPr="00AC4FFE">
        <w:rPr>
          <w:i/>
          <w:iCs/>
          <w:lang w:val="en-US"/>
        </w:rPr>
        <w:t xml:space="preserve">Third Party Verifier*. </w:t>
      </w:r>
      <w:r w:rsidRPr="00AC4FFE">
        <w:rPr>
          <w:lang w:val="en-US"/>
        </w:rPr>
        <w:t xml:space="preserve">(See </w:t>
      </w:r>
      <w:r w:rsidR="00E248D9" w:rsidRPr="00E32AD4">
        <w:rPr>
          <w:i/>
          <w:lang w:val="en-US"/>
        </w:rPr>
        <w:fldChar w:fldCharType="begin"/>
      </w:r>
      <w:r w:rsidR="00E248D9" w:rsidRPr="00E32AD4">
        <w:rPr>
          <w:i/>
          <w:lang w:val="en-US"/>
        </w:rPr>
        <w:instrText xml:space="preserve"> REF _Ref108785457 \h </w:instrText>
      </w:r>
      <w:r w:rsidR="002E70EE" w:rsidRPr="00E32AD4">
        <w:rPr>
          <w:i/>
          <w:iCs/>
          <w:lang w:val="en-US"/>
        </w:rPr>
        <w:instrText xml:space="preserve"> \* MERGEFORMAT </w:instrText>
      </w:r>
      <w:r w:rsidR="00E248D9" w:rsidRPr="00E32AD4">
        <w:rPr>
          <w:i/>
          <w:lang w:val="en-US"/>
        </w:rPr>
      </w:r>
      <w:r w:rsidR="00E248D9" w:rsidRPr="00E32AD4">
        <w:rPr>
          <w:i/>
          <w:lang w:val="en-US"/>
        </w:rPr>
        <w:fldChar w:fldCharType="separate"/>
      </w:r>
      <w:ins w:id="182" w:author="Diana Franco Gil" w:date="2023-03-14T21:55:00Z">
        <w:r w:rsidR="00167A13" w:rsidRPr="00167A13">
          <w:rPr>
            <w:rFonts w:cstheme="minorHAnsi"/>
          </w:rPr>
          <w:t xml:space="preserve">Annex 4: Indicators for evaluating Conformity with the </w:t>
        </w:r>
        <w:r w:rsidR="00167A13" w:rsidRPr="00167A13">
          <w:rPr>
            <w:rFonts w:cstheme="minorHAnsi"/>
            <w:i/>
          </w:rPr>
          <w:t>Policy for the Association of Organizations with FSC</w:t>
        </w:r>
      </w:ins>
      <w:r w:rsidR="00E248D9" w:rsidRPr="00E32AD4">
        <w:rPr>
          <w:i/>
          <w:lang w:val="en-US"/>
        </w:rPr>
        <w:fldChar w:fldCharType="end"/>
      </w:r>
      <w:r w:rsidRPr="00AC4FFE">
        <w:rPr>
          <w:lang w:val="en-US"/>
        </w:rPr>
        <w:t>).</w:t>
      </w:r>
      <w:bookmarkEnd w:id="181"/>
    </w:p>
    <w:p w14:paraId="65D9F251" w14:textId="77777777" w:rsidR="009F23CB" w:rsidRDefault="0045267C" w:rsidP="009F23CB">
      <w:pPr>
        <w:pStyle w:val="Clause2"/>
        <w:ind w:left="1143"/>
        <w:jc w:val="both"/>
        <w:rPr>
          <w:i/>
          <w:lang w:val="en-US"/>
        </w:rPr>
      </w:pPr>
      <w:bookmarkStart w:id="183" w:name="_Ref95256241"/>
      <w:r w:rsidRPr="00AC4FFE">
        <w:rPr>
          <w:i/>
          <w:lang w:val="en-US"/>
        </w:rPr>
        <w:t>The</w:t>
      </w:r>
      <w:r w:rsidRPr="00AC4FFE">
        <w:rPr>
          <w:i/>
          <w:iCs/>
          <w:lang w:val="en-US"/>
        </w:rPr>
        <w:t xml:space="preserve"> corporate group*</w:t>
      </w:r>
      <w:r w:rsidRPr="00AC4FFE">
        <w:rPr>
          <w:i/>
          <w:lang w:val="en-US"/>
        </w:rPr>
        <w:t xml:space="preserve"> </w:t>
      </w:r>
      <w:r w:rsidRPr="00AC4FFE">
        <w:rPr>
          <w:iCs/>
          <w:lang w:val="en-US"/>
        </w:rPr>
        <w:t xml:space="preserve">shall make </w:t>
      </w:r>
      <w:r w:rsidR="00661706" w:rsidRPr="00AC4FFE">
        <w:rPr>
          <w:i/>
          <w:lang w:val="en-US"/>
        </w:rPr>
        <w:t>publicly available</w:t>
      </w:r>
      <w:r w:rsidR="00661706" w:rsidRPr="00AC4FFE">
        <w:rPr>
          <w:iCs/>
          <w:lang w:val="en-US"/>
        </w:rPr>
        <w:t xml:space="preserve">* </w:t>
      </w:r>
      <w:r w:rsidRPr="00AC4FFE">
        <w:rPr>
          <w:iCs/>
          <w:lang w:val="en-US"/>
        </w:rPr>
        <w:t>annual summaries of its progress towards developing</w:t>
      </w:r>
      <w:r w:rsidRPr="00AC4FFE">
        <w:rPr>
          <w:lang w:val="en-US"/>
        </w:rPr>
        <w:t xml:space="preserve"> </w:t>
      </w:r>
      <w:r w:rsidR="00DB4D90" w:rsidRPr="00AC4FFE">
        <w:rPr>
          <w:iCs/>
          <w:lang w:val="en-US"/>
        </w:rPr>
        <w:t>the</w:t>
      </w:r>
      <w:r w:rsidRPr="00AC4FFE">
        <w:rPr>
          <w:i/>
          <w:lang w:val="en-US"/>
        </w:rPr>
        <w:t xml:space="preserve"> </w:t>
      </w:r>
      <w:r w:rsidRPr="00AC4FFE">
        <w:rPr>
          <w:lang w:val="en-US"/>
        </w:rPr>
        <w:t>Remedy Plan</w:t>
      </w:r>
      <w:r w:rsidRPr="00AC4FFE">
        <w:rPr>
          <w:i/>
          <w:lang w:val="en-US"/>
        </w:rPr>
        <w:t xml:space="preserve"> </w:t>
      </w:r>
      <w:r w:rsidRPr="00AC4FFE">
        <w:rPr>
          <w:iCs/>
          <w:lang w:val="en-US"/>
        </w:rPr>
        <w:t>and implementing</w:t>
      </w:r>
      <w:r w:rsidRPr="00AC4FFE">
        <w:rPr>
          <w:i/>
          <w:lang w:val="en-US"/>
        </w:rPr>
        <w:t xml:space="preserve"> </w:t>
      </w:r>
      <w:r w:rsidRPr="00AC4FFE">
        <w:rPr>
          <w:i/>
          <w:iCs/>
          <w:lang w:val="en-US"/>
        </w:rPr>
        <w:t>remedy of harm</w:t>
      </w:r>
      <w:r w:rsidR="003B2CBA" w:rsidRPr="00AC4FFE">
        <w:rPr>
          <w:i/>
          <w:iCs/>
          <w:lang w:val="en-US"/>
        </w:rPr>
        <w:t>*</w:t>
      </w:r>
      <w:r w:rsidR="00661706" w:rsidRPr="00AC4FFE">
        <w:rPr>
          <w:i/>
          <w:iCs/>
          <w:lang w:val="en-US"/>
        </w:rPr>
        <w:t>.</w:t>
      </w:r>
      <w:bookmarkStart w:id="184" w:name="_Ref108786244"/>
      <w:bookmarkEnd w:id="183"/>
    </w:p>
    <w:p w14:paraId="4DBBC3B7" w14:textId="6929060C" w:rsidR="00A26C95" w:rsidRPr="009F23CB" w:rsidRDefault="004E3A9F" w:rsidP="009F23CB">
      <w:pPr>
        <w:pStyle w:val="Clause2"/>
        <w:ind w:left="1143"/>
        <w:jc w:val="both"/>
        <w:rPr>
          <w:i/>
          <w:lang w:val="en-US"/>
        </w:rPr>
      </w:pPr>
      <w:r w:rsidRPr="009F23CB">
        <w:rPr>
          <w:lang w:val="en-US"/>
        </w:rPr>
        <w:t xml:space="preserve">An </w:t>
      </w:r>
      <w:r w:rsidR="00680BCA" w:rsidRPr="009F23CB">
        <w:rPr>
          <w:i/>
          <w:iCs/>
          <w:lang w:val="en-US"/>
        </w:rPr>
        <w:t xml:space="preserve">independent* </w:t>
      </w:r>
      <w:r w:rsidR="00680BCA" w:rsidRPr="009F23CB">
        <w:rPr>
          <w:lang w:val="en-US"/>
        </w:rPr>
        <w:t>p</w:t>
      </w:r>
      <w:r w:rsidR="00F256E2" w:rsidRPr="009F23CB">
        <w:rPr>
          <w:lang w:val="en-US"/>
        </w:rPr>
        <w:t xml:space="preserve">articipatory evaluation of </w:t>
      </w:r>
      <w:r w:rsidR="00661706" w:rsidRPr="009F23CB">
        <w:rPr>
          <w:i/>
          <w:color w:val="B57E00" w:themeColor="accent3" w:themeShade="BF"/>
          <w:lang w:val="en-US"/>
        </w:rPr>
        <w:t xml:space="preserve">interested </w:t>
      </w:r>
      <w:r w:rsidR="00F256E2" w:rsidRPr="009F23CB">
        <w:rPr>
          <w:i/>
          <w:color w:val="B57E00" w:themeColor="accent3" w:themeShade="BF"/>
          <w:lang w:val="en-US"/>
        </w:rPr>
        <w:t>stakeholder</w:t>
      </w:r>
      <w:r w:rsidR="00F256E2" w:rsidRPr="009F23CB">
        <w:rPr>
          <w:i/>
          <w:iCs/>
          <w:lang w:val="en-US"/>
        </w:rPr>
        <w:t>*</w:t>
      </w:r>
      <w:r w:rsidR="00F256E2" w:rsidRPr="009F23CB">
        <w:rPr>
          <w:lang w:val="en-US"/>
        </w:rPr>
        <w:t xml:space="preserve"> engagement processes and of </w:t>
      </w:r>
      <w:r w:rsidR="00F256E2" w:rsidRPr="009F23CB">
        <w:rPr>
          <w:i/>
          <w:iCs/>
          <w:lang w:val="en-US"/>
        </w:rPr>
        <w:t>Core Dialogue Group*</w:t>
      </w:r>
      <w:r w:rsidR="00F256E2" w:rsidRPr="009F23CB">
        <w:rPr>
          <w:lang w:val="en-US"/>
        </w:rPr>
        <w:t xml:space="preserve"> members’ satisfaction with </w:t>
      </w:r>
      <w:r w:rsidR="00F256E2" w:rsidRPr="009F23CB">
        <w:rPr>
          <w:i/>
          <w:iCs/>
          <w:lang w:val="en-US"/>
        </w:rPr>
        <w:t>remedy</w:t>
      </w:r>
      <w:r w:rsidR="00E77006" w:rsidRPr="009F23CB">
        <w:rPr>
          <w:lang w:val="en-US"/>
        </w:rPr>
        <w:t>*</w:t>
      </w:r>
      <w:r w:rsidR="00F256E2" w:rsidRPr="009F23CB">
        <w:rPr>
          <w:lang w:val="en-US"/>
        </w:rPr>
        <w:t xml:space="preserve"> outcomes shall be undertaken.</w:t>
      </w:r>
      <w:bookmarkEnd w:id="184"/>
    </w:p>
    <w:p w14:paraId="4A7DF8B6" w14:textId="55A7608C" w:rsidR="004E4760" w:rsidRPr="00AC4FFE" w:rsidRDefault="6A73FB7F" w:rsidP="00510772">
      <w:pPr>
        <w:pStyle w:val="Clause1-Heading"/>
        <w:numPr>
          <w:ilvl w:val="0"/>
          <w:numId w:val="79"/>
        </w:numPr>
        <w:jc w:val="both"/>
        <w:outlineLvl w:val="9"/>
        <w:rPr>
          <w:rFonts w:asciiTheme="minorHAnsi" w:hAnsiTheme="minorHAnsi" w:cstheme="minorHAnsi"/>
          <w:b/>
          <w:lang w:val="en-US"/>
        </w:rPr>
      </w:pPr>
      <w:r w:rsidRPr="00AC4FFE">
        <w:rPr>
          <w:rFonts w:asciiTheme="minorHAnsi" w:hAnsiTheme="minorHAnsi" w:cstheme="minorHAnsi"/>
          <w:b/>
          <w:lang w:val="en-US"/>
        </w:rPr>
        <w:t xml:space="preserve">Verification of the </w:t>
      </w:r>
      <w:r w:rsidRPr="00AC4FFE">
        <w:rPr>
          <w:rFonts w:asciiTheme="minorHAnsi" w:hAnsiTheme="minorHAnsi" w:cstheme="minorHAnsi"/>
          <w:b/>
          <w:i/>
          <w:lang w:val="en-US"/>
        </w:rPr>
        <w:t>Initial Implementation Threshold</w:t>
      </w:r>
      <w:r w:rsidR="00040230" w:rsidRPr="00AC4FFE">
        <w:rPr>
          <w:rFonts w:asciiTheme="minorHAnsi" w:hAnsiTheme="minorHAnsi" w:cstheme="minorHAnsi"/>
          <w:b/>
          <w:lang w:val="en-US"/>
        </w:rPr>
        <w:t>*</w:t>
      </w:r>
      <w:r w:rsidRPr="00AC4FFE">
        <w:rPr>
          <w:rFonts w:asciiTheme="minorHAnsi" w:hAnsiTheme="minorHAnsi" w:cstheme="minorHAnsi"/>
          <w:b/>
          <w:lang w:val="en-US"/>
        </w:rPr>
        <w:t xml:space="preserve"> or the </w:t>
      </w:r>
      <w:r w:rsidRPr="00AC4FFE">
        <w:rPr>
          <w:rFonts w:asciiTheme="minorHAnsi" w:hAnsiTheme="minorHAnsi" w:cstheme="minorHAnsi"/>
          <w:b/>
          <w:i/>
          <w:lang w:val="en-US"/>
        </w:rPr>
        <w:t>Association Threshold</w:t>
      </w:r>
      <w:r w:rsidR="00F565B6" w:rsidRPr="00AC4FFE">
        <w:rPr>
          <w:rFonts w:asciiTheme="minorHAnsi" w:hAnsiTheme="minorHAnsi" w:cstheme="minorHAnsi"/>
          <w:b/>
          <w:i/>
          <w:lang w:val="en-US"/>
        </w:rPr>
        <w:t>*</w:t>
      </w:r>
    </w:p>
    <w:p w14:paraId="78D74CED" w14:textId="77777777" w:rsidR="004E4760" w:rsidRPr="00AC4FFE" w:rsidRDefault="004E4760" w:rsidP="00D645A3">
      <w:pPr>
        <w:jc w:val="both"/>
        <w:rPr>
          <w:rFonts w:cs="Arial"/>
          <w:b/>
          <w:bCs/>
        </w:rPr>
      </w:pPr>
      <w:r w:rsidRPr="00AC4FFE">
        <w:rPr>
          <w:rFonts w:cs="Arial"/>
          <w:b/>
          <w:bCs/>
        </w:rPr>
        <w:t>Core requirements</w:t>
      </w:r>
    </w:p>
    <w:p w14:paraId="7D95E27B" w14:textId="7BA8BFE2" w:rsidR="009A7CA1" w:rsidRPr="00AC4FFE" w:rsidRDefault="7E6244D0" w:rsidP="00510772">
      <w:pPr>
        <w:pStyle w:val="Clause2"/>
        <w:ind w:left="1143"/>
        <w:jc w:val="both"/>
        <w:rPr>
          <w:lang w:val="en-US"/>
        </w:rPr>
      </w:pPr>
      <w:r w:rsidRPr="00AC4FFE">
        <w:rPr>
          <w:i/>
          <w:iCs/>
          <w:lang w:val="en-US"/>
        </w:rPr>
        <w:t xml:space="preserve">The Organization* </w:t>
      </w:r>
      <w:r w:rsidRPr="00AC4FFE">
        <w:rPr>
          <w:lang w:val="en-US"/>
        </w:rPr>
        <w:t>or</w:t>
      </w:r>
      <w:r w:rsidRPr="00AC4FFE">
        <w:rPr>
          <w:i/>
          <w:iCs/>
          <w:lang w:val="en-US"/>
        </w:rPr>
        <w:t xml:space="preserve"> </w:t>
      </w:r>
      <w:r w:rsidRPr="00AC4FFE">
        <w:rPr>
          <w:lang w:val="en-US"/>
        </w:rPr>
        <w:t>the</w:t>
      </w:r>
      <w:r w:rsidRPr="00AC4FFE">
        <w:rPr>
          <w:i/>
          <w:iCs/>
          <w:lang w:val="en-US"/>
        </w:rPr>
        <w:t xml:space="preserve"> corporate group*</w:t>
      </w:r>
      <w:r w:rsidRPr="00AC4FFE">
        <w:rPr>
          <w:lang w:val="en-US"/>
        </w:rPr>
        <w:t xml:space="preserve"> shall request verification by the </w:t>
      </w:r>
      <w:r w:rsidRPr="00AC4FFE">
        <w:rPr>
          <w:i/>
          <w:iCs/>
          <w:lang w:val="en-US"/>
        </w:rPr>
        <w:t>Third</w:t>
      </w:r>
      <w:r w:rsidR="1E005AB5" w:rsidRPr="00AC4FFE">
        <w:rPr>
          <w:i/>
          <w:iCs/>
          <w:lang w:val="en-US"/>
        </w:rPr>
        <w:t xml:space="preserve"> </w:t>
      </w:r>
      <w:r w:rsidRPr="00AC4FFE">
        <w:rPr>
          <w:i/>
          <w:iCs/>
          <w:lang w:val="en-US"/>
        </w:rPr>
        <w:t>Party Verifier*</w:t>
      </w:r>
      <w:r w:rsidRPr="00AC4FFE">
        <w:rPr>
          <w:lang w:val="en-US"/>
        </w:rPr>
        <w:t xml:space="preserve"> when it concludes that it has </w:t>
      </w:r>
      <w:r w:rsidR="2324C0F4" w:rsidRPr="00AC4FFE">
        <w:rPr>
          <w:lang w:val="en-US"/>
        </w:rPr>
        <w:t xml:space="preserve">met </w:t>
      </w:r>
      <w:r w:rsidRPr="00AC4FFE">
        <w:rPr>
          <w:lang w:val="en-US"/>
        </w:rPr>
        <w:t xml:space="preserve">the </w:t>
      </w:r>
      <w:r w:rsidRPr="00AC4FFE">
        <w:rPr>
          <w:i/>
          <w:lang w:val="en-US"/>
        </w:rPr>
        <w:t>Initial Implementation Threshold</w:t>
      </w:r>
      <w:r w:rsidRPr="00AC4FFE">
        <w:rPr>
          <w:i/>
          <w:iCs/>
          <w:lang w:val="en-US"/>
        </w:rPr>
        <w:t xml:space="preserve">* </w:t>
      </w:r>
      <w:r w:rsidRPr="00AC4FFE">
        <w:rPr>
          <w:lang w:val="en-US"/>
        </w:rPr>
        <w:t>or</w:t>
      </w:r>
      <w:r w:rsidRPr="00AC4FFE">
        <w:rPr>
          <w:i/>
          <w:iCs/>
          <w:lang w:val="en-US"/>
        </w:rPr>
        <w:t xml:space="preserve"> Association Threshold*</w:t>
      </w:r>
      <w:r w:rsidRPr="00AC4FFE">
        <w:rPr>
          <w:lang w:val="en-US"/>
        </w:rPr>
        <w:t>, as described in the Remedy Plan(s).</w:t>
      </w:r>
      <w:r w:rsidRPr="00AC4FFE">
        <w:rPr>
          <w:i/>
          <w:iCs/>
          <w:lang w:val="en-US"/>
        </w:rPr>
        <w:t xml:space="preserve"> </w:t>
      </w:r>
      <w:r w:rsidRPr="00AC4FFE">
        <w:rPr>
          <w:lang w:val="en-US"/>
        </w:rPr>
        <w:t xml:space="preserve">Consideration </w:t>
      </w:r>
      <w:r w:rsidR="5C79D4CF" w:rsidRPr="00AC4FFE">
        <w:rPr>
          <w:lang w:val="en-US"/>
        </w:rPr>
        <w:t>shall be</w:t>
      </w:r>
      <w:r w:rsidRPr="00AC4FFE">
        <w:rPr>
          <w:lang w:val="en-US"/>
        </w:rPr>
        <w:t xml:space="preserve"> given to relevant </w:t>
      </w:r>
      <w:r w:rsidRPr="00AC4FFE">
        <w:rPr>
          <w:lang w:val="en-US"/>
        </w:rPr>
        <w:lastRenderedPageBreak/>
        <w:t>indicators</w:t>
      </w:r>
      <w:r w:rsidR="67F4B246" w:rsidRPr="00AC4FFE">
        <w:rPr>
          <w:lang w:val="en-US"/>
        </w:rPr>
        <w:t xml:space="preserve"> (see </w:t>
      </w:r>
      <w:r w:rsidR="00FB1C53" w:rsidRPr="00AC4FFE">
        <w:rPr>
          <w:lang w:val="en-US"/>
        </w:rPr>
        <w:t>24.2</w:t>
      </w:r>
      <w:r w:rsidR="00FB1C53" w:rsidRPr="00AC4FFE">
        <w:rPr>
          <w:lang w:val="en-US"/>
        </w:rPr>
        <w:fldChar w:fldCharType="begin"/>
      </w:r>
      <w:r w:rsidR="00FB1C53" w:rsidRPr="00AC4FFE">
        <w:rPr>
          <w:lang w:val="en-US"/>
        </w:rPr>
        <w:instrText xml:space="preserve"> REF _Ref108785962 \w \h </w:instrText>
      </w:r>
      <w:r w:rsidR="004F35A2" w:rsidRPr="00AC4FFE">
        <w:rPr>
          <w:lang w:val="en-US"/>
        </w:rPr>
        <w:instrText xml:space="preserve"> \* MERGEFORMAT </w:instrText>
      </w:r>
      <w:r w:rsidR="00FB1C53" w:rsidRPr="00AC4FFE">
        <w:rPr>
          <w:lang w:val="en-US"/>
        </w:rPr>
      </w:r>
      <w:r w:rsidR="00FB1C53" w:rsidRPr="00AC4FFE">
        <w:rPr>
          <w:lang w:val="en-US"/>
        </w:rPr>
        <w:fldChar w:fldCharType="separate"/>
      </w:r>
      <w:r w:rsidR="00167A13">
        <w:rPr>
          <w:lang w:val="en-US"/>
        </w:rPr>
        <w:t>g</w:t>
      </w:r>
      <w:r w:rsidR="00FB1C53" w:rsidRPr="00AC4FFE">
        <w:rPr>
          <w:lang w:val="en-US"/>
        </w:rPr>
        <w:fldChar w:fldCharType="end"/>
      </w:r>
      <w:r w:rsidR="67F4B246" w:rsidRPr="00AC4FFE">
        <w:rPr>
          <w:lang w:val="en-US"/>
        </w:rPr>
        <w:t xml:space="preserve">) and results of monitoring of </w:t>
      </w:r>
      <w:r w:rsidR="67F4B246" w:rsidRPr="00AC4FFE">
        <w:rPr>
          <w:i/>
          <w:iCs/>
          <w:color w:val="5BC3F5" w:themeColor="accent5"/>
          <w:lang w:val="en-US"/>
        </w:rPr>
        <w:t>impacted rights holder</w:t>
      </w:r>
      <w:r w:rsidR="67F4B246" w:rsidRPr="00AC4FFE">
        <w:rPr>
          <w:i/>
          <w:iCs/>
          <w:lang w:val="en-US"/>
        </w:rPr>
        <w:t>*</w:t>
      </w:r>
      <w:r w:rsidR="67F4B246" w:rsidRPr="00AC4FFE">
        <w:rPr>
          <w:lang w:val="en-US"/>
        </w:rPr>
        <w:t xml:space="preserve"> satisfaction (see </w:t>
      </w:r>
      <w:r w:rsidR="00BE64FE" w:rsidRPr="00AC4FFE">
        <w:rPr>
          <w:lang w:val="en-US"/>
        </w:rPr>
        <w:fldChar w:fldCharType="begin"/>
      </w:r>
      <w:r w:rsidR="00BE64FE" w:rsidRPr="00AC4FFE">
        <w:rPr>
          <w:lang w:val="en-US"/>
        </w:rPr>
        <w:instrText xml:space="preserve"> REF _Ref109124285 \r \h </w:instrText>
      </w:r>
      <w:r w:rsidR="004F35A2" w:rsidRPr="00AC4FFE">
        <w:rPr>
          <w:lang w:val="en-US"/>
        </w:rPr>
        <w:instrText xml:space="preserve"> \* MERGEFORMAT </w:instrText>
      </w:r>
      <w:r w:rsidR="00BE64FE" w:rsidRPr="00AC4FFE">
        <w:rPr>
          <w:lang w:val="en-US"/>
        </w:rPr>
      </w:r>
      <w:r w:rsidR="00BE64FE" w:rsidRPr="00AC4FFE">
        <w:rPr>
          <w:lang w:val="en-US"/>
        </w:rPr>
        <w:fldChar w:fldCharType="separate"/>
      </w:r>
      <w:r w:rsidR="00167A13">
        <w:rPr>
          <w:lang w:val="en-US"/>
        </w:rPr>
        <w:t>29.1</w:t>
      </w:r>
      <w:r w:rsidR="00BE64FE" w:rsidRPr="00AC4FFE">
        <w:rPr>
          <w:lang w:val="en-US"/>
        </w:rPr>
        <w:fldChar w:fldCharType="end"/>
      </w:r>
      <w:r w:rsidR="67F4B246" w:rsidRPr="00AC4FFE">
        <w:rPr>
          <w:lang w:val="en-US"/>
        </w:rPr>
        <w:t>).</w:t>
      </w:r>
    </w:p>
    <w:p w14:paraId="182EF948" w14:textId="1CBEF9A5" w:rsidR="004E4760" w:rsidRPr="00AC4FFE" w:rsidRDefault="00CF7CEC" w:rsidP="00510772">
      <w:pPr>
        <w:pStyle w:val="Clause2"/>
        <w:ind w:left="1143"/>
        <w:jc w:val="both"/>
        <w:rPr>
          <w:lang w:val="en-US"/>
        </w:rPr>
      </w:pPr>
      <w:bookmarkStart w:id="185" w:name="_Ref108786481"/>
      <w:r w:rsidRPr="00AC4FFE">
        <w:rPr>
          <w:lang w:val="en-US"/>
        </w:rPr>
        <w:t>Where the</w:t>
      </w:r>
      <w:r w:rsidRPr="00AC4FFE">
        <w:rPr>
          <w:i/>
          <w:lang w:val="en-US"/>
        </w:rPr>
        <w:t xml:space="preserve"> </w:t>
      </w:r>
      <w:r w:rsidRPr="00AC4FFE">
        <w:rPr>
          <w:i/>
          <w:iCs/>
          <w:lang w:val="en-US"/>
        </w:rPr>
        <w:t xml:space="preserve">Third Party Verifier* </w:t>
      </w:r>
      <w:r w:rsidRPr="00AC4FFE">
        <w:rPr>
          <w:lang w:val="en-US"/>
        </w:rPr>
        <w:t xml:space="preserve">determines that </w:t>
      </w:r>
      <w:r w:rsidRPr="00AC4FFE">
        <w:rPr>
          <w:i/>
          <w:iCs/>
          <w:lang w:val="en-US"/>
        </w:rPr>
        <w:t>The Organization*</w:t>
      </w:r>
      <w:r w:rsidRPr="00AC4FFE">
        <w:rPr>
          <w:lang w:val="en-US"/>
        </w:rPr>
        <w:t xml:space="preserve"> or </w:t>
      </w:r>
      <w:r w:rsidRPr="00AC4FFE">
        <w:rPr>
          <w:i/>
          <w:iCs/>
          <w:lang w:val="en-US"/>
        </w:rPr>
        <w:t>corporate</w:t>
      </w:r>
      <w:r w:rsidRPr="00AC4FFE">
        <w:rPr>
          <w:lang w:val="en-US"/>
        </w:rPr>
        <w:t xml:space="preserve"> </w:t>
      </w:r>
      <w:r w:rsidRPr="00AC4FFE">
        <w:rPr>
          <w:i/>
          <w:iCs/>
          <w:lang w:val="en-US"/>
        </w:rPr>
        <w:t>group*</w:t>
      </w:r>
      <w:r w:rsidRPr="00AC4FFE">
        <w:rPr>
          <w:lang w:val="en-US"/>
        </w:rPr>
        <w:t xml:space="preserve"> has not </w:t>
      </w:r>
      <w:r w:rsidR="00A07899" w:rsidRPr="00AC4FFE">
        <w:rPr>
          <w:lang w:val="en-US"/>
        </w:rPr>
        <w:t xml:space="preserve">met </w:t>
      </w:r>
      <w:r w:rsidRPr="00AC4FFE">
        <w:rPr>
          <w:lang w:val="en-US"/>
        </w:rPr>
        <w:t xml:space="preserve">the </w:t>
      </w:r>
      <w:r w:rsidRPr="00AC4FFE">
        <w:rPr>
          <w:i/>
          <w:lang w:val="en-US"/>
        </w:rPr>
        <w:t>Initial Implementation Threshold</w:t>
      </w:r>
      <w:r w:rsidRPr="00AC4FFE">
        <w:rPr>
          <w:i/>
          <w:iCs/>
          <w:lang w:val="en-US"/>
        </w:rPr>
        <w:t xml:space="preserve">* </w:t>
      </w:r>
      <w:r w:rsidRPr="00AC4FFE">
        <w:rPr>
          <w:lang w:val="en-US"/>
        </w:rPr>
        <w:t>or</w:t>
      </w:r>
      <w:r w:rsidRPr="00AC4FFE">
        <w:rPr>
          <w:i/>
          <w:iCs/>
          <w:lang w:val="en-US"/>
        </w:rPr>
        <w:t xml:space="preserve"> </w:t>
      </w:r>
      <w:r w:rsidRPr="00AC4FFE">
        <w:rPr>
          <w:lang w:val="en-US"/>
        </w:rPr>
        <w:t xml:space="preserve">the </w:t>
      </w:r>
      <w:r w:rsidR="00C42308" w:rsidRPr="00AC4FFE">
        <w:rPr>
          <w:i/>
          <w:iCs/>
          <w:lang w:val="en-US"/>
        </w:rPr>
        <w:t>A</w:t>
      </w:r>
      <w:r w:rsidRPr="00AC4FFE">
        <w:rPr>
          <w:i/>
          <w:iCs/>
          <w:lang w:val="en-US"/>
        </w:rPr>
        <w:t xml:space="preserve">ssociation </w:t>
      </w:r>
      <w:r w:rsidR="00C42308" w:rsidRPr="00AC4FFE">
        <w:rPr>
          <w:i/>
          <w:iCs/>
          <w:lang w:val="en-US"/>
        </w:rPr>
        <w:t>T</w:t>
      </w:r>
      <w:r w:rsidRPr="00AC4FFE">
        <w:rPr>
          <w:i/>
          <w:iCs/>
          <w:lang w:val="en-US"/>
        </w:rPr>
        <w:t>hreshold*,</w:t>
      </w:r>
      <w:r w:rsidRPr="00AC4FFE">
        <w:rPr>
          <w:lang w:val="en-US"/>
        </w:rPr>
        <w:t xml:space="preserve"> the </w:t>
      </w:r>
      <w:r w:rsidRPr="00AC4FFE">
        <w:rPr>
          <w:i/>
          <w:lang w:val="en-US"/>
        </w:rPr>
        <w:t>Third</w:t>
      </w:r>
      <w:r w:rsidRPr="00AC4FFE">
        <w:rPr>
          <w:i/>
          <w:iCs/>
          <w:lang w:val="en-US"/>
        </w:rPr>
        <w:t xml:space="preserve"> Party Verifier* </w:t>
      </w:r>
      <w:r w:rsidRPr="00AC4FFE">
        <w:rPr>
          <w:lang w:val="en-US"/>
        </w:rPr>
        <w:t>shall document these non</w:t>
      </w:r>
      <w:r w:rsidR="00B402B1" w:rsidRPr="00AC4FFE">
        <w:rPr>
          <w:lang w:val="en-US"/>
        </w:rPr>
        <w:t>-</w:t>
      </w:r>
      <w:r w:rsidRPr="00AC4FFE">
        <w:rPr>
          <w:lang w:val="en-US"/>
        </w:rPr>
        <w:t>conformities</w:t>
      </w:r>
      <w:r w:rsidR="000D2D12" w:rsidRPr="00AC4FFE">
        <w:rPr>
          <w:lang w:val="en-US"/>
        </w:rPr>
        <w:t xml:space="preserve">, </w:t>
      </w:r>
      <w:r w:rsidRPr="00AC4FFE">
        <w:rPr>
          <w:lang w:val="en-US"/>
        </w:rPr>
        <w:t>detail the deficits and monitor closure of these non</w:t>
      </w:r>
      <w:r w:rsidR="00B402B1" w:rsidRPr="00AC4FFE">
        <w:rPr>
          <w:lang w:val="en-US"/>
        </w:rPr>
        <w:t>-</w:t>
      </w:r>
      <w:r w:rsidRPr="00AC4FFE">
        <w:rPr>
          <w:lang w:val="en-US"/>
        </w:rPr>
        <w:t>conformities</w:t>
      </w:r>
      <w:r w:rsidR="002A1D6B" w:rsidRPr="00AC4FFE">
        <w:rPr>
          <w:lang w:val="en-US"/>
        </w:rPr>
        <w:t>.</w:t>
      </w:r>
      <w:bookmarkEnd w:id="185"/>
    </w:p>
    <w:p w14:paraId="0F1B6F64" w14:textId="2AA0BEA7" w:rsidR="00CF7CEC" w:rsidRPr="00AC4FFE" w:rsidRDefault="028F317D" w:rsidP="00510772">
      <w:pPr>
        <w:pStyle w:val="Clause2"/>
        <w:ind w:left="1143"/>
        <w:jc w:val="both"/>
        <w:rPr>
          <w:lang w:val="en-US"/>
        </w:rPr>
      </w:pPr>
      <w:r w:rsidRPr="00AC4FFE">
        <w:rPr>
          <w:i/>
          <w:iCs/>
          <w:lang w:val="en-US"/>
        </w:rPr>
        <w:t>The Organization*</w:t>
      </w:r>
      <w:r w:rsidRPr="00AC4FFE">
        <w:rPr>
          <w:lang w:val="en-US"/>
        </w:rPr>
        <w:t xml:space="preserve"> or </w:t>
      </w:r>
      <w:r w:rsidRPr="00AC4FFE">
        <w:rPr>
          <w:i/>
          <w:iCs/>
          <w:lang w:val="en-US"/>
        </w:rPr>
        <w:t>corporate group*</w:t>
      </w:r>
      <w:r w:rsidRPr="00AC4FFE">
        <w:rPr>
          <w:lang w:val="en-US"/>
        </w:rPr>
        <w:t xml:space="preserve"> shall address non</w:t>
      </w:r>
      <w:r w:rsidR="00B402B1" w:rsidRPr="00AC4FFE">
        <w:rPr>
          <w:lang w:val="en-US"/>
        </w:rPr>
        <w:t>-</w:t>
      </w:r>
      <w:r w:rsidR="00705337" w:rsidRPr="00AC4FFE">
        <w:rPr>
          <w:lang w:val="en-US"/>
        </w:rPr>
        <w:t xml:space="preserve">conformities to the satisfaction of the </w:t>
      </w:r>
      <w:r w:rsidR="00705337" w:rsidRPr="00AC4FFE">
        <w:rPr>
          <w:i/>
          <w:iCs/>
          <w:lang w:val="en-US"/>
        </w:rPr>
        <w:t>Third Party Verifier</w:t>
      </w:r>
      <w:r w:rsidRPr="00AC4FFE">
        <w:rPr>
          <w:i/>
          <w:iCs/>
          <w:lang w:val="en-US"/>
        </w:rPr>
        <w:t>*,</w:t>
      </w:r>
      <w:r w:rsidR="00705337" w:rsidRPr="00AC4FFE">
        <w:rPr>
          <w:i/>
          <w:iCs/>
          <w:lang w:val="en-US"/>
        </w:rPr>
        <w:t xml:space="preserve"> </w:t>
      </w:r>
      <w:r w:rsidR="00705337" w:rsidRPr="00AC4FFE">
        <w:rPr>
          <w:lang w:val="en-US"/>
        </w:rPr>
        <w:t xml:space="preserve">prior to </w:t>
      </w:r>
      <w:r w:rsidRPr="00AC4FFE">
        <w:rPr>
          <w:lang w:val="en-US"/>
        </w:rPr>
        <w:t xml:space="preserve">the </w:t>
      </w:r>
      <w:r w:rsidRPr="00AC4FFE">
        <w:rPr>
          <w:i/>
          <w:iCs/>
          <w:lang w:val="en-US"/>
        </w:rPr>
        <w:t>Third Party Verifier*</w:t>
      </w:r>
      <w:r w:rsidRPr="00AC4FFE">
        <w:rPr>
          <w:lang w:val="en-US"/>
        </w:rPr>
        <w:t xml:space="preserve"> </w:t>
      </w:r>
      <w:r w:rsidR="00705337" w:rsidRPr="00AC4FFE">
        <w:rPr>
          <w:lang w:val="en-US"/>
        </w:rPr>
        <w:t xml:space="preserve">confirming </w:t>
      </w:r>
      <w:r w:rsidR="006878D9" w:rsidRPr="00AC4FFE">
        <w:rPr>
          <w:lang w:val="en-US"/>
        </w:rPr>
        <w:t>they meet</w:t>
      </w:r>
      <w:r w:rsidRPr="00AC4FFE">
        <w:rPr>
          <w:lang w:val="en-US"/>
        </w:rPr>
        <w:t xml:space="preserve"> the </w:t>
      </w:r>
      <w:r w:rsidRPr="00AC4FFE">
        <w:rPr>
          <w:i/>
          <w:lang w:val="en-US"/>
        </w:rPr>
        <w:t>Initial Implementation Threshold*</w:t>
      </w:r>
      <w:r w:rsidRPr="00AC4FFE">
        <w:rPr>
          <w:lang w:val="en-US"/>
        </w:rPr>
        <w:t xml:space="preserve"> or </w:t>
      </w:r>
      <w:r w:rsidR="00705337" w:rsidRPr="00AC4FFE">
        <w:rPr>
          <w:lang w:val="en-US"/>
        </w:rPr>
        <w:t xml:space="preserve">the </w:t>
      </w:r>
      <w:r w:rsidR="00117B8E" w:rsidRPr="00AC4FFE">
        <w:rPr>
          <w:i/>
          <w:lang w:val="en-US"/>
        </w:rPr>
        <w:t>A</w:t>
      </w:r>
      <w:r w:rsidR="00705337" w:rsidRPr="00AC4FFE">
        <w:rPr>
          <w:i/>
          <w:lang w:val="en-US"/>
        </w:rPr>
        <w:t xml:space="preserve">ssociation </w:t>
      </w:r>
      <w:r w:rsidR="00117B8E" w:rsidRPr="00AC4FFE">
        <w:rPr>
          <w:i/>
          <w:lang w:val="en-US"/>
        </w:rPr>
        <w:t>T</w:t>
      </w:r>
      <w:r w:rsidR="00705337" w:rsidRPr="00AC4FFE">
        <w:rPr>
          <w:i/>
          <w:lang w:val="en-US"/>
        </w:rPr>
        <w:t>hreshold</w:t>
      </w:r>
      <w:r w:rsidR="00705337" w:rsidRPr="00AC4FFE">
        <w:rPr>
          <w:lang w:val="en-US"/>
        </w:rPr>
        <w:t>*.</w:t>
      </w:r>
    </w:p>
    <w:p w14:paraId="6B211855" w14:textId="3B01CF0A" w:rsidR="001C163C" w:rsidRPr="00AC4FFE" w:rsidRDefault="001C163C" w:rsidP="00510772">
      <w:pPr>
        <w:pStyle w:val="Clause2"/>
        <w:ind w:left="1143"/>
        <w:jc w:val="both"/>
        <w:rPr>
          <w:lang w:val="en-US"/>
        </w:rPr>
      </w:pPr>
      <w:bookmarkStart w:id="186" w:name="_Ref108787170"/>
      <w:r w:rsidRPr="00AC4FFE">
        <w:rPr>
          <w:lang w:val="en-US"/>
        </w:rPr>
        <w:t xml:space="preserve">The </w:t>
      </w:r>
      <w:r w:rsidRPr="00AC4FFE">
        <w:rPr>
          <w:i/>
          <w:iCs/>
          <w:lang w:val="en-US"/>
        </w:rPr>
        <w:t xml:space="preserve">Third Party Verifier* </w:t>
      </w:r>
      <w:r w:rsidRPr="00AC4FFE">
        <w:rPr>
          <w:lang w:val="en-US"/>
        </w:rPr>
        <w:t xml:space="preserve">shall submit reports on the findings of the verification to FSC when </w:t>
      </w:r>
      <w:r w:rsidRPr="00AC4FFE">
        <w:rPr>
          <w:i/>
          <w:iCs/>
          <w:lang w:val="en-US"/>
        </w:rPr>
        <w:t>The Organization</w:t>
      </w:r>
      <w:r w:rsidRPr="00AC4FFE">
        <w:rPr>
          <w:lang w:val="en-US"/>
        </w:rPr>
        <w:t xml:space="preserve">* or </w:t>
      </w:r>
      <w:r w:rsidRPr="00AC4FFE">
        <w:rPr>
          <w:i/>
          <w:iCs/>
          <w:lang w:val="en-US"/>
        </w:rPr>
        <w:t>corporate</w:t>
      </w:r>
      <w:r w:rsidRPr="00AC4FFE">
        <w:rPr>
          <w:lang w:val="en-US"/>
        </w:rPr>
        <w:t xml:space="preserve"> </w:t>
      </w:r>
      <w:r w:rsidRPr="00AC4FFE">
        <w:rPr>
          <w:i/>
          <w:iCs/>
          <w:lang w:val="en-US"/>
        </w:rPr>
        <w:t>group*</w:t>
      </w:r>
      <w:r w:rsidRPr="00AC4FFE">
        <w:rPr>
          <w:lang w:val="en-US"/>
        </w:rPr>
        <w:t xml:space="preserve"> has </w:t>
      </w:r>
      <w:r w:rsidR="005641C7" w:rsidRPr="00AC4FFE">
        <w:rPr>
          <w:lang w:val="en-US"/>
        </w:rPr>
        <w:t xml:space="preserve">met </w:t>
      </w:r>
      <w:r w:rsidRPr="00AC4FFE">
        <w:rPr>
          <w:lang w:val="en-US"/>
        </w:rPr>
        <w:t xml:space="preserve">the </w:t>
      </w:r>
      <w:r w:rsidRPr="00AC4FFE">
        <w:rPr>
          <w:i/>
          <w:lang w:val="en-US"/>
        </w:rPr>
        <w:t>Initial Implementation Threshold</w:t>
      </w:r>
      <w:r w:rsidRPr="00AC4FFE">
        <w:rPr>
          <w:lang w:val="en-US"/>
        </w:rPr>
        <w:t xml:space="preserve">* or the </w:t>
      </w:r>
      <w:r w:rsidR="00117B8E" w:rsidRPr="00AC4FFE">
        <w:rPr>
          <w:i/>
          <w:iCs/>
          <w:lang w:val="en-US"/>
        </w:rPr>
        <w:t>A</w:t>
      </w:r>
      <w:r w:rsidRPr="00AC4FFE">
        <w:rPr>
          <w:i/>
          <w:iCs/>
          <w:lang w:val="en-US"/>
        </w:rPr>
        <w:t xml:space="preserve">ssociation </w:t>
      </w:r>
      <w:r w:rsidR="00117B8E" w:rsidRPr="00AC4FFE">
        <w:rPr>
          <w:i/>
          <w:iCs/>
          <w:lang w:val="en-US"/>
        </w:rPr>
        <w:t>T</w:t>
      </w:r>
      <w:r w:rsidRPr="00AC4FFE">
        <w:rPr>
          <w:i/>
          <w:iCs/>
          <w:lang w:val="en-US"/>
        </w:rPr>
        <w:t>hreshold</w:t>
      </w:r>
      <w:r w:rsidRPr="00AC4FFE">
        <w:rPr>
          <w:lang w:val="en-US"/>
        </w:rPr>
        <w:t>*.</w:t>
      </w:r>
      <w:bookmarkEnd w:id="186"/>
    </w:p>
    <w:p w14:paraId="0FD4DE41" w14:textId="4094936E" w:rsidR="000D52FE" w:rsidRPr="00AC4FFE" w:rsidRDefault="00AB7870" w:rsidP="00510772">
      <w:pPr>
        <w:pStyle w:val="Clause2"/>
        <w:ind w:left="1143"/>
        <w:jc w:val="both"/>
        <w:rPr>
          <w:lang w:val="en-US"/>
        </w:rPr>
      </w:pPr>
      <w:r w:rsidRPr="00AC4FFE">
        <w:rPr>
          <w:lang w:val="en-US"/>
        </w:rPr>
        <w:t xml:space="preserve">The </w:t>
      </w:r>
      <w:r w:rsidRPr="00AC4FFE">
        <w:rPr>
          <w:i/>
          <w:lang w:val="en-US"/>
        </w:rPr>
        <w:t>Organization*</w:t>
      </w:r>
      <w:r w:rsidR="00881ABE" w:rsidRPr="00AC4FFE">
        <w:rPr>
          <w:i/>
          <w:lang w:val="en-US"/>
        </w:rPr>
        <w:t xml:space="preserve"> </w:t>
      </w:r>
      <w:r w:rsidR="00881ABE" w:rsidRPr="00AC4FFE">
        <w:rPr>
          <w:lang w:val="en-US"/>
        </w:rPr>
        <w:t xml:space="preserve">may proceed to </w:t>
      </w:r>
      <w:r w:rsidR="2E7C6976" w:rsidRPr="00AC4FFE">
        <w:rPr>
          <w:lang w:val="en-US"/>
        </w:rPr>
        <w:t>pursu</w:t>
      </w:r>
      <w:r w:rsidR="46927F79" w:rsidRPr="00AC4FFE">
        <w:rPr>
          <w:lang w:val="en-US"/>
        </w:rPr>
        <w:t>e</w:t>
      </w:r>
      <w:r w:rsidR="00881ABE" w:rsidRPr="00AC4FFE">
        <w:rPr>
          <w:lang w:val="en-US"/>
        </w:rPr>
        <w:t xml:space="preserve"> FSC certification</w:t>
      </w:r>
      <w:r w:rsidR="000E4201" w:rsidRPr="00AC4FFE">
        <w:rPr>
          <w:lang w:val="en-US"/>
        </w:rPr>
        <w:t xml:space="preserve"> after the verification of the </w:t>
      </w:r>
      <w:r w:rsidR="000E4201" w:rsidRPr="00AC4FFE">
        <w:rPr>
          <w:i/>
          <w:lang w:val="en-US"/>
        </w:rPr>
        <w:t>Initial Implementation Threshold*</w:t>
      </w:r>
      <w:r w:rsidR="00881ABE" w:rsidRPr="00AC4FFE">
        <w:rPr>
          <w:lang w:val="en-US"/>
        </w:rPr>
        <w:t>. (</w:t>
      </w:r>
      <w:r w:rsidR="001C6FD4" w:rsidRPr="00AC4FFE">
        <w:rPr>
          <w:lang w:val="en-US"/>
        </w:rPr>
        <w:fldChar w:fldCharType="begin"/>
      </w:r>
      <w:r w:rsidR="001C6FD4" w:rsidRPr="00AC4FFE">
        <w:rPr>
          <w:lang w:val="en-US"/>
        </w:rPr>
        <w:instrText xml:space="preserve"> REF _Ref109118940 \h </w:instrText>
      </w:r>
      <w:r w:rsidR="00D85C5F" w:rsidRPr="00AC4FFE">
        <w:rPr>
          <w:lang w:val="en-US"/>
        </w:rPr>
        <w:instrText xml:space="preserve"> \* MERGEFORMAT </w:instrText>
      </w:r>
      <w:r w:rsidR="001C6FD4" w:rsidRPr="00AC4FFE">
        <w:rPr>
          <w:lang w:val="en-US"/>
        </w:rPr>
      </w:r>
      <w:r w:rsidR="001C6FD4" w:rsidRPr="00AC4FFE">
        <w:rPr>
          <w:lang w:val="en-US"/>
        </w:rPr>
        <w:fldChar w:fldCharType="separate"/>
      </w:r>
      <w:ins w:id="187" w:author="Diana Franco Gil" w:date="2023-03-14T21:55:00Z">
        <w:r w:rsidR="00167A13" w:rsidRPr="00167A13">
          <w:t>Annex 5: Requirements for Certification Bodies</w:t>
        </w:r>
      </w:ins>
      <w:r w:rsidR="001C6FD4" w:rsidRPr="00AC4FFE">
        <w:rPr>
          <w:lang w:val="en-US"/>
        </w:rPr>
        <w:fldChar w:fldCharType="end"/>
      </w:r>
      <w:r w:rsidR="000E4201" w:rsidRPr="00AC4FFE">
        <w:rPr>
          <w:lang w:val="en-US"/>
        </w:rPr>
        <w:t>)</w:t>
      </w:r>
    </w:p>
    <w:p w14:paraId="6B36D765" w14:textId="022F0387" w:rsidR="00CA35A1" w:rsidRPr="004F35A2" w:rsidRDefault="00CA35A1" w:rsidP="00510772">
      <w:pPr>
        <w:pStyle w:val="Clause2"/>
        <w:ind w:left="1143"/>
        <w:jc w:val="both"/>
        <w:rPr>
          <w:lang w:val="en-US"/>
        </w:rPr>
      </w:pPr>
      <w:r w:rsidRPr="004F35A2">
        <w:rPr>
          <w:lang w:val="en-US"/>
        </w:rPr>
        <w:t xml:space="preserve">The FSC Dispute Resolution System may be used </w:t>
      </w:r>
      <w:r w:rsidR="62351720" w:rsidRPr="004F35A2">
        <w:rPr>
          <w:lang w:val="en-US"/>
        </w:rPr>
        <w:t xml:space="preserve">by </w:t>
      </w:r>
      <w:r w:rsidR="62351720" w:rsidRPr="004F35A2">
        <w:rPr>
          <w:i/>
          <w:iCs/>
          <w:lang w:val="en-US"/>
        </w:rPr>
        <w:t>stakeholders</w:t>
      </w:r>
      <w:r w:rsidR="00107355" w:rsidRPr="004F35A2">
        <w:rPr>
          <w:i/>
          <w:iCs/>
          <w:lang w:val="en-US"/>
        </w:rPr>
        <w:t>*</w:t>
      </w:r>
      <w:r w:rsidR="62351720" w:rsidRPr="004F35A2">
        <w:rPr>
          <w:lang w:val="en-US"/>
        </w:rPr>
        <w:t xml:space="preserve"> or other parties if they </w:t>
      </w:r>
      <w:r w:rsidRPr="004F35A2">
        <w:rPr>
          <w:lang w:val="en-US"/>
        </w:rPr>
        <w:t xml:space="preserve">disagree with the findings or decisions of the </w:t>
      </w:r>
      <w:r w:rsidRPr="004F35A2">
        <w:rPr>
          <w:i/>
          <w:iCs/>
          <w:lang w:val="en-US"/>
        </w:rPr>
        <w:t>Third Party Verifier*</w:t>
      </w:r>
      <w:r w:rsidRPr="004F35A2">
        <w:rPr>
          <w:lang w:val="en-US"/>
        </w:rPr>
        <w:t>.</w:t>
      </w:r>
    </w:p>
    <w:p w14:paraId="6200C0CE" w14:textId="77777777" w:rsidR="003467A1" w:rsidRPr="004F35A2" w:rsidRDefault="003467A1" w:rsidP="00D645A3">
      <w:pPr>
        <w:jc w:val="both"/>
        <w:rPr>
          <w:rFonts w:cs="Arial"/>
          <w:b/>
          <w:bCs/>
        </w:rPr>
      </w:pPr>
      <w:r w:rsidRPr="004F35A2">
        <w:rPr>
          <w:rFonts w:cs="Arial"/>
          <w:b/>
          <w:bCs/>
        </w:rPr>
        <w:t>Additional requirements</w:t>
      </w:r>
    </w:p>
    <w:p w14:paraId="4F7CFB77" w14:textId="77777777" w:rsidR="00EE007A" w:rsidRPr="004F35A2" w:rsidRDefault="00F022EF" w:rsidP="00510772">
      <w:pPr>
        <w:pStyle w:val="Clause2"/>
        <w:ind w:left="1143"/>
        <w:jc w:val="both"/>
        <w:rPr>
          <w:lang w:val="en-US"/>
        </w:rPr>
      </w:pPr>
      <w:bookmarkStart w:id="188" w:name="_Ref96437151"/>
      <w:bookmarkStart w:id="189" w:name="_Ref109465077"/>
      <w:r w:rsidRPr="004F35A2">
        <w:rPr>
          <w:lang w:val="en-US"/>
        </w:rPr>
        <w:t xml:space="preserve">Prior to </w:t>
      </w:r>
      <w:r w:rsidR="003E4C60" w:rsidRPr="004F35A2">
        <w:rPr>
          <w:i/>
          <w:lang w:val="en-US"/>
        </w:rPr>
        <w:t>association</w:t>
      </w:r>
      <w:r w:rsidR="003E4C60" w:rsidRPr="004F35A2">
        <w:rPr>
          <w:lang w:val="en-US"/>
        </w:rPr>
        <w:t xml:space="preserve">* or </w:t>
      </w:r>
      <w:r w:rsidRPr="004F35A2">
        <w:rPr>
          <w:i/>
          <w:iCs/>
          <w:lang w:val="en-US"/>
        </w:rPr>
        <w:t>ending</w:t>
      </w:r>
      <w:r w:rsidRPr="004F35A2">
        <w:rPr>
          <w:lang w:val="en-US"/>
        </w:rPr>
        <w:t xml:space="preserve"> </w:t>
      </w:r>
      <w:r w:rsidRPr="004F35A2">
        <w:rPr>
          <w:i/>
          <w:lang w:val="en-US"/>
        </w:rPr>
        <w:t>disassociation*</w:t>
      </w:r>
      <w:r w:rsidRPr="004F35A2">
        <w:rPr>
          <w:lang w:val="en-US"/>
        </w:rPr>
        <w:t xml:space="preserve"> the</w:t>
      </w:r>
      <w:r w:rsidRPr="004F35A2">
        <w:rPr>
          <w:i/>
          <w:lang w:val="en-US"/>
        </w:rPr>
        <w:t xml:space="preserve"> corporate group* </w:t>
      </w:r>
      <w:r w:rsidR="002F0C29" w:rsidRPr="004F35A2">
        <w:rPr>
          <w:iCs/>
          <w:lang w:val="en-US"/>
        </w:rPr>
        <w:t>shall</w:t>
      </w:r>
      <w:bookmarkEnd w:id="188"/>
      <w:r w:rsidR="00364906" w:rsidRPr="004F35A2">
        <w:rPr>
          <w:iCs/>
          <w:lang w:val="en-US"/>
        </w:rPr>
        <w:t xml:space="preserve"> </w:t>
      </w:r>
      <w:r w:rsidR="000E6A7A" w:rsidRPr="004F35A2">
        <w:t>d</w:t>
      </w:r>
      <w:r w:rsidR="00C17F90" w:rsidRPr="004F35A2">
        <w:t xml:space="preserve">evelop and </w:t>
      </w:r>
      <w:r w:rsidR="00936A5F" w:rsidRPr="004F35A2">
        <w:t>maintain updated</w:t>
      </w:r>
      <w:r w:rsidR="00C17F90" w:rsidRPr="004F35A2">
        <w:t xml:space="preserve"> working methodologies for assessment and </w:t>
      </w:r>
      <w:r w:rsidR="00C17F90" w:rsidRPr="004F35A2">
        <w:rPr>
          <w:i/>
        </w:rPr>
        <w:t>remedy of harm</w:t>
      </w:r>
      <w:r w:rsidR="00C17F90" w:rsidRPr="004F35A2">
        <w:t>*</w:t>
      </w:r>
      <w:r w:rsidR="00CA45A5" w:rsidRPr="004F35A2">
        <w:t>,</w:t>
      </w:r>
      <w:r w:rsidR="00C17F90" w:rsidRPr="004F35A2">
        <w:t xml:space="preserve"> and dialogue processes in place, following experience from </w:t>
      </w:r>
      <w:r w:rsidR="008F5922" w:rsidRPr="004F35A2">
        <w:t xml:space="preserve">implementation </w:t>
      </w:r>
      <w:r w:rsidR="00C17F90" w:rsidRPr="004F35A2">
        <w:t xml:space="preserve">of pilot cases </w:t>
      </w:r>
      <w:r w:rsidR="008F5922" w:rsidRPr="004F35A2">
        <w:t>and the Remedy Plan</w:t>
      </w:r>
      <w:r w:rsidR="00154245" w:rsidRPr="004F35A2">
        <w:t>.</w:t>
      </w:r>
      <w:bookmarkEnd w:id="189"/>
    </w:p>
    <w:p w14:paraId="0AC903F3" w14:textId="607AA356" w:rsidR="00B42CC0" w:rsidRPr="004F35A2" w:rsidRDefault="001E70A2" w:rsidP="00510772">
      <w:pPr>
        <w:pStyle w:val="Clause2"/>
        <w:ind w:left="1143"/>
        <w:jc w:val="both"/>
        <w:rPr>
          <w:lang w:val="en-US"/>
        </w:rPr>
      </w:pPr>
      <w:r w:rsidRPr="004F35A2">
        <w:t xml:space="preserve">The </w:t>
      </w:r>
      <w:r w:rsidRPr="004F35A2">
        <w:rPr>
          <w:i/>
        </w:rPr>
        <w:t>Third Party Verifier</w:t>
      </w:r>
      <w:r w:rsidRPr="004F35A2">
        <w:t xml:space="preserve">* shall verify </w:t>
      </w:r>
      <w:r w:rsidR="00B42CC0" w:rsidRPr="004F35A2">
        <w:t xml:space="preserve">the following </w:t>
      </w:r>
      <w:r w:rsidR="006E12DC" w:rsidRPr="004F35A2">
        <w:t>items and include them in the report of verification findings (</w:t>
      </w:r>
      <w:r w:rsidR="00154245" w:rsidRPr="004F35A2">
        <w:t xml:space="preserve">see </w:t>
      </w:r>
      <w:r w:rsidR="000E551E" w:rsidRPr="004F35A2">
        <w:fldChar w:fldCharType="begin"/>
      </w:r>
      <w:r w:rsidR="000E551E" w:rsidRPr="004F35A2">
        <w:instrText xml:space="preserve"> REF _Ref108787170 \r \h </w:instrText>
      </w:r>
      <w:r w:rsidR="00EE007A" w:rsidRPr="004F35A2">
        <w:instrText xml:space="preserve"> \* MERGEFORMAT </w:instrText>
      </w:r>
      <w:r w:rsidR="000E551E" w:rsidRPr="004F35A2">
        <w:fldChar w:fldCharType="separate"/>
      </w:r>
      <w:r w:rsidR="00167A13">
        <w:t>30.4</w:t>
      </w:r>
      <w:r w:rsidR="000E551E" w:rsidRPr="004F35A2">
        <w:fldChar w:fldCharType="end"/>
      </w:r>
      <w:r w:rsidR="006E12DC" w:rsidRPr="004F35A2">
        <w:t>)</w:t>
      </w:r>
      <w:r w:rsidR="00A40C36" w:rsidRPr="004F35A2">
        <w:t>:</w:t>
      </w:r>
    </w:p>
    <w:p w14:paraId="275237AF" w14:textId="2CC81EEC" w:rsidR="007B4F19" w:rsidRPr="007B4F19" w:rsidRDefault="7D56A3A3" w:rsidP="00510772">
      <w:pPr>
        <w:pStyle w:val="Clause3"/>
        <w:numPr>
          <w:ilvl w:val="0"/>
          <w:numId w:val="54"/>
        </w:numPr>
        <w:spacing w:before="0" w:after="0" w:line="240" w:lineRule="auto"/>
        <w:ind w:left="1418" w:hanging="284"/>
        <w:rPr>
          <w:rFonts w:eastAsiaTheme="minorEastAsia"/>
        </w:rPr>
      </w:pPr>
      <w:r w:rsidRPr="004F35A2">
        <w:t>Methodologies</w:t>
      </w:r>
      <w:r w:rsidR="00CA075B" w:rsidRPr="004F35A2">
        <w:t xml:space="preserve"> for assessment and </w:t>
      </w:r>
      <w:r w:rsidR="00CA075B" w:rsidRPr="004F35A2">
        <w:rPr>
          <w:i/>
          <w:iCs/>
        </w:rPr>
        <w:t>remedy of harm*</w:t>
      </w:r>
      <w:r w:rsidR="00CA075B" w:rsidRPr="004F35A2">
        <w:t xml:space="preserve"> and dialogue processes (</w:t>
      </w:r>
      <w:r w:rsidR="00154245" w:rsidRPr="004F35A2">
        <w:t xml:space="preserve">see </w:t>
      </w:r>
      <w:r w:rsidR="00AB7927" w:rsidRPr="004F35A2">
        <w:fldChar w:fldCharType="begin"/>
      </w:r>
      <w:r w:rsidR="00AB7927" w:rsidRPr="004F35A2">
        <w:instrText xml:space="preserve"> REF _Ref109465077 \w \h </w:instrText>
      </w:r>
      <w:r w:rsidR="004F35A2">
        <w:instrText xml:space="preserve"> \* MERGEFORMAT </w:instrText>
      </w:r>
      <w:r w:rsidR="00AB7927" w:rsidRPr="004F35A2">
        <w:fldChar w:fldCharType="separate"/>
      </w:r>
      <w:r w:rsidR="00167A13">
        <w:t>30.7</w:t>
      </w:r>
      <w:r w:rsidR="00AB7927" w:rsidRPr="004F35A2">
        <w:fldChar w:fldCharType="end"/>
      </w:r>
      <w:r w:rsidR="00DB0FC1" w:rsidRPr="004F35A2">
        <w:t>)</w:t>
      </w:r>
      <w:r w:rsidR="00154245" w:rsidRPr="004F35A2">
        <w:t>.</w:t>
      </w:r>
    </w:p>
    <w:p w14:paraId="0F275E5D" w14:textId="06FB17C5" w:rsidR="00FD13B9" w:rsidRPr="00F25A65" w:rsidRDefault="00CA075B" w:rsidP="00F25A65">
      <w:pPr>
        <w:pStyle w:val="Clause3"/>
        <w:numPr>
          <w:ilvl w:val="0"/>
          <w:numId w:val="54"/>
        </w:numPr>
        <w:spacing w:before="0" w:after="0" w:line="240" w:lineRule="auto"/>
        <w:ind w:left="1418" w:hanging="284"/>
        <w:rPr>
          <w:vanish/>
          <w:lang w:val="en-US"/>
        </w:rPr>
      </w:pPr>
      <w:r w:rsidRPr="004F35A2">
        <w:t>C</w:t>
      </w:r>
      <w:r w:rsidR="00907748" w:rsidRPr="004F35A2">
        <w:t>onform</w:t>
      </w:r>
      <w:r w:rsidR="007D481E" w:rsidRPr="004F35A2">
        <w:t>ity</w:t>
      </w:r>
      <w:r w:rsidR="00907748" w:rsidRPr="004F35A2">
        <w:t xml:space="preserve"> with</w:t>
      </w:r>
      <w:r w:rsidR="00F73833">
        <w:t xml:space="preserve"> </w:t>
      </w:r>
      <w:r w:rsidR="00C71A6D">
        <w:t xml:space="preserve">Chapter 1 and Chapter 2 of the FSC-PRO-01-004 </w:t>
      </w:r>
      <w:r w:rsidR="00C71A6D" w:rsidRPr="00AF4EBC">
        <w:rPr>
          <w:i/>
          <w:iCs/>
        </w:rPr>
        <w:t>FSC Remedy Framework</w:t>
      </w:r>
      <w:r w:rsidR="00C71A6D">
        <w:t>.</w:t>
      </w:r>
    </w:p>
    <w:p w14:paraId="7F850FE7" w14:textId="6698CE18" w:rsidR="00596CAA" w:rsidRPr="004F35A2" w:rsidRDefault="6A71C3F0" w:rsidP="00F25A65">
      <w:pPr>
        <w:pStyle w:val="Clause2"/>
        <w:ind w:left="1143"/>
        <w:jc w:val="both"/>
      </w:pPr>
      <w:r w:rsidRPr="007B4F19">
        <w:rPr>
          <w:lang w:val="en-US"/>
        </w:rPr>
        <w:t>After receipt of</w:t>
      </w:r>
      <w:r w:rsidR="2F2661A7" w:rsidRPr="007B4F19">
        <w:rPr>
          <w:lang w:val="en-US"/>
        </w:rPr>
        <w:t xml:space="preserve"> the</w:t>
      </w:r>
      <w:r w:rsidRPr="007B4F19">
        <w:rPr>
          <w:lang w:val="en-US"/>
        </w:rPr>
        <w:t xml:space="preserve"> report</w:t>
      </w:r>
      <w:r w:rsidR="2F2661A7" w:rsidRPr="007B4F19">
        <w:rPr>
          <w:lang w:val="en-US"/>
        </w:rPr>
        <w:t>s</w:t>
      </w:r>
      <w:r w:rsidRPr="007B4F19">
        <w:rPr>
          <w:lang w:val="en-US"/>
        </w:rPr>
        <w:t xml:space="preserve"> confirming </w:t>
      </w:r>
      <w:r w:rsidR="335162DF" w:rsidRPr="007B4F19">
        <w:rPr>
          <w:lang w:val="en-US"/>
        </w:rPr>
        <w:t xml:space="preserve">that </w:t>
      </w:r>
      <w:r w:rsidRPr="007B4F19">
        <w:rPr>
          <w:lang w:val="en-US"/>
        </w:rPr>
        <w:t xml:space="preserve">the </w:t>
      </w:r>
      <w:r w:rsidR="35DB77FE" w:rsidRPr="007B4F19">
        <w:rPr>
          <w:i/>
          <w:iCs/>
          <w:lang w:val="en-US"/>
        </w:rPr>
        <w:t>A</w:t>
      </w:r>
      <w:r w:rsidRPr="007B4F19">
        <w:rPr>
          <w:i/>
          <w:iCs/>
          <w:lang w:val="en-US"/>
        </w:rPr>
        <w:t xml:space="preserve">ssociation </w:t>
      </w:r>
      <w:r w:rsidR="35DB77FE" w:rsidRPr="007B4F19">
        <w:rPr>
          <w:i/>
          <w:iCs/>
          <w:lang w:val="en-US"/>
        </w:rPr>
        <w:t>T</w:t>
      </w:r>
      <w:r w:rsidRPr="007B4F19">
        <w:rPr>
          <w:i/>
          <w:iCs/>
          <w:lang w:val="en-US"/>
        </w:rPr>
        <w:t>hreshold*</w:t>
      </w:r>
      <w:r w:rsidRPr="007B4F19">
        <w:rPr>
          <w:lang w:val="en-US"/>
        </w:rPr>
        <w:t xml:space="preserve"> </w:t>
      </w:r>
      <w:r w:rsidR="2F2661A7" w:rsidRPr="007B4F19">
        <w:rPr>
          <w:lang w:val="en-US"/>
        </w:rPr>
        <w:t xml:space="preserve">and </w:t>
      </w:r>
      <w:r w:rsidR="335162DF" w:rsidRPr="007B4F19">
        <w:rPr>
          <w:lang w:val="en-US"/>
        </w:rPr>
        <w:t>other relevant</w:t>
      </w:r>
      <w:r w:rsidR="00EE007A" w:rsidRPr="007B4F19">
        <w:rPr>
          <w:lang w:val="en-US"/>
        </w:rPr>
        <w:t xml:space="preserve"> </w:t>
      </w:r>
      <w:r w:rsidR="2F2661A7" w:rsidRPr="007B4F19">
        <w:rPr>
          <w:lang w:val="en-US"/>
        </w:rPr>
        <w:t>requirements have</w:t>
      </w:r>
      <w:r w:rsidRPr="007B4F19">
        <w:rPr>
          <w:lang w:val="en-US"/>
        </w:rPr>
        <w:t xml:space="preserve"> been </w:t>
      </w:r>
      <w:r w:rsidR="5948B3A5" w:rsidRPr="007B4F19">
        <w:rPr>
          <w:lang w:val="en-US"/>
        </w:rPr>
        <w:t>met</w:t>
      </w:r>
      <w:r w:rsidRPr="007B4F19">
        <w:rPr>
          <w:lang w:val="en-US"/>
        </w:rPr>
        <w:t xml:space="preserve">, </w:t>
      </w:r>
      <w:r w:rsidR="779A0763" w:rsidRPr="007B4F19">
        <w:rPr>
          <w:lang w:val="en-US"/>
        </w:rPr>
        <w:t xml:space="preserve">a decision </w:t>
      </w:r>
      <w:r w:rsidR="12A9816F" w:rsidRPr="007B4F19">
        <w:rPr>
          <w:lang w:val="en-US"/>
        </w:rPr>
        <w:t xml:space="preserve">to permit </w:t>
      </w:r>
      <w:r w:rsidR="12A9816F" w:rsidRPr="007B4F19">
        <w:rPr>
          <w:i/>
          <w:iCs/>
          <w:lang w:val="en-US"/>
        </w:rPr>
        <w:t xml:space="preserve">association* </w:t>
      </w:r>
      <w:r w:rsidR="12A9816F" w:rsidRPr="007B4F19">
        <w:rPr>
          <w:lang w:val="en-US"/>
        </w:rPr>
        <w:t>or</w:t>
      </w:r>
      <w:r w:rsidRPr="007B4F19">
        <w:rPr>
          <w:lang w:val="en-US"/>
        </w:rPr>
        <w:t xml:space="preserve"> to </w:t>
      </w:r>
      <w:r w:rsidRPr="007B4F19">
        <w:rPr>
          <w:i/>
          <w:iCs/>
          <w:lang w:val="en-US"/>
        </w:rPr>
        <w:t>end disassociation</w:t>
      </w:r>
      <w:r w:rsidR="2D35FDA3" w:rsidRPr="007B4F19">
        <w:rPr>
          <w:lang w:val="en-US"/>
        </w:rPr>
        <w:t>*</w:t>
      </w:r>
      <w:r w:rsidRPr="007B4F19">
        <w:rPr>
          <w:lang w:val="en-US"/>
        </w:rPr>
        <w:t xml:space="preserve"> of the </w:t>
      </w:r>
      <w:r w:rsidRPr="007B4F19">
        <w:rPr>
          <w:i/>
          <w:iCs/>
          <w:lang w:val="en-US"/>
        </w:rPr>
        <w:t>corporate group*</w:t>
      </w:r>
      <w:r w:rsidRPr="007B4F19">
        <w:rPr>
          <w:lang w:val="en-US"/>
        </w:rPr>
        <w:t xml:space="preserve"> </w:t>
      </w:r>
      <w:r w:rsidR="6F161DA6" w:rsidRPr="007B4F19">
        <w:rPr>
          <w:lang w:val="en-US"/>
        </w:rPr>
        <w:t xml:space="preserve">shall be taken </w:t>
      </w:r>
      <w:r w:rsidR="2F66AD3C" w:rsidRPr="007B4F19">
        <w:rPr>
          <w:lang w:val="en-US"/>
        </w:rPr>
        <w:t xml:space="preserve">according to </w:t>
      </w:r>
      <w:r w:rsidRPr="007B4F19">
        <w:rPr>
          <w:i/>
          <w:iCs/>
          <w:lang w:val="en-US"/>
        </w:rPr>
        <w:t>FSC-PRO-01-009</w:t>
      </w:r>
      <w:r w:rsidRPr="007B4F19">
        <w:rPr>
          <w:lang w:val="en-US"/>
        </w:rPr>
        <w:t xml:space="preserve"> </w:t>
      </w:r>
      <w:r w:rsidR="704A6DA1" w:rsidRPr="007B4F19">
        <w:rPr>
          <w:i/>
          <w:iCs/>
          <w:lang w:val="en-US"/>
        </w:rPr>
        <w:t xml:space="preserve">Processing FSC </w:t>
      </w:r>
      <w:r w:rsidR="335162DF" w:rsidRPr="007B4F19">
        <w:rPr>
          <w:i/>
          <w:iCs/>
          <w:lang w:val="en-US"/>
        </w:rPr>
        <w:t>Policy</w:t>
      </w:r>
      <w:r w:rsidR="704A6DA1" w:rsidRPr="007B4F19">
        <w:rPr>
          <w:i/>
          <w:iCs/>
          <w:lang w:val="en-US"/>
        </w:rPr>
        <w:t xml:space="preserve"> for Association Complaints Procedure</w:t>
      </w:r>
      <w:r w:rsidRPr="007B4F19">
        <w:rPr>
          <w:lang w:val="en-US"/>
        </w:rPr>
        <w:t>.</w:t>
      </w:r>
    </w:p>
    <w:p w14:paraId="35AFAF4A" w14:textId="05999090" w:rsidR="004765CA" w:rsidRPr="00AC4FFE" w:rsidRDefault="6CF14E3E" w:rsidP="00510772">
      <w:pPr>
        <w:pStyle w:val="Clause1-Heading"/>
        <w:numPr>
          <w:ilvl w:val="0"/>
          <w:numId w:val="79"/>
        </w:numPr>
        <w:jc w:val="both"/>
        <w:outlineLvl w:val="9"/>
        <w:rPr>
          <w:rFonts w:asciiTheme="minorHAnsi" w:hAnsiTheme="minorHAnsi" w:cstheme="minorHAnsi"/>
          <w:b/>
          <w:lang w:val="en-US"/>
        </w:rPr>
      </w:pPr>
      <w:r w:rsidRPr="00EB791B">
        <w:rPr>
          <w:rFonts w:asciiTheme="minorHAnsi" w:hAnsiTheme="minorHAnsi" w:cstheme="minorHAnsi"/>
          <w:b/>
          <w:lang w:val="en-US"/>
        </w:rPr>
        <w:t xml:space="preserve">Monitoring </w:t>
      </w:r>
      <w:r w:rsidRPr="00AC4FFE">
        <w:rPr>
          <w:rFonts w:asciiTheme="minorHAnsi" w:hAnsiTheme="minorHAnsi" w:cstheme="minorHAnsi"/>
          <w:b/>
          <w:lang w:val="en-US"/>
        </w:rPr>
        <w:t xml:space="preserve">after the achievement of the </w:t>
      </w:r>
      <w:r w:rsidRPr="00AC4FFE">
        <w:rPr>
          <w:rFonts w:asciiTheme="minorHAnsi" w:hAnsiTheme="minorHAnsi" w:cstheme="minorHAnsi"/>
          <w:b/>
          <w:i/>
          <w:lang w:val="en-US"/>
        </w:rPr>
        <w:t>Initial Implementation Threshold</w:t>
      </w:r>
      <w:r w:rsidR="00040230" w:rsidRPr="00AC4FFE">
        <w:rPr>
          <w:rFonts w:asciiTheme="minorHAnsi" w:hAnsiTheme="minorHAnsi" w:cstheme="minorHAnsi"/>
          <w:b/>
          <w:i/>
          <w:lang w:val="en-US"/>
        </w:rPr>
        <w:t>*</w:t>
      </w:r>
      <w:r w:rsidRPr="00AC4FFE">
        <w:rPr>
          <w:rFonts w:asciiTheme="minorHAnsi" w:hAnsiTheme="minorHAnsi" w:cstheme="minorHAnsi"/>
          <w:b/>
          <w:lang w:val="en-US"/>
        </w:rPr>
        <w:t xml:space="preserve"> or the </w:t>
      </w:r>
      <w:r w:rsidRPr="00AC4FFE">
        <w:rPr>
          <w:rFonts w:asciiTheme="minorHAnsi" w:hAnsiTheme="minorHAnsi" w:cstheme="minorHAnsi"/>
          <w:b/>
          <w:i/>
          <w:lang w:val="en-US"/>
        </w:rPr>
        <w:t>Association Threshold</w:t>
      </w:r>
      <w:r w:rsidR="004A49E4" w:rsidRPr="00AC4FFE">
        <w:rPr>
          <w:rFonts w:asciiTheme="minorHAnsi" w:hAnsiTheme="minorHAnsi" w:cstheme="minorHAnsi"/>
          <w:b/>
          <w:i/>
          <w:lang w:val="en-US"/>
        </w:rPr>
        <w:t>*</w:t>
      </w:r>
    </w:p>
    <w:p w14:paraId="383F452B" w14:textId="77777777" w:rsidR="00AF05AC" w:rsidRPr="00AC4FFE" w:rsidRDefault="00AF05AC" w:rsidP="00D645A3">
      <w:pPr>
        <w:spacing w:line="259" w:lineRule="auto"/>
        <w:jc w:val="both"/>
        <w:rPr>
          <w:rFonts w:cs="Arial"/>
          <w:b/>
          <w:bCs/>
        </w:rPr>
      </w:pPr>
      <w:r w:rsidRPr="00AC4FFE">
        <w:rPr>
          <w:rFonts w:cs="Arial"/>
          <w:b/>
          <w:bCs/>
        </w:rPr>
        <w:t>Core requirements</w:t>
      </w:r>
    </w:p>
    <w:p w14:paraId="4FCC7A59" w14:textId="6F4B959D" w:rsidR="0038267E" w:rsidRPr="00AC4FFE" w:rsidRDefault="0038267E" w:rsidP="00510772">
      <w:pPr>
        <w:pStyle w:val="Clause2"/>
        <w:ind w:left="1143"/>
        <w:jc w:val="both"/>
        <w:rPr>
          <w:b/>
          <w:bCs/>
          <w:lang w:val="en-US"/>
        </w:rPr>
      </w:pPr>
      <w:r w:rsidRPr="00AC4FFE">
        <w:rPr>
          <w:lang w:val="en-US"/>
        </w:rPr>
        <w:t>Where non-conformities with regards to the implementation of the Remedy Plan</w:t>
      </w:r>
      <w:r w:rsidR="00BC612B" w:rsidRPr="00AC4FFE">
        <w:rPr>
          <w:lang w:val="en-US"/>
        </w:rPr>
        <w:t xml:space="preserve"> </w:t>
      </w:r>
      <w:r w:rsidRPr="00AC4FFE">
        <w:rPr>
          <w:lang w:val="en-US"/>
        </w:rPr>
        <w:t xml:space="preserve">are detected, they shall be addressed according to </w:t>
      </w:r>
      <w:r w:rsidR="7AB8A4DD" w:rsidRPr="00AC4FFE">
        <w:rPr>
          <w:lang w:val="en-US"/>
        </w:rPr>
        <w:t xml:space="preserve">Section 2.7 </w:t>
      </w:r>
      <w:r w:rsidR="00564C5F" w:rsidRPr="00AC4FFE">
        <w:rPr>
          <w:lang w:val="en-US"/>
        </w:rPr>
        <w:t xml:space="preserve">and Subsection </w:t>
      </w:r>
      <w:r w:rsidR="0014323A" w:rsidRPr="00AC4FFE">
        <w:rPr>
          <w:lang w:val="en-US"/>
        </w:rPr>
        <w:t>“</w:t>
      </w:r>
      <w:r w:rsidR="00564C5F" w:rsidRPr="00AC4FFE">
        <w:rPr>
          <w:lang w:val="en-US"/>
        </w:rPr>
        <w:t>Audit results</w:t>
      </w:r>
      <w:r w:rsidR="0014323A" w:rsidRPr="00AC4FFE">
        <w:rPr>
          <w:lang w:val="en-US"/>
        </w:rPr>
        <w:t>”</w:t>
      </w:r>
      <w:r w:rsidR="00564C5F" w:rsidRPr="00AC4FFE">
        <w:rPr>
          <w:lang w:val="en-US"/>
        </w:rPr>
        <w:t xml:space="preserve"> 4.3.11 to 4.3.20 </w:t>
      </w:r>
      <w:r w:rsidR="7AB8A4DD" w:rsidRPr="00AC4FFE">
        <w:rPr>
          <w:lang w:val="en-US"/>
        </w:rPr>
        <w:t>of</w:t>
      </w:r>
      <w:r w:rsidR="0088709E" w:rsidRPr="00AC4FFE">
        <w:rPr>
          <w:lang w:val="en-US"/>
        </w:rPr>
        <w:t xml:space="preserve"> </w:t>
      </w:r>
      <w:r w:rsidR="008A4E08" w:rsidRPr="00AC4FFE">
        <w:rPr>
          <w:i/>
          <w:iCs/>
          <w:lang w:val="en-US"/>
        </w:rPr>
        <w:t>FSC-STD-20-001</w:t>
      </w:r>
      <w:r w:rsidR="00891860" w:rsidRPr="00AC4FFE">
        <w:t xml:space="preserve"> </w:t>
      </w:r>
      <w:r w:rsidR="7AB8A4DD" w:rsidRPr="00AC4FFE">
        <w:rPr>
          <w:i/>
          <w:lang w:val="en-US"/>
        </w:rPr>
        <w:t>General Requirements for FSC Accredited Certification Bodies</w:t>
      </w:r>
      <w:r w:rsidRPr="00AC4FFE">
        <w:rPr>
          <w:lang w:val="en-US"/>
        </w:rPr>
        <w:t xml:space="preserve">. </w:t>
      </w:r>
    </w:p>
    <w:p w14:paraId="63E67006" w14:textId="4AF031B0" w:rsidR="00CC0CE3" w:rsidRPr="00AC4FFE" w:rsidRDefault="00931F08" w:rsidP="00510772">
      <w:pPr>
        <w:pStyle w:val="List"/>
        <w:numPr>
          <w:ilvl w:val="0"/>
          <w:numId w:val="86"/>
        </w:numPr>
        <w:jc w:val="both"/>
        <w:rPr>
          <w:lang w:val="en-US"/>
        </w:rPr>
      </w:pPr>
      <w:r w:rsidRPr="00AC4FFE">
        <w:rPr>
          <w:lang w:val="en-US"/>
        </w:rPr>
        <w:t>F</w:t>
      </w:r>
      <w:r w:rsidR="4A8BCEAF" w:rsidRPr="00AC4FFE">
        <w:rPr>
          <w:lang w:val="en-US"/>
        </w:rPr>
        <w:t>ailure to correct</w:t>
      </w:r>
      <w:r w:rsidR="4A1E96E9" w:rsidRPr="00AC4FFE">
        <w:rPr>
          <w:lang w:val="en-US"/>
        </w:rPr>
        <w:t xml:space="preserve"> non-conformities </w:t>
      </w:r>
      <w:r w:rsidR="5D8955A3" w:rsidRPr="00AC4FFE">
        <w:rPr>
          <w:lang w:val="en-US"/>
        </w:rPr>
        <w:t>shall</w:t>
      </w:r>
      <w:r w:rsidR="0C470A53" w:rsidRPr="00AC4FFE">
        <w:rPr>
          <w:lang w:val="en-US"/>
        </w:rPr>
        <w:t xml:space="preserve"> result</w:t>
      </w:r>
      <w:r w:rsidR="6F371EDD" w:rsidRPr="00AC4FFE">
        <w:rPr>
          <w:lang w:val="en-US"/>
        </w:rPr>
        <w:t xml:space="preserve"> in</w:t>
      </w:r>
      <w:r w:rsidR="4A1E96E9" w:rsidRPr="00AC4FFE">
        <w:rPr>
          <w:lang w:val="en-US"/>
        </w:rPr>
        <w:t xml:space="preserve"> suspen</w:t>
      </w:r>
      <w:r w:rsidR="3B94FFB7" w:rsidRPr="00AC4FFE">
        <w:rPr>
          <w:lang w:val="en-US"/>
        </w:rPr>
        <w:t>sion</w:t>
      </w:r>
      <w:r w:rsidR="4A1E96E9" w:rsidRPr="00AC4FFE">
        <w:rPr>
          <w:lang w:val="en-US"/>
        </w:rPr>
        <w:t xml:space="preserve"> or </w:t>
      </w:r>
      <w:r w:rsidR="240B0B9E" w:rsidRPr="00AC4FFE">
        <w:rPr>
          <w:lang w:val="en-US"/>
        </w:rPr>
        <w:t>withdrawal</w:t>
      </w:r>
      <w:r w:rsidR="00BD2018" w:rsidRPr="00AC4FFE">
        <w:rPr>
          <w:lang w:val="en-US"/>
        </w:rPr>
        <w:t>, as per the above standard</w:t>
      </w:r>
      <w:r w:rsidR="009B5ECB" w:rsidRPr="00AC4FFE">
        <w:rPr>
          <w:lang w:val="en-US"/>
        </w:rPr>
        <w:t>,</w:t>
      </w:r>
      <w:r w:rsidR="412EFD40" w:rsidRPr="00AC4FFE">
        <w:rPr>
          <w:lang w:val="en-US"/>
        </w:rPr>
        <w:t xml:space="preserve"> of</w:t>
      </w:r>
      <w:r w:rsidR="00AD5C2B" w:rsidRPr="00AC4FFE">
        <w:rPr>
          <w:lang w:val="en-US"/>
        </w:rPr>
        <w:t>:</w:t>
      </w:r>
    </w:p>
    <w:p w14:paraId="58994F66" w14:textId="41B795CE" w:rsidR="00845633" w:rsidRPr="00AC4FFE" w:rsidRDefault="00845633" w:rsidP="00510772">
      <w:pPr>
        <w:pStyle w:val="List2"/>
        <w:jc w:val="both"/>
        <w:rPr>
          <w:lang w:val="en-US"/>
        </w:rPr>
      </w:pPr>
      <w:r w:rsidRPr="00AC4FFE">
        <w:rPr>
          <w:lang w:val="en-US"/>
        </w:rPr>
        <w:t xml:space="preserve">For </w:t>
      </w:r>
      <w:r w:rsidRPr="00AC4FFE">
        <w:rPr>
          <w:i/>
          <w:lang w:val="en-US"/>
        </w:rPr>
        <w:t>conversion*:</w:t>
      </w:r>
      <w:r w:rsidR="0024224A" w:rsidRPr="00AC4FFE">
        <w:rPr>
          <w:i/>
          <w:lang w:val="en-US"/>
        </w:rPr>
        <w:t xml:space="preserve"> </w:t>
      </w:r>
      <w:r w:rsidR="002B39E3" w:rsidRPr="00AC4FFE">
        <w:rPr>
          <w:i/>
          <w:lang w:val="en-US"/>
        </w:rPr>
        <w:t>T</w:t>
      </w:r>
      <w:r w:rsidR="0024224A" w:rsidRPr="00AC4FFE">
        <w:rPr>
          <w:i/>
          <w:lang w:val="en-US"/>
        </w:rPr>
        <w:t>he Organization*</w:t>
      </w:r>
      <w:r w:rsidR="002B39E3" w:rsidRPr="00AC4FFE">
        <w:rPr>
          <w:i/>
          <w:lang w:val="en-US"/>
        </w:rPr>
        <w:t xml:space="preserve">’s </w:t>
      </w:r>
      <w:r w:rsidR="0024224A" w:rsidRPr="00AC4FFE">
        <w:rPr>
          <w:lang w:val="en-US"/>
        </w:rPr>
        <w:t>FSC forest management certificat</w:t>
      </w:r>
      <w:r w:rsidR="006E4523" w:rsidRPr="00AC4FFE">
        <w:rPr>
          <w:lang w:val="en-US"/>
        </w:rPr>
        <w:t>e</w:t>
      </w:r>
      <w:r w:rsidR="0024224A" w:rsidRPr="00AC4FFE">
        <w:rPr>
          <w:lang w:val="en-US"/>
        </w:rPr>
        <w:t xml:space="preserve"> of the </w:t>
      </w:r>
      <w:r w:rsidR="0024224A" w:rsidRPr="00AC4FFE">
        <w:rPr>
          <w:i/>
          <w:lang w:val="en-US"/>
        </w:rPr>
        <w:t>Management Unit*</w:t>
      </w:r>
      <w:r w:rsidR="0024224A" w:rsidRPr="00AC4FFE">
        <w:rPr>
          <w:lang w:val="en-US"/>
        </w:rPr>
        <w:t xml:space="preserve">, </w:t>
      </w:r>
    </w:p>
    <w:p w14:paraId="5FD2B196" w14:textId="1B12A61C" w:rsidR="00845633" w:rsidRPr="00AC4FFE" w:rsidRDefault="00845633" w:rsidP="00510772">
      <w:pPr>
        <w:pStyle w:val="List2"/>
        <w:jc w:val="both"/>
        <w:rPr>
          <w:lang w:val="en-US"/>
        </w:rPr>
      </w:pPr>
      <w:r w:rsidRPr="00AC4FFE">
        <w:rPr>
          <w:lang w:val="en-US"/>
        </w:rPr>
        <w:t xml:space="preserve">For </w:t>
      </w:r>
      <w:r w:rsidR="008556D2" w:rsidRPr="00AC4FFE">
        <w:rPr>
          <w:i/>
          <w:iCs/>
          <w:lang w:val="en-US"/>
        </w:rPr>
        <w:t>unacceptable activities*</w:t>
      </w:r>
      <w:r w:rsidR="008556D2" w:rsidRPr="00AC4FFE">
        <w:rPr>
          <w:lang w:val="en-US"/>
        </w:rPr>
        <w:t>:</w:t>
      </w:r>
      <w:r w:rsidR="0024224A" w:rsidRPr="00AC4FFE">
        <w:rPr>
          <w:i/>
          <w:iCs/>
          <w:lang w:val="en-US"/>
        </w:rPr>
        <w:t xml:space="preserve"> </w:t>
      </w:r>
      <w:r w:rsidR="0024224A" w:rsidRPr="00AC4FFE">
        <w:rPr>
          <w:lang w:val="en-US"/>
        </w:rPr>
        <w:t>FSC forest management certi</w:t>
      </w:r>
      <w:r w:rsidR="007717A0" w:rsidRPr="00AC4FFE">
        <w:rPr>
          <w:lang w:val="en-US"/>
        </w:rPr>
        <w:t>fi</w:t>
      </w:r>
      <w:r w:rsidR="00A14DCE" w:rsidRPr="00AC4FFE">
        <w:rPr>
          <w:lang w:val="en-US"/>
        </w:rPr>
        <w:t>cate(s)</w:t>
      </w:r>
      <w:r w:rsidR="0024224A" w:rsidRPr="00AC4FFE">
        <w:rPr>
          <w:lang w:val="en-US"/>
        </w:rPr>
        <w:t xml:space="preserve"> or other FSC certifica</w:t>
      </w:r>
      <w:r w:rsidR="00A14DCE" w:rsidRPr="00AC4FFE">
        <w:rPr>
          <w:lang w:val="en-US"/>
        </w:rPr>
        <w:t>te(s)</w:t>
      </w:r>
      <w:r w:rsidR="00D244D1" w:rsidRPr="00AC4FFE">
        <w:rPr>
          <w:lang w:val="en-US"/>
        </w:rPr>
        <w:t xml:space="preserve"> of organization</w:t>
      </w:r>
      <w:r w:rsidR="00BD2018" w:rsidRPr="00AC4FFE">
        <w:rPr>
          <w:lang w:val="en-US"/>
        </w:rPr>
        <w:t>(s)</w:t>
      </w:r>
      <w:r w:rsidR="00D244D1" w:rsidRPr="00AC4FFE">
        <w:rPr>
          <w:lang w:val="en-US"/>
        </w:rPr>
        <w:t xml:space="preserve"> within the </w:t>
      </w:r>
      <w:r w:rsidR="00D244D1" w:rsidRPr="00AC4FFE">
        <w:rPr>
          <w:i/>
          <w:iCs/>
          <w:lang w:val="en-US"/>
        </w:rPr>
        <w:t>corporate</w:t>
      </w:r>
      <w:r w:rsidR="00D244D1" w:rsidRPr="00AC4FFE">
        <w:rPr>
          <w:lang w:val="en-US"/>
        </w:rPr>
        <w:t xml:space="preserve"> </w:t>
      </w:r>
      <w:r w:rsidR="00D244D1" w:rsidRPr="00AC4FFE">
        <w:rPr>
          <w:i/>
          <w:iCs/>
          <w:lang w:val="en-US"/>
        </w:rPr>
        <w:t>group*</w:t>
      </w:r>
    </w:p>
    <w:p w14:paraId="75EEBC16" w14:textId="3AFADDB9" w:rsidR="00C37602" w:rsidRPr="00AC4FFE" w:rsidRDefault="00815121" w:rsidP="00510772">
      <w:pPr>
        <w:pStyle w:val="List"/>
        <w:ind w:left="1418"/>
        <w:jc w:val="both"/>
        <w:rPr>
          <w:lang w:val="en-US"/>
        </w:rPr>
      </w:pPr>
      <w:r w:rsidRPr="00AC4FFE">
        <w:rPr>
          <w:lang w:val="en-US"/>
        </w:rPr>
        <w:t>If</w:t>
      </w:r>
      <w:r w:rsidR="0030707F" w:rsidRPr="00AC4FFE">
        <w:rPr>
          <w:lang w:val="en-US"/>
        </w:rPr>
        <w:t xml:space="preserve"> </w:t>
      </w:r>
      <w:r w:rsidR="0030707F" w:rsidRPr="00AC4FFE">
        <w:rPr>
          <w:i/>
          <w:iCs/>
          <w:lang w:val="en-US"/>
        </w:rPr>
        <w:t>The</w:t>
      </w:r>
      <w:r w:rsidR="0030707F" w:rsidRPr="00AC4FFE">
        <w:rPr>
          <w:lang w:val="en-US"/>
        </w:rPr>
        <w:t xml:space="preserve"> </w:t>
      </w:r>
      <w:r w:rsidR="0030707F" w:rsidRPr="00AC4FFE">
        <w:rPr>
          <w:i/>
          <w:lang w:val="en-US"/>
        </w:rPr>
        <w:t>Organization*</w:t>
      </w:r>
      <w:r w:rsidR="0030707F" w:rsidRPr="00AC4FFE">
        <w:rPr>
          <w:lang w:val="en-US"/>
        </w:rPr>
        <w:t xml:space="preserve"> or </w:t>
      </w:r>
      <w:r w:rsidR="0000152D" w:rsidRPr="00AC4FFE">
        <w:rPr>
          <w:lang w:val="en-US"/>
        </w:rPr>
        <w:t xml:space="preserve">an organization within </w:t>
      </w:r>
      <w:r w:rsidR="00F115F0" w:rsidRPr="00AC4FFE">
        <w:rPr>
          <w:lang w:val="en-US"/>
        </w:rPr>
        <w:t xml:space="preserve">the </w:t>
      </w:r>
      <w:r w:rsidR="0030707F" w:rsidRPr="00AC4FFE">
        <w:rPr>
          <w:i/>
          <w:lang w:val="en-US"/>
        </w:rPr>
        <w:t>corporate</w:t>
      </w:r>
      <w:r w:rsidR="0030707F" w:rsidRPr="00AC4FFE">
        <w:rPr>
          <w:lang w:val="en-US"/>
        </w:rPr>
        <w:t xml:space="preserve"> </w:t>
      </w:r>
      <w:r w:rsidR="0030707F" w:rsidRPr="00AC4FFE">
        <w:rPr>
          <w:i/>
          <w:lang w:val="en-US"/>
        </w:rPr>
        <w:t>group</w:t>
      </w:r>
      <w:r w:rsidR="0030707F" w:rsidRPr="00AC4FFE">
        <w:rPr>
          <w:i/>
          <w:iCs/>
          <w:lang w:val="en-US"/>
        </w:rPr>
        <w:t>*</w:t>
      </w:r>
      <w:r w:rsidR="0030707F" w:rsidRPr="00AC4FFE">
        <w:rPr>
          <w:lang w:val="en-US"/>
        </w:rPr>
        <w:t xml:space="preserve"> has not achieved FSC forest management certification or other FSC certification</w:t>
      </w:r>
      <w:r w:rsidR="0088709E" w:rsidRPr="00AC4FFE">
        <w:rPr>
          <w:lang w:val="en-US"/>
        </w:rPr>
        <w:t>:</w:t>
      </w:r>
      <w:r w:rsidR="0030707F" w:rsidRPr="00AC4FFE">
        <w:rPr>
          <w:lang w:val="en-US"/>
        </w:rPr>
        <w:t xml:space="preserve"> failure to correct non-conformities may result in suspension of the </w:t>
      </w:r>
      <w:r w:rsidR="0030707F" w:rsidRPr="00AC4FFE">
        <w:rPr>
          <w:i/>
          <w:iCs/>
          <w:lang w:val="en-US"/>
        </w:rPr>
        <w:t>remedy process</w:t>
      </w:r>
      <w:r w:rsidR="00CB38D6" w:rsidRPr="00AC4FFE">
        <w:rPr>
          <w:lang w:val="en-US"/>
        </w:rPr>
        <w:t>*.</w:t>
      </w:r>
    </w:p>
    <w:p w14:paraId="27F10FA1" w14:textId="6CA7B4D0" w:rsidR="0030707F" w:rsidRPr="00AC4FFE" w:rsidRDefault="00815121" w:rsidP="00510772">
      <w:pPr>
        <w:pStyle w:val="List"/>
        <w:ind w:left="1418"/>
        <w:jc w:val="both"/>
        <w:rPr>
          <w:lang w:val="en-US"/>
        </w:rPr>
      </w:pPr>
      <w:r w:rsidRPr="00AC4FFE">
        <w:rPr>
          <w:lang w:val="en-US"/>
        </w:rPr>
        <w:lastRenderedPageBreak/>
        <w:t>If</w:t>
      </w:r>
      <w:r w:rsidR="005F743C" w:rsidRPr="00AC4FFE">
        <w:rPr>
          <w:lang w:val="en-US"/>
        </w:rPr>
        <w:t xml:space="preserve"> the </w:t>
      </w:r>
      <w:r w:rsidR="005F743C" w:rsidRPr="00AC4FFE">
        <w:rPr>
          <w:i/>
          <w:iCs/>
          <w:lang w:val="en-US"/>
        </w:rPr>
        <w:t>corporate group*</w:t>
      </w:r>
      <w:r w:rsidR="00CB38D6" w:rsidRPr="00AC4FFE">
        <w:rPr>
          <w:lang w:val="en-US"/>
        </w:rPr>
        <w:t xml:space="preserve"> fail</w:t>
      </w:r>
      <w:r w:rsidRPr="00AC4FFE">
        <w:rPr>
          <w:lang w:val="en-US"/>
        </w:rPr>
        <w:t>s</w:t>
      </w:r>
      <w:r w:rsidR="00CB38D6" w:rsidRPr="00AC4FFE">
        <w:rPr>
          <w:lang w:val="en-US"/>
        </w:rPr>
        <w:t xml:space="preserve"> to correct</w:t>
      </w:r>
      <w:r w:rsidR="00BC612B" w:rsidRPr="00AC4FFE">
        <w:rPr>
          <w:lang w:val="en-US"/>
        </w:rPr>
        <w:t xml:space="preserve"> non-conformities </w:t>
      </w:r>
      <w:r w:rsidRPr="00AC4FFE">
        <w:rPr>
          <w:lang w:val="en-US"/>
        </w:rPr>
        <w:t>it</w:t>
      </w:r>
      <w:r w:rsidR="00BC612B" w:rsidRPr="00AC4FFE">
        <w:rPr>
          <w:lang w:val="en-US"/>
        </w:rPr>
        <w:t xml:space="preserve"> may result in</w:t>
      </w:r>
      <w:r w:rsidR="0030707F" w:rsidRPr="00AC4FFE">
        <w:rPr>
          <w:lang w:val="en-US"/>
        </w:rPr>
        <w:t xml:space="preserve"> </w:t>
      </w:r>
      <w:r w:rsidR="0030707F" w:rsidRPr="00AC4FFE">
        <w:rPr>
          <w:i/>
          <w:lang w:val="en-US"/>
        </w:rPr>
        <w:t>disassociation</w:t>
      </w:r>
      <w:r w:rsidR="00325468" w:rsidRPr="00AC4FFE">
        <w:rPr>
          <w:i/>
          <w:iCs/>
          <w:lang w:val="en-US"/>
        </w:rPr>
        <w:t>*</w:t>
      </w:r>
      <w:r w:rsidR="0030707F" w:rsidRPr="00AC4FFE">
        <w:rPr>
          <w:lang w:val="en-US"/>
        </w:rPr>
        <w:t xml:space="preserve"> from FSC</w:t>
      </w:r>
      <w:r w:rsidR="009856FE" w:rsidRPr="00AC4FFE">
        <w:rPr>
          <w:lang w:val="en-US"/>
        </w:rPr>
        <w:t xml:space="preserve"> accordin</w:t>
      </w:r>
      <w:r w:rsidR="00BA3AB1" w:rsidRPr="00AC4FFE">
        <w:rPr>
          <w:lang w:val="en-US"/>
        </w:rPr>
        <w:t>g</w:t>
      </w:r>
      <w:r w:rsidR="009856FE" w:rsidRPr="00AC4FFE">
        <w:rPr>
          <w:lang w:val="en-US"/>
        </w:rPr>
        <w:t xml:space="preserve"> to </w:t>
      </w:r>
      <w:r w:rsidR="00F866A8" w:rsidRPr="00AC4FFE">
        <w:rPr>
          <w:lang w:val="en-US"/>
        </w:rPr>
        <w:t xml:space="preserve">FSC-PRO-01-009 </w:t>
      </w:r>
      <w:r w:rsidR="00F866A8" w:rsidRPr="00AC4FFE">
        <w:rPr>
          <w:i/>
          <w:iCs/>
          <w:lang w:val="en-US"/>
        </w:rPr>
        <w:t>Processing FSC Policy for Association Complaints</w:t>
      </w:r>
      <w:r w:rsidR="0030707F" w:rsidRPr="00AC4FFE">
        <w:rPr>
          <w:lang w:val="en-US"/>
        </w:rPr>
        <w:t>.</w:t>
      </w:r>
    </w:p>
    <w:p w14:paraId="3E8C91E2" w14:textId="4518CC89" w:rsidR="009C238E" w:rsidRPr="00AC4FFE" w:rsidRDefault="2745F37E" w:rsidP="00510772">
      <w:pPr>
        <w:pStyle w:val="Clause2"/>
        <w:ind w:left="1143"/>
        <w:jc w:val="both"/>
        <w:rPr>
          <w:b/>
          <w:bCs/>
          <w:lang w:val="en-US"/>
        </w:rPr>
      </w:pPr>
      <w:bookmarkStart w:id="190" w:name="_Ref108792578"/>
      <w:r w:rsidRPr="00AC4FFE">
        <w:rPr>
          <w:lang w:val="en-US"/>
        </w:rPr>
        <w:t>When non-conformities have been detected, t</w:t>
      </w:r>
      <w:r w:rsidR="009C238E" w:rsidRPr="00AC4FFE">
        <w:rPr>
          <w:lang w:val="en-US"/>
        </w:rPr>
        <w:t xml:space="preserve">he </w:t>
      </w:r>
      <w:r w:rsidR="009C238E" w:rsidRPr="00AC4FFE">
        <w:rPr>
          <w:i/>
          <w:iCs/>
          <w:lang w:val="en-US"/>
        </w:rPr>
        <w:t xml:space="preserve">Third Party Verifier* </w:t>
      </w:r>
      <w:r w:rsidR="009C238E" w:rsidRPr="00AC4FFE">
        <w:rPr>
          <w:lang w:val="en-US"/>
        </w:rPr>
        <w:t xml:space="preserve">shall submit a report to FSC </w:t>
      </w:r>
      <w:r w:rsidRPr="00AC4FFE">
        <w:rPr>
          <w:lang w:val="en-US"/>
        </w:rPr>
        <w:t xml:space="preserve">that outlines the findings. </w:t>
      </w:r>
      <w:r w:rsidR="009C238E" w:rsidRPr="00AC4FFE">
        <w:rPr>
          <w:lang w:val="en-US"/>
        </w:rPr>
        <w:t xml:space="preserve">Summaries of this report shall be made </w:t>
      </w:r>
      <w:r w:rsidR="009C238E" w:rsidRPr="00AC4FFE">
        <w:rPr>
          <w:i/>
          <w:iCs/>
          <w:lang w:val="en-US"/>
        </w:rPr>
        <w:t>publicly available</w:t>
      </w:r>
      <w:r w:rsidR="00DB201A" w:rsidRPr="00AC4FFE">
        <w:rPr>
          <w:lang w:val="en-US"/>
        </w:rPr>
        <w:t>*</w:t>
      </w:r>
      <w:r w:rsidR="009C238E" w:rsidRPr="00AC4FFE">
        <w:rPr>
          <w:lang w:val="en-US"/>
        </w:rPr>
        <w:t xml:space="preserve"> on the </w:t>
      </w:r>
      <w:r w:rsidR="009C238E" w:rsidRPr="00AC4FFE">
        <w:rPr>
          <w:i/>
          <w:iCs/>
          <w:lang w:val="en-US"/>
        </w:rPr>
        <w:t>FSC Remedy Framework Website</w:t>
      </w:r>
      <w:bookmarkEnd w:id="190"/>
      <w:r w:rsidR="00983064" w:rsidRPr="00AC4FFE">
        <w:rPr>
          <w:i/>
          <w:iCs/>
          <w:lang w:val="en-US"/>
        </w:rPr>
        <w:t>*</w:t>
      </w:r>
      <w:r w:rsidR="009C238E" w:rsidRPr="00AC4FFE">
        <w:rPr>
          <w:i/>
          <w:iCs/>
          <w:lang w:val="en-US"/>
        </w:rPr>
        <w:t>.</w:t>
      </w:r>
    </w:p>
    <w:p w14:paraId="0F8180E8" w14:textId="28633774" w:rsidR="003C4887" w:rsidRPr="00AC4FFE" w:rsidRDefault="003C4887" w:rsidP="00510772">
      <w:pPr>
        <w:pStyle w:val="Clause2"/>
        <w:ind w:left="1143"/>
        <w:jc w:val="both"/>
        <w:rPr>
          <w:lang w:val="en-US"/>
        </w:rPr>
      </w:pPr>
      <w:r w:rsidRPr="00AC4FFE">
        <w:rPr>
          <w:i/>
          <w:lang w:val="en-US"/>
        </w:rPr>
        <w:t>The</w:t>
      </w:r>
      <w:r w:rsidRPr="00AC4FFE">
        <w:rPr>
          <w:i/>
          <w:iCs/>
          <w:lang w:val="en-US"/>
        </w:rPr>
        <w:t xml:space="preserve"> Organization* </w:t>
      </w:r>
      <w:r w:rsidRPr="00AC4FFE">
        <w:rPr>
          <w:lang w:val="en-US"/>
        </w:rPr>
        <w:t>or</w:t>
      </w:r>
      <w:r w:rsidRPr="00AC4FFE">
        <w:rPr>
          <w:i/>
          <w:iCs/>
          <w:lang w:val="en-US"/>
        </w:rPr>
        <w:t xml:space="preserve"> </w:t>
      </w:r>
      <w:r w:rsidRPr="00AC4FFE">
        <w:rPr>
          <w:lang w:val="en-US"/>
        </w:rPr>
        <w:t>the</w:t>
      </w:r>
      <w:r w:rsidRPr="00AC4FFE">
        <w:rPr>
          <w:i/>
          <w:iCs/>
          <w:lang w:val="en-US"/>
        </w:rPr>
        <w:t xml:space="preserve"> corporate group* </w:t>
      </w:r>
      <w:r w:rsidRPr="00AC4FFE">
        <w:rPr>
          <w:lang w:val="en-US"/>
        </w:rPr>
        <w:t xml:space="preserve">shall continue monitoring after the </w:t>
      </w:r>
      <w:r w:rsidRPr="00AC4FFE">
        <w:rPr>
          <w:i/>
          <w:lang w:val="en-US"/>
        </w:rPr>
        <w:t>Initial Implementation Threshold*</w:t>
      </w:r>
      <w:r w:rsidRPr="00AC4FFE">
        <w:rPr>
          <w:lang w:val="en-US"/>
        </w:rPr>
        <w:t xml:space="preserve"> or </w:t>
      </w:r>
      <w:r w:rsidR="00F115F0" w:rsidRPr="00AC4FFE">
        <w:rPr>
          <w:lang w:val="en-US"/>
        </w:rPr>
        <w:t xml:space="preserve">the </w:t>
      </w:r>
      <w:r w:rsidRPr="00AC4FFE">
        <w:rPr>
          <w:i/>
          <w:iCs/>
          <w:lang w:val="en-US"/>
        </w:rPr>
        <w:t>Association Threshold*</w:t>
      </w:r>
      <w:r w:rsidRPr="00AC4FFE">
        <w:rPr>
          <w:lang w:val="en-US"/>
        </w:rPr>
        <w:t xml:space="preserve"> </w:t>
      </w:r>
      <w:r w:rsidR="00F115F0" w:rsidRPr="00AC4FFE">
        <w:rPr>
          <w:lang w:val="en-US"/>
        </w:rPr>
        <w:t xml:space="preserve">has </w:t>
      </w:r>
      <w:r w:rsidRPr="00AC4FFE">
        <w:rPr>
          <w:lang w:val="en-US"/>
        </w:rPr>
        <w:t>been achieved and until full implementation of the Remedy Plan(s) has been achieved.</w:t>
      </w:r>
    </w:p>
    <w:p w14:paraId="16006393" w14:textId="61D6FC95" w:rsidR="003E3D9A" w:rsidRPr="00AC4FFE" w:rsidRDefault="00FC1290" w:rsidP="00510772">
      <w:pPr>
        <w:pStyle w:val="Clause2"/>
        <w:ind w:left="1143"/>
        <w:jc w:val="both"/>
        <w:rPr>
          <w:b/>
          <w:lang w:val="en-US"/>
        </w:rPr>
      </w:pPr>
      <w:r w:rsidRPr="00AC4FFE">
        <w:rPr>
          <w:lang w:val="en-US"/>
        </w:rPr>
        <w:t xml:space="preserve">Annual monitoring of </w:t>
      </w:r>
      <w:r w:rsidRPr="00AC4FFE">
        <w:rPr>
          <w:i/>
          <w:iCs/>
          <w:lang w:val="en-US"/>
        </w:rPr>
        <w:t>The Organization</w:t>
      </w:r>
      <w:r w:rsidR="4AEC53E0" w:rsidRPr="00AC4FFE">
        <w:rPr>
          <w:i/>
          <w:iCs/>
          <w:lang w:val="en-US"/>
        </w:rPr>
        <w:t xml:space="preserve">* </w:t>
      </w:r>
      <w:r w:rsidR="4AEC53E0" w:rsidRPr="00AC4FFE">
        <w:rPr>
          <w:lang w:val="en-US"/>
        </w:rPr>
        <w:t xml:space="preserve">or the </w:t>
      </w:r>
      <w:r w:rsidR="4AEC53E0" w:rsidRPr="00AC4FFE">
        <w:rPr>
          <w:i/>
          <w:iCs/>
          <w:lang w:val="en-US"/>
        </w:rPr>
        <w:t>corporate group</w:t>
      </w:r>
      <w:r w:rsidRPr="00AC4FFE">
        <w:rPr>
          <w:i/>
          <w:iCs/>
          <w:lang w:val="en-US"/>
        </w:rPr>
        <w:t xml:space="preserve">* </w:t>
      </w:r>
      <w:r w:rsidRPr="00AC4FFE">
        <w:rPr>
          <w:lang w:val="en-US"/>
        </w:rPr>
        <w:t xml:space="preserve">by the </w:t>
      </w:r>
      <w:r w:rsidRPr="00AC4FFE">
        <w:rPr>
          <w:i/>
          <w:iCs/>
          <w:lang w:val="en-US"/>
        </w:rPr>
        <w:t>Third</w:t>
      </w:r>
      <w:r w:rsidR="00A476C7" w:rsidRPr="00AC4FFE">
        <w:rPr>
          <w:i/>
          <w:iCs/>
          <w:lang w:val="en-US"/>
        </w:rPr>
        <w:t xml:space="preserve"> </w:t>
      </w:r>
      <w:r w:rsidRPr="00AC4FFE">
        <w:rPr>
          <w:i/>
          <w:iCs/>
          <w:lang w:val="en-US"/>
        </w:rPr>
        <w:t>Party Verifier</w:t>
      </w:r>
      <w:r w:rsidRPr="00AC4FFE">
        <w:rPr>
          <w:lang w:val="en-US"/>
        </w:rPr>
        <w:t xml:space="preserve">* shall continue until </w:t>
      </w:r>
      <w:r w:rsidR="00C049F6" w:rsidRPr="00AC4FFE">
        <w:rPr>
          <w:lang w:val="en-US"/>
        </w:rPr>
        <w:t>full implementation of the Remedy Plan</w:t>
      </w:r>
      <w:r w:rsidRPr="00AC4FFE">
        <w:rPr>
          <w:lang w:val="en-US"/>
        </w:rPr>
        <w:t xml:space="preserve"> is verified, with input from</w:t>
      </w:r>
      <w:r w:rsidR="003C2AF9" w:rsidRPr="00AC4FFE">
        <w:rPr>
          <w:lang w:val="en-US"/>
        </w:rPr>
        <w:t>:</w:t>
      </w:r>
      <w:r w:rsidR="00CD6B63" w:rsidRPr="00AC4FFE">
        <w:rPr>
          <w:lang w:val="en-US"/>
        </w:rPr>
        <w:t xml:space="preserve"> </w:t>
      </w:r>
    </w:p>
    <w:p w14:paraId="6EEFBA5F" w14:textId="77777777" w:rsidR="00C37602" w:rsidRPr="00AC4FFE" w:rsidRDefault="00C37602" w:rsidP="00510772">
      <w:pPr>
        <w:pStyle w:val="List"/>
        <w:numPr>
          <w:ilvl w:val="0"/>
          <w:numId w:val="84"/>
        </w:numPr>
        <w:rPr>
          <w:lang w:val="en-US"/>
        </w:rPr>
      </w:pPr>
      <w:r w:rsidRPr="00AC4FFE">
        <w:rPr>
          <w:lang w:val="en-US"/>
        </w:rPr>
        <w:t>F</w:t>
      </w:r>
      <w:r w:rsidR="009C5D3C" w:rsidRPr="00AC4FFE">
        <w:rPr>
          <w:lang w:val="en-US"/>
        </w:rPr>
        <w:t xml:space="preserve">or </w:t>
      </w:r>
      <w:r w:rsidR="009C5D3C" w:rsidRPr="00AC4FFE">
        <w:rPr>
          <w:i/>
          <w:lang w:val="en-US"/>
        </w:rPr>
        <w:t>conversion</w:t>
      </w:r>
      <w:r w:rsidR="009C5D3C" w:rsidRPr="00AC4FFE">
        <w:rPr>
          <w:lang w:val="en-US"/>
        </w:rPr>
        <w:t xml:space="preserve">*: </w:t>
      </w:r>
      <w:r w:rsidR="009811D9" w:rsidRPr="00AC4FFE">
        <w:rPr>
          <w:i/>
          <w:color w:val="5BC3F5" w:themeColor="accent5"/>
          <w:lang w:val="en-US"/>
        </w:rPr>
        <w:t>Impacted rights holders</w:t>
      </w:r>
      <w:r w:rsidR="003C2AF9" w:rsidRPr="00AC4FFE">
        <w:rPr>
          <w:lang w:val="en-US"/>
        </w:rPr>
        <w:t xml:space="preserve">*, </w:t>
      </w:r>
      <w:r w:rsidR="0069544A" w:rsidRPr="00AC4FFE">
        <w:rPr>
          <w:i/>
          <w:color w:val="C00000"/>
          <w:lang w:val="en-US"/>
        </w:rPr>
        <w:t>affected stakeholders</w:t>
      </w:r>
      <w:r w:rsidR="003C2AF9" w:rsidRPr="00AC4FFE">
        <w:rPr>
          <w:lang w:val="en-US"/>
        </w:rPr>
        <w:t>* and experts</w:t>
      </w:r>
    </w:p>
    <w:p w14:paraId="27226CFB" w14:textId="4558BBA6" w:rsidR="009957F6" w:rsidRPr="009957F6" w:rsidRDefault="009C0F2C" w:rsidP="009957F6">
      <w:pPr>
        <w:pStyle w:val="List"/>
        <w:ind w:left="1418" w:hanging="285"/>
        <w:rPr>
          <w:lang w:val="en-US"/>
        </w:rPr>
      </w:pPr>
      <w:r w:rsidRPr="00AC4FFE">
        <w:rPr>
          <w:lang w:val="en-US"/>
        </w:rPr>
        <w:t xml:space="preserve">For </w:t>
      </w:r>
      <w:r w:rsidRPr="00AC4FFE">
        <w:rPr>
          <w:i/>
          <w:iCs/>
          <w:lang w:val="en-US"/>
        </w:rPr>
        <w:t>unacceptable activities*:</w:t>
      </w:r>
      <w:r w:rsidR="009C5D3C" w:rsidRPr="00AC4FFE">
        <w:rPr>
          <w:i/>
          <w:iCs/>
          <w:lang w:val="en-US"/>
        </w:rPr>
        <w:t xml:space="preserve"> Core Dialogue Group(s)*</w:t>
      </w:r>
      <w:r w:rsidR="003C2AF9" w:rsidRPr="00AC4FFE">
        <w:rPr>
          <w:i/>
          <w:iCs/>
          <w:lang w:val="en-US"/>
        </w:rPr>
        <w:t xml:space="preserve">, </w:t>
      </w:r>
      <w:r w:rsidR="009811D9" w:rsidRPr="00AC4FFE">
        <w:rPr>
          <w:i/>
          <w:color w:val="5BC3F5" w:themeColor="accent5"/>
          <w:lang w:val="en-US"/>
        </w:rPr>
        <w:t>impacted rights holders</w:t>
      </w:r>
      <w:r w:rsidR="003C2AF9" w:rsidRPr="00AC4FFE">
        <w:rPr>
          <w:i/>
          <w:iCs/>
          <w:lang w:val="en-US"/>
        </w:rPr>
        <w:t>*</w:t>
      </w:r>
      <w:r w:rsidR="003C2AF9" w:rsidRPr="00AC4FFE">
        <w:rPr>
          <w:lang w:val="en-US"/>
        </w:rPr>
        <w:t xml:space="preserve">, </w:t>
      </w:r>
      <w:r w:rsidR="0069544A" w:rsidRPr="00AC4FFE">
        <w:rPr>
          <w:i/>
          <w:iCs/>
          <w:color w:val="C00000"/>
          <w:lang w:val="en-US"/>
        </w:rPr>
        <w:t>affected stakeholders</w:t>
      </w:r>
      <w:r w:rsidR="003C2AF9" w:rsidRPr="00AC4FFE">
        <w:rPr>
          <w:i/>
          <w:iCs/>
          <w:lang w:val="en-US"/>
        </w:rPr>
        <w:t>*</w:t>
      </w:r>
      <w:r w:rsidR="00EF6970" w:rsidRPr="00AC4FFE">
        <w:rPr>
          <w:i/>
          <w:iCs/>
          <w:lang w:val="en-US"/>
        </w:rPr>
        <w:t>,</w:t>
      </w:r>
      <w:r w:rsidR="003C2AF9" w:rsidRPr="00AC4FFE">
        <w:rPr>
          <w:lang w:val="en-US"/>
        </w:rPr>
        <w:t xml:space="preserve"> and experts</w:t>
      </w:r>
      <w:r w:rsidR="00766E10" w:rsidRPr="00AC4FFE">
        <w:rPr>
          <w:lang w:val="en-US"/>
        </w:rPr>
        <w:t>.</w:t>
      </w:r>
    </w:p>
    <w:p w14:paraId="10078072" w14:textId="42A82DC3" w:rsidR="00074975" w:rsidRPr="00EB791B" w:rsidRDefault="00074975" w:rsidP="00510772">
      <w:pPr>
        <w:pStyle w:val="Clause1-Heading"/>
        <w:numPr>
          <w:ilvl w:val="0"/>
          <w:numId w:val="79"/>
        </w:numPr>
        <w:jc w:val="both"/>
        <w:outlineLvl w:val="9"/>
        <w:rPr>
          <w:rFonts w:asciiTheme="minorHAnsi" w:hAnsiTheme="minorHAnsi" w:cstheme="minorHAnsi"/>
          <w:b/>
          <w:lang w:val="en-US"/>
        </w:rPr>
      </w:pPr>
      <w:r w:rsidRPr="00EB791B">
        <w:rPr>
          <w:rFonts w:asciiTheme="minorHAnsi" w:hAnsiTheme="minorHAnsi" w:cstheme="minorHAnsi"/>
          <w:b/>
          <w:lang w:val="en-US"/>
        </w:rPr>
        <w:t>Verification of the full implementation of the</w:t>
      </w:r>
      <w:r w:rsidR="00394753" w:rsidRPr="00EB791B">
        <w:rPr>
          <w:rFonts w:asciiTheme="minorHAnsi" w:hAnsiTheme="minorHAnsi" w:cstheme="minorHAnsi"/>
          <w:b/>
          <w:lang w:val="en-US"/>
        </w:rPr>
        <w:t xml:space="preserve"> </w:t>
      </w:r>
      <w:r w:rsidR="00394753" w:rsidRPr="00EB791B">
        <w:rPr>
          <w:rFonts w:asciiTheme="minorHAnsi" w:hAnsiTheme="minorHAnsi" w:cstheme="minorHAnsi"/>
          <w:b/>
          <w:i/>
          <w:lang w:val="en-US"/>
        </w:rPr>
        <w:t>FSC</w:t>
      </w:r>
      <w:r w:rsidRPr="00EB791B">
        <w:rPr>
          <w:rFonts w:asciiTheme="minorHAnsi" w:hAnsiTheme="minorHAnsi" w:cstheme="minorHAnsi"/>
          <w:b/>
          <w:i/>
          <w:lang w:val="en-US"/>
        </w:rPr>
        <w:t xml:space="preserve"> Remedy </w:t>
      </w:r>
      <w:r w:rsidR="00394753" w:rsidRPr="00EB791B">
        <w:rPr>
          <w:rFonts w:asciiTheme="minorHAnsi" w:hAnsiTheme="minorHAnsi" w:cstheme="minorHAnsi"/>
          <w:b/>
          <w:i/>
          <w:lang w:val="en-US"/>
        </w:rPr>
        <w:t>Framework</w:t>
      </w:r>
    </w:p>
    <w:p w14:paraId="7A79CFF0" w14:textId="77777777" w:rsidR="00704CDD" w:rsidRPr="004F35A2" w:rsidRDefault="00704CDD" w:rsidP="00D645A3">
      <w:pPr>
        <w:spacing w:line="259" w:lineRule="auto"/>
        <w:jc w:val="both"/>
        <w:rPr>
          <w:rFonts w:eastAsia="Arial" w:cs="Arial"/>
          <w:b/>
          <w:bCs/>
        </w:rPr>
      </w:pPr>
      <w:r w:rsidRPr="004F35A2">
        <w:rPr>
          <w:rFonts w:eastAsia="Arial" w:cs="Arial"/>
          <w:b/>
          <w:bCs/>
        </w:rPr>
        <w:t>Core requirements</w:t>
      </w:r>
    </w:p>
    <w:p w14:paraId="3AFCB51E" w14:textId="2ED28EEE" w:rsidR="007B2951" w:rsidRPr="004F35A2" w:rsidRDefault="007B2951" w:rsidP="00510772">
      <w:pPr>
        <w:pStyle w:val="Clause2"/>
        <w:ind w:left="1143"/>
        <w:jc w:val="both"/>
        <w:rPr>
          <w:lang w:val="en-US"/>
        </w:rPr>
      </w:pPr>
      <w:r w:rsidRPr="004F35A2">
        <w:rPr>
          <w:i/>
          <w:lang w:val="en-US"/>
        </w:rPr>
        <w:t>The</w:t>
      </w:r>
      <w:r w:rsidRPr="004F35A2">
        <w:rPr>
          <w:i/>
          <w:iCs/>
          <w:lang w:val="en-US"/>
        </w:rPr>
        <w:t xml:space="preserve"> Organization* </w:t>
      </w:r>
      <w:r w:rsidRPr="004F35A2">
        <w:rPr>
          <w:lang w:val="en-US"/>
        </w:rPr>
        <w:t>or</w:t>
      </w:r>
      <w:r w:rsidRPr="004F35A2">
        <w:rPr>
          <w:i/>
          <w:iCs/>
          <w:lang w:val="en-US"/>
        </w:rPr>
        <w:t xml:space="preserve"> </w:t>
      </w:r>
      <w:r w:rsidRPr="004F35A2">
        <w:rPr>
          <w:lang w:val="en-US"/>
        </w:rPr>
        <w:t>the</w:t>
      </w:r>
      <w:r w:rsidRPr="004F35A2">
        <w:rPr>
          <w:i/>
          <w:iCs/>
          <w:lang w:val="en-US"/>
        </w:rPr>
        <w:t xml:space="preserve"> corporate group</w:t>
      </w:r>
      <w:r w:rsidRPr="004F35A2">
        <w:rPr>
          <w:lang w:val="en-US"/>
        </w:rPr>
        <w:t xml:space="preserve">* shall request verification by the </w:t>
      </w:r>
      <w:r w:rsidRPr="004F35A2">
        <w:rPr>
          <w:i/>
          <w:iCs/>
          <w:lang w:val="en-US"/>
        </w:rPr>
        <w:t>Third</w:t>
      </w:r>
      <w:r w:rsidR="00F534EE" w:rsidRPr="004F35A2">
        <w:rPr>
          <w:i/>
          <w:iCs/>
          <w:lang w:val="en-US"/>
        </w:rPr>
        <w:t xml:space="preserve"> </w:t>
      </w:r>
      <w:r w:rsidRPr="004F35A2">
        <w:rPr>
          <w:i/>
          <w:iCs/>
          <w:lang w:val="en-US"/>
        </w:rPr>
        <w:t>Party Verifier</w:t>
      </w:r>
      <w:r w:rsidRPr="004F35A2">
        <w:rPr>
          <w:lang w:val="en-US"/>
        </w:rPr>
        <w:t>* when it concludes that it has achieved the full implementation of</w:t>
      </w:r>
      <w:r w:rsidRPr="004F35A2">
        <w:rPr>
          <w:i/>
          <w:iCs/>
          <w:lang w:val="en-US"/>
        </w:rPr>
        <w:t xml:space="preserve"> </w:t>
      </w:r>
      <w:r w:rsidRPr="004F35A2">
        <w:rPr>
          <w:lang w:val="en-US"/>
        </w:rPr>
        <w:t xml:space="preserve">the Remedy Plan. </w:t>
      </w:r>
    </w:p>
    <w:p w14:paraId="4EA7F825" w14:textId="4CB5504A" w:rsidR="007919E8" w:rsidRPr="004F35A2" w:rsidRDefault="007919E8" w:rsidP="00510772">
      <w:pPr>
        <w:pStyle w:val="Clause2"/>
        <w:ind w:left="1143"/>
        <w:jc w:val="both"/>
        <w:rPr>
          <w:b/>
          <w:lang w:val="en-US"/>
        </w:rPr>
      </w:pPr>
      <w:bookmarkStart w:id="191" w:name="_Ref119674718"/>
      <w:r w:rsidRPr="004F35A2">
        <w:rPr>
          <w:lang w:val="en-US"/>
        </w:rPr>
        <w:t xml:space="preserve">The </w:t>
      </w:r>
      <w:r w:rsidRPr="004F35A2">
        <w:rPr>
          <w:i/>
          <w:iCs/>
          <w:lang w:val="en-US"/>
        </w:rPr>
        <w:t>Third Party Verifier*</w:t>
      </w:r>
      <w:r w:rsidRPr="004F35A2">
        <w:rPr>
          <w:lang w:val="en-US"/>
        </w:rPr>
        <w:t xml:space="preserve"> shall provide a report to FSC confirming completion of </w:t>
      </w:r>
      <w:r w:rsidRPr="004F35A2">
        <w:rPr>
          <w:i/>
          <w:iCs/>
          <w:lang w:val="en-US"/>
        </w:rPr>
        <w:t>the</w:t>
      </w:r>
      <w:r w:rsidR="0001573A" w:rsidRPr="004F35A2">
        <w:rPr>
          <w:i/>
          <w:iCs/>
          <w:lang w:val="en-US"/>
        </w:rPr>
        <w:t xml:space="preserve"> FSC Remedy Framework</w:t>
      </w:r>
      <w:r w:rsidRPr="004F35A2">
        <w:rPr>
          <w:lang w:val="en-US"/>
        </w:rPr>
        <w:t xml:space="preserve"> </w:t>
      </w:r>
      <w:r w:rsidR="00A35458" w:rsidRPr="004F35A2">
        <w:rPr>
          <w:lang w:val="en-US"/>
        </w:rPr>
        <w:t>by</w:t>
      </w:r>
      <w:r w:rsidRPr="004F35A2">
        <w:rPr>
          <w:lang w:val="en-US"/>
        </w:rPr>
        <w:t xml:space="preserve"> </w:t>
      </w:r>
      <w:r w:rsidRPr="004F35A2">
        <w:rPr>
          <w:i/>
          <w:iCs/>
          <w:lang w:val="en-US"/>
        </w:rPr>
        <w:t>The Organization</w:t>
      </w:r>
      <w:r w:rsidRPr="004F35A2">
        <w:rPr>
          <w:lang w:val="en-US"/>
        </w:rPr>
        <w:t xml:space="preserve">* or the </w:t>
      </w:r>
      <w:r w:rsidRPr="004F35A2">
        <w:rPr>
          <w:i/>
          <w:iCs/>
          <w:lang w:val="en-US"/>
        </w:rPr>
        <w:t>corporate</w:t>
      </w:r>
      <w:r w:rsidRPr="004F35A2">
        <w:rPr>
          <w:lang w:val="en-US"/>
        </w:rPr>
        <w:t xml:space="preserve"> </w:t>
      </w:r>
      <w:r w:rsidRPr="004F35A2">
        <w:rPr>
          <w:i/>
          <w:iCs/>
          <w:lang w:val="en-US"/>
        </w:rPr>
        <w:t>group*</w:t>
      </w:r>
      <w:bookmarkEnd w:id="191"/>
    </w:p>
    <w:p w14:paraId="505024D9" w14:textId="77777777" w:rsidR="00220A3C" w:rsidRPr="004F35A2" w:rsidRDefault="00220A3C" w:rsidP="00D645A3">
      <w:pPr>
        <w:jc w:val="both"/>
        <w:rPr>
          <w:rFonts w:cs="Arial"/>
          <w:b/>
          <w:bCs/>
        </w:rPr>
      </w:pPr>
      <w:r w:rsidRPr="004F35A2">
        <w:rPr>
          <w:rFonts w:cs="Arial"/>
          <w:b/>
          <w:bCs/>
        </w:rPr>
        <w:t>Additional requirements</w:t>
      </w:r>
    </w:p>
    <w:p w14:paraId="09DF3169" w14:textId="58F640C3" w:rsidR="002F7719" w:rsidRPr="004F35A2" w:rsidRDefault="002F7719" w:rsidP="00510772">
      <w:pPr>
        <w:pStyle w:val="Clause2"/>
        <w:ind w:left="1143"/>
        <w:jc w:val="both"/>
        <w:rPr>
          <w:lang w:val="en-US"/>
        </w:rPr>
      </w:pPr>
      <w:r w:rsidRPr="004F35A2">
        <w:rPr>
          <w:lang w:val="en-US"/>
        </w:rPr>
        <w:t xml:space="preserve">The </w:t>
      </w:r>
      <w:r w:rsidRPr="004F35A2">
        <w:rPr>
          <w:i/>
          <w:iCs/>
          <w:lang w:val="en-US"/>
        </w:rPr>
        <w:t>Core Dialogue Group(s)*</w:t>
      </w:r>
      <w:r w:rsidRPr="004F35A2">
        <w:rPr>
          <w:lang w:val="en-US"/>
        </w:rPr>
        <w:t xml:space="preserve"> shall agree that the outcomes of the full implementation of the Remedy Plan are met.  </w:t>
      </w:r>
    </w:p>
    <w:p w14:paraId="4C0FCAD8" w14:textId="6D10A255" w:rsidR="006454C7" w:rsidRPr="004F35A2" w:rsidRDefault="00AA23E2" w:rsidP="00510772">
      <w:pPr>
        <w:pStyle w:val="Clause2"/>
        <w:ind w:left="1143"/>
        <w:jc w:val="both"/>
        <w:rPr>
          <w:lang w:val="en-US"/>
        </w:rPr>
      </w:pPr>
      <w:r w:rsidRPr="004F35A2">
        <w:rPr>
          <w:lang w:val="en-US"/>
        </w:rPr>
        <w:t xml:space="preserve">The </w:t>
      </w:r>
      <w:r w:rsidRPr="00EB791B">
        <w:rPr>
          <w:i/>
          <w:lang w:val="en-US"/>
        </w:rPr>
        <w:t>Third Party Verifier</w:t>
      </w:r>
      <w:r w:rsidRPr="004F35A2">
        <w:rPr>
          <w:lang w:val="en-US"/>
        </w:rPr>
        <w:t>*</w:t>
      </w:r>
      <w:r w:rsidR="008F1863" w:rsidRPr="004F35A2">
        <w:rPr>
          <w:lang w:val="en-US"/>
        </w:rPr>
        <w:t xml:space="preserve"> shall carry out </w:t>
      </w:r>
      <w:r w:rsidRPr="004F35A2">
        <w:rPr>
          <w:lang w:val="en-US"/>
        </w:rPr>
        <w:t>a</w:t>
      </w:r>
      <w:r w:rsidR="00A341CF" w:rsidRPr="004F35A2">
        <w:rPr>
          <w:lang w:val="en-US"/>
        </w:rPr>
        <w:t xml:space="preserve"> participatory appraisal involving </w:t>
      </w:r>
      <w:r w:rsidR="00075C15" w:rsidRPr="00EB791B">
        <w:rPr>
          <w:i/>
          <w:iCs/>
          <w:color w:val="5BC3F5" w:themeColor="accent5"/>
          <w:lang w:val="en-US"/>
        </w:rPr>
        <w:t>impacted</w:t>
      </w:r>
      <w:r w:rsidR="00145BB3" w:rsidRPr="00EB791B">
        <w:rPr>
          <w:color w:val="5BC3F5" w:themeColor="accent5"/>
          <w:lang w:val="en-US"/>
        </w:rPr>
        <w:t xml:space="preserve"> </w:t>
      </w:r>
      <w:r w:rsidR="00A341CF" w:rsidRPr="00EB791B">
        <w:rPr>
          <w:i/>
          <w:color w:val="5BC3F5" w:themeColor="accent5"/>
          <w:lang w:val="en-US"/>
        </w:rPr>
        <w:t>rights holders</w:t>
      </w:r>
      <w:r w:rsidR="00A341CF" w:rsidRPr="004F35A2">
        <w:rPr>
          <w:i/>
          <w:lang w:val="en-US"/>
        </w:rPr>
        <w:t>*</w:t>
      </w:r>
      <w:r w:rsidR="00A341CF" w:rsidRPr="004F35A2">
        <w:rPr>
          <w:lang w:val="en-US"/>
        </w:rPr>
        <w:t xml:space="preserve"> and </w:t>
      </w:r>
      <w:r w:rsidR="00A341CF" w:rsidRPr="004F35A2">
        <w:rPr>
          <w:i/>
          <w:lang w:val="en-US"/>
        </w:rPr>
        <w:t xml:space="preserve">Core Dialogue Group(s)* </w:t>
      </w:r>
      <w:r w:rsidR="00A341CF" w:rsidRPr="004F35A2">
        <w:rPr>
          <w:lang w:val="en-US"/>
        </w:rPr>
        <w:t xml:space="preserve">to assess whether </w:t>
      </w:r>
      <w:r w:rsidR="003C0196" w:rsidRPr="004F35A2">
        <w:rPr>
          <w:lang w:val="en-US"/>
        </w:rPr>
        <w:t>the Remedy Plan</w:t>
      </w:r>
      <w:r w:rsidR="00A341CF" w:rsidRPr="004F35A2">
        <w:rPr>
          <w:i/>
          <w:lang w:val="en-US"/>
        </w:rPr>
        <w:t xml:space="preserve"> </w:t>
      </w:r>
      <w:r w:rsidR="00A341CF" w:rsidRPr="004F35A2">
        <w:rPr>
          <w:lang w:val="en-US"/>
        </w:rPr>
        <w:t>has been sufficiently implemented to address the</w:t>
      </w:r>
      <w:r w:rsidR="00A341CF" w:rsidRPr="004F35A2">
        <w:rPr>
          <w:i/>
          <w:lang w:val="en-US"/>
        </w:rPr>
        <w:t xml:space="preserve"> harm* </w:t>
      </w:r>
      <w:r w:rsidR="00A341CF" w:rsidRPr="004F35A2">
        <w:rPr>
          <w:lang w:val="en-US"/>
        </w:rPr>
        <w:t>caused</w:t>
      </w:r>
      <w:r w:rsidR="086127DC" w:rsidRPr="004F35A2">
        <w:rPr>
          <w:lang w:val="en-US"/>
        </w:rPr>
        <w:t>.  The appraisal results</w:t>
      </w:r>
      <w:r w:rsidR="00B46CDE" w:rsidRPr="004F35A2">
        <w:rPr>
          <w:lang w:val="en-US"/>
        </w:rPr>
        <w:t xml:space="preserve"> shall be included in the </w:t>
      </w:r>
      <w:r w:rsidR="00A639AB" w:rsidRPr="004F35A2">
        <w:rPr>
          <w:i/>
          <w:lang w:val="en-US"/>
        </w:rPr>
        <w:t>Third Party Verifier</w:t>
      </w:r>
      <w:r w:rsidR="00B258EC" w:rsidRPr="004F35A2">
        <w:rPr>
          <w:i/>
          <w:iCs/>
          <w:lang w:val="en-US"/>
        </w:rPr>
        <w:t>*</w:t>
      </w:r>
      <w:r w:rsidR="00A639AB" w:rsidRPr="004F35A2">
        <w:rPr>
          <w:lang w:val="en-US"/>
        </w:rPr>
        <w:t xml:space="preserve"> </w:t>
      </w:r>
      <w:r w:rsidR="006D3197" w:rsidRPr="004F35A2">
        <w:rPr>
          <w:lang w:val="en-US"/>
        </w:rPr>
        <w:t>report (</w:t>
      </w:r>
      <w:r w:rsidR="0984FD5B" w:rsidRPr="004F35A2">
        <w:rPr>
          <w:lang w:val="en-US"/>
        </w:rPr>
        <w:t xml:space="preserve">see </w:t>
      </w:r>
      <w:r w:rsidR="00D80F46" w:rsidRPr="004F35A2">
        <w:rPr>
          <w:lang w:val="en-US"/>
        </w:rPr>
        <w:fldChar w:fldCharType="begin"/>
      </w:r>
      <w:r w:rsidR="00D80F46" w:rsidRPr="004F35A2">
        <w:rPr>
          <w:lang w:val="en-US"/>
        </w:rPr>
        <w:instrText xml:space="preserve"> REF _Ref119674718 \r \h </w:instrText>
      </w:r>
      <w:r w:rsidR="004F35A2">
        <w:rPr>
          <w:lang w:val="en-US"/>
        </w:rPr>
        <w:instrText xml:space="preserve"> \* MERGEFORMAT </w:instrText>
      </w:r>
      <w:r w:rsidR="00D80F46" w:rsidRPr="004F35A2">
        <w:rPr>
          <w:lang w:val="en-US"/>
        </w:rPr>
      </w:r>
      <w:r w:rsidR="00D80F46" w:rsidRPr="004F35A2">
        <w:rPr>
          <w:lang w:val="en-US"/>
        </w:rPr>
        <w:fldChar w:fldCharType="separate"/>
      </w:r>
      <w:r w:rsidR="00167A13">
        <w:rPr>
          <w:lang w:val="en-US"/>
        </w:rPr>
        <w:t>32.2</w:t>
      </w:r>
      <w:r w:rsidR="00D80F46" w:rsidRPr="004F35A2">
        <w:rPr>
          <w:lang w:val="en-US"/>
        </w:rPr>
        <w:fldChar w:fldCharType="end"/>
      </w:r>
      <w:r w:rsidR="006D3197" w:rsidRPr="004F35A2">
        <w:rPr>
          <w:lang w:val="en-US"/>
        </w:rPr>
        <w:t>)</w:t>
      </w:r>
      <w:r w:rsidR="00A341CF" w:rsidRPr="004F35A2">
        <w:rPr>
          <w:i/>
          <w:lang w:val="en-US"/>
        </w:rPr>
        <w:t>.</w:t>
      </w:r>
    </w:p>
    <w:p w14:paraId="7CDDA027" w14:textId="463F4F52" w:rsidR="008F2583" w:rsidRPr="00EB791B" w:rsidRDefault="008F2583" w:rsidP="00510772">
      <w:pPr>
        <w:pStyle w:val="Clause1-Heading"/>
        <w:numPr>
          <w:ilvl w:val="0"/>
          <w:numId w:val="79"/>
        </w:numPr>
        <w:outlineLvl w:val="9"/>
        <w:rPr>
          <w:rFonts w:asciiTheme="minorHAnsi" w:hAnsiTheme="minorHAnsi" w:cstheme="minorHAnsi"/>
          <w:b/>
          <w:lang w:val="en-US"/>
        </w:rPr>
      </w:pPr>
      <w:bookmarkStart w:id="192" w:name="_Toc94906357"/>
      <w:r w:rsidRPr="00EB791B">
        <w:rPr>
          <w:rFonts w:asciiTheme="minorHAnsi" w:hAnsiTheme="minorHAnsi" w:cstheme="minorHAnsi"/>
          <w:b/>
          <w:i/>
          <w:lang w:val="en-US"/>
        </w:rPr>
        <w:t>The Organization</w:t>
      </w:r>
      <w:r w:rsidR="006C6A30" w:rsidRPr="00EB791B">
        <w:rPr>
          <w:rFonts w:asciiTheme="minorHAnsi" w:hAnsiTheme="minorHAnsi" w:cstheme="minorHAnsi"/>
          <w:b/>
          <w:lang w:val="en-US"/>
        </w:rPr>
        <w:t>*</w:t>
      </w:r>
      <w:r w:rsidRPr="00EB791B">
        <w:rPr>
          <w:rFonts w:asciiTheme="minorHAnsi" w:hAnsiTheme="minorHAnsi" w:cstheme="minorHAnsi"/>
          <w:b/>
          <w:lang w:val="en-US"/>
        </w:rPr>
        <w:t xml:space="preserve"> or </w:t>
      </w:r>
      <w:r w:rsidR="00167EB1" w:rsidRPr="00EB791B">
        <w:rPr>
          <w:rFonts w:asciiTheme="minorHAnsi" w:hAnsiTheme="minorHAnsi" w:cstheme="minorHAnsi"/>
          <w:b/>
          <w:i/>
          <w:lang w:val="en-US"/>
        </w:rPr>
        <w:t>c</w:t>
      </w:r>
      <w:r w:rsidRPr="00EB791B">
        <w:rPr>
          <w:rFonts w:asciiTheme="minorHAnsi" w:hAnsiTheme="minorHAnsi" w:cstheme="minorHAnsi"/>
          <w:b/>
          <w:i/>
          <w:lang w:val="en-US"/>
        </w:rPr>
        <w:t xml:space="preserve">orporate </w:t>
      </w:r>
      <w:r w:rsidR="00167EB1" w:rsidRPr="00EB791B">
        <w:rPr>
          <w:rFonts w:asciiTheme="minorHAnsi" w:hAnsiTheme="minorHAnsi" w:cstheme="minorHAnsi"/>
          <w:b/>
          <w:i/>
          <w:lang w:val="en-US"/>
        </w:rPr>
        <w:t>g</w:t>
      </w:r>
      <w:r w:rsidRPr="00EB791B">
        <w:rPr>
          <w:rFonts w:asciiTheme="minorHAnsi" w:hAnsiTheme="minorHAnsi" w:cstheme="minorHAnsi"/>
          <w:b/>
          <w:i/>
          <w:lang w:val="en-US"/>
        </w:rPr>
        <w:t>roup</w:t>
      </w:r>
      <w:r w:rsidR="00A2191B" w:rsidRPr="00EB791B">
        <w:rPr>
          <w:rFonts w:asciiTheme="minorHAnsi" w:hAnsiTheme="minorHAnsi" w:cstheme="minorHAnsi"/>
          <w:b/>
          <w:i/>
          <w:lang w:val="en-US"/>
        </w:rPr>
        <w:t>’</w:t>
      </w:r>
      <w:r w:rsidRPr="00EB791B">
        <w:rPr>
          <w:rFonts w:asciiTheme="minorHAnsi" w:hAnsiTheme="minorHAnsi" w:cstheme="minorHAnsi"/>
          <w:b/>
          <w:i/>
          <w:lang w:val="en-US"/>
        </w:rPr>
        <w:t>s</w:t>
      </w:r>
      <w:r w:rsidR="001B522D" w:rsidRPr="00EB791B">
        <w:rPr>
          <w:rFonts w:asciiTheme="minorHAnsi" w:hAnsiTheme="minorHAnsi" w:cstheme="minorHAnsi"/>
          <w:b/>
          <w:lang w:val="en-US"/>
        </w:rPr>
        <w:t>*</w:t>
      </w:r>
      <w:r w:rsidRPr="00EB791B">
        <w:rPr>
          <w:rFonts w:asciiTheme="minorHAnsi" w:hAnsiTheme="minorHAnsi" w:cstheme="minorHAnsi"/>
          <w:b/>
          <w:lang w:val="en-US"/>
        </w:rPr>
        <w:t xml:space="preserve"> communication channels, materials and websites</w:t>
      </w:r>
      <w:bookmarkEnd w:id="192"/>
    </w:p>
    <w:p w14:paraId="26BFE044" w14:textId="77777777" w:rsidR="00DE4E07" w:rsidRPr="004F35A2" w:rsidRDefault="00DE4E07" w:rsidP="00D645A3">
      <w:pPr>
        <w:jc w:val="both"/>
        <w:rPr>
          <w:rFonts w:cs="Arial"/>
          <w:b/>
          <w:bCs/>
        </w:rPr>
      </w:pPr>
      <w:r w:rsidRPr="004F35A2">
        <w:rPr>
          <w:rFonts w:cs="Arial"/>
          <w:b/>
          <w:bCs/>
        </w:rPr>
        <w:t>Core requirements</w:t>
      </w:r>
    </w:p>
    <w:p w14:paraId="13DCD09F" w14:textId="1D6577E6" w:rsidR="00CC7CFA" w:rsidRPr="00EB791B" w:rsidRDefault="00043C35" w:rsidP="00510772">
      <w:pPr>
        <w:pStyle w:val="Clause2"/>
        <w:ind w:left="1143"/>
        <w:jc w:val="both"/>
        <w:rPr>
          <w:rFonts w:cs="Arial"/>
          <w:b/>
          <w:bCs/>
        </w:rPr>
      </w:pPr>
      <w:r w:rsidRPr="004F35A2">
        <w:rPr>
          <w:lang w:val="en-US"/>
        </w:rPr>
        <w:t xml:space="preserve">Any communications materials or website related to </w:t>
      </w:r>
      <w:r w:rsidRPr="004F35A2">
        <w:rPr>
          <w:i/>
          <w:iCs/>
          <w:lang w:val="en-US"/>
        </w:rPr>
        <w:t xml:space="preserve">The Organization* </w:t>
      </w:r>
      <w:r w:rsidRPr="004F35A2">
        <w:rPr>
          <w:lang w:val="en-US"/>
        </w:rPr>
        <w:t>or</w:t>
      </w:r>
      <w:r w:rsidRPr="004F35A2">
        <w:rPr>
          <w:i/>
          <w:iCs/>
          <w:lang w:val="en-US"/>
        </w:rPr>
        <w:t xml:space="preserve"> </w:t>
      </w:r>
      <w:r w:rsidRPr="004F35A2">
        <w:rPr>
          <w:lang w:val="en-US"/>
        </w:rPr>
        <w:t>the</w:t>
      </w:r>
      <w:r w:rsidRPr="004F35A2">
        <w:rPr>
          <w:i/>
          <w:iCs/>
          <w:lang w:val="en-US"/>
        </w:rPr>
        <w:t xml:space="preserve"> corporate group*</w:t>
      </w:r>
      <w:r w:rsidRPr="004F35A2">
        <w:rPr>
          <w:lang w:val="en-US"/>
        </w:rPr>
        <w:t xml:space="preserve"> that </w:t>
      </w:r>
      <w:r w:rsidR="00D80F46" w:rsidRPr="004F35A2">
        <w:rPr>
          <w:lang w:val="en-US"/>
        </w:rPr>
        <w:t>refers</w:t>
      </w:r>
      <w:r w:rsidRPr="004F35A2">
        <w:rPr>
          <w:lang w:val="en-US"/>
        </w:rPr>
        <w:t xml:space="preserve"> to the FSC </w:t>
      </w:r>
      <w:r w:rsidRPr="004F35A2">
        <w:rPr>
          <w:i/>
          <w:lang w:val="en-US"/>
        </w:rPr>
        <w:t>remedy process</w:t>
      </w:r>
      <w:r w:rsidR="00CF60DA" w:rsidRPr="004F35A2">
        <w:rPr>
          <w:i/>
          <w:iCs/>
          <w:lang w:val="en-US"/>
        </w:rPr>
        <w:t>*</w:t>
      </w:r>
      <w:r w:rsidRPr="004F35A2">
        <w:rPr>
          <w:lang w:val="en-US"/>
        </w:rPr>
        <w:t xml:space="preserve"> shall include a prominent direct link to the specific FSC</w:t>
      </w:r>
      <w:r w:rsidRPr="004F35A2">
        <w:rPr>
          <w:i/>
          <w:iCs/>
          <w:lang w:val="en-US"/>
        </w:rPr>
        <w:t xml:space="preserve"> </w:t>
      </w:r>
      <w:r w:rsidRPr="004F35A2">
        <w:rPr>
          <w:lang w:val="en-US"/>
        </w:rPr>
        <w:t xml:space="preserve">Remedy Progress Website page for </w:t>
      </w:r>
      <w:r w:rsidRPr="004F35A2">
        <w:rPr>
          <w:i/>
          <w:iCs/>
          <w:lang w:val="en-US"/>
        </w:rPr>
        <w:t xml:space="preserve">The Organization* </w:t>
      </w:r>
      <w:r w:rsidRPr="004F35A2">
        <w:rPr>
          <w:lang w:val="en-US"/>
        </w:rPr>
        <w:t>or</w:t>
      </w:r>
      <w:r w:rsidRPr="004F35A2">
        <w:rPr>
          <w:i/>
          <w:iCs/>
          <w:lang w:val="en-US"/>
        </w:rPr>
        <w:t xml:space="preserve"> </w:t>
      </w:r>
      <w:r w:rsidRPr="004F35A2">
        <w:rPr>
          <w:lang w:val="en-US"/>
        </w:rPr>
        <w:t>the</w:t>
      </w:r>
      <w:r w:rsidRPr="004F35A2">
        <w:rPr>
          <w:i/>
          <w:iCs/>
          <w:lang w:val="en-US"/>
        </w:rPr>
        <w:t xml:space="preserve"> corporate group</w:t>
      </w:r>
      <w:r w:rsidR="0008352F" w:rsidRPr="004F35A2">
        <w:rPr>
          <w:i/>
          <w:iCs/>
          <w:lang w:val="en-US"/>
        </w:rPr>
        <w:t>*</w:t>
      </w:r>
      <w:r w:rsidRPr="004F35A2">
        <w:rPr>
          <w:i/>
          <w:iCs/>
          <w:lang w:val="en-US"/>
        </w:rPr>
        <w:t>.</w:t>
      </w:r>
    </w:p>
    <w:p w14:paraId="71038A3F" w14:textId="7E5812F9" w:rsidR="00043C35" w:rsidRPr="004F35A2" w:rsidRDefault="00043C35" w:rsidP="00043C35">
      <w:pPr>
        <w:jc w:val="both"/>
        <w:rPr>
          <w:rFonts w:cs="Arial"/>
          <w:b/>
          <w:bCs/>
        </w:rPr>
      </w:pPr>
      <w:r w:rsidRPr="004F35A2">
        <w:rPr>
          <w:rFonts w:cs="Arial"/>
          <w:b/>
          <w:bCs/>
        </w:rPr>
        <w:t>Additional requirements</w:t>
      </w:r>
    </w:p>
    <w:p w14:paraId="6523CB92" w14:textId="7B304FF2" w:rsidR="00132840" w:rsidRPr="004F35A2" w:rsidRDefault="3C8A21B4" w:rsidP="00510772">
      <w:pPr>
        <w:pStyle w:val="Clause2"/>
        <w:ind w:left="1143"/>
        <w:jc w:val="both"/>
        <w:rPr>
          <w:lang w:val="en-US"/>
        </w:rPr>
      </w:pPr>
      <w:r w:rsidRPr="004F35A2">
        <w:rPr>
          <w:i/>
          <w:iCs/>
          <w:lang w:val="en-US"/>
        </w:rPr>
        <w:t xml:space="preserve">The corporate group* </w:t>
      </w:r>
      <w:r w:rsidRPr="004F35A2">
        <w:rPr>
          <w:lang w:val="en-US"/>
        </w:rPr>
        <w:t>shall</w:t>
      </w:r>
      <w:r w:rsidRPr="004F35A2">
        <w:rPr>
          <w:i/>
          <w:iCs/>
          <w:lang w:val="en-US"/>
        </w:rPr>
        <w:t xml:space="preserve"> </w:t>
      </w:r>
      <w:r w:rsidRPr="004F35A2">
        <w:rPr>
          <w:lang w:val="en-US"/>
        </w:rPr>
        <w:t xml:space="preserve">establish culturally appropriate systems for the region and </w:t>
      </w:r>
      <w:r w:rsidR="3988FFC1" w:rsidRPr="004F35A2">
        <w:rPr>
          <w:i/>
          <w:color w:val="B57E00" w:themeColor="accent3" w:themeShade="BF"/>
          <w:lang w:val="en-US"/>
        </w:rPr>
        <w:t xml:space="preserve">interested </w:t>
      </w:r>
      <w:r w:rsidRPr="004F35A2">
        <w:rPr>
          <w:i/>
          <w:color w:val="B57E00" w:themeColor="accent3" w:themeShade="BF"/>
          <w:lang w:val="en-US"/>
        </w:rPr>
        <w:t>stakeholders</w:t>
      </w:r>
      <w:r w:rsidRPr="004F35A2">
        <w:rPr>
          <w:i/>
          <w:iCs/>
          <w:lang w:val="en-US"/>
        </w:rPr>
        <w:t>*</w:t>
      </w:r>
      <w:r w:rsidRPr="004F35A2">
        <w:rPr>
          <w:lang w:val="en-US"/>
        </w:rPr>
        <w:t xml:space="preserve"> in question</w:t>
      </w:r>
      <w:r w:rsidR="0050342E" w:rsidRPr="004F35A2">
        <w:rPr>
          <w:lang w:val="en-US"/>
        </w:rPr>
        <w:t>,</w:t>
      </w:r>
      <w:r w:rsidRPr="004F35A2">
        <w:rPr>
          <w:lang w:val="en-US"/>
        </w:rPr>
        <w:t xml:space="preserve"> that allow access to information required to be made </w:t>
      </w:r>
      <w:r w:rsidRPr="004F35A2">
        <w:rPr>
          <w:i/>
          <w:iCs/>
          <w:lang w:val="en-US"/>
        </w:rPr>
        <w:t>publicly available</w:t>
      </w:r>
      <w:r w:rsidR="1764E84F" w:rsidRPr="004F35A2">
        <w:rPr>
          <w:lang w:val="en-US"/>
        </w:rPr>
        <w:t>*</w:t>
      </w:r>
      <w:r w:rsidRPr="004F35A2">
        <w:rPr>
          <w:lang w:val="en-US"/>
        </w:rPr>
        <w:t xml:space="preserve">, in addition to the provision of </w:t>
      </w:r>
      <w:r w:rsidR="294B7F6F" w:rsidRPr="004F35A2">
        <w:rPr>
          <w:lang w:val="en-US"/>
        </w:rPr>
        <w:t xml:space="preserve">online </w:t>
      </w:r>
      <w:r w:rsidRPr="004F35A2">
        <w:rPr>
          <w:lang w:val="en-US"/>
        </w:rPr>
        <w:t>information.</w:t>
      </w:r>
    </w:p>
    <w:p w14:paraId="18D70995" w14:textId="192DFFA4" w:rsidR="00296D03" w:rsidRPr="00EB791B" w:rsidRDefault="00296D03" w:rsidP="00510772">
      <w:pPr>
        <w:pStyle w:val="Clause1-Heading"/>
        <w:numPr>
          <w:ilvl w:val="0"/>
          <w:numId w:val="79"/>
        </w:numPr>
        <w:jc w:val="both"/>
        <w:outlineLvl w:val="9"/>
        <w:rPr>
          <w:rFonts w:asciiTheme="minorHAnsi" w:hAnsiTheme="minorHAnsi" w:cstheme="minorHAnsi"/>
          <w:b/>
          <w:lang w:val="en-US"/>
        </w:rPr>
      </w:pPr>
      <w:r w:rsidRPr="00EB791B">
        <w:rPr>
          <w:rFonts w:asciiTheme="minorHAnsi" w:hAnsiTheme="minorHAnsi" w:cstheme="minorHAnsi"/>
          <w:b/>
          <w:lang w:val="en-US"/>
        </w:rPr>
        <w:t>The FSC Remedy Progress Website</w:t>
      </w:r>
    </w:p>
    <w:p w14:paraId="7E248E7E" w14:textId="2C761AE7" w:rsidR="00296D03" w:rsidRPr="004F35A2" w:rsidRDefault="00A518E2" w:rsidP="00743458">
      <w:pPr>
        <w:keepNext/>
        <w:jc w:val="both"/>
        <w:rPr>
          <w:b/>
          <w:bCs/>
          <w:lang w:val="en-US"/>
        </w:rPr>
      </w:pPr>
      <w:r w:rsidRPr="004F35A2">
        <w:rPr>
          <w:b/>
          <w:bCs/>
          <w:lang w:val="en-US"/>
        </w:rPr>
        <w:t>Core requirements</w:t>
      </w:r>
    </w:p>
    <w:p w14:paraId="71EC82B0" w14:textId="403AB2FF" w:rsidR="00154EA8" w:rsidRPr="004F35A2" w:rsidRDefault="00C93359" w:rsidP="00510772">
      <w:pPr>
        <w:pStyle w:val="Clause2"/>
        <w:ind w:left="1143"/>
        <w:jc w:val="both"/>
        <w:rPr>
          <w:lang w:val="en-US"/>
        </w:rPr>
      </w:pPr>
      <w:r w:rsidRPr="00EB791B">
        <w:rPr>
          <w:lang w:val="en-US"/>
        </w:rPr>
        <w:t>The</w:t>
      </w:r>
      <w:r w:rsidRPr="004F35A2">
        <w:rPr>
          <w:i/>
          <w:iCs/>
          <w:lang w:val="en-US"/>
        </w:rPr>
        <w:t xml:space="preserve"> Third Party Verifier</w:t>
      </w:r>
      <w:r w:rsidR="00E80D9E" w:rsidRPr="004F35A2">
        <w:rPr>
          <w:lang w:val="en-US"/>
        </w:rPr>
        <w:t>*</w:t>
      </w:r>
      <w:r w:rsidRPr="004F35A2">
        <w:rPr>
          <w:lang w:val="en-US"/>
        </w:rPr>
        <w:t xml:space="preserve"> shall establish and maintain a</w:t>
      </w:r>
      <w:r w:rsidR="00E75A0F">
        <w:rPr>
          <w:lang w:val="en-US"/>
        </w:rPr>
        <w:t>n</w:t>
      </w:r>
      <w:r w:rsidRPr="004F35A2">
        <w:rPr>
          <w:lang w:val="en-US"/>
        </w:rPr>
        <w:t xml:space="preserve"> FSC Remedy Progress Website</w:t>
      </w:r>
      <w:r w:rsidR="00590F64" w:rsidRPr="004F35A2">
        <w:rPr>
          <w:lang w:val="en-US"/>
        </w:rPr>
        <w:t xml:space="preserve"> that: </w:t>
      </w:r>
    </w:p>
    <w:p w14:paraId="39C9CF14" w14:textId="08EA95ED" w:rsidR="00B457E3" w:rsidRPr="004F35A2" w:rsidRDefault="00590F64" w:rsidP="00510772">
      <w:pPr>
        <w:pStyle w:val="List"/>
        <w:numPr>
          <w:ilvl w:val="0"/>
          <w:numId w:val="74"/>
        </w:numPr>
        <w:rPr>
          <w:lang w:val="en-US"/>
        </w:rPr>
      </w:pPr>
      <w:r w:rsidRPr="004F35A2">
        <w:rPr>
          <w:lang w:val="en-US"/>
        </w:rPr>
        <w:t>P</w:t>
      </w:r>
      <w:r w:rsidR="00B05BF1" w:rsidRPr="004F35A2">
        <w:rPr>
          <w:lang w:val="en-US"/>
        </w:rPr>
        <w:t>rominently</w:t>
      </w:r>
      <w:r w:rsidR="0058291F" w:rsidRPr="004F35A2">
        <w:rPr>
          <w:lang w:val="en-US"/>
        </w:rPr>
        <w:t xml:space="preserve"> </w:t>
      </w:r>
      <w:r w:rsidR="00DA2991" w:rsidRPr="004F35A2">
        <w:rPr>
          <w:lang w:val="en-US"/>
        </w:rPr>
        <w:t>indicate</w:t>
      </w:r>
      <w:r w:rsidRPr="004F35A2">
        <w:rPr>
          <w:lang w:val="en-US"/>
        </w:rPr>
        <w:t>s</w:t>
      </w:r>
      <w:r w:rsidR="00DA2991" w:rsidRPr="004F35A2">
        <w:rPr>
          <w:lang w:val="en-US"/>
        </w:rPr>
        <w:t xml:space="preserve"> that the</w:t>
      </w:r>
      <w:r w:rsidR="00DA2991" w:rsidRPr="004F35A2">
        <w:rPr>
          <w:i/>
          <w:iCs/>
          <w:lang w:val="en-US"/>
        </w:rPr>
        <w:t xml:space="preserve"> remedy</w:t>
      </w:r>
      <w:r w:rsidR="00B91B82" w:rsidRPr="004F35A2">
        <w:rPr>
          <w:lang w:val="en-US"/>
        </w:rPr>
        <w:t>*</w:t>
      </w:r>
      <w:r w:rsidR="00DA2991" w:rsidRPr="004F35A2">
        <w:rPr>
          <w:lang w:val="en-US"/>
        </w:rPr>
        <w:t xml:space="preserve"> process does not constitute FSC certification or </w:t>
      </w:r>
      <w:r w:rsidR="00DA2991" w:rsidRPr="004F35A2">
        <w:rPr>
          <w:i/>
          <w:iCs/>
          <w:lang w:val="en-US"/>
        </w:rPr>
        <w:t>association</w:t>
      </w:r>
      <w:r w:rsidR="004A63EE" w:rsidRPr="004F35A2">
        <w:rPr>
          <w:lang w:val="en-US"/>
        </w:rPr>
        <w:t>*</w:t>
      </w:r>
      <w:r w:rsidR="00AC7A0F" w:rsidRPr="004F35A2">
        <w:rPr>
          <w:lang w:val="en-US"/>
        </w:rPr>
        <w:t>; and</w:t>
      </w:r>
    </w:p>
    <w:p w14:paraId="27A2EA1A" w14:textId="147545B0" w:rsidR="0058291F" w:rsidRPr="004F35A2" w:rsidRDefault="00590F64" w:rsidP="00510772">
      <w:pPr>
        <w:pStyle w:val="List"/>
        <w:ind w:left="1418"/>
        <w:rPr>
          <w:lang w:val="en-US"/>
        </w:rPr>
      </w:pPr>
      <w:r w:rsidRPr="004F35A2">
        <w:rPr>
          <w:lang w:val="en-US"/>
        </w:rPr>
        <w:lastRenderedPageBreak/>
        <w:t>L</w:t>
      </w:r>
      <w:r w:rsidR="007C3F70" w:rsidRPr="004F35A2">
        <w:rPr>
          <w:lang w:val="en-US"/>
        </w:rPr>
        <w:t>ink</w:t>
      </w:r>
      <w:r w:rsidRPr="004F35A2">
        <w:rPr>
          <w:lang w:val="en-US"/>
        </w:rPr>
        <w:t>s</w:t>
      </w:r>
      <w:r w:rsidR="007C3F70" w:rsidRPr="004F35A2">
        <w:rPr>
          <w:lang w:val="en-US"/>
        </w:rPr>
        <w:t xml:space="preserve"> to information </w:t>
      </w:r>
      <w:r w:rsidR="00DA2991" w:rsidRPr="004F35A2">
        <w:rPr>
          <w:lang w:val="en-US"/>
        </w:rPr>
        <w:t>summariz</w:t>
      </w:r>
      <w:r w:rsidR="007F4B31" w:rsidRPr="004F35A2">
        <w:rPr>
          <w:lang w:val="en-US"/>
        </w:rPr>
        <w:t>ing</w:t>
      </w:r>
      <w:r w:rsidR="00DA2991" w:rsidRPr="004F35A2">
        <w:rPr>
          <w:lang w:val="en-US"/>
        </w:rPr>
        <w:t xml:space="preserve"> the </w:t>
      </w:r>
      <w:r w:rsidR="007F4B31" w:rsidRPr="004F35A2">
        <w:rPr>
          <w:lang w:val="en-US"/>
        </w:rPr>
        <w:t xml:space="preserve">progress and outcomes that must be attained before certification or </w:t>
      </w:r>
      <w:r w:rsidR="007F4B31" w:rsidRPr="004F35A2">
        <w:rPr>
          <w:i/>
          <w:iCs/>
          <w:lang w:val="en-US"/>
        </w:rPr>
        <w:t>association</w:t>
      </w:r>
      <w:r w:rsidR="004A63EE" w:rsidRPr="004F35A2">
        <w:rPr>
          <w:lang w:val="en-US"/>
        </w:rPr>
        <w:t>*</w:t>
      </w:r>
      <w:r w:rsidR="007F4B31" w:rsidRPr="004F35A2">
        <w:rPr>
          <w:lang w:val="en-US"/>
        </w:rPr>
        <w:t xml:space="preserve"> decisions may be initiated.</w:t>
      </w:r>
    </w:p>
    <w:p w14:paraId="6D9096CD" w14:textId="3FC227A2" w:rsidR="00866B92" w:rsidRPr="00866B92" w:rsidRDefault="59F5D032" w:rsidP="00510772">
      <w:pPr>
        <w:pStyle w:val="Clause2"/>
        <w:ind w:left="1143"/>
        <w:jc w:val="both"/>
        <w:rPr>
          <w:lang w:val="en-US"/>
        </w:rPr>
      </w:pPr>
      <w:r w:rsidRPr="004F35A2">
        <w:rPr>
          <w:i/>
          <w:iCs/>
          <w:lang w:val="en-US"/>
        </w:rPr>
        <w:t xml:space="preserve">The Organization* </w:t>
      </w:r>
      <w:r w:rsidRPr="004F35A2">
        <w:rPr>
          <w:lang w:val="en-US"/>
        </w:rPr>
        <w:t>or</w:t>
      </w:r>
      <w:r w:rsidRPr="004F35A2">
        <w:rPr>
          <w:i/>
          <w:iCs/>
          <w:lang w:val="en-US"/>
        </w:rPr>
        <w:t xml:space="preserve"> </w:t>
      </w:r>
      <w:r w:rsidRPr="004F35A2">
        <w:rPr>
          <w:lang w:val="en-US"/>
        </w:rPr>
        <w:t>the</w:t>
      </w:r>
      <w:r w:rsidRPr="004F35A2">
        <w:rPr>
          <w:i/>
          <w:iCs/>
          <w:lang w:val="en-US"/>
        </w:rPr>
        <w:t xml:space="preserve"> corporate group*</w:t>
      </w:r>
      <w:r w:rsidRPr="407A2BD6">
        <w:rPr>
          <w:i/>
          <w:iCs/>
          <w:lang w:val="en-US"/>
        </w:rPr>
        <w:t xml:space="preserve"> </w:t>
      </w:r>
      <w:r w:rsidRPr="407A2BD6">
        <w:rPr>
          <w:lang w:val="en-US"/>
        </w:rPr>
        <w:t xml:space="preserve">shall provide to the </w:t>
      </w:r>
      <w:r w:rsidRPr="407A2BD6">
        <w:rPr>
          <w:i/>
          <w:iCs/>
          <w:lang w:val="en-US"/>
        </w:rPr>
        <w:t>Third</w:t>
      </w:r>
      <w:r w:rsidR="381CC831" w:rsidRPr="407A2BD6">
        <w:rPr>
          <w:i/>
          <w:iCs/>
          <w:lang w:val="en-US"/>
        </w:rPr>
        <w:t xml:space="preserve"> </w:t>
      </w:r>
      <w:r w:rsidRPr="407A2BD6">
        <w:rPr>
          <w:i/>
          <w:iCs/>
          <w:lang w:val="en-US"/>
        </w:rPr>
        <w:t>Party Verifier*</w:t>
      </w:r>
      <w:r w:rsidRPr="407A2BD6">
        <w:rPr>
          <w:lang w:val="en-US"/>
        </w:rPr>
        <w:t xml:space="preserve"> for publication on the </w:t>
      </w:r>
      <w:r w:rsidRPr="006B675C">
        <w:rPr>
          <w:lang w:val="en-US"/>
        </w:rPr>
        <w:t>FSC Remedy Progress Website</w:t>
      </w:r>
      <w:r w:rsidRPr="407A2BD6">
        <w:rPr>
          <w:i/>
          <w:iCs/>
          <w:lang w:val="en-US"/>
        </w:rPr>
        <w:t>:</w:t>
      </w:r>
    </w:p>
    <w:p w14:paraId="282B2DF9" w14:textId="62E26BFD" w:rsidR="00B65645" w:rsidRPr="00045D69" w:rsidRDefault="00B65645" w:rsidP="00510772">
      <w:pPr>
        <w:pStyle w:val="List"/>
        <w:numPr>
          <w:ilvl w:val="0"/>
          <w:numId w:val="75"/>
        </w:numPr>
        <w:jc w:val="both"/>
        <w:rPr>
          <w:lang w:val="en-US"/>
        </w:rPr>
      </w:pPr>
      <w:r w:rsidRPr="00045D69">
        <w:rPr>
          <w:lang w:val="en-US"/>
        </w:rPr>
        <w:t xml:space="preserve">A link to directly access the </w:t>
      </w:r>
      <w:r w:rsidRPr="00045D69">
        <w:rPr>
          <w:i/>
          <w:lang w:val="en-US"/>
        </w:rPr>
        <w:t>grievance mechanism</w:t>
      </w:r>
      <w:r w:rsidRPr="00045D69">
        <w:rPr>
          <w:lang w:val="en-US"/>
        </w:rPr>
        <w:t>*;</w:t>
      </w:r>
    </w:p>
    <w:p w14:paraId="6D0E0538" w14:textId="2A6BC7FA" w:rsidR="00052550" w:rsidRPr="00052550" w:rsidRDefault="00052550" w:rsidP="00510772">
      <w:pPr>
        <w:pStyle w:val="List"/>
        <w:ind w:left="1436"/>
        <w:jc w:val="both"/>
        <w:rPr>
          <w:lang w:val="en-US"/>
        </w:rPr>
      </w:pPr>
      <w:r w:rsidRPr="00270C3F">
        <w:rPr>
          <w:i/>
          <w:iCs/>
          <w:lang w:val="en-US"/>
        </w:rPr>
        <w:t>FPIC</w:t>
      </w:r>
      <w:r w:rsidR="005828FC">
        <w:rPr>
          <w:lang w:val="en-US"/>
        </w:rPr>
        <w:t>*</w:t>
      </w:r>
      <w:r w:rsidRPr="00052550">
        <w:rPr>
          <w:lang w:val="en-US"/>
        </w:rPr>
        <w:t xml:space="preserve"> policies and procedures;</w:t>
      </w:r>
      <w:r w:rsidR="0025486F">
        <w:rPr>
          <w:lang w:val="en-US"/>
        </w:rPr>
        <w:t xml:space="preserve"> and</w:t>
      </w:r>
    </w:p>
    <w:p w14:paraId="0FAA77F6" w14:textId="05FEFC4C" w:rsidR="00974318" w:rsidRPr="0078022A" w:rsidRDefault="00974318" w:rsidP="00510772">
      <w:pPr>
        <w:pStyle w:val="List"/>
        <w:ind w:left="1436"/>
        <w:jc w:val="both"/>
        <w:rPr>
          <w:lang w:val="en-US"/>
        </w:rPr>
      </w:pPr>
      <w:r w:rsidRPr="2BB4362C">
        <w:rPr>
          <w:lang w:val="en-US"/>
        </w:rPr>
        <w:t xml:space="preserve">All information required to be made </w:t>
      </w:r>
      <w:r w:rsidRPr="2BB4362C">
        <w:rPr>
          <w:i/>
          <w:lang w:val="en-US"/>
        </w:rPr>
        <w:t>publicly available</w:t>
      </w:r>
      <w:r w:rsidRPr="2BB4362C">
        <w:rPr>
          <w:lang w:val="en-US"/>
        </w:rPr>
        <w:t>*</w:t>
      </w:r>
      <w:r w:rsidR="005471EA">
        <w:rPr>
          <w:lang w:val="en-US"/>
        </w:rPr>
        <w:t>, including</w:t>
      </w:r>
      <w:r w:rsidRPr="2BB4362C">
        <w:rPr>
          <w:lang w:val="en-US"/>
        </w:rPr>
        <w:t>:</w:t>
      </w:r>
    </w:p>
    <w:p w14:paraId="14CC7DCD" w14:textId="6D17CBEB" w:rsidR="00F63373" w:rsidRPr="0078022A" w:rsidRDefault="00F63373" w:rsidP="00510772">
      <w:pPr>
        <w:pStyle w:val="List2"/>
        <w:ind w:left="1724"/>
        <w:jc w:val="both"/>
        <w:rPr>
          <w:lang w:val="en-US"/>
        </w:rPr>
      </w:pPr>
      <w:r w:rsidRPr="2BB4362C">
        <w:rPr>
          <w:lang w:val="en-US"/>
        </w:rPr>
        <w:t>Anti-corruption and anti-bribery commitment and measures;</w:t>
      </w:r>
    </w:p>
    <w:p w14:paraId="6191374E" w14:textId="28098084" w:rsidR="00D06899" w:rsidRPr="0078022A" w:rsidRDefault="00D06899" w:rsidP="00510772">
      <w:pPr>
        <w:pStyle w:val="List2"/>
        <w:ind w:left="1724"/>
        <w:jc w:val="both"/>
        <w:rPr>
          <w:lang w:val="en-US"/>
        </w:rPr>
      </w:pPr>
      <w:r w:rsidRPr="2BB4362C">
        <w:rPr>
          <w:lang w:val="en-US"/>
        </w:rPr>
        <w:t xml:space="preserve">The approved Concept Note, excluding </w:t>
      </w:r>
      <w:r w:rsidRPr="2BB4362C">
        <w:rPr>
          <w:i/>
          <w:lang w:val="en-US"/>
        </w:rPr>
        <w:t>confidential information*</w:t>
      </w:r>
      <w:r w:rsidRPr="2BB4362C">
        <w:rPr>
          <w:lang w:val="en-US"/>
        </w:rPr>
        <w:t>;</w:t>
      </w:r>
    </w:p>
    <w:p w14:paraId="76648AE5" w14:textId="593EEBB9" w:rsidR="00A518E2" w:rsidRDefault="00AE0510" w:rsidP="00510772">
      <w:pPr>
        <w:pStyle w:val="List2"/>
        <w:ind w:left="1724"/>
        <w:jc w:val="both"/>
        <w:rPr>
          <w:lang w:val="en-US"/>
        </w:rPr>
      </w:pPr>
      <w:r w:rsidRPr="2BB4362C">
        <w:rPr>
          <w:lang w:val="en-US"/>
        </w:rPr>
        <w:t xml:space="preserve">Summary of all elements and components of the </w:t>
      </w:r>
      <w:r w:rsidRPr="00270C3F">
        <w:rPr>
          <w:lang w:val="en-US"/>
        </w:rPr>
        <w:t>Remedy Plan</w:t>
      </w:r>
      <w:r w:rsidRPr="2BB4362C">
        <w:rPr>
          <w:lang w:val="en-US"/>
        </w:rPr>
        <w:t xml:space="preserve">, excluding </w:t>
      </w:r>
      <w:r w:rsidRPr="2BB4362C">
        <w:rPr>
          <w:i/>
          <w:lang w:val="en-US"/>
        </w:rPr>
        <w:t>confidential information*</w:t>
      </w:r>
      <w:r w:rsidR="00462E0B">
        <w:rPr>
          <w:lang w:val="en-US"/>
        </w:rPr>
        <w:t>;</w:t>
      </w:r>
    </w:p>
    <w:p w14:paraId="504CCEB0" w14:textId="5D150BB9" w:rsidR="004B738C" w:rsidRPr="00270C3F" w:rsidRDefault="00792DD1" w:rsidP="00510772">
      <w:pPr>
        <w:pStyle w:val="List2"/>
        <w:ind w:left="1724"/>
        <w:jc w:val="both"/>
        <w:rPr>
          <w:lang w:val="en-US"/>
        </w:rPr>
      </w:pPr>
      <w:r>
        <w:rPr>
          <w:lang w:val="en-US"/>
        </w:rPr>
        <w:t xml:space="preserve">Summary of the </w:t>
      </w:r>
      <w:r>
        <w:rPr>
          <w:i/>
          <w:iCs/>
          <w:lang w:val="en-US"/>
        </w:rPr>
        <w:t xml:space="preserve">Third Party </w:t>
      </w:r>
      <w:r w:rsidR="00EC1FEB">
        <w:rPr>
          <w:i/>
          <w:iCs/>
          <w:lang w:val="en-US"/>
        </w:rPr>
        <w:t>Verifier</w:t>
      </w:r>
      <w:r w:rsidR="003D1C57">
        <w:rPr>
          <w:i/>
          <w:iCs/>
          <w:lang w:val="en-US"/>
        </w:rPr>
        <w:t>*</w:t>
      </w:r>
      <w:r w:rsidR="00EC1FEB">
        <w:rPr>
          <w:i/>
          <w:iCs/>
          <w:lang w:val="en-US"/>
        </w:rPr>
        <w:t xml:space="preserve"> </w:t>
      </w:r>
      <w:r w:rsidR="00EC1FEB" w:rsidRPr="00270C3F">
        <w:rPr>
          <w:lang w:val="en-US"/>
        </w:rPr>
        <w:t>monitorin</w:t>
      </w:r>
      <w:r w:rsidR="002F14E2" w:rsidRPr="00270C3F">
        <w:rPr>
          <w:lang w:val="en-US"/>
        </w:rPr>
        <w:t>g reports; and</w:t>
      </w:r>
    </w:p>
    <w:p w14:paraId="25D8B744" w14:textId="2DC6E5F6" w:rsidR="002F14E2" w:rsidRPr="0078022A" w:rsidRDefault="0095531B" w:rsidP="00510772">
      <w:pPr>
        <w:pStyle w:val="List2"/>
        <w:ind w:left="1724"/>
        <w:jc w:val="both"/>
        <w:rPr>
          <w:lang w:val="en-US"/>
        </w:rPr>
      </w:pPr>
      <w:r>
        <w:rPr>
          <w:i/>
          <w:iCs/>
          <w:lang w:val="en-US"/>
        </w:rPr>
        <w:t>Third Party Verifier</w:t>
      </w:r>
      <w:r w:rsidR="00107013">
        <w:rPr>
          <w:i/>
          <w:iCs/>
          <w:lang w:val="en-US"/>
        </w:rPr>
        <w:t>*</w:t>
      </w:r>
      <w:r w:rsidR="00107013">
        <w:rPr>
          <w:lang w:val="en-US"/>
        </w:rPr>
        <w:t xml:space="preserve"> findings </w:t>
      </w:r>
      <w:r w:rsidR="00A72730">
        <w:rPr>
          <w:lang w:val="en-US"/>
        </w:rPr>
        <w:t xml:space="preserve">in the case that </w:t>
      </w:r>
      <w:r w:rsidR="00A72730">
        <w:rPr>
          <w:i/>
          <w:iCs/>
          <w:lang w:val="en-US"/>
        </w:rPr>
        <w:t>The Organization*</w:t>
      </w:r>
      <w:r w:rsidR="00920F5A">
        <w:rPr>
          <w:i/>
          <w:iCs/>
          <w:lang w:val="en-US"/>
        </w:rPr>
        <w:t xml:space="preserve"> </w:t>
      </w:r>
      <w:r w:rsidR="00920F5A">
        <w:rPr>
          <w:lang w:val="en-US"/>
        </w:rPr>
        <w:t xml:space="preserve">or </w:t>
      </w:r>
      <w:r w:rsidR="00920F5A">
        <w:rPr>
          <w:i/>
          <w:iCs/>
          <w:lang w:val="en-US"/>
        </w:rPr>
        <w:t xml:space="preserve">the corporate group* </w:t>
      </w:r>
      <w:r w:rsidR="003D530E">
        <w:rPr>
          <w:i/>
          <w:iCs/>
          <w:lang w:val="en-US"/>
        </w:rPr>
        <w:t xml:space="preserve"> </w:t>
      </w:r>
      <w:r w:rsidR="003D530E">
        <w:rPr>
          <w:lang w:val="en-US"/>
        </w:rPr>
        <w:t>has not</w:t>
      </w:r>
      <w:r w:rsidR="009D488F">
        <w:rPr>
          <w:lang w:val="en-US"/>
        </w:rPr>
        <w:t xml:space="preserve"> achieved </w:t>
      </w:r>
      <w:r w:rsidR="009D488F" w:rsidRPr="00A2191B">
        <w:rPr>
          <w:i/>
          <w:iCs/>
          <w:lang w:val="en-US"/>
        </w:rPr>
        <w:t>association</w:t>
      </w:r>
      <w:r w:rsidR="004A63EE">
        <w:rPr>
          <w:lang w:val="en-US"/>
        </w:rPr>
        <w:t>*</w:t>
      </w:r>
      <w:r w:rsidR="009D488F">
        <w:rPr>
          <w:lang w:val="en-US"/>
        </w:rPr>
        <w:t xml:space="preserve"> </w:t>
      </w:r>
      <w:r w:rsidR="003D1C57">
        <w:rPr>
          <w:lang w:val="en-US"/>
        </w:rPr>
        <w:t>or certification.</w:t>
      </w:r>
    </w:p>
    <w:p w14:paraId="6EF5A2DE" w14:textId="079343D9" w:rsidR="0051456A" w:rsidRPr="0051456A" w:rsidRDefault="6F8C9980" w:rsidP="00510772">
      <w:pPr>
        <w:pStyle w:val="Clause2"/>
        <w:numPr>
          <w:ilvl w:val="1"/>
          <w:numId w:val="66"/>
        </w:numPr>
        <w:rPr>
          <w:lang w:val="en-US"/>
        </w:rPr>
      </w:pPr>
      <w:r w:rsidRPr="407A2BD6">
        <w:rPr>
          <w:i/>
          <w:iCs/>
          <w:lang w:val="en-US"/>
        </w:rPr>
        <w:t>The Organization</w:t>
      </w:r>
      <w:r w:rsidRPr="407A2BD6">
        <w:rPr>
          <w:lang w:val="en-US"/>
        </w:rPr>
        <w:t xml:space="preserve">* or </w:t>
      </w:r>
      <w:r w:rsidRPr="407A2BD6">
        <w:rPr>
          <w:i/>
          <w:iCs/>
          <w:lang w:val="en-US"/>
        </w:rPr>
        <w:t>corporate group*</w:t>
      </w:r>
      <w:r w:rsidRPr="407A2BD6">
        <w:rPr>
          <w:lang w:val="en-US"/>
        </w:rPr>
        <w:t xml:space="preserve"> shall </w:t>
      </w:r>
      <w:r w:rsidR="0075534D">
        <w:rPr>
          <w:lang w:val="en-US"/>
        </w:rPr>
        <w:t>p</w:t>
      </w:r>
      <w:r w:rsidRPr="407A2BD6">
        <w:rPr>
          <w:lang w:val="en-US"/>
        </w:rPr>
        <w:t>rominently featur</w:t>
      </w:r>
      <w:r w:rsidR="003C6B68">
        <w:rPr>
          <w:lang w:val="en-US"/>
        </w:rPr>
        <w:t>e</w:t>
      </w:r>
      <w:r w:rsidRPr="407A2BD6">
        <w:rPr>
          <w:lang w:val="en-US"/>
        </w:rPr>
        <w:t xml:space="preserve"> a link to the FSC </w:t>
      </w:r>
      <w:r w:rsidRPr="00A2191B">
        <w:rPr>
          <w:lang w:val="en-US"/>
        </w:rPr>
        <w:t>Remedy Progress Website</w:t>
      </w:r>
      <w:r w:rsidRPr="407A2BD6">
        <w:rPr>
          <w:lang w:val="en-US"/>
        </w:rPr>
        <w:t xml:space="preserve"> in any communications materials or websites related by </w:t>
      </w:r>
      <w:r w:rsidRPr="407A2BD6">
        <w:rPr>
          <w:i/>
          <w:iCs/>
          <w:lang w:val="en-US"/>
        </w:rPr>
        <w:t xml:space="preserve">The Organization* </w:t>
      </w:r>
      <w:r w:rsidRPr="009641B1">
        <w:rPr>
          <w:lang w:val="en-US"/>
        </w:rPr>
        <w:t>or the</w:t>
      </w:r>
      <w:r w:rsidRPr="407A2BD6">
        <w:rPr>
          <w:i/>
          <w:iCs/>
          <w:lang w:val="en-US"/>
        </w:rPr>
        <w:t xml:space="preserve"> corporate group*</w:t>
      </w:r>
      <w:r w:rsidRPr="407A2BD6">
        <w:rPr>
          <w:lang w:val="en-US"/>
        </w:rPr>
        <w:t xml:space="preserve"> that reference the </w:t>
      </w:r>
      <w:r w:rsidRPr="407A2BD6">
        <w:rPr>
          <w:i/>
          <w:iCs/>
          <w:lang w:val="en-US"/>
        </w:rPr>
        <w:t>remedy</w:t>
      </w:r>
      <w:r w:rsidRPr="407A2BD6">
        <w:rPr>
          <w:lang w:val="en-US"/>
        </w:rPr>
        <w:t xml:space="preserve">* process. </w:t>
      </w:r>
    </w:p>
    <w:p w14:paraId="40092BED" w14:textId="77777777" w:rsidR="004E16ED" w:rsidRPr="0050082A" w:rsidRDefault="004E16ED" w:rsidP="00D645A3">
      <w:pPr>
        <w:jc w:val="both"/>
        <w:rPr>
          <w:rFonts w:cs="Arial"/>
          <w:b/>
          <w:bCs/>
        </w:rPr>
      </w:pPr>
      <w:r w:rsidRPr="0050082A">
        <w:rPr>
          <w:rFonts w:cs="Arial"/>
          <w:b/>
          <w:bCs/>
        </w:rPr>
        <w:t>Additional requirements</w:t>
      </w:r>
    </w:p>
    <w:p w14:paraId="0CD541D4" w14:textId="1CFE173F" w:rsidR="005B2B9D" w:rsidRDefault="005471EA" w:rsidP="00510772">
      <w:pPr>
        <w:pStyle w:val="Clause2"/>
        <w:ind w:left="1143"/>
        <w:jc w:val="both"/>
        <w:rPr>
          <w:lang w:val="en-US"/>
        </w:rPr>
      </w:pPr>
      <w:r>
        <w:rPr>
          <w:lang w:val="en-US"/>
        </w:rPr>
        <w:t>T</w:t>
      </w:r>
      <w:r w:rsidR="6D60735E" w:rsidRPr="407A2BD6">
        <w:rPr>
          <w:lang w:val="en-US"/>
        </w:rPr>
        <w:t>he</w:t>
      </w:r>
      <w:r w:rsidR="6D60735E" w:rsidRPr="407A2BD6">
        <w:rPr>
          <w:i/>
          <w:iCs/>
          <w:lang w:val="en-US"/>
        </w:rPr>
        <w:t xml:space="preserve"> corporate group* </w:t>
      </w:r>
      <w:r w:rsidR="6D60735E" w:rsidRPr="407A2BD6">
        <w:rPr>
          <w:lang w:val="en-US"/>
        </w:rPr>
        <w:t xml:space="preserve">shall provide </w:t>
      </w:r>
      <w:r w:rsidR="4C1294A3" w:rsidRPr="407A2BD6">
        <w:rPr>
          <w:lang w:val="en-US"/>
        </w:rPr>
        <w:t>t</w:t>
      </w:r>
      <w:r w:rsidR="6D60735E" w:rsidRPr="407A2BD6">
        <w:rPr>
          <w:lang w:val="en-US"/>
        </w:rPr>
        <w:t xml:space="preserve">he </w:t>
      </w:r>
      <w:r w:rsidR="6D60735E" w:rsidRPr="407A2BD6">
        <w:rPr>
          <w:i/>
          <w:iCs/>
          <w:lang w:val="en-US"/>
        </w:rPr>
        <w:t>Third</w:t>
      </w:r>
      <w:r w:rsidR="381CC831" w:rsidRPr="407A2BD6">
        <w:rPr>
          <w:i/>
          <w:iCs/>
          <w:lang w:val="en-US"/>
        </w:rPr>
        <w:t xml:space="preserve"> </w:t>
      </w:r>
      <w:r w:rsidR="6D60735E" w:rsidRPr="407A2BD6">
        <w:rPr>
          <w:i/>
          <w:iCs/>
          <w:lang w:val="en-US"/>
        </w:rPr>
        <w:t>Party Verifier*</w:t>
      </w:r>
      <w:r w:rsidR="6D60735E" w:rsidRPr="407A2BD6">
        <w:rPr>
          <w:lang w:val="en-US"/>
        </w:rPr>
        <w:t xml:space="preserve"> the following for publication on the </w:t>
      </w:r>
      <w:r w:rsidR="6D60735E" w:rsidRPr="00270C3F">
        <w:rPr>
          <w:lang w:val="en-US"/>
        </w:rPr>
        <w:t>FSC Remedy Progress Website</w:t>
      </w:r>
      <w:r w:rsidR="404EF66F" w:rsidRPr="407A2BD6">
        <w:rPr>
          <w:lang w:val="en-US"/>
        </w:rPr>
        <w:t>:</w:t>
      </w:r>
      <w:r w:rsidR="6D60735E" w:rsidRPr="407A2BD6">
        <w:rPr>
          <w:lang w:val="en-US"/>
        </w:rPr>
        <w:t xml:space="preserve"> </w:t>
      </w:r>
    </w:p>
    <w:p w14:paraId="6A9449B3" w14:textId="5ACE8129" w:rsidR="00BD5D21" w:rsidRPr="0025486F" w:rsidRDefault="00BD5D21" w:rsidP="00510772">
      <w:pPr>
        <w:pStyle w:val="List"/>
        <w:numPr>
          <w:ilvl w:val="0"/>
          <w:numId w:val="82"/>
        </w:numPr>
        <w:jc w:val="both"/>
        <w:rPr>
          <w:lang w:val="en-US"/>
        </w:rPr>
      </w:pPr>
      <w:r w:rsidRPr="0025486F">
        <w:rPr>
          <w:lang w:val="en-US"/>
        </w:rPr>
        <w:t xml:space="preserve">Summary descriptions of </w:t>
      </w:r>
      <w:r w:rsidR="006C030A" w:rsidRPr="0025486F">
        <w:rPr>
          <w:i/>
          <w:lang w:val="en-US"/>
        </w:rPr>
        <w:t xml:space="preserve">Core Dialogue </w:t>
      </w:r>
      <w:r w:rsidR="006C030A" w:rsidRPr="0025486F">
        <w:rPr>
          <w:i/>
          <w:iCs/>
          <w:lang w:val="en-US"/>
        </w:rPr>
        <w:t>Group</w:t>
      </w:r>
      <w:r w:rsidR="006C030A" w:rsidRPr="0025486F">
        <w:rPr>
          <w:i/>
          <w:lang w:val="en-US"/>
        </w:rPr>
        <w:t>s</w:t>
      </w:r>
      <w:r w:rsidR="006C030A" w:rsidRPr="0025486F">
        <w:rPr>
          <w:i/>
          <w:iCs/>
          <w:lang w:val="en-US"/>
        </w:rPr>
        <w:t>*</w:t>
      </w:r>
      <w:r w:rsidRPr="0025486F">
        <w:rPr>
          <w:lang w:val="en-US"/>
        </w:rPr>
        <w:t>;</w:t>
      </w:r>
    </w:p>
    <w:p w14:paraId="1FA98C47" w14:textId="088C0725" w:rsidR="00435A78" w:rsidRPr="00435A78" w:rsidRDefault="00435A78" w:rsidP="00510772">
      <w:pPr>
        <w:pStyle w:val="List"/>
        <w:ind w:left="1418"/>
        <w:jc w:val="both"/>
        <w:rPr>
          <w:lang w:val="en-US"/>
        </w:rPr>
      </w:pPr>
      <w:r w:rsidRPr="00435A78">
        <w:rPr>
          <w:lang w:val="en-US"/>
        </w:rPr>
        <w:t xml:space="preserve">Map methodology summaries and maps (see </w:t>
      </w:r>
      <w:r w:rsidR="0022100C">
        <w:rPr>
          <w:lang w:val="en-US"/>
        </w:rPr>
        <w:t xml:space="preserve">section </w:t>
      </w:r>
      <w:r w:rsidR="0022100C">
        <w:rPr>
          <w:lang w:val="en-US"/>
        </w:rPr>
        <w:fldChar w:fldCharType="begin"/>
      </w:r>
      <w:r w:rsidR="0022100C">
        <w:rPr>
          <w:lang w:val="en-US"/>
        </w:rPr>
        <w:instrText xml:space="preserve"> REF _Ref101787587 \r \h </w:instrText>
      </w:r>
      <w:r w:rsidR="0022100C">
        <w:rPr>
          <w:lang w:val="en-US"/>
        </w:rPr>
      </w:r>
      <w:r w:rsidR="0022100C">
        <w:rPr>
          <w:lang w:val="en-US"/>
        </w:rPr>
        <w:fldChar w:fldCharType="separate"/>
      </w:r>
      <w:r w:rsidR="00167A13">
        <w:rPr>
          <w:lang w:val="en-US"/>
        </w:rPr>
        <w:t>7</w:t>
      </w:r>
      <w:r w:rsidR="0022100C">
        <w:rPr>
          <w:lang w:val="en-US"/>
        </w:rPr>
        <w:fldChar w:fldCharType="end"/>
      </w:r>
      <w:r w:rsidRPr="00435A78">
        <w:rPr>
          <w:lang w:val="en-US"/>
        </w:rPr>
        <w:t>);</w:t>
      </w:r>
    </w:p>
    <w:p w14:paraId="29466D7C" w14:textId="06110760" w:rsidR="00884E2F" w:rsidRPr="00884E2F" w:rsidRDefault="00884E2F" w:rsidP="00510772">
      <w:pPr>
        <w:pStyle w:val="List"/>
        <w:ind w:left="1418"/>
        <w:jc w:val="both"/>
        <w:rPr>
          <w:lang w:val="en-US"/>
        </w:rPr>
      </w:pPr>
      <w:r w:rsidRPr="00884E2F">
        <w:rPr>
          <w:lang w:val="en-US"/>
        </w:rPr>
        <w:t xml:space="preserve">A summary of the total area (including types of </w:t>
      </w:r>
      <w:r w:rsidRPr="00A2191B">
        <w:rPr>
          <w:i/>
          <w:iCs/>
          <w:lang w:val="en-US"/>
        </w:rPr>
        <w:t>habitat</w:t>
      </w:r>
      <w:r w:rsidR="00D45F8D">
        <w:rPr>
          <w:i/>
          <w:iCs/>
          <w:lang w:val="en-US"/>
        </w:rPr>
        <w:t>*</w:t>
      </w:r>
      <w:r w:rsidRPr="00884E2F">
        <w:rPr>
          <w:lang w:val="en-US"/>
        </w:rPr>
        <w:t xml:space="preserve">) that needs to be </w:t>
      </w:r>
      <w:r w:rsidRPr="00884E2F">
        <w:rPr>
          <w:i/>
          <w:lang w:val="en-US"/>
        </w:rPr>
        <w:t>remedied*</w:t>
      </w:r>
      <w:r w:rsidRPr="00884E2F">
        <w:rPr>
          <w:lang w:val="en-US"/>
        </w:rPr>
        <w:t xml:space="preserve"> through </w:t>
      </w:r>
      <w:r w:rsidRPr="00884E2F">
        <w:rPr>
          <w:i/>
          <w:lang w:val="en-US"/>
        </w:rPr>
        <w:t>restoration*</w:t>
      </w:r>
      <w:r w:rsidRPr="00884E2F">
        <w:rPr>
          <w:lang w:val="en-US"/>
        </w:rPr>
        <w:t xml:space="preserve"> and </w:t>
      </w:r>
      <w:r w:rsidRPr="00884E2F">
        <w:rPr>
          <w:i/>
          <w:lang w:val="en-US"/>
        </w:rPr>
        <w:t>conservation*</w:t>
      </w:r>
      <w:r w:rsidRPr="00884E2F">
        <w:rPr>
          <w:lang w:val="en-US"/>
        </w:rPr>
        <w:t>;</w:t>
      </w:r>
      <w:r w:rsidR="0025486F">
        <w:rPr>
          <w:lang w:val="en-US"/>
        </w:rPr>
        <w:t xml:space="preserve"> and</w:t>
      </w:r>
    </w:p>
    <w:p w14:paraId="76854BEC" w14:textId="761E2E2B" w:rsidR="006A0A7C" w:rsidRPr="000225D1" w:rsidRDefault="006A0A7C" w:rsidP="00510772">
      <w:pPr>
        <w:pStyle w:val="List"/>
        <w:ind w:left="1418"/>
        <w:rPr>
          <w:lang w:val="en-US"/>
        </w:rPr>
      </w:pPr>
      <w:r w:rsidRPr="2BB4362C">
        <w:rPr>
          <w:lang w:val="en-US"/>
        </w:rPr>
        <w:t xml:space="preserve">All public summaries and other information required to be made </w:t>
      </w:r>
      <w:r w:rsidRPr="00270C3F">
        <w:rPr>
          <w:i/>
          <w:lang w:val="en-US"/>
        </w:rPr>
        <w:t>publicly available</w:t>
      </w:r>
      <w:r w:rsidR="00B15AD9" w:rsidRPr="00B15AD9">
        <w:rPr>
          <w:i/>
          <w:iCs/>
          <w:lang w:val="en-US"/>
        </w:rPr>
        <w:t>*</w:t>
      </w:r>
      <w:r w:rsidRPr="2BB4362C">
        <w:rPr>
          <w:lang w:val="en-US"/>
        </w:rPr>
        <w:t xml:space="preserve"> as listed in </w:t>
      </w:r>
      <w:r w:rsidR="0060076E">
        <w:rPr>
          <w:lang w:val="en-US"/>
        </w:rPr>
        <w:t xml:space="preserve">additional </w:t>
      </w:r>
      <w:r w:rsidRPr="2BB4362C">
        <w:rPr>
          <w:lang w:val="en-US"/>
        </w:rPr>
        <w:t>requirements</w:t>
      </w:r>
      <w:r w:rsidR="000633A2">
        <w:rPr>
          <w:lang w:val="en-US"/>
        </w:rPr>
        <w:t xml:space="preserve"> (see </w:t>
      </w:r>
      <w:r w:rsidR="002A044A">
        <w:rPr>
          <w:lang w:val="en-US"/>
        </w:rPr>
        <w:fldChar w:fldCharType="begin"/>
      </w:r>
      <w:r w:rsidR="002A044A">
        <w:rPr>
          <w:lang w:val="en-US"/>
        </w:rPr>
        <w:instrText xml:space="preserve"> REF _Ref108786738 \r \h </w:instrText>
      </w:r>
      <w:r w:rsidR="002A044A">
        <w:rPr>
          <w:lang w:val="en-US"/>
        </w:rPr>
      </w:r>
      <w:r w:rsidR="002A044A">
        <w:rPr>
          <w:lang w:val="en-US"/>
        </w:rPr>
        <w:fldChar w:fldCharType="separate"/>
      </w:r>
      <w:r w:rsidR="00167A13">
        <w:rPr>
          <w:lang w:val="en-US"/>
        </w:rPr>
        <w:t>16.6</w:t>
      </w:r>
      <w:r w:rsidR="002A044A">
        <w:rPr>
          <w:lang w:val="en-US"/>
        </w:rPr>
        <w:fldChar w:fldCharType="end"/>
      </w:r>
      <w:r w:rsidR="002A044A">
        <w:rPr>
          <w:lang w:val="en-US"/>
        </w:rPr>
        <w:t>)</w:t>
      </w:r>
      <w:r w:rsidR="00880CA8">
        <w:rPr>
          <w:lang w:val="en-US"/>
        </w:rPr>
        <w:t>:</w:t>
      </w:r>
      <w:r w:rsidRPr="2BB4362C">
        <w:rPr>
          <w:lang w:val="en-US"/>
        </w:rPr>
        <w:t xml:space="preserve"> </w:t>
      </w:r>
    </w:p>
    <w:p w14:paraId="28CF7FEF" w14:textId="2C3A54EF" w:rsidR="008F0AC2" w:rsidRPr="000225D1" w:rsidRDefault="008F0AC2" w:rsidP="00510772">
      <w:pPr>
        <w:pStyle w:val="List2"/>
        <w:ind w:left="1724"/>
        <w:jc w:val="both"/>
        <w:rPr>
          <w:lang w:val="en-US"/>
        </w:rPr>
      </w:pPr>
      <w:r w:rsidRPr="2BB4362C">
        <w:rPr>
          <w:i/>
          <w:lang w:val="en-US"/>
        </w:rPr>
        <w:t>Independen</w:t>
      </w:r>
      <w:r w:rsidRPr="2BB4362C">
        <w:rPr>
          <w:lang w:val="en-US"/>
        </w:rPr>
        <w:t xml:space="preserve">t* monitoring of </w:t>
      </w:r>
      <w:r w:rsidRPr="009641B1">
        <w:rPr>
          <w:iCs/>
          <w:lang w:val="en-US"/>
        </w:rPr>
        <w:t>P</w:t>
      </w:r>
      <w:r w:rsidR="005917CF">
        <w:rPr>
          <w:iCs/>
          <w:lang w:val="en-US"/>
        </w:rPr>
        <w:t xml:space="preserve">olicy </w:t>
      </w:r>
      <w:r w:rsidRPr="009641B1">
        <w:rPr>
          <w:iCs/>
          <w:lang w:val="en-US"/>
        </w:rPr>
        <w:t>f</w:t>
      </w:r>
      <w:r w:rsidR="005917CF">
        <w:rPr>
          <w:iCs/>
          <w:lang w:val="en-US"/>
        </w:rPr>
        <w:t xml:space="preserve">or </w:t>
      </w:r>
      <w:r w:rsidRPr="009641B1">
        <w:rPr>
          <w:iCs/>
          <w:lang w:val="en-US"/>
        </w:rPr>
        <w:t>A</w:t>
      </w:r>
      <w:r w:rsidR="005917CF">
        <w:rPr>
          <w:iCs/>
          <w:lang w:val="en-US"/>
        </w:rPr>
        <w:t>ssociation</w:t>
      </w:r>
      <w:r w:rsidRPr="2BB4362C">
        <w:rPr>
          <w:lang w:val="en-US"/>
        </w:rPr>
        <w:t xml:space="preserve"> </w:t>
      </w:r>
      <w:r w:rsidR="0018007D">
        <w:rPr>
          <w:lang w:val="en-US"/>
        </w:rPr>
        <w:t>conformity</w:t>
      </w:r>
      <w:r w:rsidR="0018007D" w:rsidRPr="2BB4362C">
        <w:rPr>
          <w:lang w:val="en-US"/>
        </w:rPr>
        <w:t xml:space="preserve"> </w:t>
      </w:r>
      <w:r w:rsidRPr="2BB4362C">
        <w:rPr>
          <w:lang w:val="en-US"/>
        </w:rPr>
        <w:t xml:space="preserve">(see </w:t>
      </w:r>
      <w:r w:rsidR="0022100C">
        <w:rPr>
          <w:lang w:val="en-US"/>
        </w:rPr>
        <w:t>section</w:t>
      </w:r>
      <w:r w:rsidR="00912D15" w:rsidRPr="2BB4362C">
        <w:rPr>
          <w:lang w:val="en-US"/>
        </w:rPr>
        <w:t xml:space="preserve"> </w:t>
      </w:r>
      <w:r w:rsidR="00003CE3">
        <w:rPr>
          <w:lang w:val="en-US"/>
        </w:rPr>
        <w:fldChar w:fldCharType="begin"/>
      </w:r>
      <w:r w:rsidR="00003CE3">
        <w:rPr>
          <w:lang w:val="en-US"/>
        </w:rPr>
        <w:instrText xml:space="preserve"> REF _Ref108786164 \r \h </w:instrText>
      </w:r>
      <w:r w:rsidR="00003CE3">
        <w:rPr>
          <w:lang w:val="en-US"/>
        </w:rPr>
      </w:r>
      <w:r w:rsidR="00003CE3">
        <w:rPr>
          <w:lang w:val="en-US"/>
        </w:rPr>
        <w:fldChar w:fldCharType="separate"/>
      </w:r>
      <w:r w:rsidR="00167A13">
        <w:rPr>
          <w:lang w:val="en-US"/>
        </w:rPr>
        <w:t>29.5</w:t>
      </w:r>
      <w:r w:rsidR="00003CE3">
        <w:rPr>
          <w:lang w:val="en-US"/>
        </w:rPr>
        <w:fldChar w:fldCharType="end"/>
      </w:r>
      <w:r w:rsidRPr="2BB4362C">
        <w:rPr>
          <w:lang w:val="en-US"/>
        </w:rPr>
        <w:t>);</w:t>
      </w:r>
    </w:p>
    <w:p w14:paraId="06FBE9C7" w14:textId="4896003D" w:rsidR="00CD28B6" w:rsidRDefault="00247A2A" w:rsidP="00510772">
      <w:pPr>
        <w:pStyle w:val="List2"/>
        <w:ind w:left="1724"/>
        <w:jc w:val="both"/>
        <w:rPr>
          <w:lang w:val="en-US"/>
        </w:rPr>
      </w:pPr>
      <w:r w:rsidRPr="2BB4362C">
        <w:rPr>
          <w:lang w:val="en-US"/>
        </w:rPr>
        <w:t xml:space="preserve">Annual summaries of its progress towards developing </w:t>
      </w:r>
      <w:r w:rsidRPr="00270C3F">
        <w:rPr>
          <w:lang w:val="en-US"/>
        </w:rPr>
        <w:t>Remedy Plan(s</w:t>
      </w:r>
      <w:r w:rsidRPr="2BB4362C">
        <w:rPr>
          <w:lang w:val="en-US"/>
        </w:rPr>
        <w:t xml:space="preserve">) and implementing </w:t>
      </w:r>
      <w:r w:rsidRPr="00270C3F">
        <w:rPr>
          <w:i/>
          <w:lang w:val="en-US"/>
        </w:rPr>
        <w:t>remedy</w:t>
      </w:r>
      <w:r w:rsidRPr="2BB4362C">
        <w:rPr>
          <w:lang w:val="en-US"/>
        </w:rPr>
        <w:t xml:space="preserve"> of </w:t>
      </w:r>
      <w:r w:rsidRPr="2BB4362C">
        <w:rPr>
          <w:i/>
          <w:lang w:val="en-US"/>
        </w:rPr>
        <w:t>harm</w:t>
      </w:r>
      <w:r w:rsidRPr="2BB4362C">
        <w:rPr>
          <w:lang w:val="en-US"/>
        </w:rPr>
        <w:t xml:space="preserve">* (see </w:t>
      </w:r>
      <w:r w:rsidR="00064B60">
        <w:rPr>
          <w:lang w:val="en-US"/>
        </w:rPr>
        <w:fldChar w:fldCharType="begin"/>
      </w:r>
      <w:r w:rsidR="00064B60">
        <w:rPr>
          <w:lang w:val="en-US"/>
        </w:rPr>
        <w:instrText xml:space="preserve"> REF _Ref108786738 \r \h </w:instrText>
      </w:r>
      <w:r w:rsidR="00064B60">
        <w:rPr>
          <w:lang w:val="en-US"/>
        </w:rPr>
      </w:r>
      <w:r w:rsidR="00064B60">
        <w:rPr>
          <w:lang w:val="en-US"/>
        </w:rPr>
        <w:fldChar w:fldCharType="separate"/>
      </w:r>
      <w:r w:rsidR="00167A13">
        <w:rPr>
          <w:lang w:val="en-US"/>
        </w:rPr>
        <w:t>16.6</w:t>
      </w:r>
      <w:r w:rsidR="00064B60">
        <w:rPr>
          <w:lang w:val="en-US"/>
        </w:rPr>
        <w:fldChar w:fldCharType="end"/>
      </w:r>
      <w:r w:rsidR="00064B60">
        <w:rPr>
          <w:lang w:val="en-US"/>
        </w:rPr>
        <w:t xml:space="preserve"> and </w:t>
      </w:r>
      <w:r w:rsidR="0053724F">
        <w:rPr>
          <w:lang w:val="en-US"/>
        </w:rPr>
        <w:t xml:space="preserve">section </w:t>
      </w:r>
      <w:r w:rsidR="000F743A">
        <w:rPr>
          <w:lang w:val="en-US"/>
        </w:rPr>
        <w:fldChar w:fldCharType="begin"/>
      </w:r>
      <w:r w:rsidR="000F743A">
        <w:rPr>
          <w:lang w:val="en-US"/>
        </w:rPr>
        <w:instrText xml:space="preserve"> REF _Ref109465778 \w \h </w:instrText>
      </w:r>
      <w:r w:rsidR="000F743A">
        <w:rPr>
          <w:lang w:val="en-US"/>
        </w:rPr>
      </w:r>
      <w:r w:rsidR="000F743A">
        <w:rPr>
          <w:lang w:val="en-US"/>
        </w:rPr>
        <w:fldChar w:fldCharType="separate"/>
      </w:r>
      <w:r w:rsidR="00167A13">
        <w:rPr>
          <w:lang w:val="en-US"/>
        </w:rPr>
        <w:t>29</w:t>
      </w:r>
      <w:r w:rsidR="000F743A">
        <w:rPr>
          <w:lang w:val="en-US"/>
        </w:rPr>
        <w:fldChar w:fldCharType="end"/>
      </w:r>
      <w:r w:rsidR="0053724F">
        <w:rPr>
          <w:lang w:val="en-US"/>
        </w:rPr>
        <w:t xml:space="preserve"> </w:t>
      </w:r>
      <w:r w:rsidRPr="2BB4362C">
        <w:rPr>
          <w:lang w:val="en-US"/>
        </w:rPr>
        <w:t xml:space="preserve">). </w:t>
      </w:r>
    </w:p>
    <w:p w14:paraId="3F033C40" w14:textId="77777777" w:rsidR="00CC18EC" w:rsidRDefault="00CC18EC" w:rsidP="00A92577">
      <w:pPr>
        <w:pStyle w:val="List2"/>
        <w:numPr>
          <w:ilvl w:val="0"/>
          <w:numId w:val="0"/>
        </w:numPr>
        <w:jc w:val="both"/>
        <w:rPr>
          <w:lang w:val="en-US"/>
        </w:rPr>
        <w:sectPr w:rsidR="00CC18EC" w:rsidSect="00CB519D">
          <w:pgSz w:w="11906" w:h="16838" w:code="9"/>
          <w:pgMar w:top="851" w:right="851" w:bottom="851" w:left="851" w:header="1162" w:footer="284" w:gutter="0"/>
          <w:cols w:space="708"/>
          <w:docGrid w:linePitch="360"/>
        </w:sectPr>
      </w:pPr>
    </w:p>
    <w:p w14:paraId="35A366E4" w14:textId="0B34B191" w:rsidR="004662A7" w:rsidRPr="00EB791B" w:rsidRDefault="31FE805B" w:rsidP="00334587">
      <w:pPr>
        <w:pStyle w:val="Heading1"/>
        <w:spacing w:after="120"/>
        <w:rPr>
          <w:rFonts w:asciiTheme="minorHAnsi" w:hAnsiTheme="minorHAnsi" w:cstheme="minorHAnsi"/>
          <w:b/>
          <w:bCs/>
          <w:lang w:val="en-US"/>
        </w:rPr>
      </w:pPr>
      <w:bookmarkStart w:id="193" w:name="_Toc130303136"/>
      <w:bookmarkStart w:id="194" w:name="_Toc1722171686"/>
      <w:bookmarkStart w:id="195" w:name="_Toc1338434195"/>
      <w:bookmarkStart w:id="196" w:name="_Toc925268160"/>
      <w:bookmarkEnd w:id="0"/>
      <w:r w:rsidRPr="00EB791B">
        <w:rPr>
          <w:rFonts w:asciiTheme="minorHAnsi" w:hAnsiTheme="minorHAnsi" w:cstheme="minorHAnsi"/>
          <w:b/>
          <w:bCs/>
          <w:lang w:val="en-US"/>
        </w:rPr>
        <w:lastRenderedPageBreak/>
        <w:t>Verbal forms for the expression of provisions</w:t>
      </w:r>
      <w:bookmarkEnd w:id="193"/>
      <w:r w:rsidRPr="00EB791B">
        <w:rPr>
          <w:rFonts w:asciiTheme="minorHAnsi" w:hAnsiTheme="minorHAnsi" w:cstheme="minorHAnsi"/>
          <w:b/>
          <w:bCs/>
          <w:lang w:val="en-US"/>
        </w:rPr>
        <w:t xml:space="preserve"> </w:t>
      </w:r>
      <w:bookmarkEnd w:id="194"/>
      <w:bookmarkEnd w:id="195"/>
      <w:bookmarkEnd w:id="196"/>
    </w:p>
    <w:p w14:paraId="58AF1A29" w14:textId="77777777" w:rsidR="004662A7" w:rsidRPr="004662A7" w:rsidRDefault="004662A7" w:rsidP="004662A7">
      <w:pPr>
        <w:spacing w:line="240" w:lineRule="auto"/>
        <w:jc w:val="both"/>
        <w:rPr>
          <w:rFonts w:ascii="Arial" w:eastAsia="MS Mincho" w:hAnsi="Arial" w:cs="Arial"/>
          <w:lang w:val="en-US"/>
        </w:rPr>
      </w:pPr>
      <w:r w:rsidRPr="004662A7">
        <w:rPr>
          <w:rFonts w:ascii="Arial" w:eastAsia="MS Mincho" w:hAnsi="Arial" w:cs="Arial"/>
          <w:lang w:val="en-US"/>
        </w:rPr>
        <w:t xml:space="preserve">[Adapted from ISO/IEC Directives Part 2: Rules for the structure and drafting of International Standards] </w:t>
      </w:r>
    </w:p>
    <w:p w14:paraId="508B6EDC" w14:textId="77777777" w:rsidR="004662A7" w:rsidRPr="004662A7" w:rsidRDefault="004662A7" w:rsidP="004662A7">
      <w:pPr>
        <w:spacing w:line="240" w:lineRule="auto"/>
        <w:jc w:val="both"/>
        <w:rPr>
          <w:rFonts w:ascii="Arial" w:eastAsia="MS Mincho" w:hAnsi="Arial" w:cs="Arial"/>
          <w:lang w:val="en-US"/>
        </w:rPr>
      </w:pPr>
      <w:r w:rsidRPr="004662A7">
        <w:rPr>
          <w:rFonts w:ascii="Arial" w:eastAsia="MS Mincho" w:hAnsi="Arial" w:cs="Arial"/>
          <w:lang w:val="en-US"/>
        </w:rPr>
        <w:t xml:space="preserve">“shall”: indicates requirements strictly to be followed in order to conform to the document. </w:t>
      </w:r>
    </w:p>
    <w:p w14:paraId="1028D135" w14:textId="77777777" w:rsidR="004662A7" w:rsidRPr="004662A7" w:rsidRDefault="004662A7" w:rsidP="004662A7">
      <w:pPr>
        <w:spacing w:line="240" w:lineRule="auto"/>
        <w:jc w:val="both"/>
        <w:rPr>
          <w:rFonts w:ascii="Arial" w:eastAsia="MS Mincho" w:hAnsi="Arial" w:cs="Arial"/>
          <w:lang w:val="en-US"/>
        </w:rPr>
      </w:pPr>
      <w:r w:rsidRPr="004662A7">
        <w:rPr>
          <w:rFonts w:ascii="Arial" w:eastAsia="MS Mincho" w:hAnsi="Arial" w:cs="Arial"/>
          <w:lang w:val="en-US"/>
        </w:rPr>
        <w:t xml:space="preserve">“should”: </w:t>
      </w:r>
      <w:bookmarkStart w:id="197" w:name="_Hlk31652786"/>
      <w:r w:rsidRPr="004662A7">
        <w:rPr>
          <w:rFonts w:ascii="Arial" w:eastAsia="MS Mincho" w:hAnsi="Arial" w:cs="Arial"/>
          <w:lang w:val="en-US"/>
        </w:rPr>
        <w:t>indicates that among several possibilities one is recommended as particularly suitable, without mentioning or excluding others, or that a certain course of action is preferred but not necessarily required</w:t>
      </w:r>
      <w:bookmarkEnd w:id="197"/>
      <w:r w:rsidRPr="004662A7">
        <w:rPr>
          <w:rFonts w:ascii="Arial" w:eastAsia="MS Mincho" w:hAnsi="Arial" w:cs="Arial"/>
          <w:lang w:val="en-US"/>
        </w:rPr>
        <w:t xml:space="preserve">. </w:t>
      </w:r>
    </w:p>
    <w:p w14:paraId="08EE8538" w14:textId="77777777" w:rsidR="004662A7" w:rsidRPr="004662A7" w:rsidRDefault="004662A7" w:rsidP="004662A7">
      <w:pPr>
        <w:spacing w:line="276" w:lineRule="auto"/>
        <w:jc w:val="both"/>
        <w:rPr>
          <w:rFonts w:ascii="Arial" w:eastAsia="MS Mincho" w:hAnsi="Arial" w:cs="Arial"/>
          <w:lang w:val="en-US"/>
        </w:rPr>
      </w:pPr>
      <w:r w:rsidRPr="004662A7">
        <w:rPr>
          <w:rFonts w:ascii="Arial" w:eastAsia="MS Mincho" w:hAnsi="Arial" w:cs="Arial"/>
          <w:lang w:val="en-US"/>
        </w:rPr>
        <w:t xml:space="preserve">“may”: indicates a course of action permissible within the limits of the document. </w:t>
      </w:r>
    </w:p>
    <w:p w14:paraId="2B317BA7" w14:textId="4B0BB4AF" w:rsidR="001E62C1" w:rsidRPr="00AC4FFE" w:rsidRDefault="004662A7" w:rsidP="006107E6">
      <w:pPr>
        <w:spacing w:before="0" w:after="0" w:line="240" w:lineRule="auto"/>
        <w:jc w:val="both"/>
        <w:textAlignment w:val="baseline"/>
        <w:rPr>
          <w:rFonts w:ascii="Arial" w:eastAsia="Times New Roman" w:hAnsi="Arial" w:cs="Arial"/>
          <w:lang w:val="en-GB" w:eastAsia="en-GB"/>
        </w:rPr>
      </w:pPr>
      <w:r w:rsidRPr="004662A7">
        <w:rPr>
          <w:rFonts w:ascii="Arial" w:eastAsia="Times New Roman" w:hAnsi="Arial" w:cs="Arial"/>
          <w:lang w:val="en-GB" w:eastAsia="en-GB"/>
        </w:rPr>
        <w:t>“</w:t>
      </w:r>
      <w:r w:rsidRPr="00AC4FFE">
        <w:rPr>
          <w:rFonts w:ascii="Arial" w:eastAsia="Times New Roman" w:hAnsi="Arial" w:cs="Arial"/>
          <w:lang w:val="en-GB" w:eastAsia="en-GB"/>
        </w:rPr>
        <w:t>can”: is used for statements of possibility and capability, whether material, physical or causal.</w:t>
      </w:r>
    </w:p>
    <w:p w14:paraId="537DF3B6" w14:textId="77777777" w:rsidR="00BD040C" w:rsidRPr="00AC4FFE" w:rsidRDefault="00BD040C" w:rsidP="006107E6">
      <w:pPr>
        <w:spacing w:before="0" w:after="0" w:line="240" w:lineRule="auto"/>
        <w:jc w:val="both"/>
        <w:textAlignment w:val="baseline"/>
        <w:rPr>
          <w:rFonts w:ascii="Arial" w:eastAsia="Times New Roman" w:hAnsi="Arial" w:cs="Arial"/>
          <w:lang w:val="en-GB" w:eastAsia="en-GB"/>
        </w:rPr>
      </w:pPr>
    </w:p>
    <w:p w14:paraId="45B7CA85" w14:textId="452F0467" w:rsidR="00BD040C" w:rsidRPr="00BD040C" w:rsidRDefault="17EB5154" w:rsidP="00BD040C">
      <w:pPr>
        <w:pStyle w:val="Heading1"/>
        <w:rPr>
          <w:rFonts w:asciiTheme="minorHAnsi" w:hAnsiTheme="minorHAnsi" w:cstheme="minorHAnsi"/>
          <w:b/>
          <w:bCs/>
          <w:lang w:val="en-GB" w:eastAsia="en-GB"/>
        </w:rPr>
      </w:pPr>
      <w:bookmarkStart w:id="198" w:name="_Toc2065145116"/>
      <w:bookmarkStart w:id="199" w:name="_Toc1870681427"/>
      <w:bookmarkStart w:id="200" w:name="_Toc1591229476"/>
      <w:bookmarkStart w:id="201" w:name="_Toc130303137"/>
      <w:r w:rsidRPr="00AC4FFE">
        <w:rPr>
          <w:rFonts w:asciiTheme="minorHAnsi" w:hAnsiTheme="minorHAnsi" w:cstheme="minorHAnsi"/>
          <w:b/>
          <w:bCs/>
          <w:lang w:val="en-GB" w:eastAsia="en-GB"/>
        </w:rPr>
        <w:t>Abbreviations</w:t>
      </w:r>
      <w:bookmarkEnd w:id="198"/>
      <w:bookmarkEnd w:id="199"/>
      <w:bookmarkEnd w:id="200"/>
      <w:bookmarkEnd w:id="201"/>
    </w:p>
    <w:tbl>
      <w:tblPr>
        <w:tblW w:w="1020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left w:w="0" w:type="dxa"/>
          <w:right w:w="0" w:type="dxa"/>
        </w:tblCellMar>
        <w:tblLook w:val="04A0" w:firstRow="1" w:lastRow="0" w:firstColumn="1" w:lastColumn="0" w:noHBand="0" w:noVBand="1"/>
      </w:tblPr>
      <w:tblGrid>
        <w:gridCol w:w="1271"/>
        <w:gridCol w:w="8930"/>
      </w:tblGrid>
      <w:tr w:rsidR="006107E6" w:rsidRPr="006107E6" w14:paraId="01E2910D" w14:textId="77777777" w:rsidTr="00270C3F">
        <w:trPr>
          <w:trHeight w:val="340"/>
        </w:trPr>
        <w:tc>
          <w:tcPr>
            <w:tcW w:w="1271" w:type="dxa"/>
            <w:shd w:val="clear" w:color="auto" w:fill="auto"/>
            <w:vAlign w:val="center"/>
            <w:hideMark/>
          </w:tcPr>
          <w:p w14:paraId="2F290E11" w14:textId="77777777" w:rsidR="006107E6" w:rsidRPr="006107E6" w:rsidRDefault="006107E6" w:rsidP="006107E6">
            <w:pPr>
              <w:spacing w:before="0" w:after="0" w:line="240" w:lineRule="auto"/>
              <w:textAlignment w:val="baseline"/>
              <w:rPr>
                <w:rFonts w:ascii="Arial" w:eastAsia="Times New Roman" w:hAnsi="Arial" w:cs="Arial"/>
                <w:b/>
                <w:lang w:val="en-US"/>
              </w:rPr>
            </w:pPr>
            <w:r w:rsidRPr="006107E6">
              <w:rPr>
                <w:rFonts w:ascii="Arial" w:eastAsia="Times New Roman" w:hAnsi="Arial" w:cs="Arial"/>
                <w:b/>
                <w:lang w:val="en-GB"/>
              </w:rPr>
              <w:t>EDD</w:t>
            </w:r>
            <w:r w:rsidRPr="006107E6">
              <w:rPr>
                <w:rFonts w:ascii="Arial" w:eastAsia="Times New Roman" w:hAnsi="Arial" w:cs="Arial"/>
                <w:b/>
                <w:lang w:val="en-US"/>
              </w:rPr>
              <w:t> </w:t>
            </w:r>
          </w:p>
        </w:tc>
        <w:tc>
          <w:tcPr>
            <w:tcW w:w="8930" w:type="dxa"/>
            <w:shd w:val="clear" w:color="auto" w:fill="auto"/>
            <w:vAlign w:val="center"/>
            <w:hideMark/>
          </w:tcPr>
          <w:p w14:paraId="550D7F89" w14:textId="3B080A80" w:rsidR="006107E6" w:rsidRPr="006107E6" w:rsidRDefault="006107E6" w:rsidP="006107E6">
            <w:pPr>
              <w:spacing w:before="0" w:after="0" w:line="240" w:lineRule="auto"/>
              <w:textAlignment w:val="baseline"/>
              <w:rPr>
                <w:rFonts w:ascii="Arial" w:eastAsia="Times New Roman" w:hAnsi="Arial" w:cs="Arial"/>
                <w:lang w:val="en-US"/>
              </w:rPr>
            </w:pPr>
            <w:r w:rsidRPr="006107E6">
              <w:rPr>
                <w:rFonts w:ascii="Arial" w:eastAsia="Times New Roman" w:hAnsi="Arial" w:cs="Arial"/>
                <w:lang w:val="en-GB"/>
              </w:rPr>
              <w:t>Environmental Due Diligence</w:t>
            </w:r>
            <w:r w:rsidRPr="006107E6">
              <w:rPr>
                <w:rFonts w:ascii="Arial" w:eastAsia="Times New Roman" w:hAnsi="Arial" w:cs="Arial"/>
                <w:lang w:val="en-US"/>
              </w:rPr>
              <w:t> </w:t>
            </w:r>
            <w:r w:rsidR="00CA5136">
              <w:rPr>
                <w:rFonts w:ascii="Arial" w:eastAsia="Times New Roman" w:hAnsi="Arial" w:cs="Arial"/>
                <w:lang w:val="en-US"/>
              </w:rPr>
              <w:t>(framework)</w:t>
            </w:r>
          </w:p>
        </w:tc>
      </w:tr>
      <w:tr w:rsidR="006107E6" w:rsidRPr="006107E6" w14:paraId="1743CB50" w14:textId="77777777" w:rsidTr="00270C3F">
        <w:trPr>
          <w:trHeight w:val="340"/>
        </w:trPr>
        <w:tc>
          <w:tcPr>
            <w:tcW w:w="1271" w:type="dxa"/>
            <w:shd w:val="clear" w:color="auto" w:fill="auto"/>
            <w:vAlign w:val="center"/>
            <w:hideMark/>
          </w:tcPr>
          <w:p w14:paraId="6BE350E0" w14:textId="77777777" w:rsidR="006107E6" w:rsidRPr="006107E6" w:rsidRDefault="006107E6" w:rsidP="006107E6">
            <w:pPr>
              <w:spacing w:before="0" w:after="0" w:line="240" w:lineRule="auto"/>
              <w:textAlignment w:val="baseline"/>
              <w:rPr>
                <w:rFonts w:ascii="Arial" w:eastAsia="Times New Roman" w:hAnsi="Arial" w:cs="Arial"/>
                <w:b/>
                <w:lang w:val="en-US"/>
              </w:rPr>
            </w:pPr>
            <w:r w:rsidRPr="006107E6">
              <w:rPr>
                <w:rFonts w:ascii="Arial" w:eastAsia="Times New Roman" w:hAnsi="Arial" w:cs="Arial"/>
                <w:b/>
                <w:lang w:val="en-GB"/>
              </w:rPr>
              <w:t>ERA</w:t>
            </w:r>
            <w:r w:rsidRPr="006107E6">
              <w:rPr>
                <w:rFonts w:ascii="Arial" w:eastAsia="Times New Roman" w:hAnsi="Arial" w:cs="Arial"/>
                <w:b/>
                <w:lang w:val="en-US"/>
              </w:rPr>
              <w:t> </w:t>
            </w:r>
          </w:p>
        </w:tc>
        <w:tc>
          <w:tcPr>
            <w:tcW w:w="8930" w:type="dxa"/>
            <w:shd w:val="clear" w:color="auto" w:fill="auto"/>
            <w:vAlign w:val="center"/>
            <w:hideMark/>
          </w:tcPr>
          <w:p w14:paraId="0AA28137" w14:textId="2A1AB72F" w:rsidR="006107E6" w:rsidRPr="006107E6" w:rsidRDefault="006107E6" w:rsidP="006107E6">
            <w:pPr>
              <w:spacing w:before="0" w:after="0" w:line="240" w:lineRule="auto"/>
              <w:textAlignment w:val="baseline"/>
              <w:rPr>
                <w:rFonts w:ascii="Arial" w:eastAsia="Times New Roman" w:hAnsi="Arial" w:cs="Arial"/>
                <w:lang w:val="en-US"/>
              </w:rPr>
            </w:pPr>
            <w:r w:rsidRPr="006107E6">
              <w:rPr>
                <w:rFonts w:ascii="Arial" w:eastAsia="Times New Roman" w:hAnsi="Arial" w:cs="Arial"/>
                <w:lang w:val="en-GB"/>
              </w:rPr>
              <w:t xml:space="preserve">Environmental </w:t>
            </w:r>
            <w:r w:rsidR="00390F18">
              <w:rPr>
                <w:rFonts w:ascii="Arial" w:eastAsia="Times New Roman" w:hAnsi="Arial" w:cs="Arial"/>
                <w:lang w:val="en-GB"/>
              </w:rPr>
              <w:t>R</w:t>
            </w:r>
            <w:r w:rsidRPr="006107E6">
              <w:rPr>
                <w:rFonts w:ascii="Arial" w:eastAsia="Times New Roman" w:hAnsi="Arial" w:cs="Arial"/>
                <w:lang w:val="en-GB"/>
              </w:rPr>
              <w:t xml:space="preserve">isk </w:t>
            </w:r>
            <w:r w:rsidR="00500A8E">
              <w:rPr>
                <w:rFonts w:ascii="Arial" w:eastAsia="Times New Roman" w:hAnsi="Arial" w:cs="Arial"/>
                <w:lang w:val="en-GB"/>
              </w:rPr>
              <w:t>A</w:t>
            </w:r>
            <w:r w:rsidRPr="006107E6">
              <w:rPr>
                <w:rFonts w:ascii="Arial" w:eastAsia="Times New Roman" w:hAnsi="Arial" w:cs="Arial"/>
                <w:lang w:val="en-GB"/>
              </w:rPr>
              <w:t>ssessment</w:t>
            </w:r>
            <w:r w:rsidRPr="006107E6">
              <w:rPr>
                <w:rFonts w:ascii="Arial" w:eastAsia="Times New Roman" w:hAnsi="Arial" w:cs="Arial"/>
                <w:lang w:val="en-US"/>
              </w:rPr>
              <w:t> </w:t>
            </w:r>
          </w:p>
        </w:tc>
      </w:tr>
      <w:tr w:rsidR="006107E6" w:rsidRPr="006107E6" w14:paraId="5692BB2F" w14:textId="77777777" w:rsidTr="00270C3F">
        <w:trPr>
          <w:trHeight w:val="340"/>
        </w:trPr>
        <w:tc>
          <w:tcPr>
            <w:tcW w:w="1271" w:type="dxa"/>
            <w:shd w:val="clear" w:color="auto" w:fill="auto"/>
            <w:vAlign w:val="center"/>
            <w:hideMark/>
          </w:tcPr>
          <w:p w14:paraId="517D99B8" w14:textId="77777777" w:rsidR="006107E6" w:rsidRPr="006107E6" w:rsidRDefault="006107E6" w:rsidP="006107E6">
            <w:pPr>
              <w:spacing w:before="0" w:after="0" w:line="240" w:lineRule="auto"/>
              <w:textAlignment w:val="baseline"/>
              <w:rPr>
                <w:rFonts w:ascii="Arial" w:eastAsia="Times New Roman" w:hAnsi="Arial" w:cs="Arial"/>
                <w:b/>
                <w:lang w:val="en-US"/>
              </w:rPr>
            </w:pPr>
            <w:r w:rsidRPr="006107E6">
              <w:rPr>
                <w:rFonts w:ascii="Arial" w:eastAsia="Times New Roman" w:hAnsi="Arial" w:cs="Arial"/>
                <w:b/>
                <w:lang w:val="en-GB"/>
              </w:rPr>
              <w:t>FPIC</w:t>
            </w:r>
            <w:r w:rsidRPr="006107E6">
              <w:rPr>
                <w:rFonts w:ascii="Arial" w:eastAsia="Times New Roman" w:hAnsi="Arial" w:cs="Arial"/>
                <w:b/>
                <w:lang w:val="en-US"/>
              </w:rPr>
              <w:t> </w:t>
            </w:r>
          </w:p>
        </w:tc>
        <w:tc>
          <w:tcPr>
            <w:tcW w:w="8930" w:type="dxa"/>
            <w:shd w:val="clear" w:color="auto" w:fill="auto"/>
            <w:vAlign w:val="center"/>
            <w:hideMark/>
          </w:tcPr>
          <w:p w14:paraId="5A7F0940" w14:textId="5AAA3B83" w:rsidR="006107E6" w:rsidRPr="006107E6" w:rsidRDefault="006107E6" w:rsidP="006107E6">
            <w:pPr>
              <w:spacing w:before="0" w:after="0" w:line="240" w:lineRule="auto"/>
              <w:textAlignment w:val="baseline"/>
              <w:rPr>
                <w:rFonts w:ascii="Arial" w:eastAsia="Times New Roman" w:hAnsi="Arial" w:cs="Arial"/>
                <w:lang w:val="en-US"/>
              </w:rPr>
            </w:pPr>
            <w:r w:rsidRPr="006107E6">
              <w:rPr>
                <w:rFonts w:ascii="Arial" w:eastAsia="Times New Roman" w:hAnsi="Arial" w:cs="Arial"/>
                <w:lang w:val="en-GB"/>
              </w:rPr>
              <w:t xml:space="preserve">Free </w:t>
            </w:r>
            <w:r w:rsidR="00DC2FB6">
              <w:rPr>
                <w:rFonts w:ascii="Arial" w:eastAsia="Times New Roman" w:hAnsi="Arial" w:cs="Arial"/>
                <w:lang w:val="en-GB"/>
              </w:rPr>
              <w:t>P</w:t>
            </w:r>
            <w:r w:rsidRPr="006107E6">
              <w:rPr>
                <w:rFonts w:ascii="Arial" w:eastAsia="Times New Roman" w:hAnsi="Arial" w:cs="Arial"/>
                <w:lang w:val="en-GB"/>
              </w:rPr>
              <w:t xml:space="preserve">rior </w:t>
            </w:r>
            <w:r w:rsidR="00DC2FB6">
              <w:rPr>
                <w:rFonts w:ascii="Arial" w:eastAsia="Times New Roman" w:hAnsi="Arial" w:cs="Arial"/>
                <w:lang w:val="en-GB"/>
              </w:rPr>
              <w:t>I</w:t>
            </w:r>
            <w:r w:rsidRPr="006107E6">
              <w:rPr>
                <w:rFonts w:ascii="Arial" w:eastAsia="Times New Roman" w:hAnsi="Arial" w:cs="Arial"/>
                <w:lang w:val="en-GB"/>
              </w:rPr>
              <w:t xml:space="preserve">nformed </w:t>
            </w:r>
            <w:r w:rsidR="00DC2FB6">
              <w:rPr>
                <w:rFonts w:ascii="Arial" w:eastAsia="Times New Roman" w:hAnsi="Arial" w:cs="Arial"/>
                <w:lang w:val="en-GB"/>
              </w:rPr>
              <w:t>C</w:t>
            </w:r>
            <w:r w:rsidRPr="006107E6">
              <w:rPr>
                <w:rFonts w:ascii="Arial" w:eastAsia="Times New Roman" w:hAnsi="Arial" w:cs="Arial"/>
                <w:lang w:val="en-GB"/>
              </w:rPr>
              <w:t>onsent</w:t>
            </w:r>
          </w:p>
        </w:tc>
      </w:tr>
      <w:tr w:rsidR="006107E6" w:rsidRPr="006107E6" w14:paraId="2E870FD7" w14:textId="77777777" w:rsidTr="00270C3F">
        <w:trPr>
          <w:trHeight w:val="340"/>
        </w:trPr>
        <w:tc>
          <w:tcPr>
            <w:tcW w:w="1271" w:type="dxa"/>
            <w:shd w:val="clear" w:color="auto" w:fill="auto"/>
            <w:vAlign w:val="center"/>
          </w:tcPr>
          <w:p w14:paraId="5623D93B" w14:textId="77777777" w:rsidR="006107E6" w:rsidRPr="006107E6" w:rsidRDefault="006107E6" w:rsidP="006107E6">
            <w:pPr>
              <w:spacing w:before="0" w:after="0" w:line="240" w:lineRule="auto"/>
              <w:textAlignment w:val="baseline"/>
              <w:rPr>
                <w:rFonts w:ascii="Arial" w:eastAsia="Times New Roman" w:hAnsi="Arial" w:cs="Arial"/>
                <w:b/>
                <w:lang w:val="en-GB"/>
              </w:rPr>
            </w:pPr>
            <w:r w:rsidRPr="006107E6">
              <w:rPr>
                <w:rFonts w:ascii="Arial" w:eastAsia="Times New Roman" w:hAnsi="Arial" w:cs="Arial"/>
                <w:b/>
                <w:lang w:val="en-GB"/>
              </w:rPr>
              <w:t>FSC</w:t>
            </w:r>
          </w:p>
        </w:tc>
        <w:tc>
          <w:tcPr>
            <w:tcW w:w="8930" w:type="dxa"/>
            <w:shd w:val="clear" w:color="auto" w:fill="auto"/>
            <w:vAlign w:val="center"/>
          </w:tcPr>
          <w:p w14:paraId="3851A080" w14:textId="77777777" w:rsidR="006107E6" w:rsidRPr="006107E6" w:rsidRDefault="006107E6" w:rsidP="006107E6">
            <w:pPr>
              <w:spacing w:before="0" w:after="0" w:line="240" w:lineRule="auto"/>
              <w:textAlignment w:val="baseline"/>
              <w:rPr>
                <w:rFonts w:ascii="Arial" w:eastAsia="Times New Roman" w:hAnsi="Arial" w:cs="Arial"/>
                <w:lang w:val="en-GB"/>
              </w:rPr>
            </w:pPr>
            <w:r w:rsidRPr="006107E6">
              <w:rPr>
                <w:rFonts w:ascii="Arial" w:eastAsia="Times New Roman" w:hAnsi="Arial" w:cs="Arial"/>
                <w:lang w:val="en-GB"/>
              </w:rPr>
              <w:t>Forest Stewardship Council</w:t>
            </w:r>
          </w:p>
        </w:tc>
      </w:tr>
      <w:tr w:rsidR="00235A70" w:rsidRPr="006107E6" w14:paraId="17EB7563" w14:textId="77777777" w:rsidTr="00270C3F">
        <w:trPr>
          <w:trHeight w:val="340"/>
        </w:trPr>
        <w:tc>
          <w:tcPr>
            <w:tcW w:w="1271" w:type="dxa"/>
            <w:shd w:val="clear" w:color="auto" w:fill="auto"/>
            <w:vAlign w:val="center"/>
          </w:tcPr>
          <w:p w14:paraId="7F6D400C" w14:textId="179DE7B4" w:rsidR="00235A70" w:rsidRPr="006107E6" w:rsidRDefault="00235A70" w:rsidP="006107E6">
            <w:pPr>
              <w:spacing w:before="0" w:after="0" w:line="240" w:lineRule="auto"/>
              <w:textAlignment w:val="baseline"/>
              <w:rPr>
                <w:rFonts w:ascii="Arial" w:eastAsia="Times New Roman" w:hAnsi="Arial" w:cs="Arial"/>
                <w:b/>
                <w:lang w:val="en-GB"/>
              </w:rPr>
            </w:pPr>
            <w:r>
              <w:rPr>
                <w:rFonts w:ascii="Arial" w:eastAsia="Times New Roman" w:hAnsi="Arial" w:cs="Arial"/>
                <w:b/>
                <w:lang w:val="en-GB"/>
              </w:rPr>
              <w:t>GHG</w:t>
            </w:r>
          </w:p>
        </w:tc>
        <w:tc>
          <w:tcPr>
            <w:tcW w:w="8930" w:type="dxa"/>
            <w:shd w:val="clear" w:color="auto" w:fill="auto"/>
            <w:vAlign w:val="center"/>
          </w:tcPr>
          <w:p w14:paraId="1D3F13E8" w14:textId="17CDBBF4" w:rsidR="00235A70" w:rsidRPr="006107E6" w:rsidRDefault="00235A70" w:rsidP="006107E6">
            <w:pPr>
              <w:spacing w:before="0" w:after="0" w:line="240" w:lineRule="auto"/>
              <w:textAlignment w:val="baseline"/>
              <w:rPr>
                <w:rFonts w:ascii="Arial" w:eastAsia="Times New Roman" w:hAnsi="Arial" w:cs="Arial"/>
                <w:lang w:val="en-GB"/>
              </w:rPr>
            </w:pPr>
            <w:r>
              <w:rPr>
                <w:rFonts w:ascii="Arial" w:eastAsia="Times New Roman" w:hAnsi="Arial" w:cs="Arial"/>
                <w:lang w:val="en-GB"/>
              </w:rPr>
              <w:t>Greenhouse gas</w:t>
            </w:r>
          </w:p>
        </w:tc>
      </w:tr>
      <w:tr w:rsidR="006107E6" w:rsidRPr="006107E6" w14:paraId="738F8AFE" w14:textId="77777777" w:rsidTr="00270C3F">
        <w:trPr>
          <w:trHeight w:val="340"/>
        </w:trPr>
        <w:tc>
          <w:tcPr>
            <w:tcW w:w="1271" w:type="dxa"/>
            <w:shd w:val="clear" w:color="auto" w:fill="auto"/>
            <w:vAlign w:val="center"/>
            <w:hideMark/>
          </w:tcPr>
          <w:p w14:paraId="0E776D92" w14:textId="77777777" w:rsidR="006107E6" w:rsidRPr="006107E6" w:rsidRDefault="006107E6" w:rsidP="006107E6">
            <w:pPr>
              <w:spacing w:before="0" w:after="0" w:line="240" w:lineRule="auto"/>
              <w:textAlignment w:val="baseline"/>
              <w:rPr>
                <w:rFonts w:ascii="Arial" w:eastAsia="Times New Roman" w:hAnsi="Arial" w:cs="Arial"/>
                <w:b/>
                <w:lang w:val="en-US"/>
              </w:rPr>
            </w:pPr>
            <w:r w:rsidRPr="006107E6">
              <w:rPr>
                <w:rFonts w:ascii="Arial" w:eastAsia="Times New Roman" w:hAnsi="Arial" w:cs="Arial"/>
                <w:b/>
                <w:lang w:val="en-GB"/>
              </w:rPr>
              <w:t>HCV</w:t>
            </w:r>
            <w:r w:rsidRPr="006107E6">
              <w:rPr>
                <w:rFonts w:ascii="Arial" w:eastAsia="Times New Roman" w:hAnsi="Arial" w:cs="Arial"/>
                <w:b/>
                <w:lang w:val="en-US"/>
              </w:rPr>
              <w:t> </w:t>
            </w:r>
          </w:p>
        </w:tc>
        <w:tc>
          <w:tcPr>
            <w:tcW w:w="8930" w:type="dxa"/>
            <w:shd w:val="clear" w:color="auto" w:fill="auto"/>
            <w:vAlign w:val="center"/>
            <w:hideMark/>
          </w:tcPr>
          <w:p w14:paraId="16B331F0" w14:textId="77777777" w:rsidR="006107E6" w:rsidRPr="006107E6" w:rsidRDefault="006107E6" w:rsidP="006107E6">
            <w:pPr>
              <w:spacing w:before="0" w:after="0" w:line="240" w:lineRule="auto"/>
              <w:textAlignment w:val="baseline"/>
              <w:rPr>
                <w:rFonts w:ascii="Arial" w:eastAsia="Times New Roman" w:hAnsi="Arial" w:cs="Arial"/>
                <w:lang w:val="en-US"/>
              </w:rPr>
            </w:pPr>
            <w:r w:rsidRPr="006107E6">
              <w:rPr>
                <w:rFonts w:ascii="Arial" w:eastAsia="Times New Roman" w:hAnsi="Arial" w:cs="Arial"/>
                <w:lang w:val="en-GB"/>
              </w:rPr>
              <w:t>High Conservation Value</w:t>
            </w:r>
            <w:r w:rsidRPr="006107E6">
              <w:rPr>
                <w:rFonts w:ascii="Arial" w:eastAsia="Times New Roman" w:hAnsi="Arial" w:cs="Arial"/>
                <w:lang w:val="en-US"/>
              </w:rPr>
              <w:t> </w:t>
            </w:r>
          </w:p>
        </w:tc>
      </w:tr>
      <w:tr w:rsidR="006107E6" w:rsidRPr="006107E6" w14:paraId="197E363D" w14:textId="77777777" w:rsidTr="00270C3F">
        <w:trPr>
          <w:trHeight w:val="340"/>
        </w:trPr>
        <w:tc>
          <w:tcPr>
            <w:tcW w:w="1271" w:type="dxa"/>
            <w:shd w:val="clear" w:color="auto" w:fill="auto"/>
            <w:vAlign w:val="center"/>
            <w:hideMark/>
          </w:tcPr>
          <w:p w14:paraId="64D42510" w14:textId="77777777" w:rsidR="006107E6" w:rsidRPr="006107E6" w:rsidRDefault="006107E6" w:rsidP="006107E6">
            <w:pPr>
              <w:spacing w:before="0" w:after="0" w:line="240" w:lineRule="auto"/>
              <w:textAlignment w:val="baseline"/>
              <w:rPr>
                <w:rFonts w:ascii="Arial" w:eastAsia="Times New Roman" w:hAnsi="Arial" w:cs="Arial"/>
                <w:b/>
                <w:lang w:val="en-US"/>
              </w:rPr>
            </w:pPr>
            <w:r w:rsidRPr="006107E6">
              <w:rPr>
                <w:rFonts w:ascii="Arial" w:eastAsia="Times New Roman" w:hAnsi="Arial" w:cs="Arial"/>
                <w:b/>
                <w:lang w:val="en-GB"/>
              </w:rPr>
              <w:t>HRDD</w:t>
            </w:r>
            <w:r w:rsidRPr="006107E6">
              <w:rPr>
                <w:rFonts w:ascii="Arial" w:eastAsia="Times New Roman" w:hAnsi="Arial" w:cs="Arial"/>
                <w:b/>
                <w:lang w:val="en-US"/>
              </w:rPr>
              <w:t> </w:t>
            </w:r>
          </w:p>
        </w:tc>
        <w:tc>
          <w:tcPr>
            <w:tcW w:w="8930" w:type="dxa"/>
            <w:shd w:val="clear" w:color="auto" w:fill="auto"/>
            <w:vAlign w:val="center"/>
            <w:hideMark/>
          </w:tcPr>
          <w:p w14:paraId="399EBB24" w14:textId="67FB8E8B" w:rsidR="006107E6" w:rsidRPr="006107E6" w:rsidRDefault="006107E6" w:rsidP="006107E6">
            <w:pPr>
              <w:spacing w:before="0" w:after="0" w:line="240" w:lineRule="auto"/>
              <w:textAlignment w:val="baseline"/>
              <w:rPr>
                <w:rFonts w:ascii="Arial" w:eastAsia="Times New Roman" w:hAnsi="Arial" w:cs="Arial"/>
                <w:lang w:val="en-US"/>
              </w:rPr>
            </w:pPr>
            <w:r w:rsidRPr="006107E6">
              <w:rPr>
                <w:rFonts w:ascii="Arial" w:eastAsia="Times New Roman" w:hAnsi="Arial" w:cs="Arial"/>
                <w:lang w:val="en-GB"/>
              </w:rPr>
              <w:t xml:space="preserve">Human </w:t>
            </w:r>
            <w:r w:rsidR="00390F18">
              <w:rPr>
                <w:rFonts w:ascii="Arial" w:eastAsia="Times New Roman" w:hAnsi="Arial" w:cs="Arial"/>
                <w:lang w:val="en-GB"/>
              </w:rPr>
              <w:t>R</w:t>
            </w:r>
            <w:r w:rsidRPr="006107E6">
              <w:rPr>
                <w:rFonts w:ascii="Arial" w:eastAsia="Times New Roman" w:hAnsi="Arial" w:cs="Arial"/>
                <w:lang w:val="en-GB"/>
              </w:rPr>
              <w:t xml:space="preserve">ights </w:t>
            </w:r>
            <w:r w:rsidR="00390F18">
              <w:rPr>
                <w:rFonts w:ascii="Arial" w:eastAsia="Times New Roman" w:hAnsi="Arial" w:cs="Arial"/>
                <w:lang w:val="en-GB"/>
              </w:rPr>
              <w:t>D</w:t>
            </w:r>
            <w:r w:rsidRPr="006107E6">
              <w:rPr>
                <w:rFonts w:ascii="Arial" w:eastAsia="Times New Roman" w:hAnsi="Arial" w:cs="Arial"/>
                <w:lang w:val="en-GB"/>
              </w:rPr>
              <w:t xml:space="preserve">ue </w:t>
            </w:r>
            <w:r w:rsidR="00390F18">
              <w:rPr>
                <w:rFonts w:ascii="Arial" w:eastAsia="Times New Roman" w:hAnsi="Arial" w:cs="Arial"/>
                <w:lang w:val="en-GB"/>
              </w:rPr>
              <w:t>D</w:t>
            </w:r>
            <w:r w:rsidRPr="006107E6">
              <w:rPr>
                <w:rFonts w:ascii="Arial" w:eastAsia="Times New Roman" w:hAnsi="Arial" w:cs="Arial"/>
                <w:lang w:val="en-GB"/>
              </w:rPr>
              <w:t>iligence (framework)</w:t>
            </w:r>
            <w:r w:rsidRPr="006107E6">
              <w:rPr>
                <w:rFonts w:ascii="Arial" w:eastAsia="Times New Roman" w:hAnsi="Arial" w:cs="Arial"/>
                <w:lang w:val="en-US"/>
              </w:rPr>
              <w:t> </w:t>
            </w:r>
          </w:p>
        </w:tc>
      </w:tr>
      <w:tr w:rsidR="006107E6" w:rsidRPr="006107E6" w14:paraId="344B7FB3" w14:textId="77777777" w:rsidTr="00270C3F">
        <w:trPr>
          <w:trHeight w:val="340"/>
        </w:trPr>
        <w:tc>
          <w:tcPr>
            <w:tcW w:w="1271" w:type="dxa"/>
            <w:shd w:val="clear" w:color="auto" w:fill="auto"/>
            <w:vAlign w:val="center"/>
            <w:hideMark/>
          </w:tcPr>
          <w:p w14:paraId="19F373B1" w14:textId="77777777" w:rsidR="006107E6" w:rsidRPr="006107E6" w:rsidRDefault="006107E6" w:rsidP="006107E6">
            <w:pPr>
              <w:spacing w:before="0" w:after="0" w:line="240" w:lineRule="auto"/>
              <w:textAlignment w:val="baseline"/>
              <w:rPr>
                <w:rFonts w:ascii="Arial" w:eastAsia="Times New Roman" w:hAnsi="Arial" w:cs="Arial"/>
                <w:b/>
                <w:lang w:val="en-US"/>
              </w:rPr>
            </w:pPr>
            <w:r w:rsidRPr="006107E6">
              <w:rPr>
                <w:rFonts w:ascii="Arial" w:eastAsia="Times New Roman" w:hAnsi="Arial" w:cs="Arial"/>
                <w:b/>
                <w:lang w:val="en-GB"/>
              </w:rPr>
              <w:t>HRIA</w:t>
            </w:r>
            <w:r w:rsidRPr="006107E6">
              <w:rPr>
                <w:rFonts w:ascii="Arial" w:eastAsia="Times New Roman" w:hAnsi="Arial" w:cs="Arial"/>
                <w:b/>
                <w:lang w:val="en-US"/>
              </w:rPr>
              <w:t> </w:t>
            </w:r>
          </w:p>
        </w:tc>
        <w:tc>
          <w:tcPr>
            <w:tcW w:w="8930" w:type="dxa"/>
            <w:shd w:val="clear" w:color="auto" w:fill="auto"/>
            <w:vAlign w:val="center"/>
            <w:hideMark/>
          </w:tcPr>
          <w:p w14:paraId="2BAA0340" w14:textId="55B575D7" w:rsidR="006107E6" w:rsidRPr="006107E6" w:rsidRDefault="006107E6" w:rsidP="006107E6">
            <w:pPr>
              <w:spacing w:before="0" w:after="0" w:line="240" w:lineRule="auto"/>
              <w:textAlignment w:val="baseline"/>
              <w:rPr>
                <w:rFonts w:ascii="Arial" w:eastAsia="Times New Roman" w:hAnsi="Arial" w:cs="Arial"/>
                <w:lang w:val="en-US"/>
              </w:rPr>
            </w:pPr>
            <w:r w:rsidRPr="006107E6">
              <w:rPr>
                <w:rFonts w:ascii="Arial" w:eastAsia="Times New Roman" w:hAnsi="Arial" w:cs="Arial"/>
                <w:lang w:val="en-GB"/>
              </w:rPr>
              <w:t xml:space="preserve">Human </w:t>
            </w:r>
            <w:r w:rsidR="00390F18">
              <w:rPr>
                <w:rFonts w:ascii="Arial" w:eastAsia="Times New Roman" w:hAnsi="Arial" w:cs="Arial"/>
                <w:lang w:val="en-GB"/>
              </w:rPr>
              <w:t>R</w:t>
            </w:r>
            <w:r w:rsidRPr="006107E6">
              <w:rPr>
                <w:rFonts w:ascii="Arial" w:eastAsia="Times New Roman" w:hAnsi="Arial" w:cs="Arial"/>
                <w:lang w:val="en-GB"/>
              </w:rPr>
              <w:t xml:space="preserve">ights </w:t>
            </w:r>
            <w:r w:rsidR="00390F18">
              <w:rPr>
                <w:rFonts w:ascii="Arial" w:eastAsia="Times New Roman" w:hAnsi="Arial" w:cs="Arial"/>
                <w:lang w:val="en-GB"/>
              </w:rPr>
              <w:t>I</w:t>
            </w:r>
            <w:r w:rsidRPr="006107E6">
              <w:rPr>
                <w:rFonts w:ascii="Arial" w:eastAsia="Times New Roman" w:hAnsi="Arial" w:cs="Arial"/>
                <w:lang w:val="en-GB"/>
              </w:rPr>
              <w:t xml:space="preserve">mpact </w:t>
            </w:r>
            <w:r w:rsidR="00390F18">
              <w:rPr>
                <w:rFonts w:ascii="Arial" w:eastAsia="Times New Roman" w:hAnsi="Arial" w:cs="Arial"/>
                <w:lang w:val="en-GB"/>
              </w:rPr>
              <w:t>A</w:t>
            </w:r>
            <w:r w:rsidRPr="006107E6">
              <w:rPr>
                <w:rFonts w:ascii="Arial" w:eastAsia="Times New Roman" w:hAnsi="Arial" w:cs="Arial"/>
                <w:lang w:val="en-GB"/>
              </w:rPr>
              <w:t>ssessment</w:t>
            </w:r>
            <w:r w:rsidRPr="006107E6">
              <w:rPr>
                <w:rFonts w:ascii="Arial" w:eastAsia="Times New Roman" w:hAnsi="Arial" w:cs="Arial"/>
                <w:lang w:val="en-US"/>
              </w:rPr>
              <w:t> </w:t>
            </w:r>
          </w:p>
        </w:tc>
      </w:tr>
      <w:tr w:rsidR="006107E6" w:rsidRPr="006107E6" w14:paraId="2B8AC557" w14:textId="77777777" w:rsidTr="00270C3F">
        <w:trPr>
          <w:trHeight w:val="340"/>
        </w:trPr>
        <w:tc>
          <w:tcPr>
            <w:tcW w:w="1271" w:type="dxa"/>
            <w:shd w:val="clear" w:color="auto" w:fill="auto"/>
            <w:vAlign w:val="center"/>
            <w:hideMark/>
          </w:tcPr>
          <w:p w14:paraId="4F6EBA83" w14:textId="30DC9C3A" w:rsidR="006107E6" w:rsidRPr="006107E6" w:rsidRDefault="006107E6" w:rsidP="006107E6">
            <w:pPr>
              <w:spacing w:before="0" w:after="0" w:line="240" w:lineRule="auto"/>
              <w:textAlignment w:val="baseline"/>
              <w:rPr>
                <w:rFonts w:ascii="Arial" w:eastAsia="Times New Roman" w:hAnsi="Arial" w:cs="Arial"/>
                <w:b/>
                <w:lang w:val="en-US"/>
              </w:rPr>
            </w:pPr>
            <w:r w:rsidRPr="006107E6">
              <w:rPr>
                <w:rFonts w:ascii="Arial" w:eastAsia="Times New Roman" w:hAnsi="Arial" w:cs="Arial"/>
                <w:b/>
                <w:lang w:val="en-GB"/>
              </w:rPr>
              <w:t>HRRA</w:t>
            </w:r>
            <w:r w:rsidRPr="006107E6">
              <w:rPr>
                <w:rFonts w:ascii="Arial" w:eastAsia="Times New Roman" w:hAnsi="Arial" w:cs="Arial"/>
                <w:b/>
                <w:lang w:val="en-US"/>
              </w:rPr>
              <w:t> </w:t>
            </w:r>
          </w:p>
        </w:tc>
        <w:tc>
          <w:tcPr>
            <w:tcW w:w="8930" w:type="dxa"/>
            <w:shd w:val="clear" w:color="auto" w:fill="auto"/>
            <w:vAlign w:val="center"/>
            <w:hideMark/>
          </w:tcPr>
          <w:p w14:paraId="65F60E2D" w14:textId="13CA6AF4" w:rsidR="006107E6" w:rsidRPr="006107E6" w:rsidRDefault="006107E6" w:rsidP="006107E6">
            <w:pPr>
              <w:spacing w:before="0" w:after="0" w:line="240" w:lineRule="auto"/>
              <w:textAlignment w:val="baseline"/>
              <w:rPr>
                <w:rFonts w:ascii="Arial" w:eastAsia="Times New Roman" w:hAnsi="Arial" w:cs="Arial"/>
                <w:lang w:val="en-US"/>
              </w:rPr>
            </w:pPr>
            <w:r w:rsidRPr="006107E6">
              <w:rPr>
                <w:rFonts w:ascii="Arial" w:eastAsia="Times New Roman" w:hAnsi="Arial" w:cs="Arial"/>
                <w:lang w:val="en-GB"/>
              </w:rPr>
              <w:t>Human rights risk assessment</w:t>
            </w:r>
            <w:r w:rsidRPr="006107E6">
              <w:rPr>
                <w:rFonts w:ascii="Arial" w:eastAsia="Times New Roman" w:hAnsi="Arial" w:cs="Arial"/>
                <w:lang w:val="en-US"/>
              </w:rPr>
              <w:t> </w:t>
            </w:r>
          </w:p>
        </w:tc>
      </w:tr>
      <w:tr w:rsidR="006107E6" w:rsidRPr="006107E6" w14:paraId="68E0FAA8" w14:textId="77777777" w:rsidTr="00270C3F">
        <w:trPr>
          <w:trHeight w:val="340"/>
        </w:trPr>
        <w:tc>
          <w:tcPr>
            <w:tcW w:w="1271" w:type="dxa"/>
            <w:shd w:val="clear" w:color="auto" w:fill="auto"/>
            <w:vAlign w:val="center"/>
            <w:hideMark/>
          </w:tcPr>
          <w:p w14:paraId="56C5C8E7" w14:textId="77777777" w:rsidR="006107E6" w:rsidRPr="006107E6" w:rsidRDefault="006107E6" w:rsidP="006107E6">
            <w:pPr>
              <w:spacing w:before="0" w:after="0" w:line="240" w:lineRule="auto"/>
              <w:textAlignment w:val="baseline"/>
              <w:rPr>
                <w:rFonts w:ascii="Arial" w:eastAsia="Times New Roman" w:hAnsi="Arial" w:cs="Arial"/>
                <w:b/>
                <w:lang w:val="en-US"/>
              </w:rPr>
            </w:pPr>
            <w:r w:rsidRPr="006107E6">
              <w:rPr>
                <w:rFonts w:ascii="Arial" w:eastAsia="Times New Roman" w:hAnsi="Arial" w:cs="Arial"/>
                <w:b/>
                <w:lang w:val="en-GB"/>
              </w:rPr>
              <w:t>ILO</w:t>
            </w:r>
            <w:r w:rsidRPr="006107E6">
              <w:rPr>
                <w:rFonts w:ascii="Arial" w:eastAsia="Times New Roman" w:hAnsi="Arial" w:cs="Arial"/>
                <w:b/>
                <w:lang w:val="en-US"/>
              </w:rPr>
              <w:t> </w:t>
            </w:r>
          </w:p>
        </w:tc>
        <w:tc>
          <w:tcPr>
            <w:tcW w:w="8930" w:type="dxa"/>
            <w:shd w:val="clear" w:color="auto" w:fill="auto"/>
            <w:vAlign w:val="center"/>
            <w:hideMark/>
          </w:tcPr>
          <w:p w14:paraId="7CB93987" w14:textId="77777777" w:rsidR="006107E6" w:rsidRPr="006107E6" w:rsidRDefault="006107E6" w:rsidP="006107E6">
            <w:pPr>
              <w:spacing w:before="0" w:after="0" w:line="240" w:lineRule="auto"/>
              <w:textAlignment w:val="baseline"/>
              <w:rPr>
                <w:rFonts w:ascii="Arial" w:eastAsia="Times New Roman" w:hAnsi="Arial" w:cs="Arial"/>
                <w:lang w:val="en-US"/>
              </w:rPr>
            </w:pPr>
            <w:r w:rsidRPr="006107E6">
              <w:rPr>
                <w:rFonts w:ascii="Arial" w:eastAsia="Times New Roman" w:hAnsi="Arial" w:cs="Arial"/>
                <w:lang w:val="en-GB"/>
              </w:rPr>
              <w:t>International Labour Organisation</w:t>
            </w:r>
            <w:r w:rsidRPr="006107E6">
              <w:rPr>
                <w:rFonts w:ascii="Arial" w:eastAsia="Times New Roman" w:hAnsi="Arial" w:cs="Arial"/>
                <w:lang w:val="en-US"/>
              </w:rPr>
              <w:t> </w:t>
            </w:r>
          </w:p>
        </w:tc>
      </w:tr>
      <w:tr w:rsidR="00EB2B55" w:rsidRPr="006107E6" w14:paraId="42C0686F" w14:textId="77777777" w:rsidTr="00270C3F">
        <w:trPr>
          <w:trHeight w:val="340"/>
        </w:trPr>
        <w:tc>
          <w:tcPr>
            <w:tcW w:w="1271" w:type="dxa"/>
            <w:shd w:val="clear" w:color="auto" w:fill="auto"/>
            <w:vAlign w:val="center"/>
          </w:tcPr>
          <w:p w14:paraId="3DBCD9A1" w14:textId="3481D3C8" w:rsidR="00EB2B55" w:rsidRPr="006107E6" w:rsidRDefault="00EB2B55" w:rsidP="006107E6">
            <w:pPr>
              <w:spacing w:before="0" w:after="0" w:line="240" w:lineRule="auto"/>
              <w:textAlignment w:val="baseline"/>
              <w:rPr>
                <w:rFonts w:ascii="Arial" w:eastAsia="Times New Roman" w:hAnsi="Arial" w:cs="Arial"/>
                <w:b/>
                <w:lang w:val="en-GB"/>
              </w:rPr>
            </w:pPr>
            <w:r>
              <w:rPr>
                <w:rFonts w:ascii="Arial" w:eastAsia="Times New Roman" w:hAnsi="Arial" w:cs="Arial"/>
                <w:b/>
                <w:lang w:val="en-GB"/>
              </w:rPr>
              <w:t>ILO C169</w:t>
            </w:r>
          </w:p>
        </w:tc>
        <w:tc>
          <w:tcPr>
            <w:tcW w:w="8930" w:type="dxa"/>
            <w:shd w:val="clear" w:color="auto" w:fill="auto"/>
            <w:vAlign w:val="center"/>
          </w:tcPr>
          <w:p w14:paraId="10F5DA32" w14:textId="74E03675" w:rsidR="00EB2B55" w:rsidRPr="006107E6" w:rsidRDefault="00EB2B55" w:rsidP="006107E6">
            <w:pPr>
              <w:spacing w:before="0" w:after="0" w:line="240" w:lineRule="auto"/>
              <w:textAlignment w:val="baseline"/>
              <w:rPr>
                <w:rFonts w:ascii="Arial" w:eastAsia="Times New Roman" w:hAnsi="Arial" w:cs="Arial"/>
                <w:lang w:val="en-GB"/>
              </w:rPr>
            </w:pPr>
            <w:r w:rsidRPr="00EB2B55">
              <w:rPr>
                <w:rFonts w:ascii="Arial" w:eastAsia="Times New Roman" w:hAnsi="Arial" w:cs="Arial"/>
                <w:lang w:val="en-GB"/>
              </w:rPr>
              <w:t>Indigenous and Tribal Peoples Convention</w:t>
            </w:r>
          </w:p>
        </w:tc>
      </w:tr>
      <w:tr w:rsidR="006107E6" w:rsidRPr="006107E6" w14:paraId="27EC2D52" w14:textId="77777777" w:rsidTr="00270C3F">
        <w:trPr>
          <w:trHeight w:val="340"/>
        </w:trPr>
        <w:tc>
          <w:tcPr>
            <w:tcW w:w="1271" w:type="dxa"/>
            <w:shd w:val="clear" w:color="auto" w:fill="auto"/>
            <w:vAlign w:val="center"/>
            <w:hideMark/>
          </w:tcPr>
          <w:p w14:paraId="4CB69810" w14:textId="77777777" w:rsidR="006107E6" w:rsidRPr="006107E6" w:rsidRDefault="006107E6" w:rsidP="006107E6">
            <w:pPr>
              <w:spacing w:before="0" w:after="0" w:line="240" w:lineRule="auto"/>
              <w:textAlignment w:val="baseline"/>
              <w:rPr>
                <w:rFonts w:ascii="Arial" w:eastAsia="Times New Roman" w:hAnsi="Arial" w:cs="Arial"/>
                <w:b/>
                <w:lang w:val="en-US"/>
              </w:rPr>
            </w:pPr>
            <w:r w:rsidRPr="006107E6">
              <w:rPr>
                <w:rFonts w:ascii="Arial" w:eastAsia="Times New Roman" w:hAnsi="Arial" w:cs="Arial"/>
                <w:b/>
                <w:lang w:val="en-CA"/>
              </w:rPr>
              <w:t>UNDRIP</w:t>
            </w:r>
            <w:r w:rsidRPr="006107E6">
              <w:rPr>
                <w:rFonts w:ascii="Arial" w:eastAsia="Times New Roman" w:hAnsi="Arial" w:cs="Arial"/>
                <w:b/>
                <w:lang w:val="en-US"/>
              </w:rPr>
              <w:t> </w:t>
            </w:r>
          </w:p>
        </w:tc>
        <w:tc>
          <w:tcPr>
            <w:tcW w:w="8930" w:type="dxa"/>
            <w:shd w:val="clear" w:color="auto" w:fill="auto"/>
            <w:vAlign w:val="center"/>
            <w:hideMark/>
          </w:tcPr>
          <w:p w14:paraId="13F48DAF" w14:textId="77777777" w:rsidR="006107E6" w:rsidRPr="006107E6" w:rsidRDefault="006107E6" w:rsidP="006107E6">
            <w:pPr>
              <w:spacing w:before="0" w:after="0" w:line="240" w:lineRule="auto"/>
              <w:textAlignment w:val="baseline"/>
              <w:rPr>
                <w:rFonts w:ascii="Arial" w:eastAsia="Times New Roman" w:hAnsi="Arial" w:cs="Arial"/>
                <w:lang w:val="en-US"/>
              </w:rPr>
            </w:pPr>
            <w:r w:rsidRPr="006107E6">
              <w:rPr>
                <w:rFonts w:ascii="Arial" w:eastAsia="Times New Roman" w:hAnsi="Arial" w:cs="Arial"/>
                <w:lang w:val="en-GB"/>
              </w:rPr>
              <w:t>United Nations Declaration on the Rights of Indigenous Peoples </w:t>
            </w:r>
            <w:r w:rsidRPr="006107E6">
              <w:rPr>
                <w:rFonts w:ascii="Arial" w:eastAsia="Times New Roman" w:hAnsi="Arial" w:cs="Arial"/>
                <w:lang w:val="en-US"/>
              </w:rPr>
              <w:t> </w:t>
            </w:r>
          </w:p>
        </w:tc>
      </w:tr>
      <w:tr w:rsidR="006107E6" w:rsidRPr="006107E6" w14:paraId="54258586" w14:textId="77777777" w:rsidTr="00270C3F">
        <w:trPr>
          <w:trHeight w:val="340"/>
        </w:trPr>
        <w:tc>
          <w:tcPr>
            <w:tcW w:w="1271" w:type="dxa"/>
            <w:shd w:val="clear" w:color="auto" w:fill="auto"/>
            <w:vAlign w:val="center"/>
            <w:hideMark/>
          </w:tcPr>
          <w:p w14:paraId="2A9365DA" w14:textId="77777777" w:rsidR="006107E6" w:rsidRPr="006107E6" w:rsidRDefault="006107E6" w:rsidP="006107E6">
            <w:pPr>
              <w:spacing w:before="0" w:after="0" w:line="240" w:lineRule="auto"/>
              <w:textAlignment w:val="baseline"/>
              <w:rPr>
                <w:rFonts w:ascii="Arial" w:eastAsia="Times New Roman" w:hAnsi="Arial" w:cs="Arial"/>
                <w:b/>
                <w:lang w:val="en-US"/>
              </w:rPr>
            </w:pPr>
            <w:r w:rsidRPr="006107E6">
              <w:rPr>
                <w:rFonts w:ascii="Arial" w:eastAsia="Times New Roman" w:hAnsi="Arial" w:cs="Arial"/>
                <w:b/>
                <w:lang w:val="en-GB"/>
              </w:rPr>
              <w:t>UNGPs</w:t>
            </w:r>
            <w:r w:rsidRPr="006107E6">
              <w:rPr>
                <w:rFonts w:ascii="Arial" w:eastAsia="Times New Roman" w:hAnsi="Arial" w:cs="Arial"/>
                <w:b/>
                <w:lang w:val="en-US"/>
              </w:rPr>
              <w:t> </w:t>
            </w:r>
          </w:p>
        </w:tc>
        <w:tc>
          <w:tcPr>
            <w:tcW w:w="8930" w:type="dxa"/>
            <w:shd w:val="clear" w:color="auto" w:fill="auto"/>
            <w:vAlign w:val="center"/>
            <w:hideMark/>
          </w:tcPr>
          <w:p w14:paraId="73B72579" w14:textId="77777777" w:rsidR="006107E6" w:rsidRPr="006107E6" w:rsidRDefault="006107E6" w:rsidP="006107E6">
            <w:pPr>
              <w:spacing w:before="0" w:after="0" w:line="240" w:lineRule="auto"/>
              <w:textAlignment w:val="baseline"/>
              <w:rPr>
                <w:rFonts w:ascii="Arial" w:eastAsia="Times New Roman" w:hAnsi="Arial" w:cs="Arial"/>
                <w:lang w:val="en-US"/>
              </w:rPr>
            </w:pPr>
            <w:r w:rsidRPr="006107E6">
              <w:rPr>
                <w:rFonts w:ascii="Arial" w:eastAsia="Times New Roman" w:hAnsi="Arial" w:cs="Arial"/>
                <w:lang w:val="en-GB"/>
              </w:rPr>
              <w:t xml:space="preserve">United Nations Guiding Principles </w:t>
            </w:r>
            <w:r w:rsidRPr="006107E6">
              <w:rPr>
                <w:rFonts w:ascii="Arial" w:eastAsia="Times New Roman" w:hAnsi="Arial" w:cs="Arial"/>
                <w:lang w:val="en-CA"/>
              </w:rPr>
              <w:t>on Business and Human Rights</w:t>
            </w:r>
            <w:r w:rsidRPr="006107E6">
              <w:rPr>
                <w:rFonts w:ascii="Arial" w:eastAsia="Times New Roman" w:hAnsi="Arial" w:cs="Arial"/>
                <w:lang w:val="en-US"/>
              </w:rPr>
              <w:t> </w:t>
            </w:r>
          </w:p>
        </w:tc>
      </w:tr>
    </w:tbl>
    <w:p w14:paraId="579AEDB4" w14:textId="77777777" w:rsidR="00BD040C" w:rsidRDefault="00BD040C">
      <w:pPr>
        <w:spacing w:before="0" w:after="160" w:line="259" w:lineRule="auto"/>
        <w:rPr>
          <w:rFonts w:eastAsiaTheme="majorEastAsia" w:cstheme="minorHAnsi"/>
          <w:b/>
          <w:bCs/>
          <w:caps/>
          <w:color w:val="285C4D" w:themeColor="text2"/>
          <w:sz w:val="32"/>
          <w:szCs w:val="32"/>
        </w:rPr>
      </w:pPr>
      <w:r>
        <w:rPr>
          <w:rFonts w:cstheme="minorHAnsi"/>
          <w:b/>
          <w:bCs/>
        </w:rPr>
        <w:br w:type="page"/>
      </w:r>
    </w:p>
    <w:p w14:paraId="0F42C307" w14:textId="6DDD232A" w:rsidR="00923CB0" w:rsidRPr="00EB791B" w:rsidRDefault="00923CB0" w:rsidP="00923CB0">
      <w:pPr>
        <w:pStyle w:val="Heading1"/>
        <w:rPr>
          <w:rFonts w:asciiTheme="minorHAnsi" w:hAnsiTheme="minorHAnsi" w:cstheme="minorHAnsi"/>
          <w:b/>
          <w:bCs/>
        </w:rPr>
      </w:pPr>
      <w:bookmarkStart w:id="202" w:name="_Toc130303138"/>
      <w:r w:rsidRPr="00EB791B">
        <w:rPr>
          <w:rFonts w:asciiTheme="minorHAnsi" w:hAnsiTheme="minorHAnsi" w:cstheme="minorHAnsi"/>
          <w:b/>
          <w:bCs/>
        </w:rPr>
        <w:lastRenderedPageBreak/>
        <w:t>Terms and Definitions</w:t>
      </w:r>
      <w:bookmarkEnd w:id="202"/>
    </w:p>
    <w:p w14:paraId="0F408F01" w14:textId="7CA7921A" w:rsidR="00923CB0" w:rsidRDefault="00923CB0" w:rsidP="00923CB0">
      <w:r>
        <w:t>Defined terms are marked using italic</w:t>
      </w:r>
      <w:r w:rsidR="009719AE">
        <w:t>s</w:t>
      </w:r>
      <w:r>
        <w:t xml:space="preserve"> and </w:t>
      </w:r>
      <w:r w:rsidR="009719AE">
        <w:t xml:space="preserve">an </w:t>
      </w:r>
      <w:r>
        <w:t xml:space="preserve">asterisk throughout the document. </w:t>
      </w:r>
    </w:p>
    <w:p w14:paraId="3ABADA54" w14:textId="66659F26" w:rsidR="00923CB0" w:rsidRDefault="00923CB0" w:rsidP="00923CB0">
      <w:pPr>
        <w:spacing w:before="0" w:after="160" w:line="259" w:lineRule="auto"/>
        <w:jc w:val="both"/>
        <w:rPr>
          <w:rFonts w:ascii="Arial" w:eastAsia="MS Mincho" w:hAnsi="Arial" w:cs="Arial"/>
          <w:lang w:val="en-US"/>
        </w:rPr>
      </w:pPr>
      <w:r w:rsidRPr="39AABCC9">
        <w:rPr>
          <w:rFonts w:ascii="Arial" w:eastAsia="MS Mincho" w:hAnsi="Arial" w:cs="Arial"/>
          <w:lang w:val="en-US"/>
        </w:rPr>
        <w:t xml:space="preserve">For the purposes of this document, the terms and definitions included in FSC-STD-01-002 </w:t>
      </w:r>
      <w:r w:rsidRPr="39AABCC9">
        <w:rPr>
          <w:rFonts w:ascii="Arial" w:eastAsia="MS Mincho" w:hAnsi="Arial" w:cs="Arial"/>
          <w:i/>
          <w:iCs/>
          <w:lang w:val="en-US"/>
        </w:rPr>
        <w:t>FSC Glossary of Terms</w:t>
      </w:r>
      <w:r w:rsidRPr="39AABCC9">
        <w:rPr>
          <w:rFonts w:ascii="Arial" w:eastAsia="MS Mincho" w:hAnsi="Arial" w:cs="Arial"/>
          <w:lang w:val="en-US"/>
        </w:rPr>
        <w:t xml:space="preserve">, </w:t>
      </w:r>
      <w:r w:rsidRPr="39AABCC9">
        <w:rPr>
          <w:rFonts w:ascii="Arial" w:eastAsia="MS Mincho" w:hAnsi="Arial" w:cs="Arial"/>
          <w:color w:val="000000" w:themeColor="text1"/>
          <w:lang w:val="en-US"/>
        </w:rPr>
        <w:t xml:space="preserve">FSC-STD-01-001 </w:t>
      </w:r>
      <w:r w:rsidRPr="39AABCC9">
        <w:rPr>
          <w:rFonts w:ascii="Arial" w:eastAsia="MS Mincho" w:hAnsi="Arial" w:cs="Arial"/>
          <w:i/>
          <w:iCs/>
          <w:color w:val="000000" w:themeColor="text1"/>
          <w:lang w:val="en-US"/>
        </w:rPr>
        <w:t>FSC Principles and Criteria</w:t>
      </w:r>
      <w:r w:rsidRPr="39AABCC9">
        <w:rPr>
          <w:rFonts w:ascii="Arial" w:eastAsia="MS Mincho" w:hAnsi="Arial" w:cs="Arial"/>
          <w:color w:val="000000" w:themeColor="text1"/>
          <w:lang w:val="en-US"/>
        </w:rPr>
        <w:t xml:space="preserve">, FSC-STD-60-004 </w:t>
      </w:r>
      <w:r w:rsidRPr="39AABCC9">
        <w:rPr>
          <w:rFonts w:ascii="Arial" w:eastAsia="MS Mincho" w:hAnsi="Arial" w:cs="Arial"/>
          <w:i/>
          <w:iCs/>
          <w:color w:val="000000" w:themeColor="text1"/>
          <w:lang w:val="en-US"/>
        </w:rPr>
        <w:t>FSC International Generic Indicators</w:t>
      </w:r>
      <w:r w:rsidRPr="39AABCC9">
        <w:rPr>
          <w:rFonts w:ascii="Arial" w:eastAsia="MS Mincho" w:hAnsi="Arial" w:cs="Arial"/>
          <w:color w:val="000000" w:themeColor="text1"/>
          <w:lang w:val="en-US"/>
        </w:rPr>
        <w:t xml:space="preserve">, and FSC-POL-01-007 </w:t>
      </w:r>
      <w:r w:rsidRPr="39AABCC9">
        <w:rPr>
          <w:rFonts w:ascii="Arial" w:eastAsia="MS Mincho" w:hAnsi="Arial" w:cs="Arial"/>
          <w:i/>
          <w:iCs/>
          <w:color w:val="000000" w:themeColor="text1"/>
          <w:lang w:val="en-US"/>
        </w:rPr>
        <w:t>FSC</w:t>
      </w:r>
      <w:r w:rsidRPr="39AABCC9">
        <w:rPr>
          <w:rFonts w:ascii="Arial" w:eastAsia="MS Mincho" w:hAnsi="Arial" w:cs="Arial"/>
          <w:color w:val="000000" w:themeColor="text1"/>
          <w:lang w:val="en-US"/>
        </w:rPr>
        <w:t xml:space="preserve"> </w:t>
      </w:r>
      <w:r w:rsidRPr="39AABCC9">
        <w:rPr>
          <w:rFonts w:ascii="Arial" w:eastAsia="MS Mincho" w:hAnsi="Arial" w:cs="Arial"/>
          <w:i/>
          <w:iCs/>
          <w:color w:val="000000" w:themeColor="text1"/>
          <w:lang w:val="en-US"/>
        </w:rPr>
        <w:t>Policy on Conversion Version 1-0</w:t>
      </w:r>
      <w:r w:rsidRPr="39AABCC9">
        <w:rPr>
          <w:rFonts w:ascii="Arial" w:eastAsia="MS Mincho" w:hAnsi="Arial" w:cs="Arial"/>
          <w:color w:val="000000" w:themeColor="text1"/>
          <w:lang w:val="en-US"/>
        </w:rPr>
        <w:t xml:space="preserve"> and the following apply: </w:t>
      </w:r>
    </w:p>
    <w:p w14:paraId="2D568E80" w14:textId="77777777" w:rsidR="00923CB0" w:rsidRDefault="00923CB0" w:rsidP="00923CB0">
      <w:pPr>
        <w:spacing w:before="0" w:after="0" w:line="240" w:lineRule="auto"/>
        <w:jc w:val="both"/>
        <w:rPr>
          <w:rFonts w:ascii="Arial" w:eastAsia="Times New Roman" w:hAnsi="Arial" w:cs="Arial"/>
          <w:lang w:val="en-US" w:eastAsia="en-GB"/>
        </w:rPr>
      </w:pPr>
      <w:r w:rsidRPr="39AABCC9">
        <w:rPr>
          <w:rFonts w:ascii="Arial" w:eastAsia="Times New Roman" w:hAnsi="Arial" w:cs="Arial"/>
          <w:b/>
          <w:bCs/>
          <w:lang w:val="en-US" w:eastAsia="en-GB"/>
        </w:rPr>
        <w:t>Additionality</w:t>
      </w:r>
      <w:r w:rsidRPr="39AABCC9">
        <w:rPr>
          <w:rFonts w:ascii="Arial" w:eastAsia="Times New Roman" w:hAnsi="Arial" w:cs="Arial"/>
          <w:lang w:val="en-US" w:eastAsia="en-GB"/>
        </w:rPr>
        <w:t>:</w:t>
      </w:r>
    </w:p>
    <w:p w14:paraId="6CA59100" w14:textId="77777777" w:rsidR="00923CB0" w:rsidRDefault="00923CB0" w:rsidP="00510772">
      <w:pPr>
        <w:numPr>
          <w:ilvl w:val="0"/>
          <w:numId w:val="33"/>
        </w:numPr>
        <w:spacing w:before="0" w:after="0" w:line="240" w:lineRule="auto"/>
        <w:ind w:left="714" w:hanging="357"/>
        <w:jc w:val="both"/>
        <w:rPr>
          <w:rFonts w:ascii="Arial" w:eastAsia="Times New Roman" w:hAnsi="Arial" w:cs="Arial"/>
          <w:lang w:val="en-GB" w:eastAsia="en-GB"/>
        </w:rPr>
      </w:pPr>
      <w:r w:rsidRPr="39AABCC9">
        <w:rPr>
          <w:rFonts w:ascii="Arial" w:eastAsia="Times New Roman" w:hAnsi="Arial" w:cs="Arial"/>
          <w:lang w:val="en-GB" w:eastAsia="en-GB"/>
        </w:rPr>
        <w:t xml:space="preserve">Additionality outside the </w:t>
      </w:r>
      <w:r w:rsidRPr="39AABCC9">
        <w:rPr>
          <w:rFonts w:ascii="Arial" w:eastAsia="Times New Roman" w:hAnsi="Arial" w:cs="Arial"/>
          <w:i/>
          <w:iCs/>
          <w:lang w:val="en-GB" w:eastAsia="en-GB"/>
        </w:rPr>
        <w:t>management unit*</w:t>
      </w:r>
      <w:r w:rsidRPr="39AABCC9">
        <w:rPr>
          <w:rFonts w:ascii="Arial" w:eastAsia="Times New Roman" w:hAnsi="Arial" w:cs="Arial"/>
          <w:lang w:val="en-GB" w:eastAsia="en-GB"/>
        </w:rPr>
        <w:t xml:space="preserve">: </w:t>
      </w:r>
      <w:r w:rsidRPr="39AABCC9">
        <w:rPr>
          <w:rFonts w:ascii="Arial" w:eastAsia="Times New Roman" w:hAnsi="Arial" w:cs="Arial"/>
          <w:i/>
          <w:iCs/>
          <w:lang w:val="en-GB" w:eastAsia="en-GB"/>
        </w:rPr>
        <w:t>Conservation</w:t>
      </w:r>
      <w:r w:rsidRPr="39AABCC9">
        <w:rPr>
          <w:rFonts w:ascii="Arial" w:eastAsia="Times New Roman" w:hAnsi="Arial" w:cs="Arial"/>
          <w:lang w:val="en-GB" w:eastAsia="en-GB"/>
        </w:rPr>
        <w:t xml:space="preserve">* and/or </w:t>
      </w:r>
      <w:r w:rsidRPr="39AABCC9">
        <w:rPr>
          <w:rFonts w:ascii="Arial" w:eastAsia="Times New Roman" w:hAnsi="Arial" w:cs="Arial"/>
          <w:i/>
          <w:iCs/>
          <w:lang w:val="en-GB" w:eastAsia="en-GB"/>
        </w:rPr>
        <w:t>restoration*</w:t>
      </w:r>
      <w:r w:rsidRPr="39AABCC9">
        <w:rPr>
          <w:rFonts w:ascii="Arial" w:eastAsia="Times New Roman" w:hAnsi="Arial" w:cs="Arial"/>
          <w:lang w:val="en-GB" w:eastAsia="en-GB"/>
        </w:rPr>
        <w:t xml:space="preserve"> outcomes over and above those already achieved or planned to be achieved, and that would not have been achieved without the support and/or intervention of </w:t>
      </w:r>
      <w:r w:rsidRPr="39AABCC9">
        <w:rPr>
          <w:rFonts w:ascii="Arial" w:eastAsia="Times New Roman" w:hAnsi="Arial" w:cs="Arial"/>
          <w:i/>
          <w:iCs/>
          <w:lang w:val="en-GB" w:eastAsia="en-GB"/>
        </w:rPr>
        <w:t>The Organization</w:t>
      </w:r>
      <w:r>
        <w:rPr>
          <w:rFonts w:ascii="Arial" w:eastAsia="Times New Roman" w:hAnsi="Arial" w:cs="Arial"/>
          <w:i/>
          <w:iCs/>
          <w:lang w:val="en-GB" w:eastAsia="en-GB"/>
        </w:rPr>
        <w:t>*</w:t>
      </w:r>
      <w:r w:rsidRPr="39AABCC9">
        <w:rPr>
          <w:rFonts w:ascii="Arial" w:eastAsia="Times New Roman" w:hAnsi="Arial" w:cs="Arial"/>
          <w:lang w:val="en-GB" w:eastAsia="en-GB"/>
        </w:rPr>
        <w:t>.  </w:t>
      </w:r>
      <w:r w:rsidRPr="39AABCC9">
        <w:rPr>
          <w:rFonts w:ascii="Arial" w:eastAsia="Times New Roman" w:hAnsi="Arial" w:cs="Arial"/>
          <w:lang w:val="en-US" w:eastAsia="en-GB"/>
        </w:rPr>
        <w:t xml:space="preserve">Projects must either be new (i.e. not already being implemented or planned), amended or extended so that </w:t>
      </w:r>
      <w:r w:rsidRPr="39AABCC9">
        <w:rPr>
          <w:rFonts w:ascii="Arial" w:eastAsia="Times New Roman" w:hAnsi="Arial" w:cs="Arial"/>
          <w:i/>
          <w:iCs/>
          <w:lang w:val="en-US" w:eastAsia="en-GB"/>
        </w:rPr>
        <w:t>conservation*</w:t>
      </w:r>
      <w:r w:rsidRPr="39AABCC9">
        <w:rPr>
          <w:rFonts w:ascii="Arial" w:eastAsia="Times New Roman" w:hAnsi="Arial" w:cs="Arial"/>
          <w:lang w:val="en-US" w:eastAsia="en-GB"/>
        </w:rPr>
        <w:t xml:space="preserve"> and/or </w:t>
      </w:r>
      <w:r w:rsidRPr="39AABCC9">
        <w:rPr>
          <w:rFonts w:ascii="Arial" w:eastAsia="Times New Roman" w:hAnsi="Arial" w:cs="Arial"/>
          <w:i/>
          <w:iCs/>
          <w:lang w:val="en-US" w:eastAsia="en-GB"/>
        </w:rPr>
        <w:t>restoration*</w:t>
      </w:r>
      <w:r w:rsidRPr="39AABCC9">
        <w:rPr>
          <w:rFonts w:ascii="Arial" w:eastAsia="Times New Roman" w:hAnsi="Arial" w:cs="Arial"/>
          <w:lang w:val="en-US" w:eastAsia="en-GB"/>
        </w:rPr>
        <w:t xml:space="preserve"> outcomes are enhanced beyond what would have been achieved, or planned or funded to be achieved without </w:t>
      </w:r>
      <w:r w:rsidRPr="39AABCC9">
        <w:rPr>
          <w:rFonts w:ascii="Arial" w:eastAsia="Times New Roman" w:hAnsi="Arial" w:cs="Arial"/>
          <w:i/>
          <w:iCs/>
          <w:lang w:val="en-US" w:eastAsia="en-GB"/>
        </w:rPr>
        <w:t>The Organization</w:t>
      </w:r>
      <w:r>
        <w:rPr>
          <w:rFonts w:ascii="Arial" w:eastAsia="Times New Roman" w:hAnsi="Arial" w:cs="Arial"/>
          <w:i/>
          <w:iCs/>
          <w:lang w:val="en-US" w:eastAsia="en-GB"/>
        </w:rPr>
        <w:t>*</w:t>
      </w:r>
      <w:r w:rsidRPr="39AABCC9">
        <w:rPr>
          <w:rFonts w:ascii="Arial" w:eastAsia="Times New Roman" w:hAnsi="Arial" w:cs="Arial"/>
          <w:lang w:val="en-US" w:eastAsia="en-GB"/>
        </w:rPr>
        <w:t xml:space="preserve"> planning to </w:t>
      </w:r>
      <w:r w:rsidRPr="39AABCC9">
        <w:rPr>
          <w:rFonts w:ascii="Arial" w:eastAsia="Times New Roman" w:hAnsi="Arial" w:cs="Arial"/>
          <w:i/>
          <w:iCs/>
          <w:lang w:val="en-US" w:eastAsia="en-GB"/>
        </w:rPr>
        <w:t>remedy</w:t>
      </w:r>
      <w:r w:rsidRPr="39AABCC9">
        <w:rPr>
          <w:rFonts w:ascii="Arial" w:eastAsia="Times New Roman" w:hAnsi="Arial" w:cs="Arial"/>
          <w:lang w:val="en-US" w:eastAsia="en-GB"/>
        </w:rPr>
        <w:t xml:space="preserve">* for historical </w:t>
      </w:r>
      <w:r w:rsidRPr="00090925">
        <w:rPr>
          <w:rFonts w:ascii="Arial" w:eastAsia="Times New Roman" w:hAnsi="Arial" w:cs="Arial"/>
          <w:lang w:val="en-US" w:eastAsia="en-GB"/>
        </w:rPr>
        <w:t>conversion</w:t>
      </w:r>
      <w:r w:rsidRPr="39AABCC9">
        <w:rPr>
          <w:rFonts w:ascii="Arial" w:eastAsia="Times New Roman" w:hAnsi="Arial" w:cs="Arial"/>
          <w:lang w:val="en-US" w:eastAsia="en-GB"/>
        </w:rPr>
        <w:t>.</w:t>
      </w:r>
      <w:r w:rsidRPr="39AABCC9">
        <w:rPr>
          <w:rFonts w:ascii="Arial" w:eastAsia="Times New Roman" w:hAnsi="Arial" w:cs="Arial"/>
          <w:lang w:val="en-GB" w:eastAsia="en-GB"/>
        </w:rPr>
        <w:t> </w:t>
      </w:r>
    </w:p>
    <w:p w14:paraId="26B8984D" w14:textId="77777777" w:rsidR="00923CB0" w:rsidRDefault="00923CB0" w:rsidP="00510772">
      <w:pPr>
        <w:numPr>
          <w:ilvl w:val="0"/>
          <w:numId w:val="33"/>
        </w:numPr>
        <w:spacing w:before="0" w:after="0" w:line="240" w:lineRule="auto"/>
        <w:ind w:left="714" w:hanging="357"/>
        <w:jc w:val="both"/>
        <w:rPr>
          <w:rFonts w:ascii="Arial" w:eastAsia="Times New Roman" w:hAnsi="Arial" w:cs="Arial"/>
          <w:i/>
          <w:iCs/>
          <w:lang w:val="en-US" w:eastAsia="en-GB"/>
        </w:rPr>
      </w:pPr>
      <w:r w:rsidRPr="39AABCC9">
        <w:rPr>
          <w:rFonts w:ascii="Arial" w:eastAsia="Times New Roman" w:hAnsi="Arial" w:cs="Arial"/>
          <w:lang w:val="en-GB" w:eastAsia="en-GB"/>
        </w:rPr>
        <w:t xml:space="preserve">Additionality inside the </w:t>
      </w:r>
      <w:r w:rsidRPr="39AABCC9">
        <w:rPr>
          <w:rFonts w:ascii="Arial" w:eastAsia="Times New Roman" w:hAnsi="Arial" w:cs="Arial"/>
          <w:i/>
          <w:iCs/>
          <w:lang w:val="en-GB" w:eastAsia="en-GB"/>
        </w:rPr>
        <w:t>management unit</w:t>
      </w:r>
      <w:r w:rsidRPr="39AABCC9">
        <w:rPr>
          <w:rFonts w:ascii="Arial" w:eastAsia="Times New Roman" w:hAnsi="Arial" w:cs="Arial"/>
          <w:lang w:val="en-GB" w:eastAsia="en-GB"/>
        </w:rPr>
        <w:t xml:space="preserve">*: </w:t>
      </w:r>
      <w:r w:rsidRPr="39AABCC9">
        <w:rPr>
          <w:rFonts w:ascii="Arial" w:eastAsia="Times New Roman" w:hAnsi="Arial" w:cs="Arial"/>
          <w:i/>
          <w:iCs/>
          <w:lang w:val="en-GB" w:eastAsia="en-GB"/>
        </w:rPr>
        <w:t>Conservation</w:t>
      </w:r>
      <w:r w:rsidRPr="39AABCC9">
        <w:rPr>
          <w:rFonts w:ascii="Arial" w:eastAsia="Times New Roman" w:hAnsi="Arial" w:cs="Arial"/>
          <w:lang w:val="en-GB" w:eastAsia="en-GB"/>
        </w:rPr>
        <w:t xml:space="preserve">* and/or </w:t>
      </w:r>
      <w:r w:rsidRPr="39AABCC9">
        <w:rPr>
          <w:rFonts w:ascii="Arial" w:eastAsia="Times New Roman" w:hAnsi="Arial" w:cs="Arial"/>
          <w:i/>
          <w:iCs/>
          <w:lang w:val="en-GB" w:eastAsia="en-GB"/>
        </w:rPr>
        <w:t>restoration</w:t>
      </w:r>
      <w:r w:rsidRPr="39AABCC9">
        <w:rPr>
          <w:rFonts w:ascii="Arial" w:eastAsia="Times New Roman" w:hAnsi="Arial" w:cs="Arial"/>
          <w:lang w:val="en-GB" w:eastAsia="en-GB"/>
        </w:rPr>
        <w:t>* outcomes above and beyond those required by the applicable FSC standards. </w:t>
      </w:r>
      <w:r w:rsidRPr="00F64911">
        <w:rPr>
          <w:rFonts w:ascii="Arial" w:eastAsia="Times New Roman" w:hAnsi="Arial" w:cs="Arial"/>
          <w:lang w:val="en-US" w:eastAsia="en-GB"/>
        </w:rPr>
        <w:t>(</w:t>
      </w:r>
      <w:r w:rsidRPr="39AABCC9">
        <w:rPr>
          <w:rFonts w:ascii="Arial" w:eastAsia="Times New Roman" w:hAnsi="Arial" w:cs="Arial"/>
          <w:i/>
          <w:iCs/>
          <w:lang w:val="en-US" w:eastAsia="en-GB"/>
        </w:rPr>
        <w:t xml:space="preserve">Source: </w:t>
      </w:r>
      <w:r w:rsidRPr="39AABCC9">
        <w:rPr>
          <w:rFonts w:ascii="Arial" w:eastAsia="Times New Roman" w:hAnsi="Arial" w:cs="Arial"/>
          <w:i/>
          <w:iCs/>
          <w:lang w:val="en-GB" w:eastAsia="en-GB"/>
        </w:rPr>
        <w:t>FSC-POL-01-007</w:t>
      </w:r>
      <w:r w:rsidRPr="39AABCC9">
        <w:rPr>
          <w:rFonts w:ascii="Arial" w:eastAsia="Times New Roman" w:hAnsi="Arial" w:cs="Arial"/>
          <w:i/>
          <w:iCs/>
          <w:lang w:val="en-US" w:eastAsia="en-GB"/>
        </w:rPr>
        <w:t xml:space="preserve"> </w:t>
      </w:r>
      <w:r w:rsidRPr="39AABCC9">
        <w:rPr>
          <w:rFonts w:ascii="Arial" w:eastAsia="Times New Roman" w:hAnsi="Arial" w:cs="Arial"/>
          <w:i/>
          <w:iCs/>
          <w:lang w:val="en-GB" w:eastAsia="en-GB"/>
        </w:rPr>
        <w:t>V1-0</w:t>
      </w:r>
      <w:r w:rsidRPr="009641B1">
        <w:rPr>
          <w:rFonts w:ascii="Arial" w:eastAsia="Times New Roman" w:hAnsi="Arial" w:cs="Arial"/>
          <w:lang w:val="en-US" w:eastAsia="en-GB"/>
        </w:rPr>
        <w:t>)</w:t>
      </w:r>
    </w:p>
    <w:p w14:paraId="12B779A6" w14:textId="77777777" w:rsidR="00923CB0" w:rsidRDefault="00923CB0" w:rsidP="00923CB0">
      <w:pPr>
        <w:spacing w:before="0" w:after="0" w:line="240" w:lineRule="auto"/>
        <w:jc w:val="both"/>
        <w:rPr>
          <w:rFonts w:ascii="Arial" w:eastAsia="Times New Roman" w:hAnsi="Arial" w:cs="Arial"/>
          <w:i/>
          <w:iCs/>
          <w:lang w:val="en-US" w:eastAsia="en-GB"/>
        </w:rPr>
      </w:pPr>
    </w:p>
    <w:p w14:paraId="23C28735" w14:textId="77777777" w:rsidR="00923CB0" w:rsidRDefault="00923CB0" w:rsidP="00923CB0">
      <w:pPr>
        <w:spacing w:before="0" w:after="0" w:line="240" w:lineRule="auto"/>
        <w:jc w:val="both"/>
        <w:rPr>
          <w:rFonts w:ascii="Arial" w:eastAsia="Times New Roman" w:hAnsi="Arial" w:cs="Arial"/>
          <w:lang w:val="en-US"/>
        </w:rPr>
      </w:pPr>
      <w:r w:rsidRPr="39AABCC9">
        <w:rPr>
          <w:rFonts w:ascii="Arial" w:eastAsia="Times New Roman" w:hAnsi="Arial" w:cs="Arial"/>
          <w:b/>
          <w:bCs/>
          <w:lang w:val="en-US"/>
        </w:rPr>
        <w:t>Affected Rights Holder</w:t>
      </w:r>
      <w:r w:rsidRPr="39AABCC9">
        <w:rPr>
          <w:rFonts w:ascii="Arial" w:eastAsia="Times New Roman" w:hAnsi="Arial" w:cs="Arial"/>
          <w:lang w:val="en-US"/>
        </w:rPr>
        <w:t xml:space="preserve">: See </w:t>
      </w:r>
      <w:r w:rsidRPr="39AABCC9">
        <w:rPr>
          <w:rFonts w:ascii="Arial" w:eastAsia="Times New Roman" w:hAnsi="Arial" w:cs="Arial"/>
          <w:i/>
          <w:iCs/>
          <w:lang w:val="en-US"/>
        </w:rPr>
        <w:t>rights holder*.</w:t>
      </w:r>
    </w:p>
    <w:p w14:paraId="78C9D50A" w14:textId="77777777" w:rsidR="00923CB0" w:rsidRDefault="00923CB0" w:rsidP="00923CB0">
      <w:pPr>
        <w:spacing w:before="0" w:after="0" w:line="240" w:lineRule="auto"/>
        <w:jc w:val="both"/>
        <w:rPr>
          <w:rFonts w:ascii="Segoe UI" w:eastAsia="Times New Roman" w:hAnsi="Segoe UI" w:cs="Segoe UI"/>
          <w:sz w:val="18"/>
          <w:szCs w:val="18"/>
          <w:lang w:val="en-US"/>
        </w:rPr>
      </w:pPr>
      <w:r w:rsidRPr="39AABCC9">
        <w:rPr>
          <w:rFonts w:ascii="Arial" w:eastAsia="Times New Roman" w:hAnsi="Arial" w:cs="Arial"/>
          <w:lang w:val="en-US"/>
        </w:rPr>
        <w:t> </w:t>
      </w:r>
    </w:p>
    <w:p w14:paraId="71FEEA33" w14:textId="77777777" w:rsidR="00923CB0" w:rsidRDefault="00923CB0" w:rsidP="00923CB0">
      <w:pPr>
        <w:spacing w:before="0" w:after="0" w:line="240" w:lineRule="auto"/>
        <w:jc w:val="both"/>
        <w:rPr>
          <w:rFonts w:ascii="Segoe UI" w:eastAsia="Times New Roman" w:hAnsi="Segoe UI" w:cs="Segoe UI"/>
          <w:sz w:val="18"/>
          <w:szCs w:val="18"/>
          <w:lang w:val="en-US"/>
        </w:rPr>
      </w:pPr>
      <w:r w:rsidRPr="39AABCC9">
        <w:rPr>
          <w:rFonts w:ascii="Arial" w:eastAsia="Times New Roman" w:hAnsi="Arial" w:cs="Arial"/>
          <w:b/>
          <w:bCs/>
          <w:lang w:val="en-US"/>
        </w:rPr>
        <w:t>Affected stakeholder</w:t>
      </w:r>
      <w:r w:rsidRPr="39AABCC9">
        <w:rPr>
          <w:rFonts w:ascii="Arial" w:eastAsia="Times New Roman" w:hAnsi="Arial" w:cs="Arial"/>
          <w:lang w:val="en-US"/>
        </w:rPr>
        <w:t>: See Stakeholder.  </w:t>
      </w:r>
    </w:p>
    <w:p w14:paraId="5B6B933F" w14:textId="77777777" w:rsidR="00923CB0" w:rsidRDefault="00923CB0" w:rsidP="00923CB0">
      <w:pPr>
        <w:spacing w:before="0" w:after="0" w:line="240" w:lineRule="auto"/>
        <w:jc w:val="both"/>
        <w:rPr>
          <w:rFonts w:ascii="Arial" w:eastAsia="Times New Roman" w:hAnsi="Arial" w:cs="Arial"/>
          <w:b/>
          <w:bCs/>
          <w:lang w:val="en-US"/>
        </w:rPr>
      </w:pPr>
    </w:p>
    <w:p w14:paraId="7911FF4D" w14:textId="1E3C5514" w:rsidR="00923CB0" w:rsidRDefault="00923CB0" w:rsidP="00923CB0">
      <w:pPr>
        <w:spacing w:before="0" w:after="0" w:line="240" w:lineRule="auto"/>
        <w:jc w:val="both"/>
        <w:rPr>
          <w:rFonts w:ascii="Arial" w:eastAsia="Times New Roman" w:hAnsi="Arial" w:cs="Arial"/>
          <w:lang w:val="en-GB" w:eastAsia="en-GB"/>
        </w:rPr>
      </w:pPr>
      <w:r w:rsidRPr="39AABCC9">
        <w:rPr>
          <w:rFonts w:ascii="Arial" w:eastAsia="Times New Roman" w:hAnsi="Arial" w:cs="Arial"/>
          <w:b/>
          <w:bCs/>
          <w:lang w:val="en-US" w:eastAsia="en-GB"/>
        </w:rPr>
        <w:t>Association:</w:t>
      </w:r>
      <w:r w:rsidRPr="39AABCC9">
        <w:rPr>
          <w:rFonts w:ascii="Arial" w:eastAsia="Times New Roman" w:hAnsi="Arial" w:cs="Arial"/>
          <w:lang w:val="en-US" w:eastAsia="en-GB"/>
        </w:rPr>
        <w:t xml:space="preserve"> An association with FSC is formally established through any of the following relationships:</w:t>
      </w:r>
      <w:r w:rsidRPr="39AABCC9">
        <w:rPr>
          <w:rFonts w:ascii="Arial" w:eastAsia="Times New Roman" w:hAnsi="Arial" w:cs="Arial"/>
          <w:lang w:val="en-GB" w:eastAsia="en-GB"/>
        </w:rPr>
        <w:t> </w:t>
      </w:r>
      <w:r w:rsidRPr="39AABCC9">
        <w:rPr>
          <w:rFonts w:ascii="Arial" w:eastAsia="Times New Roman" w:hAnsi="Arial" w:cs="Arial"/>
          <w:lang w:val="en-US" w:eastAsia="en-GB"/>
        </w:rPr>
        <w:t>FSC membership</w:t>
      </w:r>
      <w:r w:rsidR="006D0498">
        <w:rPr>
          <w:rFonts w:ascii="Arial" w:eastAsia="Times New Roman" w:hAnsi="Arial" w:cs="Arial"/>
          <w:lang w:val="en-US" w:eastAsia="en-GB"/>
        </w:rPr>
        <w:t xml:space="preserve"> agreement; FSC certificate holder license agreement; </w:t>
      </w:r>
      <w:r w:rsidR="005565D4">
        <w:rPr>
          <w:rFonts w:ascii="Arial" w:eastAsia="Times New Roman" w:hAnsi="Arial" w:cs="Arial"/>
          <w:lang w:val="en-US" w:eastAsia="en-GB"/>
        </w:rPr>
        <w:t>FSC certification body license agreement; FSC partnership agreement.</w:t>
      </w:r>
      <w:r w:rsidRPr="39AABCC9">
        <w:rPr>
          <w:rFonts w:ascii="Arial" w:eastAsia="Times New Roman" w:hAnsi="Arial" w:cs="Arial"/>
          <w:lang w:val="en-GB" w:eastAsia="en-GB"/>
        </w:rPr>
        <w:t> </w:t>
      </w:r>
      <w:r w:rsidRPr="39AABCC9">
        <w:rPr>
          <w:rFonts w:ascii="Arial" w:eastAsia="Times New Roman" w:hAnsi="Arial" w:cs="Arial"/>
          <w:i/>
          <w:iCs/>
          <w:lang w:val="en-US" w:eastAsia="en-GB"/>
        </w:rPr>
        <w:t>(Source: FSC-POL-01-004 V</w:t>
      </w:r>
      <w:r w:rsidR="00F16378">
        <w:rPr>
          <w:rFonts w:ascii="Arial" w:eastAsia="Times New Roman" w:hAnsi="Arial" w:cs="Arial"/>
          <w:i/>
          <w:iCs/>
          <w:lang w:val="en-US" w:eastAsia="en-GB"/>
        </w:rPr>
        <w:t>3</w:t>
      </w:r>
      <w:r w:rsidRPr="39AABCC9">
        <w:rPr>
          <w:rFonts w:ascii="Arial" w:eastAsia="Times New Roman" w:hAnsi="Arial" w:cs="Arial"/>
          <w:i/>
          <w:iCs/>
          <w:lang w:val="en-US" w:eastAsia="en-GB"/>
        </w:rPr>
        <w:t>-0)</w:t>
      </w:r>
      <w:r w:rsidRPr="39AABCC9">
        <w:rPr>
          <w:rFonts w:ascii="Arial" w:eastAsia="Times New Roman" w:hAnsi="Arial" w:cs="Arial"/>
          <w:lang w:val="en-GB" w:eastAsia="en-GB"/>
        </w:rPr>
        <w:t> </w:t>
      </w:r>
    </w:p>
    <w:p w14:paraId="427C3019" w14:textId="77777777" w:rsidR="00923CB0" w:rsidRDefault="00923CB0" w:rsidP="00923CB0">
      <w:pPr>
        <w:spacing w:before="0" w:after="0" w:line="240" w:lineRule="auto"/>
        <w:jc w:val="both"/>
        <w:rPr>
          <w:rFonts w:ascii="Times New Roman" w:eastAsia="Times New Roman" w:hAnsi="Times New Roman" w:cs="Times New Roman"/>
          <w:lang w:val="en-GB" w:eastAsia="en-GB"/>
        </w:rPr>
      </w:pPr>
    </w:p>
    <w:p w14:paraId="314E0420" w14:textId="77777777" w:rsidR="00923CB0" w:rsidRDefault="00923CB0" w:rsidP="00923CB0">
      <w:pPr>
        <w:spacing w:before="0" w:after="0" w:line="240" w:lineRule="auto"/>
        <w:jc w:val="both"/>
        <w:rPr>
          <w:rFonts w:ascii="Arial" w:eastAsia="Times New Roman" w:hAnsi="Arial" w:cs="Arial"/>
          <w:lang w:val="en-US"/>
        </w:rPr>
      </w:pPr>
      <w:r w:rsidRPr="39AABCC9">
        <w:rPr>
          <w:rFonts w:ascii="Arial" w:eastAsia="Times New Roman" w:hAnsi="Arial" w:cs="Arial"/>
          <w:b/>
          <w:bCs/>
          <w:lang w:val="en-US"/>
        </w:rPr>
        <w:t>Association Threshold</w:t>
      </w:r>
      <w:r w:rsidRPr="39AABCC9">
        <w:rPr>
          <w:rFonts w:ascii="Arial" w:eastAsia="Times New Roman" w:hAnsi="Arial" w:cs="Arial"/>
          <w:lang w:val="en-US"/>
        </w:rPr>
        <w:t xml:space="preserve">:  See </w:t>
      </w:r>
      <w:r w:rsidRPr="007A6C13">
        <w:rPr>
          <w:rFonts w:ascii="Arial" w:eastAsia="Times New Roman" w:hAnsi="Arial" w:cs="Arial"/>
          <w:i/>
          <w:iCs/>
          <w:lang w:val="en-US"/>
        </w:rPr>
        <w:t>Threshold</w:t>
      </w:r>
      <w:r>
        <w:rPr>
          <w:rFonts w:ascii="Arial" w:eastAsia="Times New Roman" w:hAnsi="Arial" w:cs="Arial"/>
          <w:lang w:val="en-US"/>
        </w:rPr>
        <w:t>*</w:t>
      </w:r>
      <w:r w:rsidRPr="39AABCC9">
        <w:rPr>
          <w:rFonts w:ascii="Arial" w:eastAsia="Times New Roman" w:hAnsi="Arial" w:cs="Arial"/>
          <w:lang w:val="en-US"/>
        </w:rPr>
        <w:t xml:space="preserve">. </w:t>
      </w:r>
    </w:p>
    <w:p w14:paraId="19011FB0" w14:textId="77777777" w:rsidR="00923CB0" w:rsidRPr="00EB791B" w:rsidRDefault="00923CB0" w:rsidP="00923CB0">
      <w:pPr>
        <w:spacing w:before="0" w:after="0" w:line="240" w:lineRule="auto"/>
        <w:jc w:val="both"/>
        <w:rPr>
          <w:rFonts w:ascii="Times New Roman" w:eastAsia="Times New Roman" w:hAnsi="Times New Roman" w:cs="Times New Roman"/>
          <w:i/>
          <w:lang w:val="en-US" w:eastAsia="en-GB"/>
        </w:rPr>
      </w:pPr>
    </w:p>
    <w:p w14:paraId="5B29512B" w14:textId="77777777" w:rsidR="00923CB0" w:rsidRDefault="00923CB0" w:rsidP="00923CB0">
      <w:pPr>
        <w:spacing w:before="0" w:after="0" w:line="240" w:lineRule="auto"/>
        <w:jc w:val="both"/>
        <w:rPr>
          <w:rFonts w:ascii="Arial" w:eastAsia="Times New Roman" w:hAnsi="Arial" w:cs="Arial"/>
          <w:lang w:val="en-US" w:eastAsia="en-GB"/>
        </w:rPr>
      </w:pPr>
      <w:r w:rsidRPr="39AABCC9">
        <w:rPr>
          <w:rFonts w:ascii="Arial" w:eastAsia="Times New Roman" w:hAnsi="Arial" w:cs="Arial"/>
          <w:b/>
          <w:bCs/>
          <w:lang w:val="en-GB" w:eastAsia="en-GB"/>
        </w:rPr>
        <w:t>Best Available Information</w:t>
      </w:r>
      <w:r w:rsidRPr="39AABCC9">
        <w:rPr>
          <w:rFonts w:ascii="Arial" w:eastAsia="Times New Roman" w:hAnsi="Arial" w:cs="Arial"/>
          <w:lang w:val="en-GB" w:eastAsia="en-GB"/>
        </w:rPr>
        <w:t>: Data, facts, documents, expert opinions, and results of field surveys or consultations with stakeholders that are most credible, accurate, complete, and/or pertinent and that can be obtained through reasonable effort and cost, subject to the scale and intensity of the management activities and the Precautionary Approach. (</w:t>
      </w:r>
      <w:r w:rsidRPr="007A6C13">
        <w:rPr>
          <w:rFonts w:ascii="Arial" w:eastAsia="Times New Roman" w:hAnsi="Arial" w:cs="Arial"/>
          <w:i/>
          <w:iCs/>
          <w:lang w:val="en-GB" w:eastAsia="en-GB"/>
        </w:rPr>
        <w:t>Source: FSC-STD-60-004 V2-0</w:t>
      </w:r>
      <w:r w:rsidRPr="39AABCC9">
        <w:rPr>
          <w:rFonts w:ascii="Arial" w:eastAsia="Times New Roman" w:hAnsi="Arial" w:cs="Arial"/>
          <w:lang w:val="en-GB" w:eastAsia="en-GB"/>
        </w:rPr>
        <w:t>)</w:t>
      </w:r>
    </w:p>
    <w:p w14:paraId="5B1BBB3B" w14:textId="77777777" w:rsidR="00923CB0" w:rsidRDefault="00923CB0" w:rsidP="00923CB0">
      <w:pPr>
        <w:spacing w:before="0" w:after="0" w:line="240" w:lineRule="auto"/>
        <w:jc w:val="both"/>
        <w:rPr>
          <w:rFonts w:ascii="Times New Roman" w:eastAsia="Times New Roman" w:hAnsi="Times New Roman" w:cs="Times New Roman"/>
          <w:color w:val="000000" w:themeColor="text1"/>
          <w:lang w:val="en-US" w:eastAsia="en-GB"/>
        </w:rPr>
      </w:pPr>
    </w:p>
    <w:p w14:paraId="51EAB3C1" w14:textId="77777777" w:rsidR="00923CB0" w:rsidRDefault="00923CB0" w:rsidP="00923CB0">
      <w:pPr>
        <w:spacing w:before="0" w:after="0" w:line="240" w:lineRule="auto"/>
        <w:jc w:val="both"/>
        <w:rPr>
          <w:rFonts w:ascii="Segoe UI" w:eastAsia="Times New Roman" w:hAnsi="Segoe UI" w:cs="Segoe UI"/>
          <w:i/>
          <w:iCs/>
          <w:sz w:val="18"/>
          <w:szCs w:val="18"/>
          <w:lang w:val="en-GB" w:eastAsia="en-GB"/>
        </w:rPr>
      </w:pPr>
      <w:r w:rsidRPr="39AABCC9">
        <w:rPr>
          <w:rFonts w:ascii="Arial" w:eastAsia="Times New Roman" w:hAnsi="Arial" w:cs="Arial"/>
          <w:b/>
          <w:bCs/>
          <w:lang w:val="en-US" w:eastAsia="en-GB"/>
        </w:rPr>
        <w:t>Community needs:</w:t>
      </w:r>
      <w:r w:rsidRPr="39AABCC9">
        <w:rPr>
          <w:rFonts w:ascii="Arial" w:eastAsia="Times New Roman" w:hAnsi="Arial" w:cs="Arial"/>
          <w:lang w:val="en-US" w:eastAsia="en-GB"/>
        </w:rPr>
        <w:t xml:space="preserve"> Sites and resources fundamental for satisfying the basic necessities of local communities or </w:t>
      </w:r>
      <w:r w:rsidRPr="39AABCC9">
        <w:rPr>
          <w:rFonts w:ascii="Arial" w:eastAsia="Times New Roman" w:hAnsi="Arial" w:cs="Arial"/>
          <w:i/>
          <w:iCs/>
          <w:lang w:val="en-US" w:eastAsia="en-GB"/>
        </w:rPr>
        <w:t>Indigenous Peoples</w:t>
      </w:r>
      <w:r w:rsidRPr="39AABCC9">
        <w:rPr>
          <w:rFonts w:ascii="Arial" w:eastAsia="Times New Roman" w:hAnsi="Arial" w:cs="Arial"/>
          <w:lang w:val="en-US" w:eastAsia="en-GB"/>
        </w:rPr>
        <w:t>* (for example for livelihoods, health, nutrition, water), identified through engagement with these communities or Indigenous Peoples.</w:t>
      </w:r>
      <w:r w:rsidRPr="39AABCC9">
        <w:rPr>
          <w:rFonts w:ascii="Arial" w:eastAsia="Times New Roman" w:hAnsi="Arial" w:cs="Arial"/>
          <w:lang w:val="en-GB" w:eastAsia="en-GB"/>
        </w:rPr>
        <w:t> </w:t>
      </w:r>
      <w:r w:rsidRPr="39AABCC9">
        <w:rPr>
          <w:rFonts w:ascii="Arial" w:eastAsia="Times New Roman" w:hAnsi="Arial" w:cs="Arial"/>
          <w:lang w:val="en-US" w:eastAsia="en-GB"/>
        </w:rPr>
        <w:t xml:space="preserve"> (</w:t>
      </w:r>
      <w:r w:rsidRPr="39AABCC9">
        <w:rPr>
          <w:rFonts w:ascii="Arial" w:eastAsia="Times New Roman" w:hAnsi="Arial" w:cs="Arial"/>
          <w:i/>
          <w:iCs/>
          <w:lang w:val="en-US" w:eastAsia="en-GB"/>
        </w:rPr>
        <w:t>Source: Adapted from FSC-STD-01-001 V5-2).</w:t>
      </w:r>
      <w:r w:rsidRPr="39AABCC9">
        <w:rPr>
          <w:rFonts w:ascii="Arial" w:eastAsia="Times New Roman" w:hAnsi="Arial" w:cs="Arial"/>
          <w:i/>
          <w:iCs/>
          <w:lang w:val="en-GB" w:eastAsia="en-GB"/>
        </w:rPr>
        <w:t> </w:t>
      </w:r>
    </w:p>
    <w:p w14:paraId="33FECD7A" w14:textId="77777777" w:rsidR="00923CB0" w:rsidRDefault="00923CB0" w:rsidP="00923CB0">
      <w:pPr>
        <w:spacing w:before="0" w:after="0" w:line="240" w:lineRule="auto"/>
        <w:jc w:val="both"/>
        <w:rPr>
          <w:rFonts w:ascii="Times New Roman" w:eastAsia="Times New Roman" w:hAnsi="Times New Roman" w:cs="Times New Roman"/>
          <w:color w:val="000000" w:themeColor="text1"/>
          <w:lang w:val="en-GB" w:eastAsia="en-GB"/>
        </w:rPr>
      </w:pPr>
    </w:p>
    <w:p w14:paraId="511D9D68" w14:textId="77777777" w:rsidR="00923CB0" w:rsidRDefault="00923CB0" w:rsidP="00923CB0">
      <w:pPr>
        <w:spacing w:before="0" w:after="0" w:line="240" w:lineRule="auto"/>
        <w:jc w:val="both"/>
        <w:rPr>
          <w:rFonts w:ascii="Times New Roman" w:eastAsia="Times New Roman" w:hAnsi="Times New Roman" w:cs="Times New Roman"/>
          <w:color w:val="000000" w:themeColor="text1"/>
          <w:lang w:val="en-GB" w:eastAsia="en-GB"/>
        </w:rPr>
      </w:pPr>
      <w:r w:rsidRPr="39AABCC9">
        <w:rPr>
          <w:rFonts w:ascii="Arial" w:eastAsia="Times New Roman" w:hAnsi="Arial" w:cs="Arial"/>
          <w:b/>
          <w:bCs/>
          <w:color w:val="000000" w:themeColor="text1"/>
          <w:lang w:val="en-US" w:eastAsia="en-GB"/>
        </w:rPr>
        <w:t>Confidential Information</w:t>
      </w:r>
      <w:r w:rsidRPr="39AABCC9">
        <w:rPr>
          <w:rFonts w:ascii="Arial" w:eastAsia="Times New Roman" w:hAnsi="Arial" w:cs="Arial"/>
          <w:color w:val="000000" w:themeColor="text1"/>
          <w:lang w:val="en-US" w:eastAsia="en-GB"/>
        </w:rPr>
        <w:t>: Private facts, data and content that, if made publicly available, might put at risk The Organization, its business interests or its relationships with stakeholders, clients and competitors. (</w:t>
      </w:r>
      <w:r w:rsidRPr="39AABCC9">
        <w:rPr>
          <w:rFonts w:ascii="Arial" w:eastAsia="Times New Roman" w:hAnsi="Arial" w:cs="Arial"/>
          <w:i/>
          <w:iCs/>
          <w:color w:val="000000" w:themeColor="text1"/>
          <w:lang w:val="en-US" w:eastAsia="en-GB"/>
        </w:rPr>
        <w:t>Source: FSC-STD-60-004 V2-0)</w:t>
      </w:r>
    </w:p>
    <w:p w14:paraId="7740DBD5" w14:textId="77777777" w:rsidR="0010767B" w:rsidRDefault="0010767B" w:rsidP="00923CB0">
      <w:pPr>
        <w:spacing w:before="0" w:after="0" w:line="240" w:lineRule="auto"/>
        <w:jc w:val="both"/>
        <w:rPr>
          <w:rFonts w:ascii="Arial" w:eastAsia="Times New Roman" w:hAnsi="Arial" w:cs="Arial"/>
          <w:b/>
          <w:bCs/>
          <w:color w:val="000000" w:themeColor="text1"/>
          <w:lang w:val="en-US" w:eastAsia="en-GB"/>
        </w:rPr>
      </w:pPr>
    </w:p>
    <w:p w14:paraId="782C81AF" w14:textId="3355A251" w:rsidR="00923CB0" w:rsidRDefault="00923CB0" w:rsidP="00923CB0">
      <w:pPr>
        <w:spacing w:before="0" w:after="0" w:line="240" w:lineRule="auto"/>
        <w:jc w:val="both"/>
        <w:rPr>
          <w:rFonts w:ascii="Arial" w:eastAsia="Times New Roman" w:hAnsi="Arial" w:cs="Arial"/>
          <w:color w:val="000000" w:themeColor="text1"/>
          <w:lang w:val="en-US" w:eastAsia="en-GB"/>
        </w:rPr>
      </w:pPr>
      <w:r w:rsidRPr="39AABCC9">
        <w:rPr>
          <w:rFonts w:ascii="Arial" w:eastAsia="Times New Roman" w:hAnsi="Arial" w:cs="Arial"/>
          <w:b/>
          <w:bCs/>
          <w:color w:val="000000" w:themeColor="text1"/>
          <w:lang w:val="en-US" w:eastAsia="en-GB"/>
        </w:rPr>
        <w:t>Conflict</w:t>
      </w:r>
      <w:r w:rsidRPr="39AABCC9">
        <w:rPr>
          <w:rFonts w:ascii="Arial" w:eastAsia="Times New Roman" w:hAnsi="Arial" w:cs="Arial"/>
          <w:color w:val="000000" w:themeColor="text1"/>
          <w:lang w:val="en-US" w:eastAsia="en-GB"/>
        </w:rPr>
        <w:t>: A situation in which one actor or group is impairing the activities of another because of different perceptions, emotions, and interests. A conflict situation is one in which the impairing behavior from one actor is experienced by another, while factors or conditions that drive such are considered the sources of impairment.</w:t>
      </w:r>
    </w:p>
    <w:p w14:paraId="5E780DC9" w14:textId="77777777" w:rsidR="00923CB0" w:rsidRDefault="00923CB0" w:rsidP="00923CB0">
      <w:pPr>
        <w:spacing w:before="0" w:after="0" w:line="240" w:lineRule="auto"/>
        <w:jc w:val="both"/>
        <w:rPr>
          <w:rFonts w:ascii="Arial" w:eastAsia="Times New Roman" w:hAnsi="Arial" w:cs="Arial"/>
          <w:color w:val="000000" w:themeColor="text1"/>
          <w:lang w:val="en-US" w:eastAsia="en-GB"/>
        </w:rPr>
      </w:pPr>
    </w:p>
    <w:p w14:paraId="3EB5B18F" w14:textId="77777777" w:rsidR="00923CB0" w:rsidRPr="005A5D85" w:rsidRDefault="00923CB0" w:rsidP="00923CB0">
      <w:pPr>
        <w:spacing w:before="0" w:after="0" w:line="240" w:lineRule="auto"/>
        <w:jc w:val="both"/>
        <w:rPr>
          <w:rFonts w:ascii="Arial" w:eastAsia="Times New Roman" w:hAnsi="Arial" w:cs="Arial"/>
          <w:i/>
          <w:iCs/>
          <w:color w:val="000000" w:themeColor="text1"/>
          <w:lang w:val="en-US" w:eastAsia="en-GB"/>
        </w:rPr>
      </w:pPr>
      <w:r w:rsidRPr="39AABCC9">
        <w:rPr>
          <w:rFonts w:ascii="Arial" w:eastAsia="Times New Roman" w:hAnsi="Arial" w:cs="Arial"/>
          <w:b/>
          <w:bCs/>
          <w:color w:val="000000" w:themeColor="text1"/>
          <w:lang w:val="en-US" w:eastAsia="en-GB"/>
        </w:rPr>
        <w:t>Conflict of Interest:</w:t>
      </w:r>
      <w:r w:rsidRPr="39AABCC9">
        <w:rPr>
          <w:rFonts w:ascii="Arial" w:eastAsia="Times New Roman" w:hAnsi="Arial" w:cs="Arial"/>
          <w:color w:val="000000" w:themeColor="text1"/>
          <w:lang w:val="en-US" w:eastAsia="en-GB"/>
        </w:rPr>
        <w:t xml:space="preserve"> </w:t>
      </w:r>
      <w:r w:rsidRPr="39AABCC9">
        <w:rPr>
          <w:rFonts w:ascii="Arial" w:eastAsia="Times New Roman" w:hAnsi="Arial" w:cs="Arial"/>
          <w:color w:val="000000" w:themeColor="text1"/>
          <w:lang w:val="en-GB" w:eastAsia="en-GB"/>
        </w:rPr>
        <w:t>Situation in which a party has an actual or perceived interest that gives, or could have the appearance of giving, that party an incentive for personal, organizational, or professional gain, such that the party’s interest could conflict, or be perceived to conflict with, the conduct of an impartial and objective certification process. </w:t>
      </w:r>
      <w:r w:rsidRPr="39AABCC9">
        <w:rPr>
          <w:rFonts w:ascii="Arial" w:eastAsia="Times New Roman" w:hAnsi="Arial" w:cs="Arial"/>
          <w:color w:val="000000" w:themeColor="text1"/>
          <w:lang w:val="en-US" w:eastAsia="en-GB"/>
        </w:rPr>
        <w:t>(</w:t>
      </w:r>
      <w:r w:rsidRPr="39AABCC9">
        <w:rPr>
          <w:rFonts w:ascii="Arial" w:eastAsia="Times New Roman" w:hAnsi="Arial" w:cs="Arial"/>
          <w:i/>
          <w:iCs/>
          <w:color w:val="000000" w:themeColor="text1"/>
          <w:lang w:val="en-US" w:eastAsia="en-GB"/>
        </w:rPr>
        <w:t xml:space="preserve">Source: </w:t>
      </w:r>
      <w:r w:rsidRPr="39AABCC9">
        <w:rPr>
          <w:rFonts w:ascii="Arial" w:eastAsia="Times New Roman" w:hAnsi="Arial" w:cs="Arial"/>
          <w:i/>
          <w:iCs/>
          <w:color w:val="000000" w:themeColor="text1"/>
          <w:lang w:val="en-GB" w:eastAsia="en-GB"/>
        </w:rPr>
        <w:t>FSC-STD-20-001 V4-0</w:t>
      </w:r>
      <w:r w:rsidRPr="39AABCC9">
        <w:rPr>
          <w:rFonts w:ascii="Arial" w:eastAsia="Times New Roman" w:hAnsi="Arial" w:cs="Arial"/>
          <w:color w:val="000000" w:themeColor="text1"/>
          <w:lang w:val="en-GB" w:eastAsia="en-GB"/>
        </w:rPr>
        <w:t>)</w:t>
      </w:r>
    </w:p>
    <w:p w14:paraId="5B69971C" w14:textId="77777777" w:rsidR="00923CB0" w:rsidRDefault="00923CB0" w:rsidP="00923CB0">
      <w:pPr>
        <w:spacing w:before="0" w:after="0" w:line="240" w:lineRule="auto"/>
        <w:jc w:val="both"/>
        <w:rPr>
          <w:rFonts w:ascii="Arial" w:eastAsia="Times New Roman" w:hAnsi="Arial" w:cs="Arial"/>
          <w:i/>
          <w:iCs/>
          <w:color w:val="000000" w:themeColor="text1"/>
          <w:lang w:val="en-US" w:eastAsia="en-GB"/>
        </w:rPr>
      </w:pPr>
    </w:p>
    <w:p w14:paraId="7CD6F70B" w14:textId="77777777" w:rsidR="00923CB0" w:rsidRDefault="00923CB0" w:rsidP="00923CB0">
      <w:pPr>
        <w:spacing w:before="0" w:after="0" w:line="240" w:lineRule="auto"/>
        <w:jc w:val="both"/>
        <w:rPr>
          <w:rFonts w:ascii="Arial" w:eastAsia="Times New Roman" w:hAnsi="Arial" w:cs="Arial"/>
          <w:color w:val="000000" w:themeColor="text1"/>
          <w:lang w:val="en-GB" w:eastAsia="en-GB"/>
        </w:rPr>
      </w:pPr>
      <w:r w:rsidRPr="39AABCC9">
        <w:rPr>
          <w:rFonts w:ascii="Arial" w:eastAsia="Times New Roman" w:hAnsi="Arial" w:cs="Arial"/>
          <w:b/>
          <w:bCs/>
          <w:color w:val="000000" w:themeColor="text1"/>
          <w:lang w:val="en-US" w:eastAsia="en-GB"/>
        </w:rPr>
        <w:t>Conservation:</w:t>
      </w:r>
      <w:r w:rsidRPr="39AABCC9">
        <w:rPr>
          <w:rFonts w:ascii="Arial" w:eastAsia="Times New Roman" w:hAnsi="Arial" w:cs="Arial"/>
          <w:color w:val="000000" w:themeColor="text1"/>
          <w:lang w:val="en-US" w:eastAsia="en-GB"/>
        </w:rPr>
        <w:t xml:space="preserve"> Management activities designed to maintain the identified environmental or cultural values in existence long-term. Management activities may range from zero or minimal interventions to a specified range of appropriate interventions and activities designed to maintain, or compatible with maintaining, these identified values. </w:t>
      </w:r>
      <w:r w:rsidRPr="39AABCC9">
        <w:rPr>
          <w:rFonts w:ascii="Arial" w:eastAsia="Times New Roman" w:hAnsi="Arial" w:cs="Arial"/>
          <w:i/>
          <w:iCs/>
          <w:color w:val="000000" w:themeColor="text1"/>
          <w:lang w:val="en-US" w:eastAsia="en-GB"/>
        </w:rPr>
        <w:t xml:space="preserve">(Source: Adapted from FSC-STD-01-001 V5-2). </w:t>
      </w:r>
    </w:p>
    <w:p w14:paraId="5DD05416" w14:textId="77777777" w:rsidR="00923CB0" w:rsidRDefault="00923CB0" w:rsidP="00923CB0">
      <w:pPr>
        <w:spacing w:before="0" w:after="0" w:line="240" w:lineRule="auto"/>
        <w:jc w:val="both"/>
        <w:rPr>
          <w:rStyle w:val="CommentReference"/>
        </w:rPr>
      </w:pPr>
    </w:p>
    <w:p w14:paraId="1C36A9D5" w14:textId="3AB09680" w:rsidR="00923CB0" w:rsidRPr="00AC4FFE" w:rsidRDefault="00923CB0" w:rsidP="00923CB0">
      <w:pPr>
        <w:spacing w:before="0" w:after="0" w:line="240" w:lineRule="auto"/>
        <w:jc w:val="both"/>
        <w:rPr>
          <w:rFonts w:ascii="Arial" w:eastAsia="Times New Roman" w:hAnsi="Arial" w:cs="Arial"/>
          <w:color w:val="000000" w:themeColor="text1"/>
          <w:lang w:val="en-GB" w:eastAsia="en-GB"/>
        </w:rPr>
      </w:pPr>
      <w:r w:rsidRPr="00AC4FFE">
        <w:rPr>
          <w:rFonts w:ascii="Arial" w:eastAsia="Times New Roman" w:hAnsi="Arial" w:cs="Arial"/>
          <w:b/>
          <w:bCs/>
          <w:color w:val="000000" w:themeColor="text1"/>
          <w:lang w:val="en-US" w:eastAsia="en-GB"/>
        </w:rPr>
        <w:lastRenderedPageBreak/>
        <w:t>Conservation and Restoration Partners</w:t>
      </w:r>
      <w:r w:rsidRPr="00AC4FFE">
        <w:rPr>
          <w:rFonts w:ascii="Arial" w:eastAsia="Times New Roman" w:hAnsi="Arial" w:cs="Arial"/>
          <w:color w:val="000000" w:themeColor="text1"/>
          <w:lang w:val="en-US" w:eastAsia="en-GB"/>
        </w:rPr>
        <w:t xml:space="preserve">: </w:t>
      </w:r>
      <w:r w:rsidRPr="00AC4FFE">
        <w:rPr>
          <w:rFonts w:ascii="Arial" w:eastAsia="Times New Roman" w:hAnsi="Arial" w:cs="Arial"/>
          <w:i/>
          <w:iCs/>
          <w:color w:val="000000" w:themeColor="text1"/>
          <w:lang w:val="en-US" w:eastAsia="en-GB"/>
        </w:rPr>
        <w:t>Rights holders</w:t>
      </w:r>
      <w:r w:rsidRPr="00AC4FFE">
        <w:rPr>
          <w:rFonts w:ascii="Arial" w:eastAsia="Times New Roman" w:hAnsi="Arial" w:cs="Arial"/>
          <w:color w:val="000000" w:themeColor="text1"/>
          <w:lang w:val="en-US" w:eastAsia="en-GB"/>
        </w:rPr>
        <w:t>*</w:t>
      </w:r>
      <w:r w:rsidRPr="00AC4FFE">
        <w:rPr>
          <w:rFonts w:ascii="Arial" w:eastAsia="Times New Roman" w:hAnsi="Arial" w:cs="Arial"/>
          <w:color w:val="000000" w:themeColor="text1"/>
          <w:lang w:val="en-GB" w:eastAsia="en-GB"/>
        </w:rPr>
        <w:t xml:space="preserve"> and concession license holders of the relevant conservation and restoration areas that deliver conservation and restoration activities at the landscape or site level on behalf of </w:t>
      </w:r>
      <w:r w:rsidRPr="00AC4FFE">
        <w:rPr>
          <w:rFonts w:ascii="Arial" w:eastAsia="Times New Roman" w:hAnsi="Arial" w:cs="Arial"/>
          <w:i/>
          <w:iCs/>
          <w:color w:val="000000" w:themeColor="text1"/>
          <w:lang w:val="en-GB" w:eastAsia="en-GB"/>
        </w:rPr>
        <w:t>The Organization*</w:t>
      </w:r>
      <w:r w:rsidR="0058521D">
        <w:rPr>
          <w:rFonts w:ascii="Arial" w:eastAsia="Times New Roman" w:hAnsi="Arial" w:cs="Arial"/>
          <w:i/>
          <w:iCs/>
          <w:color w:val="000000" w:themeColor="text1"/>
          <w:lang w:val="en-GB" w:eastAsia="en-GB"/>
        </w:rPr>
        <w:t xml:space="preserve"> </w:t>
      </w:r>
      <w:r w:rsidR="0058521D">
        <w:rPr>
          <w:rFonts w:ascii="Arial" w:eastAsia="Times New Roman" w:hAnsi="Arial" w:cs="Arial"/>
          <w:color w:val="000000" w:themeColor="text1"/>
          <w:lang w:val="en-GB" w:eastAsia="en-GB"/>
        </w:rPr>
        <w:t xml:space="preserve">or the </w:t>
      </w:r>
      <w:r w:rsidR="0058521D">
        <w:rPr>
          <w:rFonts w:ascii="Arial" w:eastAsia="Times New Roman" w:hAnsi="Arial" w:cs="Arial"/>
          <w:i/>
          <w:iCs/>
          <w:color w:val="000000" w:themeColor="text1"/>
          <w:lang w:val="en-GB" w:eastAsia="en-GB"/>
        </w:rPr>
        <w:t>corporate group*</w:t>
      </w:r>
      <w:r w:rsidRPr="00AC4FFE">
        <w:rPr>
          <w:rFonts w:ascii="Arial" w:eastAsia="Times New Roman" w:hAnsi="Arial" w:cs="Arial"/>
          <w:color w:val="000000" w:themeColor="text1"/>
          <w:lang w:val="en-GB" w:eastAsia="en-GB"/>
        </w:rPr>
        <w:t>. </w:t>
      </w:r>
    </w:p>
    <w:p w14:paraId="781E220C" w14:textId="77777777" w:rsidR="00923CB0" w:rsidRPr="00AC4FFE" w:rsidRDefault="00923CB0" w:rsidP="00923CB0">
      <w:pPr>
        <w:spacing w:before="0" w:after="0" w:line="240" w:lineRule="auto"/>
        <w:jc w:val="both"/>
        <w:rPr>
          <w:rFonts w:ascii="Arial" w:eastAsia="Times New Roman" w:hAnsi="Arial" w:cs="Arial"/>
          <w:color w:val="000000" w:themeColor="text1"/>
          <w:lang w:val="en-GB" w:eastAsia="en-GB"/>
        </w:rPr>
      </w:pPr>
    </w:p>
    <w:p w14:paraId="370D261D" w14:textId="77777777" w:rsidR="00923CB0" w:rsidRPr="00AC4FFE" w:rsidRDefault="00923CB0" w:rsidP="00923CB0">
      <w:pPr>
        <w:spacing w:before="0" w:after="0" w:line="240" w:lineRule="auto"/>
        <w:jc w:val="both"/>
        <w:rPr>
          <w:rFonts w:ascii="Arial" w:eastAsia="Times New Roman" w:hAnsi="Arial" w:cs="Arial"/>
          <w:i/>
          <w:iCs/>
          <w:color w:val="000000" w:themeColor="text1"/>
          <w:lang w:val="en-US" w:eastAsia="en-GB"/>
        </w:rPr>
      </w:pPr>
      <w:r w:rsidRPr="00AC4FFE">
        <w:rPr>
          <w:rFonts w:ascii="Arial" w:eastAsia="Times New Roman" w:hAnsi="Arial" w:cs="Arial"/>
          <w:b/>
          <w:bCs/>
          <w:color w:val="000000" w:themeColor="text1"/>
          <w:lang w:val="en-US" w:eastAsia="en-GB"/>
        </w:rPr>
        <w:t xml:space="preserve">Conservation Area Network: </w:t>
      </w:r>
      <w:r w:rsidRPr="00AC4FFE">
        <w:rPr>
          <w:rFonts w:ascii="Arial" w:eastAsia="Times New Roman" w:hAnsi="Arial" w:cs="Arial"/>
          <w:color w:val="000000" w:themeColor="text1"/>
          <w:lang w:val="en-US" w:eastAsia="en-GB"/>
        </w:rPr>
        <w:t xml:space="preserve">Those portions of the </w:t>
      </w:r>
      <w:r w:rsidRPr="00AC4FFE">
        <w:rPr>
          <w:rFonts w:ascii="Arial" w:eastAsia="Times New Roman" w:hAnsi="Arial" w:cs="Arial"/>
          <w:i/>
          <w:iCs/>
          <w:color w:val="000000" w:themeColor="text1"/>
          <w:lang w:val="en-US" w:eastAsia="en-GB"/>
        </w:rPr>
        <w:t>Management Unit</w:t>
      </w:r>
      <w:r w:rsidRPr="00AC4FFE">
        <w:rPr>
          <w:rFonts w:ascii="Arial" w:eastAsia="Times New Roman" w:hAnsi="Arial" w:cs="Arial"/>
          <w:color w:val="000000" w:themeColor="text1"/>
          <w:lang w:val="en-US" w:eastAsia="en-GB"/>
        </w:rPr>
        <w:t xml:space="preserve">* for which conservation is the primary and, in some circumstances, exclusive objective; such areas include </w:t>
      </w:r>
      <w:r w:rsidRPr="00AC4FFE">
        <w:rPr>
          <w:rFonts w:ascii="Arial" w:eastAsia="Times New Roman" w:hAnsi="Arial" w:cs="Arial"/>
          <w:i/>
          <w:iCs/>
          <w:color w:val="000000" w:themeColor="text1"/>
          <w:lang w:val="en-US" w:eastAsia="en-GB"/>
        </w:rPr>
        <w:t>representative sample areas*, conservation zones*, protection areas*, connectivity</w:t>
      </w:r>
      <w:r w:rsidRPr="00AC4FFE">
        <w:rPr>
          <w:rFonts w:ascii="Arial" w:eastAsia="Times New Roman" w:hAnsi="Arial" w:cs="Arial"/>
          <w:color w:val="000000" w:themeColor="text1"/>
          <w:lang w:val="en-US" w:eastAsia="en-GB"/>
        </w:rPr>
        <w:t xml:space="preserve">* areas </w:t>
      </w:r>
      <w:r w:rsidRPr="00AC4FFE">
        <w:rPr>
          <w:rFonts w:ascii="Arial" w:eastAsia="Times New Roman" w:hAnsi="Arial" w:cs="Arial"/>
          <w:i/>
          <w:iCs/>
          <w:color w:val="000000" w:themeColor="text1"/>
          <w:lang w:val="en-US" w:eastAsia="en-GB"/>
        </w:rPr>
        <w:t>and High Conservation Value Areas</w:t>
      </w:r>
      <w:r w:rsidRPr="00AC4FFE">
        <w:rPr>
          <w:rFonts w:ascii="Arial" w:eastAsia="Times New Roman" w:hAnsi="Arial" w:cs="Arial"/>
          <w:color w:val="000000" w:themeColor="text1"/>
          <w:lang w:val="en-US" w:eastAsia="en-GB"/>
        </w:rPr>
        <w:t>* (</w:t>
      </w:r>
      <w:r w:rsidRPr="00AC4FFE">
        <w:rPr>
          <w:rFonts w:ascii="Arial" w:eastAsia="Times New Roman" w:hAnsi="Arial" w:cs="Arial"/>
          <w:i/>
          <w:iCs/>
          <w:color w:val="000000" w:themeColor="text1"/>
          <w:lang w:val="en-US" w:eastAsia="en-GB"/>
        </w:rPr>
        <w:t>Sources: FSC-STD-60-004 V2-0)</w:t>
      </w:r>
    </w:p>
    <w:p w14:paraId="0E7BF4D7" w14:textId="77777777" w:rsidR="00923CB0" w:rsidRPr="00AC4FFE" w:rsidRDefault="00923CB0" w:rsidP="00923CB0">
      <w:pPr>
        <w:spacing w:before="0" w:after="0" w:line="240" w:lineRule="auto"/>
        <w:jc w:val="both"/>
        <w:rPr>
          <w:rFonts w:ascii="Arial" w:eastAsia="Times New Roman" w:hAnsi="Arial" w:cs="Arial"/>
          <w:color w:val="000000" w:themeColor="text1"/>
          <w:lang w:val="en-US" w:eastAsia="en-GB"/>
        </w:rPr>
      </w:pPr>
    </w:p>
    <w:p w14:paraId="446C8877" w14:textId="77777777" w:rsidR="00923CB0" w:rsidRPr="00AC4FFE" w:rsidRDefault="00923CB0" w:rsidP="00923CB0">
      <w:pPr>
        <w:spacing w:before="0" w:after="0" w:line="240" w:lineRule="auto"/>
        <w:jc w:val="both"/>
        <w:rPr>
          <w:rFonts w:ascii="Arial" w:eastAsia="Times New Roman" w:hAnsi="Arial" w:cs="Arial"/>
          <w:i/>
          <w:iCs/>
          <w:color w:val="000000" w:themeColor="text1"/>
          <w:lang w:val="en-US" w:eastAsia="en-GB"/>
        </w:rPr>
      </w:pPr>
      <w:r w:rsidRPr="00AC4FFE">
        <w:rPr>
          <w:rFonts w:ascii="Arial" w:eastAsia="Times New Roman" w:hAnsi="Arial" w:cs="Arial"/>
          <w:b/>
          <w:bCs/>
          <w:color w:val="000000" w:themeColor="text1"/>
          <w:lang w:val="en-US" w:eastAsia="en-GB"/>
        </w:rPr>
        <w:t>Consultation:</w:t>
      </w:r>
      <w:r w:rsidRPr="00AC4FFE">
        <w:rPr>
          <w:rFonts w:ascii="Arial" w:eastAsia="Times New Roman" w:hAnsi="Arial" w:cs="Arial"/>
          <w:color w:val="000000" w:themeColor="text1"/>
          <w:lang w:val="en-US" w:eastAsia="en-GB"/>
        </w:rPr>
        <w:t xml:space="preserve"> </w:t>
      </w:r>
      <w:r w:rsidRPr="00AC4FFE">
        <w:rPr>
          <w:rFonts w:ascii="Arial" w:eastAsia="Times New Roman" w:hAnsi="Arial" w:cs="Arial"/>
          <w:color w:val="000000" w:themeColor="text1"/>
          <w:lang w:val="en-GB" w:eastAsia="en-GB"/>
        </w:rPr>
        <w:t>The process by which The</w:t>
      </w:r>
      <w:r w:rsidRPr="00AC4FFE">
        <w:rPr>
          <w:rFonts w:ascii="Arial" w:eastAsia="Times New Roman" w:hAnsi="Arial" w:cs="Arial"/>
          <w:color w:val="000000" w:themeColor="text1"/>
          <w:lang w:val="en-US" w:eastAsia="en-GB"/>
        </w:rPr>
        <w:t xml:space="preserve"> </w:t>
      </w:r>
      <w:r w:rsidRPr="00AC4FFE">
        <w:rPr>
          <w:rFonts w:ascii="Arial" w:eastAsia="Times New Roman" w:hAnsi="Arial" w:cs="Arial"/>
          <w:i/>
          <w:iCs/>
          <w:color w:val="000000" w:themeColor="text1"/>
          <w:lang w:val="en-US" w:eastAsia="en-GB"/>
        </w:rPr>
        <w:t>Organization*</w:t>
      </w:r>
      <w:r w:rsidRPr="00AC4FFE">
        <w:rPr>
          <w:rFonts w:ascii="Arial" w:eastAsia="Times New Roman" w:hAnsi="Arial" w:cs="Arial"/>
          <w:color w:val="000000" w:themeColor="text1"/>
          <w:lang w:val="en-GB" w:eastAsia="en-GB"/>
        </w:rPr>
        <w:t xml:space="preserve"> or </w:t>
      </w:r>
      <w:r w:rsidRPr="00AC4FFE">
        <w:rPr>
          <w:rFonts w:ascii="Arial" w:eastAsia="Times New Roman" w:hAnsi="Arial" w:cs="Arial"/>
          <w:i/>
          <w:iCs/>
          <w:color w:val="000000" w:themeColor="text1"/>
          <w:lang w:val="en-US" w:eastAsia="en-GB"/>
        </w:rPr>
        <w:t xml:space="preserve">corporate group* </w:t>
      </w:r>
      <w:r w:rsidRPr="00AC4FFE">
        <w:rPr>
          <w:rFonts w:ascii="Arial" w:eastAsia="Times New Roman" w:hAnsi="Arial" w:cs="Arial"/>
          <w:color w:val="000000" w:themeColor="text1"/>
          <w:lang w:val="en-GB" w:eastAsia="en-GB"/>
        </w:rPr>
        <w:t xml:space="preserve">communicates, engages and/or provides for the participation of </w:t>
      </w:r>
      <w:r w:rsidRPr="00AC4FFE">
        <w:rPr>
          <w:rFonts w:ascii="Arial" w:eastAsia="Times New Roman" w:hAnsi="Arial" w:cs="Arial"/>
          <w:i/>
          <w:iCs/>
          <w:color w:val="B57E00" w:themeColor="accent3" w:themeShade="BF"/>
          <w:lang w:val="en-GB" w:eastAsia="en-GB"/>
        </w:rPr>
        <w:t>interested</w:t>
      </w:r>
      <w:r w:rsidRPr="00AC4FFE">
        <w:rPr>
          <w:rFonts w:ascii="Arial" w:eastAsia="Times New Roman" w:hAnsi="Arial" w:cs="Arial"/>
          <w:color w:val="000000" w:themeColor="text1"/>
          <w:lang w:val="en-GB" w:eastAsia="en-GB"/>
        </w:rPr>
        <w:t xml:space="preserve">* and/or </w:t>
      </w:r>
      <w:r w:rsidRPr="00AC4FFE">
        <w:rPr>
          <w:rFonts w:ascii="Arial" w:eastAsia="Times New Roman" w:hAnsi="Arial" w:cs="Arial"/>
          <w:i/>
          <w:iCs/>
          <w:color w:val="C00000"/>
          <w:lang w:val="en-GB" w:eastAsia="en-GB"/>
        </w:rPr>
        <w:t>affected stakeholders</w:t>
      </w:r>
      <w:r w:rsidRPr="00AC4FFE">
        <w:rPr>
          <w:rFonts w:ascii="Arial" w:eastAsia="Times New Roman" w:hAnsi="Arial" w:cs="Arial"/>
          <w:lang w:val="en-GB" w:eastAsia="en-GB"/>
        </w:rPr>
        <w:t>*</w:t>
      </w:r>
      <w:r w:rsidRPr="00AC4FFE">
        <w:rPr>
          <w:rFonts w:ascii="Arial" w:eastAsia="Times New Roman" w:hAnsi="Arial" w:cs="Arial"/>
          <w:color w:val="000000" w:themeColor="text1"/>
          <w:lang w:val="en-GB" w:eastAsia="en-GB"/>
        </w:rPr>
        <w:t xml:space="preserve"> ensuring that their concerns, desires, expectations, needs, rights and opportunities are considered in the consideration, establishment, implementation and updating of the issue, process, procedure or plan in question.</w:t>
      </w:r>
      <w:r w:rsidRPr="00AC4FFE">
        <w:rPr>
          <w:rFonts w:ascii="Arial" w:eastAsia="Times New Roman" w:hAnsi="Arial" w:cs="Arial"/>
          <w:color w:val="000000" w:themeColor="text1"/>
          <w:lang w:val="en-US" w:eastAsia="en-GB"/>
        </w:rPr>
        <w:t xml:space="preserve"> (</w:t>
      </w:r>
      <w:r w:rsidRPr="00AC4FFE">
        <w:rPr>
          <w:rFonts w:ascii="Arial" w:eastAsia="Times New Roman" w:hAnsi="Arial" w:cs="Arial"/>
          <w:i/>
          <w:iCs/>
          <w:color w:val="000000" w:themeColor="text1"/>
          <w:lang w:val="en-US" w:eastAsia="en-GB"/>
        </w:rPr>
        <w:t>Source: FSC 2011)</w:t>
      </w:r>
    </w:p>
    <w:p w14:paraId="12BC0517" w14:textId="77777777" w:rsidR="00923CB0" w:rsidRPr="00AC4FFE" w:rsidRDefault="00923CB0" w:rsidP="00923CB0">
      <w:pPr>
        <w:pStyle w:val="paragraph"/>
        <w:spacing w:before="0" w:beforeAutospacing="0" w:after="0" w:afterAutospacing="0"/>
        <w:rPr>
          <w:rStyle w:val="eop"/>
          <w:rFonts w:ascii="Arial" w:hAnsi="Arial" w:cs="Arial"/>
          <w:b/>
          <w:bCs/>
          <w:color w:val="000000" w:themeColor="text1"/>
          <w:lang w:val="en-US"/>
        </w:rPr>
      </w:pPr>
    </w:p>
    <w:p w14:paraId="521BFE40" w14:textId="77777777" w:rsidR="00923CB0" w:rsidRPr="00AC4FFE" w:rsidRDefault="00923CB0" w:rsidP="00923CB0">
      <w:pPr>
        <w:pStyle w:val="paragraph"/>
        <w:spacing w:before="0" w:beforeAutospacing="0" w:after="0" w:afterAutospacing="0"/>
        <w:rPr>
          <w:rStyle w:val="eop"/>
          <w:rFonts w:ascii="Arial" w:eastAsiaTheme="minorEastAsia" w:hAnsi="Arial" w:cs="Arial"/>
          <w:color w:val="000000" w:themeColor="text1"/>
          <w:lang w:val="en-US"/>
        </w:rPr>
      </w:pPr>
      <w:r w:rsidRPr="00AC4FFE">
        <w:rPr>
          <w:rStyle w:val="eop"/>
          <w:rFonts w:ascii="Arial" w:hAnsi="Arial" w:cs="Arial"/>
          <w:b/>
          <w:bCs/>
          <w:color w:val="000000" w:themeColor="text1"/>
          <w:lang w:val="en-US"/>
        </w:rPr>
        <w:t xml:space="preserve">Conversion: </w:t>
      </w:r>
      <w:r w:rsidRPr="00AC4FFE">
        <w:rPr>
          <w:rStyle w:val="eop"/>
          <w:rFonts w:ascii="Arial" w:eastAsiaTheme="minorEastAsia" w:hAnsi="Arial" w:cs="Arial"/>
          <w:color w:val="000000" w:themeColor="text1"/>
          <w:lang w:val="en-US"/>
        </w:rPr>
        <w:t xml:space="preserve">Change from natural forests to plantations or other land uses. </w:t>
      </w:r>
    </w:p>
    <w:p w14:paraId="16F5AE40" w14:textId="77777777" w:rsidR="00923CB0" w:rsidRPr="00AC4FFE" w:rsidRDefault="00923CB0" w:rsidP="00923CB0">
      <w:pPr>
        <w:pStyle w:val="paragraph"/>
        <w:spacing w:before="0" w:beforeAutospacing="0" w:after="0" w:afterAutospacing="0"/>
        <w:rPr>
          <w:rFonts w:ascii="Arial" w:eastAsiaTheme="minorEastAsia" w:hAnsi="Arial" w:cs="Arial"/>
        </w:rPr>
      </w:pPr>
      <w:r w:rsidRPr="00AC4FFE">
        <w:rPr>
          <w:rFonts w:ascii="Arial" w:eastAsiaTheme="minorEastAsia" w:hAnsi="Arial" w:cs="Arial"/>
          <w:lang w:val="en-US"/>
        </w:rPr>
        <w:t>(</w:t>
      </w:r>
      <w:r w:rsidRPr="00AC4FFE">
        <w:rPr>
          <w:rFonts w:ascii="Arial" w:eastAsiaTheme="minorEastAsia" w:hAnsi="Arial" w:cs="Arial"/>
          <w:i/>
          <w:iCs/>
          <w:lang w:val="en-US"/>
        </w:rPr>
        <w:t>Source: Based on Criterion 6.10 of FSC-STD-01-001 V5-2)</w:t>
      </w:r>
      <w:r w:rsidRPr="00AC4FFE">
        <w:rPr>
          <w:rFonts w:ascii="Arial" w:eastAsiaTheme="minorEastAsia" w:hAnsi="Arial" w:cs="Arial"/>
        </w:rPr>
        <w:t> </w:t>
      </w:r>
    </w:p>
    <w:p w14:paraId="6A2A8E49" w14:textId="77777777" w:rsidR="00923CB0" w:rsidRPr="00AC4FFE" w:rsidRDefault="00923CB0" w:rsidP="00923CB0">
      <w:pPr>
        <w:pStyle w:val="paragraph"/>
        <w:spacing w:before="0" w:beforeAutospacing="0" w:after="0" w:afterAutospacing="0"/>
        <w:rPr>
          <w:rFonts w:ascii="Arial" w:eastAsiaTheme="minorEastAsia" w:hAnsi="Arial" w:cs="Arial"/>
        </w:rPr>
      </w:pPr>
    </w:p>
    <w:p w14:paraId="7DA179D5" w14:textId="77777777" w:rsidR="00923CB0" w:rsidRPr="00AC4FFE" w:rsidRDefault="00923CB0" w:rsidP="00923CB0">
      <w:pPr>
        <w:pStyle w:val="paragraph"/>
        <w:spacing w:before="0" w:beforeAutospacing="0" w:after="0" w:afterAutospacing="0"/>
        <w:rPr>
          <w:rFonts w:ascii="Arial" w:eastAsiaTheme="minorEastAsia" w:hAnsi="Arial" w:cs="Arial"/>
        </w:rPr>
      </w:pPr>
      <w:r w:rsidRPr="00AC4FFE">
        <w:rPr>
          <w:rFonts w:ascii="Arial" w:eastAsiaTheme="minorEastAsia" w:hAnsi="Arial" w:cs="Arial"/>
        </w:rPr>
        <w:t xml:space="preserve">NOTE: </w:t>
      </w:r>
      <w:r w:rsidRPr="00AC4FFE">
        <w:rPr>
          <w:rFonts w:ascii="Arial" w:eastAsiaTheme="minorEastAsia" w:hAnsi="Arial" w:cs="Arial"/>
          <w:i/>
          <w:iCs/>
        </w:rPr>
        <w:t>This version of the FSC Remedy Framework (FSC-PRO-01-007)</w:t>
      </w:r>
      <w:r w:rsidRPr="00AC4FFE" w:rsidDel="004D2E9A">
        <w:rPr>
          <w:rFonts w:ascii="Arial" w:eastAsiaTheme="minorEastAsia" w:hAnsi="Arial" w:cs="Arial"/>
          <w:i/>
        </w:rPr>
        <w:t xml:space="preserve"> </w:t>
      </w:r>
      <w:r w:rsidRPr="00AC4FFE">
        <w:rPr>
          <w:rFonts w:ascii="Arial" w:eastAsiaTheme="minorEastAsia" w:hAnsi="Arial" w:cs="Arial"/>
        </w:rPr>
        <w:t xml:space="preserve">applies to </w:t>
      </w:r>
      <w:r w:rsidRPr="00AC4FFE">
        <w:rPr>
          <w:rFonts w:ascii="Arial" w:eastAsiaTheme="minorEastAsia" w:hAnsi="Arial" w:cs="Arial"/>
          <w:i/>
          <w:iCs/>
        </w:rPr>
        <w:t>conversion</w:t>
      </w:r>
      <w:r w:rsidRPr="00AC4FFE">
        <w:rPr>
          <w:rFonts w:ascii="Arial" w:eastAsiaTheme="minorEastAsia" w:hAnsi="Arial" w:cs="Arial"/>
        </w:rPr>
        <w:t>* between 1 December 1994 and 31 December 2020. A different definition applies to conversion after December 2020 per FSC-POL-01-007</w:t>
      </w:r>
      <w:r w:rsidRPr="00AC4FFE">
        <w:rPr>
          <w:rFonts w:ascii="Arial" w:eastAsiaTheme="minorEastAsia" w:hAnsi="Arial" w:cs="Arial"/>
          <w:i/>
          <w:iCs/>
        </w:rPr>
        <w:t xml:space="preserve"> FSC Policy to Address Conversion.</w:t>
      </w:r>
      <w:r w:rsidRPr="00AC4FFE">
        <w:rPr>
          <w:rFonts w:ascii="Arial" w:eastAsiaTheme="minorEastAsia" w:hAnsi="Arial" w:cs="Arial"/>
        </w:rPr>
        <w:t xml:space="preserve"> </w:t>
      </w:r>
    </w:p>
    <w:p w14:paraId="36CBCF20" w14:textId="77777777" w:rsidR="00923CB0" w:rsidRPr="00AC4FFE" w:rsidRDefault="00923CB0" w:rsidP="00923CB0">
      <w:pPr>
        <w:pStyle w:val="paragraph"/>
        <w:spacing w:before="0" w:beforeAutospacing="0" w:after="0" w:afterAutospacing="0"/>
        <w:rPr>
          <w:rFonts w:ascii="Arial" w:eastAsiaTheme="minorEastAsia" w:hAnsi="Arial" w:cs="Arial"/>
        </w:rPr>
      </w:pP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438"/>
        <w:gridCol w:w="3395"/>
        <w:gridCol w:w="4355"/>
      </w:tblGrid>
      <w:tr w:rsidR="00923CB0" w:rsidRPr="00AC4FFE" w14:paraId="2283DB0D" w14:textId="77777777">
        <w:trPr>
          <w:trHeight w:val="510"/>
        </w:trPr>
        <w:tc>
          <w:tcPr>
            <w:tcW w:w="10188" w:type="dxa"/>
            <w:gridSpan w:val="3"/>
            <w:tcBorders>
              <w:top w:val="single" w:sz="6" w:space="0" w:color="auto"/>
              <w:left w:val="single" w:sz="6" w:space="0" w:color="auto"/>
              <w:bottom w:val="nil"/>
              <w:right w:val="single" w:sz="6" w:space="0" w:color="auto"/>
            </w:tcBorders>
            <w:shd w:val="clear" w:color="auto" w:fill="auto"/>
            <w:vAlign w:val="center"/>
          </w:tcPr>
          <w:p w14:paraId="43D5C415" w14:textId="77777777" w:rsidR="00923CB0" w:rsidRPr="00AC4FFE" w:rsidRDefault="00923CB0">
            <w:pPr>
              <w:spacing w:before="0" w:after="0" w:line="240" w:lineRule="auto"/>
              <w:rPr>
                <w:rFonts w:ascii="Segoe UI" w:eastAsia="Times New Roman" w:hAnsi="Segoe UI" w:cs="Segoe UI"/>
                <w:sz w:val="18"/>
                <w:szCs w:val="18"/>
              </w:rPr>
            </w:pPr>
            <w:r w:rsidRPr="00AC4FFE">
              <w:rPr>
                <w:noProof/>
              </w:rPr>
              <w:drawing>
                <wp:inline distT="0" distB="0" distL="0" distR="0" wp14:anchorId="28956075" wp14:editId="05A21F95">
                  <wp:extent cx="6477000" cy="260248"/>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60">
                            <a:extLst>
                              <a:ext uri="{28A0092B-C50C-407E-A947-70E740481C1C}">
                                <a14:useLocalDpi xmlns:a14="http://schemas.microsoft.com/office/drawing/2010/main" val="0"/>
                              </a:ext>
                            </a:extLst>
                          </a:blip>
                          <a:stretch>
                            <a:fillRect/>
                          </a:stretch>
                        </pic:blipFill>
                        <pic:spPr bwMode="auto">
                          <a:xfrm>
                            <a:off x="0" y="0"/>
                            <a:ext cx="6477000" cy="260248"/>
                          </a:xfrm>
                          <a:prstGeom prst="rect">
                            <a:avLst/>
                          </a:prstGeom>
                          <a:noFill/>
                          <a:ln>
                            <a:noFill/>
                          </a:ln>
                        </pic:spPr>
                      </pic:pic>
                    </a:graphicData>
                  </a:graphic>
                </wp:inline>
              </w:drawing>
            </w:r>
            <w:r w:rsidRPr="00AC4FFE">
              <w:rPr>
                <w:rFonts w:ascii="Arial" w:eastAsia="Times New Roman" w:hAnsi="Arial" w:cs="Arial"/>
                <w:b/>
                <w:bCs/>
                <w:sz w:val="20"/>
                <w:szCs w:val="20"/>
              </w:rPr>
              <w:t>Applicable definition of conversion</w:t>
            </w:r>
            <w:r w:rsidRPr="00AC4FFE">
              <w:rPr>
                <w:rFonts w:ascii="Arial" w:eastAsia="Times New Roman" w:hAnsi="Arial" w:cs="Arial"/>
                <w:sz w:val="20"/>
                <w:szCs w:val="20"/>
              </w:rPr>
              <w:t> </w:t>
            </w:r>
          </w:p>
          <w:p w14:paraId="7AD04213" w14:textId="77777777" w:rsidR="00923CB0" w:rsidRPr="00AC4FFE" w:rsidRDefault="00923CB0">
            <w:pPr>
              <w:spacing w:before="0" w:after="0" w:line="240" w:lineRule="auto"/>
              <w:rPr>
                <w:rFonts w:ascii="Segoe UI" w:eastAsia="Times New Roman" w:hAnsi="Segoe UI" w:cs="Segoe UI"/>
                <w:sz w:val="18"/>
                <w:szCs w:val="18"/>
              </w:rPr>
            </w:pPr>
            <w:r w:rsidRPr="00AC4FFE">
              <w:rPr>
                <w:rFonts w:ascii="Arial" w:eastAsia="Times New Roman" w:hAnsi="Arial" w:cs="Arial"/>
                <w:sz w:val="18"/>
                <w:szCs w:val="18"/>
              </w:rPr>
              <w:t> </w:t>
            </w:r>
          </w:p>
        </w:tc>
      </w:tr>
      <w:tr w:rsidR="00923CB0" w:rsidRPr="00AC4FFE" w14:paraId="12A90223" w14:textId="77777777">
        <w:trPr>
          <w:trHeight w:val="330"/>
        </w:trPr>
        <w:tc>
          <w:tcPr>
            <w:tcW w:w="2236" w:type="dxa"/>
            <w:tcBorders>
              <w:top w:val="nil"/>
              <w:left w:val="single" w:sz="6" w:space="0" w:color="auto"/>
              <w:bottom w:val="single" w:sz="12" w:space="0" w:color="002060"/>
              <w:right w:val="dashed" w:sz="6" w:space="0" w:color="auto"/>
            </w:tcBorders>
            <w:shd w:val="clear" w:color="auto" w:fill="auto"/>
          </w:tcPr>
          <w:p w14:paraId="377736D9" w14:textId="77777777" w:rsidR="00923CB0" w:rsidRPr="00AC4FFE" w:rsidRDefault="00923CB0">
            <w:pPr>
              <w:spacing w:before="0" w:after="0" w:line="240" w:lineRule="auto"/>
              <w:jc w:val="center"/>
              <w:rPr>
                <w:rFonts w:ascii="Segoe UI" w:eastAsia="Times New Roman" w:hAnsi="Segoe UI" w:cs="Segoe UI"/>
                <w:sz w:val="18"/>
                <w:szCs w:val="18"/>
              </w:rPr>
            </w:pPr>
            <w:r w:rsidRPr="00AC4FFE">
              <w:rPr>
                <w:rFonts w:ascii="Arial" w:eastAsia="Times New Roman" w:hAnsi="Arial" w:cs="Arial"/>
                <w:b/>
                <w:bCs/>
                <w:sz w:val="20"/>
                <w:szCs w:val="20"/>
              </w:rPr>
              <w:t>Pre-December 1994</w:t>
            </w:r>
            <w:r w:rsidRPr="00AC4FFE">
              <w:rPr>
                <w:rFonts w:ascii="Arial" w:eastAsia="Times New Roman" w:hAnsi="Arial" w:cs="Arial"/>
                <w:sz w:val="20"/>
                <w:szCs w:val="20"/>
              </w:rPr>
              <w:t> </w:t>
            </w:r>
          </w:p>
        </w:tc>
        <w:tc>
          <w:tcPr>
            <w:tcW w:w="3304" w:type="dxa"/>
            <w:tcBorders>
              <w:top w:val="nil"/>
              <w:left w:val="dashed" w:sz="6" w:space="0" w:color="auto"/>
              <w:bottom w:val="single" w:sz="12" w:space="0" w:color="3C9E92"/>
              <w:right w:val="dashed" w:sz="6" w:space="0" w:color="auto"/>
            </w:tcBorders>
            <w:shd w:val="clear" w:color="auto" w:fill="auto"/>
          </w:tcPr>
          <w:p w14:paraId="737FF45A" w14:textId="77777777" w:rsidR="00923CB0" w:rsidRPr="00AC4FFE" w:rsidRDefault="00923CB0">
            <w:pPr>
              <w:spacing w:before="0" w:after="0" w:line="240" w:lineRule="auto"/>
              <w:jc w:val="center"/>
              <w:rPr>
                <w:rFonts w:ascii="Segoe UI" w:eastAsia="Times New Roman" w:hAnsi="Segoe UI" w:cs="Segoe UI"/>
                <w:sz w:val="18"/>
                <w:szCs w:val="18"/>
              </w:rPr>
            </w:pPr>
            <w:r w:rsidRPr="00AC4FFE">
              <w:rPr>
                <w:rFonts w:ascii="Arial" w:eastAsia="Times New Roman" w:hAnsi="Arial" w:cs="Arial"/>
                <w:b/>
                <w:bCs/>
                <w:sz w:val="20"/>
                <w:szCs w:val="20"/>
              </w:rPr>
              <w:t xml:space="preserve">Between 1 December 1994 </w:t>
            </w:r>
            <w:r w:rsidRPr="00AC4FFE">
              <w:rPr>
                <w:rFonts w:ascii="Arial" w:eastAsia="Times New Roman" w:hAnsi="Arial" w:cs="Arial"/>
                <w:sz w:val="20"/>
                <w:szCs w:val="20"/>
              </w:rPr>
              <w:t> </w:t>
            </w:r>
            <w:r w:rsidRPr="00AC4FFE">
              <w:br/>
            </w:r>
            <w:r w:rsidRPr="00AC4FFE">
              <w:rPr>
                <w:rFonts w:ascii="Arial" w:eastAsia="Times New Roman" w:hAnsi="Arial" w:cs="Arial"/>
                <w:b/>
                <w:bCs/>
                <w:sz w:val="20"/>
                <w:szCs w:val="20"/>
              </w:rPr>
              <w:t>and 31 December 2020</w:t>
            </w:r>
            <w:r w:rsidRPr="00AC4FFE">
              <w:rPr>
                <w:rFonts w:ascii="Arial" w:eastAsia="Times New Roman" w:hAnsi="Arial" w:cs="Arial"/>
                <w:sz w:val="20"/>
                <w:szCs w:val="20"/>
              </w:rPr>
              <w:t> </w:t>
            </w:r>
          </w:p>
        </w:tc>
        <w:tc>
          <w:tcPr>
            <w:tcW w:w="4648" w:type="dxa"/>
            <w:tcBorders>
              <w:top w:val="nil"/>
              <w:left w:val="dashed" w:sz="6" w:space="0" w:color="auto"/>
              <w:bottom w:val="single" w:sz="12" w:space="0" w:color="82A824"/>
              <w:right w:val="single" w:sz="6" w:space="0" w:color="auto"/>
            </w:tcBorders>
            <w:shd w:val="clear" w:color="auto" w:fill="auto"/>
          </w:tcPr>
          <w:p w14:paraId="0ECE1284" w14:textId="77777777" w:rsidR="00923CB0" w:rsidRPr="00AC4FFE" w:rsidRDefault="00923CB0">
            <w:pPr>
              <w:spacing w:before="0" w:after="0" w:line="240" w:lineRule="auto"/>
              <w:jc w:val="center"/>
              <w:rPr>
                <w:rFonts w:ascii="Segoe UI" w:eastAsia="Times New Roman" w:hAnsi="Segoe UI" w:cs="Segoe UI"/>
                <w:sz w:val="18"/>
                <w:szCs w:val="18"/>
              </w:rPr>
            </w:pPr>
            <w:r w:rsidRPr="00AC4FFE">
              <w:rPr>
                <w:rFonts w:ascii="Arial" w:eastAsia="Times New Roman" w:hAnsi="Arial" w:cs="Arial"/>
                <w:b/>
                <w:bCs/>
                <w:sz w:val="20"/>
                <w:szCs w:val="20"/>
              </w:rPr>
              <w:t>Post-December 2020</w:t>
            </w:r>
            <w:r w:rsidRPr="00AC4FFE">
              <w:rPr>
                <w:rFonts w:ascii="Arial" w:eastAsia="Times New Roman" w:hAnsi="Arial" w:cs="Arial"/>
                <w:sz w:val="20"/>
                <w:szCs w:val="20"/>
              </w:rPr>
              <w:t> </w:t>
            </w:r>
          </w:p>
        </w:tc>
      </w:tr>
      <w:tr w:rsidR="00923CB0" w:rsidRPr="00AC4FFE" w14:paraId="5F49ADD9" w14:textId="77777777">
        <w:trPr>
          <w:trHeight w:val="2325"/>
        </w:trPr>
        <w:tc>
          <w:tcPr>
            <w:tcW w:w="2236" w:type="dxa"/>
            <w:tcBorders>
              <w:top w:val="single" w:sz="12" w:space="0" w:color="002060"/>
              <w:left w:val="single" w:sz="6" w:space="0" w:color="auto"/>
              <w:bottom w:val="single" w:sz="6" w:space="0" w:color="auto"/>
              <w:right w:val="dashed" w:sz="6" w:space="0" w:color="auto"/>
            </w:tcBorders>
            <w:shd w:val="clear" w:color="auto" w:fill="auto"/>
          </w:tcPr>
          <w:p w14:paraId="78C3A452" w14:textId="77777777" w:rsidR="00923CB0" w:rsidRPr="00AC4FFE" w:rsidRDefault="00923CB0" w:rsidP="00EB791B">
            <w:pPr>
              <w:spacing w:before="0" w:after="0" w:line="240" w:lineRule="auto"/>
              <w:jc w:val="both"/>
              <w:rPr>
                <w:rFonts w:ascii="Segoe UI" w:eastAsia="Times New Roman" w:hAnsi="Segoe UI" w:cs="Segoe UI"/>
                <w:sz w:val="18"/>
                <w:szCs w:val="18"/>
              </w:rPr>
            </w:pPr>
            <w:r w:rsidRPr="00AC4FFE">
              <w:rPr>
                <w:rFonts w:ascii="Arial" w:eastAsia="Times New Roman" w:hAnsi="Arial" w:cs="Arial"/>
                <w:sz w:val="18"/>
                <w:szCs w:val="18"/>
              </w:rPr>
              <w:t xml:space="preserve">The </w:t>
            </w:r>
            <w:r w:rsidRPr="00AC4FFE">
              <w:rPr>
                <w:rFonts w:ascii="Arial" w:eastAsia="Times New Roman" w:hAnsi="Arial" w:cs="Arial"/>
                <w:i/>
                <w:iCs/>
                <w:sz w:val="18"/>
                <w:szCs w:val="18"/>
              </w:rPr>
              <w:t>Policy to Address Conversion</w:t>
            </w:r>
            <w:r w:rsidRPr="00AC4FFE">
              <w:rPr>
                <w:rFonts w:ascii="Arial" w:eastAsia="Times New Roman" w:hAnsi="Arial" w:cs="Arial"/>
                <w:sz w:val="18"/>
                <w:szCs w:val="18"/>
              </w:rPr>
              <w:t xml:space="preserve"> does not apply to conversion that took place prior to 1 December 1994. </w:t>
            </w:r>
          </w:p>
        </w:tc>
        <w:tc>
          <w:tcPr>
            <w:tcW w:w="3304" w:type="dxa"/>
            <w:tcBorders>
              <w:top w:val="single" w:sz="12" w:space="0" w:color="3C9E92"/>
              <w:left w:val="dashed" w:sz="6" w:space="0" w:color="auto"/>
              <w:bottom w:val="single" w:sz="6" w:space="0" w:color="auto"/>
              <w:right w:val="dashed" w:sz="6" w:space="0" w:color="auto"/>
            </w:tcBorders>
            <w:shd w:val="clear" w:color="auto" w:fill="auto"/>
          </w:tcPr>
          <w:p w14:paraId="0483D30E" w14:textId="59449BED" w:rsidR="00923CB0" w:rsidRPr="00AC4FFE" w:rsidRDefault="00923CB0" w:rsidP="00EB791B">
            <w:pPr>
              <w:spacing w:before="0" w:after="0" w:line="240" w:lineRule="auto"/>
              <w:jc w:val="both"/>
              <w:rPr>
                <w:rFonts w:ascii="Segoe UI" w:eastAsia="Times New Roman" w:hAnsi="Segoe UI" w:cs="Segoe UI"/>
                <w:sz w:val="18"/>
                <w:szCs w:val="18"/>
              </w:rPr>
            </w:pPr>
            <w:r w:rsidRPr="00AC4FFE">
              <w:rPr>
                <w:rFonts w:ascii="Arial" w:eastAsia="Times New Roman" w:hAnsi="Arial" w:cs="Arial"/>
                <w:sz w:val="18"/>
                <w:szCs w:val="18"/>
              </w:rPr>
              <w:t xml:space="preserve">The new definition in the </w:t>
            </w:r>
            <w:r w:rsidRPr="00AC4FFE">
              <w:rPr>
                <w:rFonts w:ascii="Arial" w:eastAsia="Times New Roman" w:hAnsi="Arial" w:cs="Arial"/>
                <w:i/>
                <w:iCs/>
                <w:sz w:val="18"/>
                <w:szCs w:val="18"/>
              </w:rPr>
              <w:t>Policy to Address Conversion</w:t>
            </w:r>
            <w:r w:rsidRPr="00AC4FFE">
              <w:rPr>
                <w:rFonts w:ascii="Arial" w:eastAsia="Times New Roman" w:hAnsi="Arial" w:cs="Arial"/>
                <w:sz w:val="18"/>
                <w:szCs w:val="18"/>
              </w:rPr>
              <w:t xml:space="preserve"> does not apply to conversion that took place prior to the policy’s cut-off date. </w:t>
            </w:r>
            <w:r w:rsidR="00273CE0" w:rsidRPr="00AC4FFE">
              <w:rPr>
                <w:rFonts w:ascii="Arial" w:eastAsia="Times New Roman" w:hAnsi="Arial" w:cs="Arial"/>
                <w:sz w:val="18"/>
                <w:szCs w:val="18"/>
              </w:rPr>
              <w:tab/>
            </w:r>
            <w:r w:rsidRPr="00AC4FFE">
              <w:br/>
            </w:r>
            <w:r w:rsidRPr="00AC4FFE">
              <w:rPr>
                <w:rFonts w:ascii="Arial" w:eastAsia="Times New Roman" w:hAnsi="Arial" w:cs="Arial"/>
                <w:sz w:val="18"/>
                <w:szCs w:val="18"/>
              </w:rPr>
              <w:t xml:space="preserve">Instead, the stipulations by Criterion 6.10 in the </w:t>
            </w:r>
            <w:r w:rsidRPr="00AC4FFE">
              <w:rPr>
                <w:rFonts w:ascii="Arial" w:eastAsia="Times New Roman" w:hAnsi="Arial" w:cs="Arial"/>
                <w:i/>
                <w:iCs/>
                <w:sz w:val="18"/>
                <w:szCs w:val="18"/>
              </w:rPr>
              <w:t>FSC Principles and Criteria</w:t>
            </w:r>
            <w:r w:rsidRPr="00AC4FFE">
              <w:rPr>
                <w:rFonts w:ascii="Arial" w:eastAsia="Times New Roman" w:hAnsi="Arial" w:cs="Arial"/>
                <w:sz w:val="18"/>
                <w:szCs w:val="18"/>
              </w:rPr>
              <w:t xml:space="preserve"> (P&amp;C) apply, basically considering conversion as a change from natural forests to plantations or other land uses.  </w:t>
            </w:r>
          </w:p>
        </w:tc>
        <w:tc>
          <w:tcPr>
            <w:tcW w:w="4648" w:type="dxa"/>
            <w:tcBorders>
              <w:top w:val="single" w:sz="12" w:space="0" w:color="82A824"/>
              <w:left w:val="dashed" w:sz="6" w:space="0" w:color="auto"/>
              <w:bottom w:val="single" w:sz="6" w:space="0" w:color="auto"/>
              <w:right w:val="single" w:sz="6" w:space="0" w:color="auto"/>
            </w:tcBorders>
            <w:shd w:val="clear" w:color="auto" w:fill="auto"/>
          </w:tcPr>
          <w:p w14:paraId="50447DE7" w14:textId="77777777" w:rsidR="00923CB0" w:rsidRPr="00AC4FFE" w:rsidRDefault="00923CB0" w:rsidP="00EB791B">
            <w:pPr>
              <w:spacing w:before="0" w:after="0" w:line="240" w:lineRule="auto"/>
              <w:jc w:val="both"/>
              <w:rPr>
                <w:rFonts w:ascii="Arial" w:eastAsia="Times New Roman" w:hAnsi="Arial" w:cs="Arial"/>
                <w:sz w:val="18"/>
                <w:szCs w:val="18"/>
              </w:rPr>
            </w:pPr>
            <w:r w:rsidRPr="00AC4FFE">
              <w:rPr>
                <w:rFonts w:ascii="Arial" w:eastAsia="Times New Roman" w:hAnsi="Arial" w:cs="Arial"/>
                <w:sz w:val="18"/>
                <w:szCs w:val="18"/>
              </w:rPr>
              <w:t xml:space="preserve">The new definition in the </w:t>
            </w:r>
            <w:r w:rsidRPr="00AC4FFE">
              <w:rPr>
                <w:rFonts w:ascii="Arial" w:eastAsia="Times New Roman" w:hAnsi="Arial" w:cs="Arial"/>
                <w:i/>
                <w:iCs/>
                <w:sz w:val="18"/>
                <w:szCs w:val="18"/>
              </w:rPr>
              <w:t xml:space="preserve">Policy to Address Conversion </w:t>
            </w:r>
            <w:r w:rsidRPr="00AC4FFE">
              <w:rPr>
                <w:rFonts w:ascii="Arial" w:eastAsia="Times New Roman" w:hAnsi="Arial" w:cs="Arial"/>
                <w:sz w:val="18"/>
                <w:szCs w:val="18"/>
              </w:rPr>
              <w:t>applies: </w:t>
            </w:r>
          </w:p>
          <w:p w14:paraId="6E9EDB23" w14:textId="77777777" w:rsidR="00923CB0" w:rsidRPr="00AC4FFE" w:rsidRDefault="00923CB0" w:rsidP="00EB791B">
            <w:pPr>
              <w:spacing w:before="0" w:after="0" w:line="240" w:lineRule="auto"/>
              <w:jc w:val="both"/>
              <w:rPr>
                <w:rFonts w:ascii="Segoe UI" w:eastAsia="Times New Roman" w:hAnsi="Segoe UI" w:cs="Segoe UI"/>
                <w:sz w:val="18"/>
                <w:szCs w:val="18"/>
              </w:rPr>
            </w:pPr>
            <w:r w:rsidRPr="00AC4FFE">
              <w:rPr>
                <w:rFonts w:ascii="Arial" w:eastAsia="Times New Roman" w:hAnsi="Arial" w:cs="Arial"/>
                <w:b/>
                <w:bCs/>
                <w:i/>
                <w:iCs/>
                <w:sz w:val="18"/>
                <w:szCs w:val="18"/>
              </w:rPr>
              <w:t>Conversion</w:t>
            </w:r>
            <w:r w:rsidRPr="00AC4FFE">
              <w:rPr>
                <w:rFonts w:ascii="Arial" w:eastAsia="Times New Roman" w:hAnsi="Arial" w:cs="Arial"/>
                <w:b/>
                <w:bCs/>
                <w:sz w:val="18"/>
                <w:szCs w:val="18"/>
              </w:rPr>
              <w:t xml:space="preserve">: </w:t>
            </w:r>
            <w:r w:rsidRPr="00AC4FFE">
              <w:rPr>
                <w:rFonts w:ascii="Arial" w:eastAsia="Times New Roman" w:hAnsi="Arial" w:cs="Arial"/>
                <w:sz w:val="18"/>
                <w:szCs w:val="18"/>
              </w:rPr>
              <w:t xml:space="preserve">A lasting change of </w:t>
            </w:r>
            <w:r w:rsidRPr="00AC4FFE">
              <w:rPr>
                <w:rFonts w:ascii="Arial" w:eastAsia="Times New Roman" w:hAnsi="Arial" w:cs="Arial"/>
                <w:i/>
                <w:iCs/>
                <w:sz w:val="18"/>
                <w:szCs w:val="18"/>
              </w:rPr>
              <w:t xml:space="preserve">natural forest cover* </w:t>
            </w:r>
            <w:r w:rsidRPr="00AC4FFE">
              <w:rPr>
                <w:rFonts w:ascii="Arial" w:eastAsia="Times New Roman" w:hAnsi="Arial" w:cs="Arial"/>
                <w:sz w:val="18"/>
                <w:szCs w:val="18"/>
              </w:rPr>
              <w:t xml:space="preserve">or </w:t>
            </w:r>
            <w:r w:rsidRPr="00AC4FFE">
              <w:rPr>
                <w:rFonts w:ascii="Arial" w:eastAsia="Times New Roman" w:hAnsi="Arial" w:cs="Arial"/>
                <w:i/>
                <w:iCs/>
                <w:sz w:val="18"/>
                <w:szCs w:val="18"/>
              </w:rPr>
              <w:t>High Conservation Value*</w:t>
            </w:r>
            <w:r w:rsidRPr="00AC4FFE">
              <w:rPr>
                <w:rFonts w:ascii="Arial" w:eastAsia="Times New Roman" w:hAnsi="Arial" w:cs="Arial"/>
                <w:sz w:val="18"/>
                <w:szCs w:val="18"/>
              </w:rPr>
              <w:t xml:space="preserve"> areas, induced by human activity. This may be characterized by significant loss of species diversity, habit diversity, structural complexity, ecosystem functionality or livelihoods and cultural values. The definition of conversion covers gradual forest degradation as well as rapid forest transformation. </w:t>
            </w:r>
          </w:p>
        </w:tc>
      </w:tr>
    </w:tbl>
    <w:p w14:paraId="289F3979" w14:textId="77777777" w:rsidR="00923CB0" w:rsidRPr="00AC4FFE" w:rsidRDefault="00923CB0" w:rsidP="00923CB0">
      <w:pPr>
        <w:pStyle w:val="paragraph"/>
        <w:spacing w:before="0" w:beforeAutospacing="0" w:after="0" w:afterAutospacing="0"/>
        <w:rPr>
          <w:rStyle w:val="normaltextrun"/>
          <w:rFonts w:ascii="Arial" w:hAnsi="Arial" w:cs="Arial"/>
          <w:b/>
          <w:bCs/>
          <w:i/>
          <w:iCs/>
          <w:lang w:val="en-US"/>
        </w:rPr>
      </w:pPr>
    </w:p>
    <w:p w14:paraId="7F6C900D" w14:textId="7A22E48C" w:rsidR="00923CB0" w:rsidRPr="00AC4FFE" w:rsidRDefault="00923CB0" w:rsidP="00923CB0">
      <w:pPr>
        <w:pStyle w:val="paragraph"/>
        <w:spacing w:before="0" w:beforeAutospacing="0" w:after="0" w:afterAutospacing="0"/>
        <w:rPr>
          <w:rStyle w:val="eop"/>
          <w:rFonts w:ascii="Arial" w:eastAsiaTheme="minorEastAsia" w:hAnsi="Arial" w:cs="Arial"/>
          <w:color w:val="000000" w:themeColor="text1"/>
          <w:lang w:val="en-US"/>
        </w:rPr>
      </w:pPr>
      <w:r w:rsidRPr="00AC4FFE">
        <w:rPr>
          <w:rStyle w:val="eop"/>
          <w:rFonts w:ascii="Arial" w:eastAsiaTheme="minorEastAsia" w:hAnsi="Arial" w:cs="Arial"/>
          <w:color w:val="000000" w:themeColor="text1"/>
          <w:lang w:val="en-US"/>
        </w:rPr>
        <w:t>NOTE: Minimal</w:t>
      </w:r>
      <w:r w:rsidRPr="00AC4FFE">
        <w:rPr>
          <w:rStyle w:val="eop"/>
          <w:rFonts w:ascii="Arial" w:eastAsiaTheme="minorEastAsia" w:hAnsi="Arial" w:cs="Arial"/>
          <w:i/>
          <w:iCs/>
          <w:color w:val="000000" w:themeColor="text1"/>
          <w:lang w:val="en-US"/>
        </w:rPr>
        <w:t xml:space="preserve"> conversion</w:t>
      </w:r>
      <w:r w:rsidRPr="00AC4FFE">
        <w:rPr>
          <w:rStyle w:val="eop"/>
          <w:rFonts w:ascii="Arial" w:eastAsiaTheme="minorEastAsia" w:hAnsi="Arial" w:cs="Arial"/>
          <w:color w:val="000000" w:themeColor="text1"/>
          <w:lang w:val="en-US"/>
        </w:rPr>
        <w:t xml:space="preserve">* between 1 December 1994 and 31 December 2020 is not in the scope of this Remedy Framework. In this context, </w:t>
      </w:r>
      <w:r w:rsidRPr="00AC4FFE">
        <w:rPr>
          <w:rStyle w:val="eop"/>
          <w:rFonts w:ascii="Arial" w:eastAsiaTheme="minorEastAsia" w:hAnsi="Arial" w:cs="Arial"/>
          <w:i/>
          <w:iCs/>
          <w:color w:val="000000" w:themeColor="text1"/>
          <w:lang w:val="en-US"/>
        </w:rPr>
        <w:t>conversion</w:t>
      </w:r>
      <w:r w:rsidRPr="00AC4FFE">
        <w:rPr>
          <w:rStyle w:val="eop"/>
          <w:rFonts w:ascii="Arial" w:eastAsiaTheme="minorEastAsia" w:hAnsi="Arial" w:cs="Arial"/>
          <w:color w:val="000000" w:themeColor="text1"/>
          <w:lang w:val="en-US"/>
        </w:rPr>
        <w:t>* is consider</w:t>
      </w:r>
      <w:r w:rsidR="00273CE0" w:rsidRPr="00AC4FFE">
        <w:rPr>
          <w:rStyle w:val="eop"/>
          <w:rFonts w:ascii="Arial" w:eastAsiaTheme="minorEastAsia" w:hAnsi="Arial" w:cs="Arial"/>
          <w:color w:val="000000" w:themeColor="text1"/>
          <w:lang w:val="en-US"/>
        </w:rPr>
        <w:t>ed</w:t>
      </w:r>
      <w:r w:rsidRPr="00AC4FFE">
        <w:rPr>
          <w:rStyle w:val="eop"/>
          <w:rFonts w:ascii="Arial" w:eastAsiaTheme="minorEastAsia" w:hAnsi="Arial" w:cs="Arial"/>
          <w:color w:val="000000" w:themeColor="text1"/>
          <w:lang w:val="en-US"/>
        </w:rPr>
        <w:t xml:space="preserve"> minimal if: </w:t>
      </w:r>
    </w:p>
    <w:p w14:paraId="02DF2C4D" w14:textId="77777777" w:rsidR="00923CB0" w:rsidRPr="00AC4FFE" w:rsidRDefault="00923CB0" w:rsidP="00923CB0">
      <w:pPr>
        <w:pStyle w:val="paragraph"/>
        <w:spacing w:before="0" w:beforeAutospacing="0" w:after="0" w:afterAutospacing="0"/>
        <w:rPr>
          <w:rStyle w:val="eop"/>
          <w:rFonts w:ascii="Arial" w:eastAsiaTheme="minorEastAsia" w:hAnsi="Arial" w:cs="Arial"/>
          <w:color w:val="000000" w:themeColor="text1"/>
          <w:lang w:val="en-US"/>
        </w:rPr>
      </w:pPr>
    </w:p>
    <w:p w14:paraId="46B336E7" w14:textId="77777777" w:rsidR="00923CB0" w:rsidRPr="00AC4FFE" w:rsidRDefault="00923CB0" w:rsidP="00510772">
      <w:pPr>
        <w:pStyle w:val="paragraph"/>
        <w:numPr>
          <w:ilvl w:val="0"/>
          <w:numId w:val="59"/>
        </w:numPr>
        <w:spacing w:before="0" w:beforeAutospacing="0" w:after="0" w:afterAutospacing="0"/>
        <w:rPr>
          <w:rStyle w:val="eop"/>
          <w:rFonts w:ascii="Arial" w:eastAsiaTheme="minorEastAsia" w:hAnsi="Arial" w:cs="Arial"/>
          <w:color w:val="000000" w:themeColor="text1"/>
        </w:rPr>
      </w:pPr>
      <w:r w:rsidRPr="00AC4FFE">
        <w:rPr>
          <w:rStyle w:val="eop"/>
          <w:rFonts w:ascii="Arial" w:eastAsiaTheme="minorEastAsia" w:hAnsi="Arial" w:cs="Arial"/>
          <w:color w:val="000000" w:themeColor="text1"/>
        </w:rPr>
        <w:t xml:space="preserve">affects a very limited portion of the area of the </w:t>
      </w:r>
      <w:r w:rsidRPr="00AC4FFE">
        <w:rPr>
          <w:rStyle w:val="eop"/>
          <w:rFonts w:ascii="Arial" w:eastAsiaTheme="minorEastAsia" w:hAnsi="Arial" w:cs="Arial"/>
          <w:i/>
          <w:color w:val="000000" w:themeColor="text1"/>
        </w:rPr>
        <w:t>Management Unit</w:t>
      </w:r>
      <w:r w:rsidRPr="00AC4FFE">
        <w:rPr>
          <w:rStyle w:val="eop"/>
          <w:rFonts w:ascii="Arial" w:eastAsiaTheme="minorEastAsia" w:hAnsi="Arial" w:cs="Arial"/>
          <w:color w:val="000000" w:themeColor="text1"/>
        </w:rPr>
        <w:t>*, and</w:t>
      </w:r>
    </w:p>
    <w:p w14:paraId="644E06D9" w14:textId="77777777" w:rsidR="00923CB0" w:rsidRPr="00AC4FFE" w:rsidRDefault="00923CB0" w:rsidP="00510772">
      <w:pPr>
        <w:pStyle w:val="paragraph"/>
        <w:numPr>
          <w:ilvl w:val="0"/>
          <w:numId w:val="59"/>
        </w:numPr>
        <w:spacing w:before="0" w:beforeAutospacing="0" w:after="0" w:afterAutospacing="0"/>
        <w:rPr>
          <w:rStyle w:val="eop"/>
          <w:rFonts w:ascii="Arial" w:eastAsiaTheme="minorEastAsia" w:hAnsi="Arial" w:cs="Arial"/>
          <w:color w:val="000000" w:themeColor="text1"/>
        </w:rPr>
      </w:pPr>
      <w:r w:rsidRPr="00AC4FFE">
        <w:rPr>
          <w:rStyle w:val="eop"/>
          <w:rFonts w:ascii="Arial" w:eastAsiaTheme="minorEastAsia" w:hAnsi="Arial" w:cs="Arial"/>
          <w:color w:val="000000" w:themeColor="text1"/>
        </w:rPr>
        <w:t xml:space="preserve">will produce clear, substantial, additional, secure long-term conservation benefits in the </w:t>
      </w:r>
      <w:r w:rsidRPr="00AC4FFE">
        <w:rPr>
          <w:rStyle w:val="eop"/>
          <w:rFonts w:ascii="Arial" w:eastAsiaTheme="minorEastAsia" w:hAnsi="Arial" w:cs="Arial"/>
          <w:i/>
          <w:color w:val="000000" w:themeColor="text1"/>
        </w:rPr>
        <w:t>Management Unit</w:t>
      </w:r>
      <w:r w:rsidRPr="00AC4FFE">
        <w:rPr>
          <w:rStyle w:val="eop"/>
          <w:rFonts w:ascii="Arial" w:eastAsiaTheme="minorEastAsia" w:hAnsi="Arial" w:cs="Arial"/>
          <w:i/>
          <w:iCs/>
          <w:color w:val="000000" w:themeColor="text1"/>
          <w:lang w:val="en-US"/>
        </w:rPr>
        <w:t>*</w:t>
      </w:r>
      <w:r w:rsidRPr="00AC4FFE">
        <w:rPr>
          <w:rStyle w:val="eop"/>
          <w:rFonts w:ascii="Arial" w:eastAsiaTheme="minorEastAsia" w:hAnsi="Arial" w:cs="Arial"/>
          <w:i/>
          <w:color w:val="000000" w:themeColor="text1"/>
        </w:rPr>
        <w:t>,</w:t>
      </w:r>
      <w:r w:rsidRPr="00AC4FFE">
        <w:rPr>
          <w:rStyle w:val="eop"/>
          <w:rFonts w:ascii="Arial" w:eastAsiaTheme="minorEastAsia" w:hAnsi="Arial" w:cs="Arial"/>
          <w:color w:val="000000" w:themeColor="text1"/>
        </w:rPr>
        <w:t xml:space="preserve"> and</w:t>
      </w:r>
    </w:p>
    <w:p w14:paraId="206995E4" w14:textId="77777777" w:rsidR="00923CB0" w:rsidRPr="00AC4FFE" w:rsidRDefault="00923CB0" w:rsidP="00510772">
      <w:pPr>
        <w:pStyle w:val="paragraph"/>
        <w:numPr>
          <w:ilvl w:val="0"/>
          <w:numId w:val="59"/>
        </w:numPr>
        <w:spacing w:before="0" w:beforeAutospacing="0" w:after="0" w:afterAutospacing="0"/>
        <w:rPr>
          <w:rStyle w:val="eop"/>
          <w:rFonts w:ascii="Arial" w:eastAsiaTheme="minorEastAsia" w:hAnsi="Arial" w:cs="Arial"/>
          <w:color w:val="000000" w:themeColor="text1"/>
        </w:rPr>
      </w:pPr>
      <w:r w:rsidRPr="00AC4FFE">
        <w:rPr>
          <w:rStyle w:val="eop"/>
          <w:rFonts w:ascii="Arial" w:eastAsiaTheme="minorEastAsia" w:hAnsi="Arial" w:cs="Arial"/>
          <w:color w:val="000000" w:themeColor="text1"/>
        </w:rPr>
        <w:t xml:space="preserve">does not damage or threaten </w:t>
      </w:r>
      <w:r w:rsidRPr="00AC4FFE">
        <w:rPr>
          <w:rStyle w:val="eop"/>
          <w:rFonts w:ascii="Arial" w:eastAsiaTheme="minorEastAsia" w:hAnsi="Arial" w:cs="Arial"/>
          <w:i/>
          <w:color w:val="000000" w:themeColor="text1"/>
        </w:rPr>
        <w:t>High Conservation Values</w:t>
      </w:r>
      <w:r w:rsidRPr="00AC4FFE">
        <w:rPr>
          <w:rStyle w:val="eop"/>
          <w:rFonts w:ascii="Arial" w:eastAsiaTheme="minorEastAsia" w:hAnsi="Arial" w:cs="Arial"/>
          <w:color w:val="000000" w:themeColor="text1"/>
        </w:rPr>
        <w:t xml:space="preserve">*, nor any sites or resources necessary to     maintain or enhance those </w:t>
      </w:r>
      <w:r w:rsidRPr="00AC4FFE">
        <w:rPr>
          <w:rStyle w:val="eop"/>
          <w:rFonts w:ascii="Arial" w:eastAsiaTheme="minorEastAsia" w:hAnsi="Arial" w:cs="Arial"/>
          <w:i/>
          <w:color w:val="000000" w:themeColor="text1"/>
        </w:rPr>
        <w:t>High Conservation Values</w:t>
      </w:r>
      <w:r w:rsidRPr="00AC4FFE">
        <w:rPr>
          <w:rStyle w:val="eop"/>
          <w:rFonts w:ascii="Arial" w:eastAsiaTheme="minorEastAsia" w:hAnsi="Arial" w:cs="Arial"/>
          <w:color w:val="000000" w:themeColor="text1"/>
          <w:lang w:val="en-US"/>
        </w:rPr>
        <w:t>*</w:t>
      </w:r>
      <w:r w:rsidRPr="00AC4FFE">
        <w:rPr>
          <w:rStyle w:val="eop"/>
          <w:rFonts w:ascii="Arial" w:eastAsiaTheme="minorEastAsia" w:hAnsi="Arial" w:cs="Arial"/>
          <w:color w:val="000000" w:themeColor="text1"/>
        </w:rPr>
        <w:t>.</w:t>
      </w:r>
    </w:p>
    <w:p w14:paraId="347D90C3" w14:textId="77777777" w:rsidR="00923CB0" w:rsidRPr="00AC4FFE" w:rsidRDefault="00923CB0" w:rsidP="00923CB0">
      <w:pPr>
        <w:spacing w:before="0" w:after="0" w:line="240" w:lineRule="auto"/>
        <w:jc w:val="both"/>
        <w:rPr>
          <w:rFonts w:ascii="Arial" w:eastAsia="MS Mincho" w:hAnsi="Arial" w:cs="Arial"/>
          <w:lang w:val="en-GB" w:eastAsia="en-GB"/>
        </w:rPr>
      </w:pPr>
    </w:p>
    <w:p w14:paraId="01B7DC7A" w14:textId="3796E575" w:rsidR="00923CB0" w:rsidRPr="00AC4FFE" w:rsidRDefault="00923CB0" w:rsidP="00923CB0">
      <w:pPr>
        <w:spacing w:before="0" w:after="0" w:line="240" w:lineRule="auto"/>
        <w:jc w:val="both"/>
        <w:rPr>
          <w:rFonts w:ascii="Arial" w:eastAsia="MS Mincho" w:hAnsi="Arial" w:cs="Arial"/>
          <w:b/>
          <w:bCs/>
          <w:lang w:val="en-GB" w:eastAsia="en-GB"/>
        </w:rPr>
      </w:pPr>
      <w:r w:rsidRPr="00AC4FFE">
        <w:rPr>
          <w:rFonts w:ascii="Arial" w:eastAsia="MS Mincho" w:hAnsi="Arial" w:cs="Arial"/>
          <w:b/>
          <w:bCs/>
          <w:lang w:val="en-GB" w:eastAsia="en-GB"/>
        </w:rPr>
        <w:t xml:space="preserve">Core Dialogue Group: </w:t>
      </w:r>
      <w:r w:rsidRPr="00AC4FFE">
        <w:rPr>
          <w:rFonts w:ascii="Arial" w:eastAsia="MS Mincho" w:hAnsi="Arial" w:cs="Arial"/>
          <w:lang w:val="en-GB" w:eastAsia="en-GB"/>
        </w:rPr>
        <w:t xml:space="preserve">A body which convenes to agree upon </w:t>
      </w:r>
      <w:r w:rsidRPr="00AC4FFE">
        <w:rPr>
          <w:rFonts w:ascii="Arial" w:eastAsia="MS Mincho" w:hAnsi="Arial" w:cs="Arial"/>
          <w:i/>
          <w:lang w:val="en-GB" w:eastAsia="en-GB"/>
        </w:rPr>
        <w:t>remedy</w:t>
      </w:r>
      <w:r w:rsidRPr="00AC4FFE">
        <w:rPr>
          <w:rFonts w:ascii="Arial" w:eastAsia="MS Mincho" w:hAnsi="Arial" w:cs="Arial"/>
          <w:lang w:val="en-GB" w:eastAsia="en-GB"/>
        </w:rPr>
        <w:t xml:space="preserve">* for </w:t>
      </w:r>
      <w:r w:rsidRPr="00AC4FFE">
        <w:rPr>
          <w:rFonts w:ascii="Arial" w:eastAsia="MS Mincho" w:hAnsi="Arial" w:cs="Arial"/>
          <w:i/>
          <w:lang w:val="en-GB" w:eastAsia="en-GB"/>
        </w:rPr>
        <w:t>harm</w:t>
      </w:r>
      <w:r w:rsidRPr="00AC4FFE">
        <w:rPr>
          <w:rFonts w:ascii="Arial" w:eastAsia="MS Mincho" w:hAnsi="Arial" w:cs="Arial"/>
          <w:lang w:val="en-GB" w:eastAsia="en-GB"/>
        </w:rPr>
        <w:t xml:space="preserve">* in cases of </w:t>
      </w:r>
      <w:r w:rsidRPr="00AC4FFE">
        <w:rPr>
          <w:rFonts w:ascii="Arial" w:eastAsia="MS Mincho" w:hAnsi="Arial" w:cs="Arial"/>
          <w:i/>
          <w:lang w:val="en-GB" w:eastAsia="en-GB"/>
        </w:rPr>
        <w:t>unacceptable activities</w:t>
      </w:r>
      <w:r w:rsidRPr="00AC4FFE">
        <w:rPr>
          <w:rFonts w:ascii="Arial" w:eastAsia="MS Mincho" w:hAnsi="Arial" w:cs="Arial"/>
          <w:lang w:val="en-GB" w:eastAsia="en-GB"/>
        </w:rPr>
        <w:t>*.</w:t>
      </w:r>
      <w:r w:rsidRPr="00AC4FFE">
        <w:rPr>
          <w:rFonts w:ascii="Arial" w:eastAsia="MS Mincho" w:hAnsi="Arial" w:cs="Arial"/>
          <w:b/>
          <w:bCs/>
          <w:i/>
          <w:iCs/>
          <w:lang w:val="en-GB" w:eastAsia="en-GB"/>
        </w:rPr>
        <w:t xml:space="preserve"> </w:t>
      </w:r>
      <w:r w:rsidRPr="00AC4FFE">
        <w:rPr>
          <w:rFonts w:ascii="Arial" w:eastAsia="MS Mincho" w:hAnsi="Arial" w:cs="Arial"/>
          <w:lang w:val="en-GB" w:eastAsia="en-GB"/>
        </w:rPr>
        <w:t>It is comprised of:</w:t>
      </w:r>
    </w:p>
    <w:p w14:paraId="0591E3E7" w14:textId="77777777" w:rsidR="00923CB0" w:rsidRPr="00AC4FFE" w:rsidRDefault="00923CB0" w:rsidP="00923CB0">
      <w:pPr>
        <w:spacing w:before="0" w:after="0" w:line="240" w:lineRule="auto"/>
        <w:ind w:left="720"/>
        <w:jc w:val="both"/>
        <w:rPr>
          <w:rFonts w:ascii="Arial" w:eastAsia="MS Mincho" w:hAnsi="Arial" w:cs="Arial"/>
          <w:color w:val="000000" w:themeColor="text1"/>
          <w:lang w:val="en-GB" w:eastAsia="en-GB"/>
        </w:rPr>
      </w:pPr>
    </w:p>
    <w:p w14:paraId="48E0D582" w14:textId="77777777" w:rsidR="00923CB0" w:rsidRPr="00AC4FFE" w:rsidRDefault="00923CB0" w:rsidP="00510772">
      <w:pPr>
        <w:numPr>
          <w:ilvl w:val="0"/>
          <w:numId w:val="34"/>
        </w:numPr>
        <w:spacing w:before="0" w:after="0" w:line="240" w:lineRule="auto"/>
        <w:jc w:val="both"/>
        <w:rPr>
          <w:rFonts w:ascii="Arial" w:eastAsia="MS Mincho" w:hAnsi="Arial" w:cs="Arial"/>
          <w:color w:val="000000" w:themeColor="text1"/>
          <w:lang w:val="en-GB" w:eastAsia="en-GB"/>
        </w:rPr>
      </w:pPr>
      <w:r w:rsidRPr="00AC4FFE">
        <w:rPr>
          <w:rFonts w:ascii="Arial" w:eastAsia="MS Mincho" w:hAnsi="Arial" w:cs="Arial"/>
          <w:color w:val="000000" w:themeColor="text1"/>
          <w:lang w:val="en-GB" w:eastAsia="en-GB"/>
        </w:rPr>
        <w:t xml:space="preserve">Representatives of the </w:t>
      </w:r>
      <w:r w:rsidRPr="00AC4FFE">
        <w:rPr>
          <w:rFonts w:ascii="Arial" w:eastAsia="MS Mincho" w:hAnsi="Arial" w:cs="Arial"/>
          <w:i/>
          <w:iCs/>
          <w:color w:val="000000" w:themeColor="text1"/>
          <w:lang w:val="en-GB" w:eastAsia="en-GB"/>
        </w:rPr>
        <w:t>corporate group*;</w:t>
      </w:r>
    </w:p>
    <w:p w14:paraId="746BBCB9" w14:textId="2B878650" w:rsidR="00923CB0" w:rsidRPr="00AC4FFE" w:rsidRDefault="00923CB0" w:rsidP="00510772">
      <w:pPr>
        <w:numPr>
          <w:ilvl w:val="0"/>
          <w:numId w:val="34"/>
        </w:numPr>
        <w:spacing w:before="0" w:after="0" w:line="240" w:lineRule="auto"/>
        <w:jc w:val="both"/>
        <w:rPr>
          <w:rFonts w:ascii="Arial" w:eastAsia="MS Mincho" w:hAnsi="Arial" w:cs="Arial"/>
          <w:color w:val="000000" w:themeColor="text1"/>
          <w:lang w:val="en-GB" w:eastAsia="en-GB"/>
        </w:rPr>
      </w:pPr>
      <w:r w:rsidRPr="00AC4FFE">
        <w:rPr>
          <w:rFonts w:ascii="Arial" w:eastAsia="MS Mincho" w:hAnsi="Arial" w:cs="Arial"/>
          <w:color w:val="000000" w:themeColor="text1"/>
          <w:lang w:val="en-GB" w:eastAsia="en-GB"/>
        </w:rPr>
        <w:t xml:space="preserve">Representation of the diversity of </w:t>
      </w:r>
      <w:r w:rsidRPr="00AC4FFE">
        <w:rPr>
          <w:rFonts w:ascii="Arial" w:eastAsia="MS Mincho" w:hAnsi="Arial" w:cs="Arial"/>
          <w:i/>
          <w:iCs/>
          <w:color w:val="5BC3F5" w:themeColor="accent5"/>
          <w:lang w:val="en-GB" w:eastAsia="en-GB"/>
        </w:rPr>
        <w:t>impacted rights holders</w:t>
      </w:r>
      <w:r w:rsidRPr="00AC4FFE">
        <w:rPr>
          <w:rFonts w:ascii="Arial" w:eastAsia="MS Mincho" w:hAnsi="Arial" w:cs="Arial"/>
          <w:i/>
          <w:iCs/>
          <w:color w:val="000000" w:themeColor="text1"/>
          <w:lang w:val="en-GB" w:eastAsia="en-GB"/>
        </w:rPr>
        <w:t xml:space="preserve">* and </w:t>
      </w:r>
      <w:r w:rsidRPr="00AC4FFE">
        <w:rPr>
          <w:rFonts w:ascii="Arial" w:eastAsia="MS Mincho" w:hAnsi="Arial" w:cs="Arial"/>
          <w:i/>
          <w:iCs/>
          <w:color w:val="C00000"/>
          <w:lang w:val="en-GB" w:eastAsia="en-GB"/>
        </w:rPr>
        <w:t>affected stakeholders</w:t>
      </w:r>
      <w:r w:rsidRPr="00AC4FFE">
        <w:rPr>
          <w:rFonts w:ascii="Arial" w:eastAsia="MS Mincho" w:hAnsi="Arial" w:cs="Arial"/>
          <w:i/>
          <w:iCs/>
          <w:color w:val="000000" w:themeColor="text1"/>
          <w:lang w:val="en-GB" w:eastAsia="en-GB"/>
        </w:rPr>
        <w:t xml:space="preserve">*, </w:t>
      </w:r>
      <w:r w:rsidRPr="00AC4FFE">
        <w:rPr>
          <w:rFonts w:ascii="Arial" w:eastAsia="MS Mincho" w:hAnsi="Arial" w:cs="Arial"/>
          <w:color w:val="000000" w:themeColor="text1"/>
          <w:lang w:val="en-GB" w:eastAsia="en-GB"/>
        </w:rPr>
        <w:t>including from across the affected communities. Where fair representation is not perceived by affected community members, steps shall be taken to address this situation;</w:t>
      </w:r>
    </w:p>
    <w:p w14:paraId="6433F453" w14:textId="77777777" w:rsidR="00923CB0" w:rsidRPr="00AC4FFE" w:rsidRDefault="00923CB0" w:rsidP="00510772">
      <w:pPr>
        <w:numPr>
          <w:ilvl w:val="0"/>
          <w:numId w:val="34"/>
        </w:numPr>
        <w:spacing w:before="0" w:after="0" w:line="240" w:lineRule="auto"/>
        <w:jc w:val="both"/>
        <w:rPr>
          <w:rFonts w:ascii="Arial" w:eastAsia="MS Mincho" w:hAnsi="Arial" w:cs="Arial"/>
          <w:color w:val="000000" w:themeColor="text1"/>
          <w:lang w:val="en-GB" w:eastAsia="en-GB"/>
        </w:rPr>
      </w:pPr>
      <w:r w:rsidRPr="00AC4FFE">
        <w:rPr>
          <w:rFonts w:ascii="Arial" w:eastAsia="MS Mincho" w:hAnsi="Arial" w:cs="Arial"/>
          <w:color w:val="000000" w:themeColor="text1"/>
          <w:lang w:val="en-US" w:eastAsia="en-GB"/>
        </w:rPr>
        <w:t xml:space="preserve">Provision to include </w:t>
      </w:r>
      <w:r w:rsidRPr="00AC4FFE">
        <w:rPr>
          <w:rFonts w:ascii="Arial" w:eastAsia="MS Mincho" w:hAnsi="Arial" w:cs="Arial"/>
          <w:i/>
          <w:iCs/>
          <w:color w:val="000000" w:themeColor="text1"/>
          <w:lang w:val="en-US" w:eastAsia="en-GB"/>
        </w:rPr>
        <w:t xml:space="preserve">trusted advisors* </w:t>
      </w:r>
      <w:r w:rsidRPr="00AC4FFE">
        <w:rPr>
          <w:rFonts w:ascii="Arial" w:eastAsia="MS Mincho" w:hAnsi="Arial" w:cs="Arial"/>
          <w:color w:val="000000" w:themeColor="text1"/>
          <w:lang w:val="en-US" w:eastAsia="en-GB"/>
        </w:rPr>
        <w:t xml:space="preserve">where they provide support and advice to </w:t>
      </w:r>
      <w:r w:rsidRPr="00AC4FFE">
        <w:rPr>
          <w:rFonts w:ascii="Arial" w:eastAsia="MS Mincho" w:hAnsi="Arial" w:cs="Arial"/>
          <w:i/>
          <w:iCs/>
          <w:color w:val="C00000"/>
          <w:lang w:val="en-US" w:eastAsia="en-GB"/>
        </w:rPr>
        <w:t>affected stakeholders</w:t>
      </w:r>
      <w:r w:rsidRPr="00AC4FFE">
        <w:rPr>
          <w:rFonts w:ascii="Arial" w:eastAsia="MS Mincho" w:hAnsi="Arial" w:cs="Arial"/>
          <w:i/>
          <w:iCs/>
          <w:color w:val="000000" w:themeColor="text1"/>
          <w:lang w:val="en-US" w:eastAsia="en-GB"/>
        </w:rPr>
        <w:t>*</w:t>
      </w:r>
      <w:r w:rsidRPr="00AC4FFE">
        <w:rPr>
          <w:rFonts w:ascii="Arial" w:eastAsia="MS Mincho" w:hAnsi="Arial" w:cs="Arial"/>
          <w:color w:val="000000" w:themeColor="text1"/>
          <w:lang w:val="en-US" w:eastAsia="en-GB"/>
        </w:rPr>
        <w:t xml:space="preserve">. </w:t>
      </w:r>
      <w:r w:rsidRPr="00AC4FFE">
        <w:rPr>
          <w:rFonts w:ascii="Arial" w:eastAsia="MS Mincho" w:hAnsi="Arial" w:cs="Arial"/>
          <w:i/>
          <w:iCs/>
          <w:color w:val="000000" w:themeColor="text1"/>
          <w:lang w:val="en-US" w:eastAsia="en-GB"/>
        </w:rPr>
        <w:t>Trusted advisors*</w:t>
      </w:r>
      <w:r w:rsidRPr="00AC4FFE">
        <w:rPr>
          <w:rFonts w:ascii="Arial" w:eastAsia="MS Mincho" w:hAnsi="Arial" w:cs="Arial"/>
          <w:color w:val="000000" w:themeColor="text1"/>
          <w:lang w:val="en-US" w:eastAsia="en-GB"/>
        </w:rPr>
        <w:t xml:space="preserve"> shall be included only where there is the specific written consent of </w:t>
      </w:r>
      <w:r w:rsidRPr="00AC4FFE">
        <w:rPr>
          <w:rFonts w:ascii="Arial" w:eastAsia="MS Mincho" w:hAnsi="Arial" w:cs="Arial"/>
          <w:i/>
          <w:iCs/>
          <w:color w:val="C00000"/>
          <w:lang w:val="en-US" w:eastAsia="en-GB"/>
        </w:rPr>
        <w:t>affected stakeholders</w:t>
      </w:r>
      <w:r w:rsidRPr="00AC4FFE">
        <w:rPr>
          <w:rFonts w:ascii="Arial" w:eastAsia="MS Mincho" w:hAnsi="Arial" w:cs="Arial"/>
          <w:i/>
          <w:iCs/>
          <w:color w:val="60BAA0" w:themeColor="accent2" w:themeTint="99"/>
          <w:lang w:val="en-US" w:eastAsia="en-GB"/>
        </w:rPr>
        <w:t>*</w:t>
      </w:r>
      <w:r w:rsidRPr="00AC4FFE">
        <w:rPr>
          <w:rFonts w:ascii="Arial" w:eastAsia="MS Mincho" w:hAnsi="Arial" w:cs="Arial"/>
          <w:color w:val="000000" w:themeColor="text1"/>
          <w:lang w:val="en-US" w:eastAsia="en-GB"/>
        </w:rPr>
        <w:t>;</w:t>
      </w:r>
    </w:p>
    <w:p w14:paraId="3830FC61" w14:textId="77777777" w:rsidR="00923CB0" w:rsidRPr="00AC4FFE" w:rsidRDefault="00923CB0" w:rsidP="00510772">
      <w:pPr>
        <w:numPr>
          <w:ilvl w:val="0"/>
          <w:numId w:val="34"/>
        </w:numPr>
        <w:spacing w:before="0" w:after="0" w:line="240" w:lineRule="auto"/>
        <w:jc w:val="both"/>
        <w:rPr>
          <w:rFonts w:ascii="Arial" w:eastAsia="MS Mincho" w:hAnsi="Arial" w:cs="Arial"/>
          <w:color w:val="000000" w:themeColor="text1"/>
          <w:lang w:val="en-GB" w:eastAsia="en-GB"/>
        </w:rPr>
      </w:pPr>
      <w:r w:rsidRPr="00AC4FFE">
        <w:rPr>
          <w:rFonts w:ascii="Arial" w:eastAsia="MS Mincho" w:hAnsi="Arial" w:cs="Arial"/>
          <w:color w:val="000000" w:themeColor="text1"/>
          <w:lang w:val="en-US" w:eastAsia="en-GB"/>
        </w:rPr>
        <w:lastRenderedPageBreak/>
        <w:t xml:space="preserve">Provision to include </w:t>
      </w:r>
      <w:r w:rsidRPr="00AC4FFE">
        <w:rPr>
          <w:rFonts w:ascii="Arial" w:eastAsia="MS Mincho" w:hAnsi="Arial" w:cs="Arial"/>
          <w:i/>
          <w:iCs/>
          <w:color w:val="B57E00" w:themeColor="accent3" w:themeShade="BF"/>
          <w:lang w:val="en-US" w:eastAsia="en-GB"/>
        </w:rPr>
        <w:t>interested stakeholders</w:t>
      </w:r>
      <w:r w:rsidRPr="00AC4FFE">
        <w:rPr>
          <w:rFonts w:ascii="Arial" w:eastAsia="MS Mincho" w:hAnsi="Arial" w:cs="Arial"/>
          <w:color w:val="000000" w:themeColor="text1"/>
          <w:lang w:val="en-US" w:eastAsia="en-GB"/>
        </w:rPr>
        <w:t xml:space="preserve">* and </w:t>
      </w:r>
      <w:r w:rsidRPr="00AC4FFE">
        <w:rPr>
          <w:rFonts w:ascii="Arial" w:eastAsia="MS Mincho" w:hAnsi="Arial" w:cs="Arial"/>
          <w:i/>
          <w:iCs/>
          <w:color w:val="000000" w:themeColor="text1"/>
          <w:lang w:val="en-US" w:eastAsia="en-GB"/>
        </w:rPr>
        <w:t>independent experts*</w:t>
      </w:r>
      <w:r w:rsidRPr="00AC4FFE">
        <w:rPr>
          <w:rFonts w:ascii="Arial" w:eastAsia="MS Mincho" w:hAnsi="Arial" w:cs="Arial"/>
          <w:color w:val="000000" w:themeColor="text1"/>
          <w:lang w:val="en-US" w:eastAsia="en-GB"/>
        </w:rPr>
        <w:t xml:space="preserve"> where they represent expertise in environmental issues that is not otherwise present in the </w:t>
      </w:r>
      <w:r w:rsidRPr="00AC4FFE">
        <w:rPr>
          <w:rFonts w:ascii="Arial" w:eastAsia="MS Mincho" w:hAnsi="Arial" w:cs="Arial"/>
          <w:i/>
          <w:iCs/>
          <w:color w:val="000000" w:themeColor="text1"/>
          <w:lang w:val="en-US" w:eastAsia="en-GB"/>
        </w:rPr>
        <w:t>Core Dialogue Group*</w:t>
      </w:r>
      <w:r w:rsidRPr="00AC4FFE">
        <w:rPr>
          <w:rFonts w:ascii="Arial" w:eastAsia="MS Mincho" w:hAnsi="Arial" w:cs="Arial"/>
          <w:color w:val="000000" w:themeColor="text1"/>
          <w:lang w:val="en-US" w:eastAsia="en-GB"/>
        </w:rPr>
        <w:t xml:space="preserve"> and there is the consent of </w:t>
      </w:r>
      <w:r w:rsidRPr="00AC4FFE">
        <w:rPr>
          <w:rFonts w:ascii="Arial" w:eastAsia="MS Mincho" w:hAnsi="Arial" w:cs="Arial"/>
          <w:i/>
          <w:iCs/>
          <w:color w:val="C00000"/>
          <w:lang w:val="en-US" w:eastAsia="en-GB"/>
        </w:rPr>
        <w:t>affected stakeholders</w:t>
      </w:r>
      <w:r w:rsidRPr="00AC4FFE">
        <w:rPr>
          <w:rFonts w:ascii="Arial" w:eastAsia="MS Mincho" w:hAnsi="Arial" w:cs="Arial"/>
          <w:i/>
          <w:iCs/>
          <w:color w:val="000000" w:themeColor="text1"/>
          <w:lang w:val="en-US" w:eastAsia="en-GB"/>
        </w:rPr>
        <w:t xml:space="preserve">* </w:t>
      </w:r>
      <w:r w:rsidRPr="00AC4FFE">
        <w:rPr>
          <w:rFonts w:ascii="Arial" w:eastAsia="MS Mincho" w:hAnsi="Arial" w:cs="Arial"/>
          <w:color w:val="000000" w:themeColor="text1"/>
          <w:lang w:val="en-US" w:eastAsia="en-GB"/>
        </w:rPr>
        <w:t>as above;</w:t>
      </w:r>
    </w:p>
    <w:p w14:paraId="4A4EE21D" w14:textId="77777777" w:rsidR="00923CB0" w:rsidRPr="00AC4FFE" w:rsidRDefault="00923CB0" w:rsidP="00923CB0">
      <w:pPr>
        <w:spacing w:before="0" w:after="0" w:line="240" w:lineRule="auto"/>
        <w:jc w:val="both"/>
        <w:rPr>
          <w:rFonts w:ascii="Times New Roman" w:eastAsia="Times New Roman" w:hAnsi="Times New Roman" w:cs="Times New Roman"/>
          <w:lang w:val="en-GB" w:eastAsia="en-GB"/>
        </w:rPr>
      </w:pPr>
    </w:p>
    <w:p w14:paraId="4F455A4F" w14:textId="430EF579" w:rsidR="00923CB0" w:rsidRPr="00AC4FFE" w:rsidRDefault="00923CB0" w:rsidP="00923CB0">
      <w:pPr>
        <w:spacing w:before="0" w:after="0" w:line="240" w:lineRule="auto"/>
        <w:jc w:val="both"/>
        <w:rPr>
          <w:rFonts w:ascii="Arial" w:eastAsia="Times New Roman" w:hAnsi="Arial" w:cs="Arial"/>
          <w:lang w:val="en-GB" w:eastAsia="en-GB"/>
        </w:rPr>
      </w:pPr>
      <w:r w:rsidRPr="00AC4FFE">
        <w:rPr>
          <w:rFonts w:ascii="Arial" w:eastAsia="Times New Roman" w:hAnsi="Arial" w:cs="Arial"/>
          <w:b/>
          <w:bCs/>
          <w:lang w:val="en-US" w:eastAsia="en-GB"/>
        </w:rPr>
        <w:t>Corporate Group:</w:t>
      </w:r>
      <w:r w:rsidRPr="00AC4FFE">
        <w:rPr>
          <w:rFonts w:ascii="Arial" w:eastAsia="Times New Roman" w:hAnsi="Arial" w:cs="Arial"/>
          <w:lang w:val="en-US" w:eastAsia="en-GB"/>
        </w:rPr>
        <w:t xml:space="preserve"> The organization and its full business group, as defined by the terms </w:t>
      </w:r>
      <w:r w:rsidRPr="00AC4FFE">
        <w:rPr>
          <w:rFonts w:ascii="Arial" w:eastAsia="Times New Roman" w:hAnsi="Arial" w:cs="Arial"/>
          <w:i/>
          <w:iCs/>
          <w:lang w:val="en-US" w:eastAsia="en-GB"/>
        </w:rPr>
        <w:t>indirect involvement*</w:t>
      </w:r>
      <w:r w:rsidRPr="00AC4FFE">
        <w:rPr>
          <w:rFonts w:ascii="Arial" w:eastAsia="Times New Roman" w:hAnsi="Arial" w:cs="Arial"/>
          <w:lang w:val="en-US" w:eastAsia="en-GB"/>
        </w:rPr>
        <w:t xml:space="preserve"> and </w:t>
      </w:r>
      <w:r w:rsidRPr="00AC4FFE">
        <w:rPr>
          <w:rFonts w:ascii="Arial" w:eastAsia="Times New Roman" w:hAnsi="Arial" w:cs="Arial"/>
          <w:i/>
          <w:iCs/>
          <w:lang w:val="en-US" w:eastAsia="en-GB"/>
        </w:rPr>
        <w:t>direct involvement</w:t>
      </w:r>
      <w:r w:rsidRPr="00AC4FFE">
        <w:rPr>
          <w:rFonts w:ascii="Arial" w:eastAsia="Times New Roman" w:hAnsi="Arial" w:cs="Arial"/>
          <w:lang w:val="en-US" w:eastAsia="en-GB"/>
        </w:rPr>
        <w:t xml:space="preserve">* in the </w:t>
      </w:r>
      <w:r w:rsidRPr="00AC4FFE">
        <w:rPr>
          <w:rFonts w:ascii="Arial" w:eastAsia="Times New Roman" w:hAnsi="Arial" w:cs="Arial"/>
          <w:i/>
          <w:iCs/>
          <w:lang w:val="en-US" w:eastAsia="en-GB"/>
        </w:rPr>
        <w:t xml:space="preserve">Policy for </w:t>
      </w:r>
      <w:r w:rsidR="000306E8" w:rsidRPr="00AC4FFE">
        <w:rPr>
          <w:rFonts w:ascii="Arial" w:eastAsia="Times New Roman" w:hAnsi="Arial" w:cs="Arial"/>
          <w:i/>
          <w:iCs/>
          <w:lang w:val="en-US" w:eastAsia="en-GB"/>
        </w:rPr>
        <w:t xml:space="preserve">the </w:t>
      </w:r>
      <w:r w:rsidRPr="00AC4FFE">
        <w:rPr>
          <w:rFonts w:ascii="Arial" w:eastAsia="Times New Roman" w:hAnsi="Arial" w:cs="Arial"/>
          <w:i/>
          <w:iCs/>
          <w:lang w:val="en-US" w:eastAsia="en-GB"/>
        </w:rPr>
        <w:t xml:space="preserve">Association of Organizations with FSC V2-0, </w:t>
      </w:r>
      <w:r w:rsidRPr="00AC4FFE">
        <w:rPr>
          <w:rFonts w:ascii="Arial" w:eastAsia="Times New Roman" w:hAnsi="Arial" w:cs="Arial"/>
          <w:lang w:val="en-US" w:eastAsia="en-GB"/>
        </w:rPr>
        <w:t xml:space="preserve">seeking </w:t>
      </w:r>
      <w:r w:rsidRPr="00AC4FFE">
        <w:rPr>
          <w:rFonts w:ascii="Arial" w:eastAsia="Times New Roman" w:hAnsi="Arial" w:cs="Arial"/>
          <w:i/>
          <w:iCs/>
          <w:lang w:val="en-US" w:eastAsia="en-GB"/>
        </w:rPr>
        <w:t>association*</w:t>
      </w:r>
      <w:r w:rsidRPr="00AC4FFE">
        <w:rPr>
          <w:rFonts w:ascii="Arial" w:eastAsia="Times New Roman" w:hAnsi="Arial" w:cs="Arial"/>
          <w:lang w:val="en-US" w:eastAsia="en-GB"/>
        </w:rPr>
        <w:t xml:space="preserve"> or reassociation. This </w:t>
      </w:r>
      <w:r w:rsidRPr="00AC4FFE">
        <w:rPr>
          <w:rFonts w:ascii="Arial" w:eastAsia="Times New Roman" w:hAnsi="Arial" w:cs="Arial"/>
          <w:lang w:val="en-GB" w:eastAsia="en-GB"/>
        </w:rPr>
        <w:t>includes all companies, and holdings upstream and downstream from the associated organization(s) owned by majority shareholding.  </w:t>
      </w:r>
    </w:p>
    <w:p w14:paraId="32A6787E" w14:textId="77777777" w:rsidR="00923CB0" w:rsidRPr="00AC4FFE" w:rsidRDefault="00923CB0" w:rsidP="00923CB0">
      <w:pPr>
        <w:spacing w:before="0" w:after="0" w:line="240" w:lineRule="auto"/>
        <w:jc w:val="both"/>
        <w:rPr>
          <w:rFonts w:ascii="Segoe UI" w:eastAsia="MS Mincho" w:hAnsi="Segoe UI" w:cs="Segoe UI"/>
          <w:sz w:val="18"/>
          <w:szCs w:val="18"/>
          <w:lang w:val="en-GB" w:eastAsia="en-GB"/>
        </w:rPr>
      </w:pPr>
    </w:p>
    <w:p w14:paraId="376953EA" w14:textId="77777777" w:rsidR="00923CB0" w:rsidRPr="00AC4FFE" w:rsidRDefault="00923CB0" w:rsidP="00923CB0">
      <w:pPr>
        <w:spacing w:before="0" w:after="0" w:line="240" w:lineRule="auto"/>
        <w:ind w:right="240"/>
        <w:jc w:val="both"/>
        <w:rPr>
          <w:rFonts w:ascii="Segoe UI" w:eastAsia="Times New Roman" w:hAnsi="Segoe UI" w:cs="Segoe UI"/>
          <w:i/>
          <w:iCs/>
          <w:sz w:val="18"/>
          <w:szCs w:val="18"/>
          <w:lang w:val="en-GB" w:eastAsia="en-GB"/>
        </w:rPr>
      </w:pPr>
      <w:r w:rsidRPr="00AC4FFE">
        <w:rPr>
          <w:rFonts w:ascii="Arial" w:eastAsia="Times New Roman" w:hAnsi="Arial" w:cs="Arial"/>
          <w:b/>
          <w:bCs/>
          <w:lang w:val="en-US" w:eastAsia="en-GB"/>
        </w:rPr>
        <w:t>Cultural values:</w:t>
      </w:r>
      <w:r w:rsidRPr="00AC4FFE">
        <w:rPr>
          <w:rFonts w:ascii="Arial" w:eastAsia="Times New Roman" w:hAnsi="Arial" w:cs="Arial"/>
          <w:lang w:val="en-US" w:eastAsia="en-GB"/>
        </w:rPr>
        <w:t xml:space="preserve"> Sites, resources, habitats and </w:t>
      </w:r>
      <w:r w:rsidRPr="00AC4FFE">
        <w:rPr>
          <w:rFonts w:ascii="Arial" w:eastAsia="Times New Roman" w:hAnsi="Arial" w:cs="Arial"/>
          <w:i/>
          <w:iCs/>
          <w:lang w:val="en-US" w:eastAsia="en-GB"/>
        </w:rPr>
        <w:t>landscapes*</w:t>
      </w:r>
      <w:r w:rsidRPr="00AC4FFE">
        <w:rPr>
          <w:rFonts w:ascii="Arial" w:eastAsia="Times New Roman" w:hAnsi="Arial" w:cs="Arial"/>
          <w:lang w:val="en-US" w:eastAsia="en-GB"/>
        </w:rPr>
        <w:t xml:space="preserve"> of global or national cultural, archaeological or historical significance, and/or of critical cultural, ecological, economic or religious/sacred importance for the traditional cultures of local communities or </w:t>
      </w:r>
      <w:r w:rsidRPr="00AC4FFE">
        <w:rPr>
          <w:rFonts w:ascii="Arial" w:eastAsia="Times New Roman" w:hAnsi="Arial" w:cs="Arial"/>
          <w:i/>
          <w:iCs/>
          <w:lang w:val="en-US" w:eastAsia="en-GB"/>
        </w:rPr>
        <w:t>Indigenous Peoples</w:t>
      </w:r>
      <w:r w:rsidRPr="00AC4FFE">
        <w:rPr>
          <w:rFonts w:ascii="Arial" w:eastAsia="Times New Roman" w:hAnsi="Arial" w:cs="Arial"/>
          <w:lang w:val="en-US" w:eastAsia="en-GB"/>
        </w:rPr>
        <w:t xml:space="preserve">*, identified through engagement with these local communities or </w:t>
      </w:r>
      <w:r w:rsidRPr="00AC4FFE">
        <w:rPr>
          <w:rFonts w:ascii="Arial" w:eastAsia="Times New Roman" w:hAnsi="Arial" w:cs="Arial"/>
          <w:i/>
          <w:iCs/>
          <w:lang w:val="en-US" w:eastAsia="en-GB"/>
        </w:rPr>
        <w:t>Indigenous Peoples</w:t>
      </w:r>
      <w:r w:rsidRPr="00AC4FFE">
        <w:rPr>
          <w:rFonts w:ascii="Arial" w:eastAsia="Times New Roman" w:hAnsi="Arial" w:cs="Arial"/>
          <w:lang w:val="en-US" w:eastAsia="en-GB"/>
        </w:rPr>
        <w:t>*. (</w:t>
      </w:r>
      <w:r w:rsidRPr="00AC4FFE">
        <w:rPr>
          <w:rFonts w:ascii="Arial" w:eastAsia="Times New Roman" w:hAnsi="Arial" w:cs="Arial"/>
          <w:i/>
          <w:iCs/>
          <w:lang w:val="en-US" w:eastAsia="en-GB"/>
        </w:rPr>
        <w:t>Source: Adapted from FSC-STD-01-001 V5-2</w:t>
      </w:r>
      <w:r w:rsidRPr="00AC4FFE">
        <w:rPr>
          <w:rFonts w:ascii="Arial" w:eastAsia="Times New Roman" w:hAnsi="Arial" w:cs="Arial"/>
          <w:lang w:val="en-US" w:eastAsia="en-GB"/>
        </w:rPr>
        <w:t>)</w:t>
      </w:r>
      <w:r w:rsidRPr="00AC4FFE">
        <w:rPr>
          <w:rFonts w:ascii="Arial" w:eastAsia="Times New Roman" w:hAnsi="Arial" w:cs="Arial"/>
          <w:i/>
          <w:iCs/>
          <w:lang w:val="en-GB" w:eastAsia="en-GB"/>
        </w:rPr>
        <w:t> </w:t>
      </w:r>
    </w:p>
    <w:p w14:paraId="5EC4FF30" w14:textId="77777777" w:rsidR="00923CB0" w:rsidRPr="00AC4FFE" w:rsidRDefault="00923CB0" w:rsidP="00923CB0">
      <w:pPr>
        <w:spacing w:before="0" w:after="0" w:line="240" w:lineRule="auto"/>
        <w:jc w:val="both"/>
        <w:rPr>
          <w:rFonts w:ascii="Times New Roman" w:eastAsia="Times New Roman" w:hAnsi="Times New Roman" w:cs="Times New Roman"/>
          <w:b/>
          <w:bCs/>
          <w:lang w:val="en-US" w:eastAsia="en-GB"/>
        </w:rPr>
      </w:pPr>
    </w:p>
    <w:p w14:paraId="467EC3B5" w14:textId="77777777" w:rsidR="00923CB0" w:rsidRPr="00AC4FFE" w:rsidRDefault="00923CB0" w:rsidP="00923CB0">
      <w:pPr>
        <w:spacing w:before="0" w:after="0" w:line="240" w:lineRule="auto"/>
        <w:jc w:val="both"/>
        <w:rPr>
          <w:rFonts w:ascii="Arial" w:eastAsia="Times New Roman" w:hAnsi="Arial" w:cs="Arial"/>
          <w:lang w:val="en-GB" w:eastAsia="en-GB"/>
        </w:rPr>
      </w:pPr>
      <w:r w:rsidRPr="00AC4FFE">
        <w:rPr>
          <w:rFonts w:ascii="Arial" w:eastAsia="Times New Roman" w:hAnsi="Arial" w:cs="Arial"/>
          <w:b/>
          <w:bCs/>
          <w:lang w:val="en-US" w:eastAsia="en-GB"/>
        </w:rPr>
        <w:t>Customary rights:</w:t>
      </w:r>
      <w:r w:rsidRPr="00AC4FFE">
        <w:rPr>
          <w:rFonts w:ascii="Arial" w:eastAsia="Times New Roman" w:hAnsi="Arial" w:cs="Arial"/>
          <w:b/>
          <w:bCs/>
          <w:i/>
          <w:iCs/>
          <w:lang w:val="en-US" w:eastAsia="en-GB"/>
        </w:rPr>
        <w:t xml:space="preserve"> </w:t>
      </w:r>
      <w:r w:rsidRPr="00AC4FFE">
        <w:rPr>
          <w:rFonts w:ascii="Arial" w:eastAsia="Times New Roman" w:hAnsi="Arial" w:cs="Arial"/>
          <w:lang w:val="en-US" w:eastAsia="en-GB"/>
        </w:rPr>
        <w:t>Rights which result from a long series of habitual or customary actions, constantly repeated, which have, by such repetition and by uninterrupted acquiescence, acquired the force of a law within a geographical or sociological unit. (</w:t>
      </w:r>
      <w:r w:rsidRPr="00AC4FFE">
        <w:rPr>
          <w:rFonts w:ascii="Arial" w:eastAsia="Times New Roman" w:hAnsi="Arial" w:cs="Arial"/>
          <w:i/>
          <w:iCs/>
          <w:lang w:val="en-US" w:eastAsia="en-GB"/>
        </w:rPr>
        <w:t>Source: FSC-STD-01-001 V5-2</w:t>
      </w:r>
      <w:r w:rsidRPr="00AC4FFE">
        <w:rPr>
          <w:rFonts w:ascii="Arial" w:eastAsia="Times New Roman" w:hAnsi="Arial" w:cs="Arial"/>
          <w:lang w:val="en-US" w:eastAsia="en-GB"/>
        </w:rPr>
        <w:t>)</w:t>
      </w:r>
      <w:r w:rsidRPr="00AC4FFE">
        <w:rPr>
          <w:rFonts w:ascii="Arial" w:eastAsia="Times New Roman" w:hAnsi="Arial" w:cs="Arial"/>
          <w:lang w:val="en-GB" w:eastAsia="en-GB"/>
        </w:rPr>
        <w:t> </w:t>
      </w:r>
    </w:p>
    <w:p w14:paraId="0826C67B" w14:textId="77777777" w:rsidR="00923CB0" w:rsidRPr="00AC4FFE" w:rsidRDefault="00923CB0" w:rsidP="00923CB0">
      <w:pPr>
        <w:spacing w:before="0" w:after="0" w:line="240" w:lineRule="auto"/>
        <w:jc w:val="both"/>
        <w:rPr>
          <w:rFonts w:ascii="Arial" w:eastAsia="Times New Roman" w:hAnsi="Arial" w:cs="Arial"/>
          <w:lang w:val="en-GB" w:eastAsia="en-GB"/>
        </w:rPr>
      </w:pPr>
    </w:p>
    <w:p w14:paraId="52991A59" w14:textId="153F6D53" w:rsidR="00923CB0" w:rsidRPr="00AC4FFE" w:rsidRDefault="00923CB0" w:rsidP="00923CB0">
      <w:pPr>
        <w:spacing w:before="0" w:after="0" w:line="240" w:lineRule="auto"/>
        <w:jc w:val="both"/>
        <w:rPr>
          <w:rFonts w:ascii="Arial" w:eastAsia="MS Mincho" w:hAnsi="Arial" w:cs="Arial"/>
          <w:i/>
          <w:iCs/>
          <w:lang w:val="en-US"/>
        </w:rPr>
      </w:pPr>
      <w:r w:rsidRPr="00AC4FFE">
        <w:rPr>
          <w:rFonts w:ascii="Arial" w:eastAsia="Times New Roman" w:hAnsi="Arial" w:cs="Arial"/>
          <w:b/>
          <w:bCs/>
          <w:lang w:val="en-US"/>
        </w:rPr>
        <w:t>Degradation:</w:t>
      </w:r>
      <w:r w:rsidRPr="00AC4FFE">
        <w:rPr>
          <w:rFonts w:ascii="Arial" w:eastAsia="Times New Roman" w:hAnsi="Arial" w:cs="Arial"/>
          <w:lang w:val="en-US"/>
        </w:rPr>
        <w:t xml:space="preserve">  Changes within a </w:t>
      </w:r>
      <w:r w:rsidRPr="00AC4FFE">
        <w:rPr>
          <w:rFonts w:ascii="Arial" w:eastAsia="Times New Roman" w:hAnsi="Arial" w:cs="Arial"/>
          <w:i/>
          <w:iCs/>
          <w:lang w:val="en-US"/>
        </w:rPr>
        <w:t>natural forest</w:t>
      </w:r>
      <w:r w:rsidRPr="00AC4FFE">
        <w:rPr>
          <w:rFonts w:ascii="Arial" w:eastAsia="Times New Roman" w:hAnsi="Arial" w:cs="Arial"/>
          <w:lang w:val="en-US"/>
        </w:rPr>
        <w:t xml:space="preserve">* or </w:t>
      </w:r>
      <w:r w:rsidRPr="00AC4FFE">
        <w:rPr>
          <w:rFonts w:ascii="Arial" w:eastAsia="Times New Roman" w:hAnsi="Arial" w:cs="Arial"/>
          <w:i/>
          <w:iCs/>
          <w:lang w:val="en-US"/>
        </w:rPr>
        <w:t>High Conservation Value</w:t>
      </w:r>
      <w:r w:rsidRPr="00AC4FFE">
        <w:rPr>
          <w:rFonts w:ascii="Arial" w:eastAsia="Times New Roman" w:hAnsi="Arial" w:cs="Arial"/>
          <w:lang w:val="en-US"/>
        </w:rPr>
        <w:t xml:space="preserve"> </w:t>
      </w:r>
      <w:r w:rsidRPr="00DC3EDF">
        <w:rPr>
          <w:rFonts w:ascii="Arial" w:eastAsia="Times New Roman" w:hAnsi="Arial" w:cs="Arial"/>
          <w:i/>
          <w:iCs/>
          <w:lang w:val="en-US"/>
        </w:rPr>
        <w:t>area</w:t>
      </w:r>
      <w:r w:rsidR="00200F43" w:rsidRPr="00AC4FFE">
        <w:rPr>
          <w:rFonts w:ascii="Arial" w:eastAsia="Times New Roman" w:hAnsi="Arial" w:cs="Arial"/>
          <w:lang w:val="en-US"/>
        </w:rPr>
        <w:t>*</w:t>
      </w:r>
      <w:r w:rsidRPr="00AC4FFE">
        <w:rPr>
          <w:rFonts w:ascii="Arial" w:eastAsia="Times New Roman" w:hAnsi="Arial" w:cs="Arial"/>
          <w:lang w:val="en-US"/>
        </w:rPr>
        <w:t xml:space="preserve"> that significantly and negatively affect its species composition, structure and/or function, and reduces the ecosystem’s capacity to supply products, support biodiversity and/or deliver ecosystem services.</w:t>
      </w:r>
      <w:r w:rsidRPr="00AC4FFE">
        <w:rPr>
          <w:rFonts w:ascii="Arial" w:eastAsia="Times New Roman" w:hAnsi="Arial" w:cs="Arial"/>
          <w:i/>
          <w:iCs/>
          <w:sz w:val="20"/>
          <w:szCs w:val="20"/>
          <w:lang w:val="en-US"/>
        </w:rPr>
        <w:t xml:space="preserve"> </w:t>
      </w:r>
      <w:r w:rsidRPr="00AC4FFE">
        <w:rPr>
          <w:rFonts w:ascii="Arial" w:eastAsia="Times New Roman" w:hAnsi="Arial" w:cs="Arial"/>
          <w:sz w:val="20"/>
          <w:szCs w:val="20"/>
          <w:lang w:val="en-US"/>
        </w:rPr>
        <w:t>(</w:t>
      </w:r>
      <w:r w:rsidRPr="00AC4FFE">
        <w:rPr>
          <w:rFonts w:ascii="Arial" w:eastAsia="Times New Roman" w:hAnsi="Arial" w:cs="Arial"/>
          <w:i/>
          <w:lang w:val="en-US"/>
        </w:rPr>
        <w:t xml:space="preserve">Source: </w:t>
      </w:r>
      <w:r w:rsidRPr="00AC4FFE">
        <w:rPr>
          <w:rFonts w:ascii="Arial" w:eastAsia="MS Mincho" w:hAnsi="Arial" w:cs="Arial"/>
          <w:i/>
          <w:iCs/>
          <w:lang w:val="en-US"/>
        </w:rPr>
        <w:t>FSC-POL-01-007 V1-0)</w:t>
      </w:r>
    </w:p>
    <w:p w14:paraId="5694B4FA" w14:textId="77777777" w:rsidR="00923CB0" w:rsidRPr="00AC4FFE" w:rsidRDefault="00923CB0" w:rsidP="00923CB0">
      <w:pPr>
        <w:spacing w:before="0" w:after="0" w:line="240" w:lineRule="auto"/>
        <w:jc w:val="both"/>
        <w:rPr>
          <w:rFonts w:ascii="Arial" w:eastAsia="MS Mincho" w:hAnsi="Arial" w:cs="Arial"/>
          <w:i/>
          <w:iCs/>
          <w:lang w:val="en-US"/>
        </w:rPr>
      </w:pPr>
    </w:p>
    <w:p w14:paraId="21EFC333" w14:textId="77777777" w:rsidR="00923CB0" w:rsidRPr="00AC4FFE" w:rsidRDefault="00923CB0" w:rsidP="00923CB0">
      <w:pPr>
        <w:spacing w:before="0" w:after="0" w:line="240" w:lineRule="auto"/>
        <w:jc w:val="both"/>
        <w:rPr>
          <w:rFonts w:ascii="Arial" w:eastAsia="Times New Roman" w:hAnsi="Arial" w:cs="Arial"/>
          <w:lang w:val="en-US" w:eastAsia="en-GB"/>
        </w:rPr>
      </w:pPr>
      <w:r w:rsidRPr="00AC4FFE">
        <w:rPr>
          <w:rFonts w:ascii="Arial" w:eastAsia="Times New Roman" w:hAnsi="Arial" w:cs="Arial"/>
          <w:b/>
          <w:bCs/>
          <w:lang w:val="en-US" w:eastAsia="en-GB"/>
        </w:rPr>
        <w:t xml:space="preserve">Demonstrated: </w:t>
      </w:r>
      <w:r w:rsidRPr="00AC4FFE">
        <w:rPr>
          <w:rFonts w:ascii="Arial" w:eastAsia="Times New Roman" w:hAnsi="Arial" w:cs="Arial"/>
          <w:lang w:val="en-US" w:eastAsia="en-GB"/>
        </w:rPr>
        <w:t>Clear and convincing evidence is available to support the assertion or claim. To be considered demonstrated the standard of “preponderance of evidence” needs to have been met. </w:t>
      </w:r>
      <w:r w:rsidRPr="00AC4FFE">
        <w:rPr>
          <w:rFonts w:ascii="Arial" w:eastAsia="Times New Roman" w:hAnsi="Arial" w:cs="Arial"/>
          <w:lang w:val="en-GB" w:eastAsia="en-GB"/>
        </w:rPr>
        <w:t>T</w:t>
      </w:r>
      <w:r w:rsidRPr="00AC4FFE">
        <w:rPr>
          <w:rFonts w:ascii="Arial" w:eastAsia="Times New Roman" w:hAnsi="Arial" w:cs="Arial"/>
          <w:lang w:val="en-US" w:eastAsia="en-GB"/>
        </w:rPr>
        <w:t>his standard is based on a balance of probabilities and is the required threshold for action under the precautionary principle. To meet this standard, the evidence available would be more likely to be true than not. </w:t>
      </w:r>
      <w:r w:rsidRPr="00AC4FFE" w:rsidDel="00C20B64">
        <w:rPr>
          <w:rFonts w:ascii="Arial" w:eastAsia="Times New Roman" w:hAnsi="Arial" w:cs="Arial"/>
          <w:i/>
          <w:iCs/>
          <w:lang w:val="en-US" w:eastAsia="en-GB"/>
        </w:rPr>
        <w:t xml:space="preserve"> </w:t>
      </w:r>
      <w:r w:rsidRPr="00AC4FFE">
        <w:rPr>
          <w:rFonts w:ascii="Arial" w:eastAsia="Times New Roman" w:hAnsi="Arial" w:cs="Arial"/>
          <w:i/>
          <w:iCs/>
          <w:lang w:val="en-US" w:eastAsia="en-GB"/>
        </w:rPr>
        <w:t xml:space="preserve">(Source: Adapted from Annex 1, </w:t>
      </w:r>
      <w:r w:rsidRPr="00AC4FFE">
        <w:rPr>
          <w:rFonts w:ascii="Arial" w:eastAsia="Times New Roman" w:hAnsi="Arial" w:cs="Arial"/>
          <w:i/>
          <w:iCs/>
          <w:lang w:val="en-GB" w:eastAsia="en-GB"/>
        </w:rPr>
        <w:t>FSC-PRO-01-009 V4-0</w:t>
      </w:r>
      <w:r w:rsidRPr="00AC4FFE">
        <w:rPr>
          <w:rFonts w:ascii="Arial" w:eastAsia="Times New Roman" w:hAnsi="Arial" w:cs="Arial"/>
          <w:lang w:val="en-US" w:eastAsia="en-GB"/>
        </w:rPr>
        <w:t>)</w:t>
      </w:r>
    </w:p>
    <w:p w14:paraId="06202FFB" w14:textId="77777777" w:rsidR="00923CB0" w:rsidRPr="00AC4FFE" w:rsidRDefault="00923CB0" w:rsidP="00923CB0">
      <w:pPr>
        <w:spacing w:before="0" w:after="0" w:line="240" w:lineRule="auto"/>
        <w:jc w:val="both"/>
        <w:rPr>
          <w:rFonts w:ascii="Segoe UI" w:eastAsia="Times New Roman" w:hAnsi="Segoe UI" w:cs="Segoe UI"/>
          <w:sz w:val="18"/>
          <w:szCs w:val="18"/>
          <w:lang w:val="en-US"/>
        </w:rPr>
      </w:pPr>
    </w:p>
    <w:p w14:paraId="1BDD695B" w14:textId="0B9899D0" w:rsidR="00923CB0" w:rsidRPr="00AC4FFE" w:rsidRDefault="00923CB0" w:rsidP="00923CB0">
      <w:pPr>
        <w:spacing w:before="0" w:after="0" w:line="240" w:lineRule="auto"/>
        <w:jc w:val="both"/>
        <w:rPr>
          <w:rFonts w:ascii="Arial" w:eastAsia="Times New Roman" w:hAnsi="Arial" w:cs="Arial"/>
          <w:i/>
          <w:iCs/>
          <w:lang w:val="en-US" w:eastAsia="en-GB"/>
        </w:rPr>
      </w:pPr>
      <w:r w:rsidRPr="00AC4FFE">
        <w:rPr>
          <w:rFonts w:ascii="Arial" w:eastAsia="Times New Roman" w:hAnsi="Arial" w:cs="Arial"/>
          <w:b/>
          <w:bCs/>
          <w:lang w:val="en-US" w:eastAsia="en-GB"/>
        </w:rPr>
        <w:t xml:space="preserve">Direct Involvement: </w:t>
      </w:r>
      <w:r w:rsidRPr="00AC4FFE">
        <w:rPr>
          <w:rFonts w:ascii="Arial" w:eastAsia="Times New Roman" w:hAnsi="Arial" w:cs="Arial"/>
          <w:lang w:val="en-US" w:eastAsia="en-GB"/>
        </w:rPr>
        <w:t>Situations in which the associated organization or individual is firsthand</w:t>
      </w:r>
      <w:r w:rsidRPr="00AC4FFE">
        <w:rPr>
          <w:rFonts w:ascii="Arial" w:eastAsia="Times New Roman" w:hAnsi="Arial" w:cs="Arial"/>
          <w:lang w:val="en-GB" w:eastAsia="en-GB"/>
        </w:rPr>
        <w:t> </w:t>
      </w:r>
      <w:r w:rsidRPr="00AC4FFE">
        <w:rPr>
          <w:rFonts w:ascii="Arial" w:eastAsia="Times New Roman" w:hAnsi="Arial" w:cs="Arial"/>
          <w:lang w:val="en-US" w:eastAsia="en-GB"/>
        </w:rPr>
        <w:t>responsible for the unacceptable activities.</w:t>
      </w:r>
      <w:r w:rsidRPr="00AC4FFE">
        <w:rPr>
          <w:rFonts w:ascii="Arial" w:eastAsia="Times New Roman" w:hAnsi="Arial" w:cs="Arial"/>
          <w:lang w:val="en-GB" w:eastAsia="en-GB"/>
        </w:rPr>
        <w:t> </w:t>
      </w:r>
      <w:r w:rsidRPr="00AC4FFE">
        <w:rPr>
          <w:rFonts w:ascii="Arial" w:eastAsia="Times New Roman" w:hAnsi="Arial" w:cs="Arial"/>
          <w:i/>
          <w:iCs/>
          <w:lang w:val="en-US" w:eastAsia="en-GB"/>
        </w:rPr>
        <w:t>(Source:</w:t>
      </w:r>
      <w:r w:rsidRPr="00AC4FFE">
        <w:rPr>
          <w:rFonts w:ascii="Arial" w:eastAsia="Times New Roman" w:hAnsi="Arial" w:cs="Arial"/>
          <w:i/>
          <w:iCs/>
          <w:lang w:val="en-GB" w:eastAsia="en-GB"/>
        </w:rPr>
        <w:t xml:space="preserve"> </w:t>
      </w:r>
      <w:r w:rsidRPr="00AC4FFE">
        <w:rPr>
          <w:rFonts w:ascii="Arial" w:eastAsia="Times New Roman" w:hAnsi="Arial" w:cs="Arial"/>
          <w:i/>
          <w:iCs/>
          <w:lang w:val="en-US" w:eastAsia="en-GB"/>
        </w:rPr>
        <w:t>FSC-POL-01-004 V2-0)</w:t>
      </w:r>
    </w:p>
    <w:p w14:paraId="181F923E" w14:textId="77777777" w:rsidR="00923CB0" w:rsidRPr="00AC4FFE" w:rsidRDefault="00923CB0" w:rsidP="00923CB0">
      <w:pPr>
        <w:spacing w:before="0" w:after="0" w:line="240" w:lineRule="auto"/>
        <w:jc w:val="both"/>
        <w:rPr>
          <w:rFonts w:ascii="Arial" w:eastAsia="Times New Roman" w:hAnsi="Arial" w:cs="Arial"/>
          <w:b/>
          <w:bCs/>
          <w:lang w:val="en-US" w:eastAsia="en-GB"/>
        </w:rPr>
      </w:pPr>
    </w:p>
    <w:p w14:paraId="0E3A0142" w14:textId="78518737" w:rsidR="00923CB0" w:rsidRPr="00AC4FFE" w:rsidRDefault="00923CB0" w:rsidP="00923CB0">
      <w:pPr>
        <w:spacing w:before="0" w:after="0" w:line="240" w:lineRule="auto"/>
        <w:jc w:val="both"/>
        <w:rPr>
          <w:rFonts w:ascii="Arial" w:eastAsia="Times New Roman" w:hAnsi="Arial" w:cs="Arial"/>
          <w:lang w:val="en-US" w:eastAsia="en-GB"/>
        </w:rPr>
      </w:pPr>
      <w:r w:rsidRPr="00AC4FFE">
        <w:rPr>
          <w:rFonts w:ascii="Arial" w:eastAsia="Times New Roman" w:hAnsi="Arial" w:cs="Arial"/>
          <w:b/>
          <w:bCs/>
          <w:lang w:val="en-US" w:eastAsia="en-GB"/>
        </w:rPr>
        <w:t xml:space="preserve">Disassociation: </w:t>
      </w:r>
      <w:r w:rsidRPr="00AC4FFE">
        <w:rPr>
          <w:rFonts w:ascii="Arial" w:eastAsia="Times New Roman" w:hAnsi="Arial" w:cs="Arial"/>
          <w:lang w:val="en-US" w:eastAsia="en-GB"/>
        </w:rPr>
        <w:t xml:space="preserve"> The termination of all existing contractual relationships (member and license) between FSC and the </w:t>
      </w:r>
      <w:r w:rsidRPr="00AC4FFE">
        <w:rPr>
          <w:rFonts w:ascii="Arial" w:eastAsia="Times New Roman" w:hAnsi="Arial" w:cs="Arial"/>
          <w:i/>
          <w:lang w:val="en-US" w:eastAsia="en-GB"/>
        </w:rPr>
        <w:t>associated</w:t>
      </w:r>
      <w:r w:rsidRPr="00AC4FFE">
        <w:rPr>
          <w:rFonts w:ascii="Arial" w:eastAsia="Times New Roman" w:hAnsi="Arial" w:cs="Arial"/>
          <w:lang w:val="en-US" w:eastAsia="en-GB"/>
        </w:rPr>
        <w:t xml:space="preserve">* individual, organization </w:t>
      </w:r>
      <w:r w:rsidR="00371278" w:rsidRPr="00AC4FFE">
        <w:rPr>
          <w:rFonts w:ascii="Arial" w:eastAsia="Times New Roman" w:hAnsi="Arial" w:cs="Arial"/>
          <w:lang w:val="en-US" w:eastAsia="en-GB"/>
        </w:rPr>
        <w:t xml:space="preserve">and </w:t>
      </w:r>
      <w:r w:rsidRPr="00AC4FFE">
        <w:rPr>
          <w:rFonts w:ascii="Arial" w:eastAsia="Times New Roman" w:hAnsi="Arial" w:cs="Arial"/>
          <w:lang w:val="en-US" w:eastAsia="en-GB"/>
        </w:rPr>
        <w:t>corporate group. Disassociation also prevents entry into any new contractual relationships with FSC.</w:t>
      </w:r>
      <w:r w:rsidR="003567E0" w:rsidRPr="00AC4FFE">
        <w:rPr>
          <w:rFonts w:ascii="Arial" w:eastAsia="Times New Roman" w:hAnsi="Arial" w:cs="Arial"/>
          <w:lang w:val="en-US" w:eastAsia="en-GB"/>
        </w:rPr>
        <w:t xml:space="preserve"> </w:t>
      </w:r>
    </w:p>
    <w:p w14:paraId="624F054F" w14:textId="77777777" w:rsidR="00923CB0" w:rsidRPr="00AC4FFE" w:rsidRDefault="00923CB0" w:rsidP="00923CB0">
      <w:pPr>
        <w:spacing w:before="0" w:after="0" w:line="240" w:lineRule="auto"/>
        <w:jc w:val="both"/>
        <w:rPr>
          <w:rFonts w:ascii="Arial" w:eastAsia="MS Mincho" w:hAnsi="Arial" w:cs="Arial"/>
          <w:lang w:val="en-GB"/>
        </w:rPr>
      </w:pPr>
    </w:p>
    <w:p w14:paraId="0C8B9AB8" w14:textId="77777777" w:rsidR="00923CB0" w:rsidRPr="00AC4FFE" w:rsidRDefault="00923CB0" w:rsidP="00923CB0">
      <w:pPr>
        <w:spacing w:before="0" w:after="0" w:line="240" w:lineRule="auto"/>
        <w:jc w:val="both"/>
        <w:rPr>
          <w:rFonts w:ascii="Segoe UI" w:eastAsia="Times New Roman" w:hAnsi="Segoe UI" w:cs="Segoe UI"/>
          <w:sz w:val="18"/>
          <w:szCs w:val="18"/>
          <w:lang w:val="en-US"/>
        </w:rPr>
      </w:pPr>
      <w:r w:rsidRPr="00AC4FFE">
        <w:rPr>
          <w:rFonts w:ascii="Arial" w:eastAsia="Times New Roman" w:hAnsi="Arial" w:cs="Arial"/>
          <w:b/>
          <w:bCs/>
          <w:lang w:val="en-US"/>
        </w:rPr>
        <w:t>Ecosystem:</w:t>
      </w:r>
      <w:r w:rsidRPr="00AC4FFE">
        <w:rPr>
          <w:rFonts w:ascii="Arial" w:eastAsia="Times New Roman" w:hAnsi="Arial" w:cs="Arial"/>
          <w:lang w:val="en-US"/>
        </w:rPr>
        <w:t xml:space="preserve"> A dynamic complex of plant, animal and micro-organism communities and their non-living environment interacting as a functional unit (Source: Convention on Biological Diversity 1992, Article 2). (</w:t>
      </w:r>
      <w:r w:rsidRPr="00AC4FFE">
        <w:rPr>
          <w:rFonts w:ascii="Arial" w:eastAsia="Times New Roman" w:hAnsi="Arial" w:cs="Arial"/>
          <w:i/>
          <w:iCs/>
          <w:lang w:val="en-US"/>
        </w:rPr>
        <w:t>Source: FSC-STD-01-001 V5-2)</w:t>
      </w:r>
      <w:r w:rsidRPr="00AC4FFE">
        <w:rPr>
          <w:rFonts w:ascii="Arial" w:eastAsia="Times New Roman" w:hAnsi="Arial" w:cs="Arial"/>
          <w:lang w:val="en-US"/>
        </w:rPr>
        <w:t> </w:t>
      </w:r>
    </w:p>
    <w:p w14:paraId="62BB3159" w14:textId="77777777" w:rsidR="00923CB0" w:rsidRPr="00AC4FFE" w:rsidRDefault="00923CB0" w:rsidP="00923CB0">
      <w:pPr>
        <w:spacing w:before="0" w:after="0" w:line="240" w:lineRule="auto"/>
        <w:jc w:val="both"/>
        <w:rPr>
          <w:rFonts w:ascii="Segoe UI" w:eastAsia="Times New Roman" w:hAnsi="Segoe UI" w:cs="Segoe UI"/>
          <w:sz w:val="18"/>
          <w:szCs w:val="18"/>
          <w:lang w:val="en-US"/>
        </w:rPr>
      </w:pPr>
      <w:r w:rsidRPr="00AC4FFE">
        <w:rPr>
          <w:rFonts w:ascii="Arial" w:eastAsia="Times New Roman" w:hAnsi="Arial" w:cs="Arial"/>
          <w:lang w:val="en-US"/>
        </w:rPr>
        <w:t> </w:t>
      </w:r>
    </w:p>
    <w:p w14:paraId="42611F7D" w14:textId="77777777" w:rsidR="00923CB0" w:rsidRPr="00AC4FFE" w:rsidRDefault="00923CB0" w:rsidP="00923CB0">
      <w:pPr>
        <w:shd w:val="clear" w:color="auto" w:fill="FFFFFF" w:themeFill="background1"/>
        <w:spacing w:before="0" w:after="0" w:line="240" w:lineRule="auto"/>
        <w:contextualSpacing/>
        <w:jc w:val="both"/>
        <w:rPr>
          <w:rFonts w:ascii="Arial" w:eastAsia="Times New Roman" w:hAnsi="Arial" w:cs="Arial"/>
          <w:lang w:val="en-US"/>
        </w:rPr>
      </w:pPr>
      <w:r w:rsidRPr="00AC4FFE">
        <w:rPr>
          <w:rFonts w:ascii="Arial" w:eastAsia="Times New Roman" w:hAnsi="Arial" w:cs="Arial"/>
          <w:b/>
          <w:bCs/>
          <w:lang w:val="en-GB"/>
        </w:rPr>
        <w:t>Ecosystem Attributes:</w:t>
      </w:r>
      <w:r w:rsidRPr="00AC4FFE">
        <w:rPr>
          <w:rFonts w:ascii="Arial" w:eastAsia="Times New Roman" w:hAnsi="Arial" w:cs="Arial"/>
          <w:lang w:val="en-GB"/>
        </w:rPr>
        <w:t xml:space="preserve"> Ecosystem attributes define the composition (the biotic community and abiotic components), structure, and function of an ecosystem. Key ecosystem attributes are the ones of higher scientific and/or management importance and are used to describe the reference model. They contribute to overall ecosystem integrity, which arises from properties of diversity, complexity, and resilience inherent in functional native ecosystems. Key ecosystem attributes include: absence of threats; physical and chemical conditions; species composition; structural diversity; </w:t>
      </w:r>
      <w:r w:rsidRPr="00AC4FFE">
        <w:rPr>
          <w:rFonts w:ascii="Arial" w:eastAsia="Times New Roman" w:hAnsi="Arial" w:cs="Arial"/>
          <w:i/>
          <w:iCs/>
          <w:lang w:val="en-GB"/>
        </w:rPr>
        <w:t>ecosystem function*;</w:t>
      </w:r>
      <w:r w:rsidRPr="00AC4FFE">
        <w:rPr>
          <w:rFonts w:ascii="Arial" w:eastAsia="Times New Roman" w:hAnsi="Arial" w:cs="Arial"/>
          <w:lang w:val="en-GB"/>
        </w:rPr>
        <w:t xml:space="preserve"> and external exchanges. (Source: adapted from International principles and standards for the practice of ecological restoration. Gann et al 2019. Second edition. Society for Ecological Restoration).</w:t>
      </w:r>
      <w:r w:rsidRPr="00AC4FFE">
        <w:rPr>
          <w:rFonts w:ascii="Arial" w:eastAsia="Times New Roman" w:hAnsi="Arial" w:cs="Arial"/>
          <w:lang w:val="en-US"/>
        </w:rPr>
        <w:t> </w:t>
      </w:r>
    </w:p>
    <w:p w14:paraId="2301D76D" w14:textId="77777777" w:rsidR="00923CB0" w:rsidRPr="00AC4FFE" w:rsidRDefault="00923CB0" w:rsidP="00923CB0">
      <w:pPr>
        <w:spacing w:before="0" w:after="0" w:line="240" w:lineRule="auto"/>
        <w:jc w:val="both"/>
        <w:rPr>
          <w:rFonts w:ascii="Segoe UI" w:eastAsia="Times New Roman" w:hAnsi="Segoe UI" w:cs="Segoe UI"/>
          <w:sz w:val="18"/>
          <w:szCs w:val="18"/>
          <w:lang w:val="en-US"/>
        </w:rPr>
      </w:pPr>
    </w:p>
    <w:p w14:paraId="18B24259" w14:textId="77777777" w:rsidR="00923CB0" w:rsidRPr="00AC4FFE" w:rsidRDefault="00923CB0" w:rsidP="00923CB0">
      <w:pPr>
        <w:spacing w:before="0" w:after="0" w:line="240" w:lineRule="auto"/>
        <w:jc w:val="both"/>
        <w:rPr>
          <w:rFonts w:ascii="Segoe UI" w:eastAsia="Times New Roman" w:hAnsi="Segoe UI" w:cs="Segoe UI"/>
          <w:sz w:val="18"/>
          <w:szCs w:val="18"/>
          <w:lang w:val="en-US"/>
        </w:rPr>
      </w:pPr>
      <w:r w:rsidRPr="00AC4FFE">
        <w:rPr>
          <w:rFonts w:ascii="Arial" w:eastAsia="Times New Roman" w:hAnsi="Arial" w:cs="Arial"/>
          <w:b/>
          <w:bCs/>
          <w:lang w:val="en-US"/>
        </w:rPr>
        <w:t xml:space="preserve">Ecosystem function: </w:t>
      </w:r>
      <w:r w:rsidRPr="00AC4FFE">
        <w:rPr>
          <w:rFonts w:ascii="Arial" w:eastAsia="Times New Roman" w:hAnsi="Arial" w:cs="Arial"/>
          <w:lang w:val="en-US"/>
        </w:rPr>
        <w:t xml:space="preserve">An intrinsic </w:t>
      </w:r>
      <w:r w:rsidRPr="00AC4FFE">
        <w:rPr>
          <w:rFonts w:ascii="Arial" w:eastAsia="Times New Roman" w:hAnsi="Arial" w:cs="Arial"/>
          <w:i/>
          <w:iCs/>
          <w:lang w:val="en-US"/>
        </w:rPr>
        <w:t>ecosystem*</w:t>
      </w:r>
      <w:r w:rsidRPr="00AC4FFE">
        <w:rPr>
          <w:rFonts w:ascii="Arial" w:eastAsia="Times New Roman" w:hAnsi="Arial" w:cs="Arial"/>
          <w:lang w:val="en-US"/>
        </w:rPr>
        <w:t xml:space="preserve"> characteristic related to the set of conditions and processes whereby an ecosystem maintains its integrity (such as primary productivity, food chain, biogeochemical cycles). Ecosystem functions include such processes as decomposition, production, nutrient cycling, and fluxes of nutrients and energy. For FSC purposes, this definition includes ecological and evolutionary processes such as gene flow and disturbance regimes, regeneration cycles and ecological seral development (succession) stages. (Source: Based on R. Hassan, R. Scholes and N. Ash. 2005. Ecosystems and Human Well-being: Synthesis. The Millennium Ecosystem Assessment Series. Island </w:t>
      </w:r>
      <w:r w:rsidRPr="00AC4FFE">
        <w:rPr>
          <w:rFonts w:ascii="Arial" w:eastAsia="Times New Roman" w:hAnsi="Arial" w:cs="Arial"/>
          <w:lang w:val="en-US"/>
        </w:rPr>
        <w:lastRenderedPageBreak/>
        <w:t xml:space="preserve">Press, Washington DC; and R.F. Noss. 1990. Indicators for monitoring biodiversity: a hierarchical approach. Conservation Biology 4(4):355–364). </w:t>
      </w:r>
      <w:r w:rsidRPr="00AC4FFE">
        <w:rPr>
          <w:rFonts w:ascii="Arial" w:eastAsia="Times New Roman" w:hAnsi="Arial" w:cs="Arial"/>
          <w:i/>
          <w:iCs/>
          <w:lang w:val="en-US"/>
        </w:rPr>
        <w:t>(Source: FSC-STD-01-001 V5-2)</w:t>
      </w:r>
      <w:r w:rsidRPr="00AC4FFE">
        <w:rPr>
          <w:rFonts w:ascii="Arial" w:eastAsia="Times New Roman" w:hAnsi="Arial" w:cs="Arial"/>
          <w:lang w:val="en-US"/>
        </w:rPr>
        <w:t> </w:t>
      </w:r>
    </w:p>
    <w:p w14:paraId="09A80A55" w14:textId="77777777" w:rsidR="00923CB0" w:rsidRPr="00AC4FFE" w:rsidRDefault="00923CB0" w:rsidP="00923CB0">
      <w:pPr>
        <w:spacing w:before="0" w:after="0" w:line="240" w:lineRule="auto"/>
        <w:jc w:val="both"/>
        <w:rPr>
          <w:rFonts w:ascii="Segoe UI" w:eastAsia="Times New Roman" w:hAnsi="Segoe UI" w:cs="Segoe UI"/>
          <w:sz w:val="18"/>
          <w:szCs w:val="18"/>
          <w:lang w:val="en-US"/>
        </w:rPr>
      </w:pPr>
      <w:r w:rsidRPr="00AC4FFE">
        <w:rPr>
          <w:rFonts w:ascii="Arial" w:eastAsia="Times New Roman" w:hAnsi="Arial" w:cs="Arial"/>
          <w:lang w:val="en-US"/>
        </w:rPr>
        <w:t> </w:t>
      </w:r>
    </w:p>
    <w:p w14:paraId="0EA1029F" w14:textId="77777777" w:rsidR="00923CB0" w:rsidRPr="00AC4FFE" w:rsidRDefault="00923CB0" w:rsidP="00923CB0">
      <w:pPr>
        <w:spacing w:before="0" w:after="0" w:line="240" w:lineRule="auto"/>
        <w:jc w:val="both"/>
        <w:rPr>
          <w:rFonts w:ascii="Segoe UI" w:eastAsia="Times New Roman" w:hAnsi="Segoe UI" w:cs="Segoe UI"/>
          <w:sz w:val="18"/>
          <w:szCs w:val="18"/>
          <w:lang w:val="en-US"/>
        </w:rPr>
      </w:pPr>
      <w:r w:rsidRPr="00AC4FFE">
        <w:rPr>
          <w:rFonts w:ascii="Arial" w:eastAsia="Times New Roman" w:hAnsi="Arial" w:cs="Arial"/>
          <w:b/>
          <w:bCs/>
          <w:lang w:val="en-US"/>
        </w:rPr>
        <w:t>Ecosystem services:</w:t>
      </w:r>
      <w:r w:rsidRPr="00AC4FFE">
        <w:rPr>
          <w:rFonts w:ascii="Arial" w:eastAsia="Times New Roman" w:hAnsi="Arial" w:cs="Arial"/>
          <w:lang w:val="en-US"/>
        </w:rPr>
        <w:t xml:space="preserve"> The benefits people obtain from ecosystems. These include: </w:t>
      </w:r>
    </w:p>
    <w:p w14:paraId="51EE59E3" w14:textId="77777777" w:rsidR="00923CB0" w:rsidRPr="00AC4FFE" w:rsidRDefault="00923CB0" w:rsidP="00510772">
      <w:pPr>
        <w:numPr>
          <w:ilvl w:val="0"/>
          <w:numId w:val="55"/>
        </w:numPr>
        <w:spacing w:before="0" w:after="0" w:line="240" w:lineRule="auto"/>
        <w:ind w:left="284" w:hanging="261"/>
        <w:contextualSpacing/>
        <w:jc w:val="both"/>
        <w:rPr>
          <w:rFonts w:ascii="Arial" w:eastAsia="Times New Roman" w:hAnsi="Arial" w:cs="Arial"/>
          <w:lang w:val="en-US"/>
        </w:rPr>
      </w:pPr>
      <w:r w:rsidRPr="00AC4FFE">
        <w:rPr>
          <w:rFonts w:ascii="Arial" w:eastAsia="Times New Roman" w:hAnsi="Arial" w:cs="Arial"/>
          <w:lang w:val="en-US"/>
        </w:rPr>
        <w:t>provisioning services such as food, forest products and water; </w:t>
      </w:r>
    </w:p>
    <w:p w14:paraId="3FFB4849" w14:textId="77777777" w:rsidR="00923CB0" w:rsidRPr="00AC4FFE" w:rsidRDefault="00923CB0" w:rsidP="00510772">
      <w:pPr>
        <w:numPr>
          <w:ilvl w:val="0"/>
          <w:numId w:val="55"/>
        </w:numPr>
        <w:spacing w:before="0" w:after="0" w:line="240" w:lineRule="auto"/>
        <w:ind w:left="284" w:hanging="261"/>
        <w:contextualSpacing/>
        <w:jc w:val="both"/>
        <w:rPr>
          <w:rFonts w:ascii="Arial" w:eastAsia="Times New Roman" w:hAnsi="Arial" w:cs="Arial"/>
          <w:lang w:val="en-US"/>
        </w:rPr>
      </w:pPr>
      <w:r w:rsidRPr="00AC4FFE">
        <w:rPr>
          <w:rFonts w:ascii="Arial" w:eastAsia="Times New Roman" w:hAnsi="Arial" w:cs="Arial"/>
          <w:lang w:val="en-US"/>
        </w:rPr>
        <w:t xml:space="preserve">regulating services such as regulation of floods, drought, land </w:t>
      </w:r>
      <w:r w:rsidRPr="00AC4FFE">
        <w:rPr>
          <w:rFonts w:ascii="Arial" w:eastAsia="Times New Roman" w:hAnsi="Arial" w:cs="Arial"/>
          <w:i/>
          <w:iCs/>
          <w:lang w:val="en-US"/>
        </w:rPr>
        <w:t>degradation*</w:t>
      </w:r>
      <w:r w:rsidRPr="00AC4FFE">
        <w:rPr>
          <w:rFonts w:ascii="Arial" w:eastAsia="Times New Roman" w:hAnsi="Arial" w:cs="Arial"/>
          <w:lang w:val="en-US"/>
        </w:rPr>
        <w:t>, air quality, climate and disease; </w:t>
      </w:r>
    </w:p>
    <w:p w14:paraId="2610E4CC" w14:textId="77777777" w:rsidR="00923CB0" w:rsidRPr="00AC4FFE" w:rsidRDefault="00923CB0" w:rsidP="00510772">
      <w:pPr>
        <w:numPr>
          <w:ilvl w:val="0"/>
          <w:numId w:val="55"/>
        </w:numPr>
        <w:spacing w:before="0" w:after="0" w:line="240" w:lineRule="auto"/>
        <w:ind w:left="284" w:hanging="261"/>
        <w:contextualSpacing/>
        <w:jc w:val="both"/>
        <w:rPr>
          <w:rFonts w:ascii="Arial" w:eastAsia="Times New Roman" w:hAnsi="Arial" w:cs="Arial"/>
          <w:lang w:val="en-US"/>
        </w:rPr>
      </w:pPr>
      <w:r w:rsidRPr="00AC4FFE">
        <w:rPr>
          <w:rFonts w:ascii="Arial" w:eastAsia="Times New Roman" w:hAnsi="Arial" w:cs="Arial"/>
          <w:lang w:val="en-US"/>
        </w:rPr>
        <w:t>supporting services such as soil formation and nutrient cycling;  </w:t>
      </w:r>
    </w:p>
    <w:p w14:paraId="71263C80" w14:textId="77777777" w:rsidR="00923CB0" w:rsidRPr="00AC4FFE" w:rsidRDefault="00923CB0" w:rsidP="00510772">
      <w:pPr>
        <w:numPr>
          <w:ilvl w:val="0"/>
          <w:numId w:val="55"/>
        </w:numPr>
        <w:spacing w:before="0" w:after="0" w:line="240" w:lineRule="auto"/>
        <w:ind w:left="284" w:hanging="261"/>
        <w:contextualSpacing/>
        <w:jc w:val="both"/>
        <w:rPr>
          <w:rFonts w:ascii="Arial" w:eastAsia="Times New Roman" w:hAnsi="Arial" w:cs="Arial"/>
          <w:lang w:val="en-US"/>
        </w:rPr>
      </w:pPr>
      <w:r w:rsidRPr="00AC4FFE">
        <w:rPr>
          <w:rFonts w:ascii="Arial" w:eastAsia="Times New Roman" w:hAnsi="Arial" w:cs="Arial"/>
          <w:lang w:val="en-US"/>
        </w:rPr>
        <w:t xml:space="preserve">and cultural services and </w:t>
      </w:r>
      <w:r w:rsidRPr="00AC4FFE">
        <w:rPr>
          <w:rFonts w:ascii="Arial" w:eastAsia="Times New Roman" w:hAnsi="Arial" w:cs="Arial"/>
          <w:i/>
          <w:iCs/>
          <w:lang w:val="en-US"/>
        </w:rPr>
        <w:t>cultural values*</w:t>
      </w:r>
      <w:r w:rsidRPr="00AC4FFE">
        <w:rPr>
          <w:rFonts w:ascii="Arial" w:eastAsia="Times New Roman" w:hAnsi="Arial" w:cs="Arial"/>
          <w:lang w:val="en-US"/>
        </w:rPr>
        <w:t xml:space="preserve"> such as recreational, spiritual, religious and other non-material benefits. </w:t>
      </w:r>
    </w:p>
    <w:p w14:paraId="62EBE4E5" w14:textId="77777777" w:rsidR="00923CB0" w:rsidRPr="00AC4FFE" w:rsidRDefault="00923CB0" w:rsidP="00923CB0">
      <w:pPr>
        <w:spacing w:before="0" w:after="0" w:line="240" w:lineRule="auto"/>
        <w:jc w:val="both"/>
        <w:rPr>
          <w:rFonts w:ascii="Segoe UI" w:eastAsia="Times New Roman" w:hAnsi="Segoe UI" w:cs="Segoe UI"/>
          <w:sz w:val="18"/>
          <w:szCs w:val="18"/>
          <w:lang w:val="en-US"/>
        </w:rPr>
      </w:pPr>
      <w:r w:rsidRPr="00AC4FFE">
        <w:rPr>
          <w:rFonts w:ascii="Arial" w:eastAsia="Times New Roman" w:hAnsi="Arial" w:cs="Arial"/>
          <w:lang w:val="en-US"/>
        </w:rPr>
        <w:t xml:space="preserve">(Source: Based on R. Hassan, R. Scholes and N. Ash. 2005. Ecosystems and Human Well-being: Synthesis. The Millennium Ecosystem Assessment Series. Island Press, Washington DC). </w:t>
      </w:r>
      <w:r w:rsidRPr="00AC4FFE">
        <w:rPr>
          <w:rFonts w:ascii="Arial" w:eastAsia="Times New Roman" w:hAnsi="Arial" w:cs="Arial"/>
          <w:i/>
          <w:iCs/>
          <w:lang w:val="en-US"/>
        </w:rPr>
        <w:t>(Source: FSC-STD-01-001 V5-2)</w:t>
      </w:r>
      <w:r w:rsidRPr="00AC4FFE">
        <w:rPr>
          <w:rFonts w:ascii="Arial" w:eastAsia="Times New Roman" w:hAnsi="Arial" w:cs="Arial"/>
          <w:lang w:val="en-US"/>
        </w:rPr>
        <w:t> </w:t>
      </w:r>
    </w:p>
    <w:p w14:paraId="0EB922B3" w14:textId="77777777" w:rsidR="00923CB0" w:rsidRPr="00AC4FFE" w:rsidRDefault="00923CB0" w:rsidP="00923CB0">
      <w:pPr>
        <w:spacing w:before="0" w:after="0" w:line="240" w:lineRule="auto"/>
        <w:jc w:val="both"/>
        <w:rPr>
          <w:rFonts w:ascii="Arial" w:eastAsia="Times New Roman" w:hAnsi="Arial" w:cs="Arial"/>
          <w:lang w:val="en-US"/>
        </w:rPr>
      </w:pPr>
    </w:p>
    <w:p w14:paraId="6F74EA04" w14:textId="77777777" w:rsidR="00923CB0" w:rsidRPr="00AC4FFE" w:rsidRDefault="00923CB0" w:rsidP="00923CB0">
      <w:pPr>
        <w:spacing w:before="0" w:after="0" w:line="240" w:lineRule="auto"/>
        <w:jc w:val="both"/>
        <w:rPr>
          <w:rFonts w:ascii="Arial" w:eastAsia="MS Mincho" w:hAnsi="Arial" w:cs="Arial"/>
          <w:i/>
          <w:iCs/>
          <w:lang w:val="en-US"/>
        </w:rPr>
      </w:pPr>
      <w:r w:rsidRPr="00AC4FFE">
        <w:rPr>
          <w:rFonts w:ascii="Arial" w:eastAsia="MS Mincho" w:hAnsi="Arial" w:cs="Arial"/>
          <w:b/>
          <w:bCs/>
          <w:lang w:val="en-US"/>
        </w:rPr>
        <w:t xml:space="preserve">Encroachment: </w:t>
      </w:r>
      <w:r w:rsidRPr="00AC4FFE">
        <w:rPr>
          <w:rFonts w:ascii="Arial" w:eastAsia="MS Mincho" w:hAnsi="Arial" w:cs="Arial"/>
          <w:lang w:val="en-US"/>
        </w:rPr>
        <w:t>The illegal occupation or use of portion of the land holdings of another. (</w:t>
      </w:r>
      <w:r w:rsidRPr="00AC4FFE">
        <w:rPr>
          <w:rFonts w:ascii="Arial" w:eastAsia="MS Mincho" w:hAnsi="Arial" w:cs="Arial"/>
          <w:i/>
          <w:iCs/>
          <w:lang w:val="en-US"/>
        </w:rPr>
        <w:t xml:space="preserve">Source: </w:t>
      </w:r>
      <w:r w:rsidRPr="00AC4FFE">
        <w:rPr>
          <w:rFonts w:ascii="Arial" w:eastAsia="MS Mincho" w:hAnsi="Arial" w:cs="Arial"/>
          <w:i/>
          <w:iCs/>
          <w:lang w:val="en-GB"/>
        </w:rPr>
        <w:t>FAO Language Resources Project, 2005; IUFRO, Vienna, 2005</w:t>
      </w:r>
      <w:r w:rsidRPr="00AC4FFE">
        <w:rPr>
          <w:rFonts w:ascii="Arial" w:eastAsia="MS Mincho" w:hAnsi="Arial" w:cs="Arial"/>
          <w:i/>
          <w:iCs/>
          <w:lang w:val="en-US"/>
        </w:rPr>
        <w:t>)</w:t>
      </w:r>
    </w:p>
    <w:p w14:paraId="7342961C" w14:textId="77777777" w:rsidR="00923CB0" w:rsidRPr="00AC4FFE" w:rsidRDefault="00923CB0" w:rsidP="00923CB0">
      <w:pPr>
        <w:spacing w:before="0" w:after="0" w:line="240" w:lineRule="auto"/>
        <w:jc w:val="both"/>
        <w:rPr>
          <w:rFonts w:ascii="Arial" w:eastAsia="Times New Roman" w:hAnsi="Arial" w:cs="Arial"/>
          <w:lang w:val="en-US"/>
        </w:rPr>
      </w:pPr>
    </w:p>
    <w:p w14:paraId="5C859759" w14:textId="77777777" w:rsidR="00923CB0" w:rsidRPr="00AC4FFE" w:rsidRDefault="00923CB0" w:rsidP="00923CB0">
      <w:pPr>
        <w:spacing w:before="0" w:after="0" w:line="240" w:lineRule="auto"/>
        <w:jc w:val="both"/>
        <w:rPr>
          <w:rFonts w:ascii="Arial" w:eastAsia="Times New Roman" w:hAnsi="Arial" w:cs="Arial"/>
          <w:b/>
          <w:bCs/>
          <w:i/>
          <w:iCs/>
          <w:lang w:val="en-US"/>
        </w:rPr>
      </w:pPr>
      <w:r w:rsidRPr="00AC4FFE">
        <w:rPr>
          <w:rFonts w:ascii="Arial" w:eastAsia="MS Mincho" w:hAnsi="Arial" w:cs="Arial"/>
          <w:b/>
          <w:bCs/>
          <w:lang w:val="en-US"/>
        </w:rPr>
        <w:t xml:space="preserve">Ending Disassociation: </w:t>
      </w:r>
      <w:r w:rsidRPr="00AC4FFE">
        <w:rPr>
          <w:rFonts w:ascii="Arial" w:eastAsia="MS Mincho" w:hAnsi="Arial" w:cs="Arial"/>
          <w:lang w:val="en-US"/>
        </w:rPr>
        <w:t xml:space="preserve">The disassociated organization has met the defined conditions to be eligible to apply for </w:t>
      </w:r>
      <w:r w:rsidRPr="00AC4FFE">
        <w:rPr>
          <w:rFonts w:ascii="Arial" w:eastAsia="MS Mincho" w:hAnsi="Arial" w:cs="Arial"/>
          <w:i/>
          <w:lang w:val="en-US"/>
        </w:rPr>
        <w:t>association</w:t>
      </w:r>
      <w:r w:rsidRPr="00AC4FFE">
        <w:rPr>
          <w:rFonts w:ascii="Arial" w:eastAsia="MS Mincho" w:hAnsi="Arial" w:cs="Arial"/>
          <w:lang w:val="en-US"/>
        </w:rPr>
        <w:t xml:space="preserve">* with FSC again, if it wishes to do so. It does not mean that any previous contractual relationships are automatically resumed, or that any certificates are reinstated. </w:t>
      </w:r>
      <w:r w:rsidRPr="00AC4FFE">
        <w:rPr>
          <w:rFonts w:ascii="Arial" w:eastAsia="MS Mincho" w:hAnsi="Arial" w:cs="Arial"/>
          <w:i/>
          <w:iCs/>
          <w:lang w:val="en-US"/>
        </w:rPr>
        <w:t>(Source: FSC-PRO-01-009 V4-0)</w:t>
      </w:r>
    </w:p>
    <w:p w14:paraId="0C0C0FD2" w14:textId="77777777" w:rsidR="00923CB0" w:rsidRPr="00AC4FFE" w:rsidRDefault="00923CB0" w:rsidP="00923CB0">
      <w:pPr>
        <w:spacing w:before="0" w:after="0" w:line="240" w:lineRule="auto"/>
        <w:jc w:val="both"/>
        <w:rPr>
          <w:rFonts w:ascii="Arial" w:eastAsia="Times New Roman" w:hAnsi="Arial" w:cs="Arial"/>
          <w:b/>
          <w:bCs/>
          <w:lang w:val="en-US"/>
        </w:rPr>
      </w:pPr>
    </w:p>
    <w:p w14:paraId="45C7A0A3" w14:textId="77777777" w:rsidR="00923CB0" w:rsidRPr="00AC4FFE" w:rsidRDefault="00923CB0" w:rsidP="00923CB0">
      <w:pPr>
        <w:spacing w:before="0" w:after="0" w:line="240" w:lineRule="auto"/>
        <w:jc w:val="both"/>
        <w:rPr>
          <w:rFonts w:ascii="Segoe UI" w:eastAsia="Times New Roman" w:hAnsi="Segoe UI" w:cs="Segoe UI"/>
          <w:sz w:val="18"/>
          <w:szCs w:val="18"/>
          <w:lang w:val="en-US"/>
        </w:rPr>
      </w:pPr>
      <w:r w:rsidRPr="00AC4FFE">
        <w:rPr>
          <w:rFonts w:ascii="Arial" w:eastAsia="Times New Roman" w:hAnsi="Arial" w:cs="Arial"/>
          <w:b/>
          <w:bCs/>
          <w:lang w:val="en-US"/>
        </w:rPr>
        <w:t>Enhancement</w:t>
      </w:r>
      <w:r w:rsidRPr="00AC4FFE">
        <w:rPr>
          <w:rFonts w:ascii="Arial" w:eastAsia="Times New Roman" w:hAnsi="Arial" w:cs="Arial"/>
          <w:lang w:val="en-US"/>
        </w:rPr>
        <w:t>: Refer to the sub-definition under Restoration / Ecological Restoration in this Glossary. </w:t>
      </w:r>
    </w:p>
    <w:p w14:paraId="166A73A5" w14:textId="77777777" w:rsidR="00923CB0" w:rsidRPr="00AC4FFE" w:rsidRDefault="00923CB0" w:rsidP="00923CB0">
      <w:pPr>
        <w:spacing w:before="0" w:after="0" w:line="240" w:lineRule="auto"/>
        <w:jc w:val="both"/>
        <w:rPr>
          <w:rFonts w:ascii="Arial" w:eastAsia="Times New Roman" w:hAnsi="Arial" w:cs="Arial"/>
          <w:lang w:val="en-US"/>
        </w:rPr>
      </w:pPr>
    </w:p>
    <w:p w14:paraId="0CE34009" w14:textId="77777777" w:rsidR="00923CB0" w:rsidRPr="00AC4FFE" w:rsidRDefault="00923CB0" w:rsidP="00923CB0">
      <w:pPr>
        <w:spacing w:before="0" w:after="0" w:line="240" w:lineRule="auto"/>
        <w:jc w:val="both"/>
        <w:rPr>
          <w:rFonts w:ascii="Arial" w:eastAsia="Times New Roman" w:hAnsi="Arial" w:cs="Arial"/>
          <w:lang w:val="en-GB" w:eastAsia="en-GB"/>
        </w:rPr>
      </w:pPr>
      <w:bookmarkStart w:id="203" w:name="_Hlk117690412"/>
      <w:r w:rsidRPr="00AC4FFE">
        <w:rPr>
          <w:rFonts w:ascii="Arial" w:eastAsia="Times New Roman" w:hAnsi="Arial" w:cs="Arial"/>
          <w:b/>
          <w:bCs/>
          <w:lang w:val="en-GB" w:eastAsia="en-GB"/>
        </w:rPr>
        <w:t>Environmental Due Diligence (EDD)</w:t>
      </w:r>
      <w:r w:rsidRPr="00AC4FFE">
        <w:rPr>
          <w:rFonts w:ascii="Arial" w:eastAsia="Times New Roman" w:hAnsi="Arial" w:cs="Arial"/>
          <w:lang w:val="en-GB" w:eastAsia="en-GB"/>
        </w:rPr>
        <w:t xml:space="preserve">: A framework to assess ongoing risks to </w:t>
      </w:r>
      <w:r w:rsidRPr="00AC4FFE">
        <w:rPr>
          <w:rFonts w:ascii="Arial" w:eastAsia="Times New Roman" w:hAnsi="Arial" w:cs="Arial"/>
          <w:i/>
          <w:iCs/>
          <w:lang w:val="en-GB" w:eastAsia="en-GB"/>
        </w:rPr>
        <w:t>environmental values</w:t>
      </w:r>
      <w:r w:rsidRPr="00AC4FFE">
        <w:rPr>
          <w:rFonts w:ascii="Arial" w:eastAsia="Times New Roman" w:hAnsi="Arial" w:cs="Arial"/>
          <w:lang w:val="en-GB" w:eastAsia="en-GB"/>
        </w:rPr>
        <w:t>*, a management process in order to identify, prevent, mitigate and account for how [a company] addresses its adverse environmental impacts. It includes four key steps: assessing actual and potential human rights impacts; integrating and acting on the findings; tracking responses; and communicating about how impacts are addressed. (</w:t>
      </w:r>
      <w:r w:rsidRPr="00AC4FFE">
        <w:rPr>
          <w:rFonts w:ascii="Arial" w:eastAsia="Times New Roman" w:hAnsi="Arial" w:cs="Arial"/>
          <w:i/>
          <w:iCs/>
          <w:lang w:val="en-GB" w:eastAsia="en-GB"/>
        </w:rPr>
        <w:t xml:space="preserve">Source: Adapted from </w:t>
      </w:r>
      <w:r w:rsidRPr="00AC4FFE">
        <w:rPr>
          <w:rFonts w:ascii="Arial" w:eastAsia="Times New Roman" w:hAnsi="Arial" w:cs="Arial"/>
          <w:i/>
          <w:iCs/>
          <w:lang w:val="en-US" w:eastAsia="en-GB"/>
        </w:rPr>
        <w:t>UNGP Reporting Framework (2011</w:t>
      </w:r>
      <w:r w:rsidRPr="00AC4FFE">
        <w:rPr>
          <w:rFonts w:ascii="Arial" w:eastAsia="Times New Roman" w:hAnsi="Arial" w:cs="Arial"/>
          <w:lang w:val="en-US" w:eastAsia="en-GB"/>
        </w:rPr>
        <w:t>))</w:t>
      </w:r>
    </w:p>
    <w:bookmarkEnd w:id="203"/>
    <w:p w14:paraId="051C4A80" w14:textId="77777777" w:rsidR="00923CB0" w:rsidRPr="00AC4FFE" w:rsidRDefault="00923CB0" w:rsidP="00923CB0">
      <w:pPr>
        <w:spacing w:before="0" w:after="0" w:line="240" w:lineRule="auto"/>
        <w:jc w:val="both"/>
        <w:rPr>
          <w:rFonts w:ascii="Arial" w:eastAsia="Times New Roman" w:hAnsi="Arial" w:cs="Arial"/>
          <w:b/>
          <w:bCs/>
          <w:lang w:val="en-GB" w:eastAsia="en-GB"/>
        </w:rPr>
      </w:pPr>
    </w:p>
    <w:p w14:paraId="2962D0F1" w14:textId="77777777" w:rsidR="00923CB0" w:rsidRPr="00AC4FFE" w:rsidRDefault="00923CB0" w:rsidP="00923CB0">
      <w:pPr>
        <w:spacing w:before="0" w:after="0" w:line="240" w:lineRule="auto"/>
        <w:jc w:val="both"/>
        <w:rPr>
          <w:rFonts w:ascii="Arial" w:eastAsia="Times New Roman" w:hAnsi="Arial" w:cs="Arial"/>
          <w:lang w:val="en-US" w:eastAsia="en-GB"/>
        </w:rPr>
      </w:pPr>
      <w:r w:rsidRPr="00AC4FFE">
        <w:rPr>
          <w:rFonts w:ascii="Arial" w:eastAsia="Times New Roman" w:hAnsi="Arial" w:cs="Arial"/>
          <w:b/>
          <w:bCs/>
          <w:lang w:val="en-GB" w:eastAsia="en-GB"/>
        </w:rPr>
        <w:t xml:space="preserve">Environmental harm: </w:t>
      </w:r>
      <w:r w:rsidRPr="00AC4FFE">
        <w:rPr>
          <w:rFonts w:ascii="Arial" w:eastAsia="Times New Roman" w:hAnsi="Arial" w:cs="Arial"/>
          <w:lang w:val="en-US" w:eastAsia="en-GB"/>
        </w:rPr>
        <w:t xml:space="preserve">Injury, loss or detriment to forests, </w:t>
      </w:r>
      <w:r w:rsidRPr="00AC4FFE">
        <w:rPr>
          <w:rFonts w:ascii="Arial" w:eastAsia="Times New Roman" w:hAnsi="Arial" w:cs="Arial"/>
          <w:i/>
          <w:iCs/>
          <w:lang w:val="en-US" w:eastAsia="en-GB"/>
        </w:rPr>
        <w:t>environmental values</w:t>
      </w:r>
      <w:r w:rsidRPr="00AC4FFE">
        <w:rPr>
          <w:rFonts w:ascii="Arial" w:eastAsia="Times New Roman" w:hAnsi="Arial" w:cs="Arial"/>
          <w:lang w:val="en-US" w:eastAsia="en-GB"/>
        </w:rPr>
        <w:t xml:space="preserve">*, or </w:t>
      </w:r>
      <w:r w:rsidRPr="00AC4FFE">
        <w:rPr>
          <w:rFonts w:ascii="Arial" w:eastAsia="Times New Roman" w:hAnsi="Arial" w:cs="Arial"/>
          <w:i/>
          <w:iCs/>
          <w:lang w:val="en-US" w:eastAsia="en-GB"/>
        </w:rPr>
        <w:t>ecosystem services*</w:t>
      </w:r>
      <w:r w:rsidRPr="00AC4FFE">
        <w:rPr>
          <w:rFonts w:ascii="Arial" w:eastAsia="Times New Roman" w:hAnsi="Arial" w:cs="Arial"/>
          <w:lang w:val="en-US" w:eastAsia="en-GB"/>
        </w:rPr>
        <w:t xml:space="preserve"> </w:t>
      </w:r>
    </w:p>
    <w:p w14:paraId="4EF6691E" w14:textId="77777777" w:rsidR="00923CB0" w:rsidRPr="00AC4FFE" w:rsidRDefault="00923CB0" w:rsidP="00923CB0">
      <w:pPr>
        <w:spacing w:before="0" w:after="0" w:line="240" w:lineRule="auto"/>
        <w:jc w:val="both"/>
        <w:rPr>
          <w:rFonts w:ascii="Arial" w:eastAsia="Times New Roman" w:hAnsi="Arial" w:cs="Arial"/>
          <w:sz w:val="18"/>
          <w:szCs w:val="18"/>
          <w:lang w:val="en-GB" w:eastAsia="en-GB"/>
        </w:rPr>
      </w:pPr>
    </w:p>
    <w:p w14:paraId="5E2B8D3F" w14:textId="77777777" w:rsidR="00923CB0" w:rsidRPr="00AC4FFE" w:rsidRDefault="00923CB0" w:rsidP="00923CB0">
      <w:pPr>
        <w:spacing w:before="0" w:after="0" w:line="240" w:lineRule="auto"/>
        <w:jc w:val="both"/>
        <w:rPr>
          <w:rFonts w:ascii="Segoe UI" w:eastAsia="Times New Roman" w:hAnsi="Segoe UI" w:cs="Segoe UI"/>
          <w:sz w:val="18"/>
          <w:szCs w:val="18"/>
          <w:lang w:val="en-US"/>
        </w:rPr>
      </w:pPr>
      <w:r w:rsidRPr="00AC4FFE">
        <w:rPr>
          <w:rFonts w:ascii="Arial" w:eastAsia="Times New Roman" w:hAnsi="Arial" w:cs="Arial"/>
          <w:b/>
          <w:bCs/>
          <w:lang w:val="en-US"/>
        </w:rPr>
        <w:t xml:space="preserve">Environmental values: </w:t>
      </w:r>
      <w:r w:rsidRPr="00AC4FFE">
        <w:rPr>
          <w:rFonts w:ascii="Arial" w:eastAsia="Times New Roman" w:hAnsi="Arial" w:cs="Arial"/>
          <w:lang w:val="en-US"/>
        </w:rPr>
        <w:t>The following set of elements of the biophysical and human environment: </w:t>
      </w:r>
    </w:p>
    <w:p w14:paraId="47D69290" w14:textId="77777777" w:rsidR="00923CB0" w:rsidRPr="00AC4FFE" w:rsidRDefault="00923CB0" w:rsidP="00510772">
      <w:pPr>
        <w:numPr>
          <w:ilvl w:val="0"/>
          <w:numId w:val="35"/>
        </w:numPr>
        <w:spacing w:before="0" w:after="0" w:line="240" w:lineRule="auto"/>
        <w:ind w:left="629" w:hanging="357"/>
        <w:contextualSpacing/>
        <w:jc w:val="both"/>
        <w:rPr>
          <w:rFonts w:ascii="Segoe UI" w:eastAsia="Times New Roman" w:hAnsi="Segoe UI" w:cs="Segoe UI"/>
          <w:lang w:val="en-US"/>
        </w:rPr>
      </w:pPr>
      <w:r w:rsidRPr="00AC4FFE">
        <w:rPr>
          <w:rFonts w:ascii="Arial" w:eastAsia="Times New Roman" w:hAnsi="Arial" w:cs="Arial"/>
          <w:lang w:val="en-GB"/>
        </w:rPr>
        <w:t>ecosystem functions (including carbon sequestration and storage) </w:t>
      </w:r>
      <w:r w:rsidRPr="00AC4FFE">
        <w:rPr>
          <w:rFonts w:ascii="Arial" w:eastAsia="Times New Roman" w:hAnsi="Arial" w:cs="Arial"/>
          <w:lang w:val="en-US"/>
        </w:rPr>
        <w:t> </w:t>
      </w:r>
    </w:p>
    <w:p w14:paraId="0DC16EA4" w14:textId="77777777" w:rsidR="00923CB0" w:rsidRPr="00AC4FFE" w:rsidRDefault="00923CB0" w:rsidP="00510772">
      <w:pPr>
        <w:numPr>
          <w:ilvl w:val="0"/>
          <w:numId w:val="35"/>
        </w:numPr>
        <w:spacing w:before="0" w:after="0" w:line="240" w:lineRule="auto"/>
        <w:ind w:left="629" w:hanging="357"/>
        <w:contextualSpacing/>
        <w:jc w:val="both"/>
        <w:rPr>
          <w:rFonts w:ascii="Segoe UI" w:eastAsia="Times New Roman" w:hAnsi="Segoe UI" w:cs="Segoe UI"/>
          <w:sz w:val="20"/>
          <w:szCs w:val="20"/>
          <w:lang w:val="en-US"/>
        </w:rPr>
      </w:pPr>
      <w:r w:rsidRPr="00AC4FFE">
        <w:rPr>
          <w:rFonts w:ascii="Arial" w:eastAsia="Times New Roman" w:hAnsi="Arial" w:cs="Arial"/>
          <w:lang w:val="en-GB"/>
        </w:rPr>
        <w:t>biological diversity</w:t>
      </w:r>
    </w:p>
    <w:p w14:paraId="50BE3243" w14:textId="77777777" w:rsidR="00923CB0" w:rsidRPr="00AC4FFE" w:rsidRDefault="00923CB0" w:rsidP="00510772">
      <w:pPr>
        <w:numPr>
          <w:ilvl w:val="0"/>
          <w:numId w:val="35"/>
        </w:numPr>
        <w:spacing w:before="0" w:after="0" w:line="240" w:lineRule="auto"/>
        <w:ind w:left="629" w:hanging="357"/>
        <w:contextualSpacing/>
        <w:jc w:val="both"/>
        <w:rPr>
          <w:rFonts w:ascii="Segoe UI" w:eastAsia="Times New Roman" w:hAnsi="Segoe UI" w:cs="Segoe UI"/>
          <w:sz w:val="20"/>
          <w:szCs w:val="20"/>
          <w:lang w:val="en-US"/>
        </w:rPr>
      </w:pPr>
      <w:r w:rsidRPr="00AC4FFE">
        <w:rPr>
          <w:rFonts w:ascii="Arial" w:eastAsia="Times New Roman" w:hAnsi="Arial" w:cs="Arial"/>
          <w:lang w:val="en-GB"/>
        </w:rPr>
        <w:t>water resources</w:t>
      </w:r>
    </w:p>
    <w:p w14:paraId="2B9B2662" w14:textId="77777777" w:rsidR="00923CB0" w:rsidRPr="00AC4FFE" w:rsidRDefault="00923CB0" w:rsidP="00510772">
      <w:pPr>
        <w:numPr>
          <w:ilvl w:val="0"/>
          <w:numId w:val="35"/>
        </w:numPr>
        <w:spacing w:before="0" w:after="0" w:line="240" w:lineRule="auto"/>
        <w:ind w:left="629" w:hanging="357"/>
        <w:contextualSpacing/>
        <w:jc w:val="both"/>
        <w:rPr>
          <w:rFonts w:ascii="Segoe UI" w:eastAsia="Times New Roman" w:hAnsi="Segoe UI" w:cs="Segoe UI"/>
          <w:sz w:val="20"/>
          <w:szCs w:val="20"/>
          <w:lang w:val="en-US"/>
        </w:rPr>
      </w:pPr>
      <w:r w:rsidRPr="00AC4FFE">
        <w:rPr>
          <w:rFonts w:ascii="Arial" w:eastAsia="Times New Roman" w:hAnsi="Arial" w:cs="Arial"/>
          <w:lang w:val="en-GB"/>
        </w:rPr>
        <w:t>soils</w:t>
      </w:r>
    </w:p>
    <w:p w14:paraId="7A1C429B" w14:textId="77777777" w:rsidR="00923CB0" w:rsidRPr="00AC4FFE" w:rsidRDefault="00923CB0" w:rsidP="00510772">
      <w:pPr>
        <w:numPr>
          <w:ilvl w:val="0"/>
          <w:numId w:val="35"/>
        </w:numPr>
        <w:spacing w:before="0" w:after="0" w:line="240" w:lineRule="auto"/>
        <w:ind w:left="629" w:hanging="357"/>
        <w:contextualSpacing/>
        <w:jc w:val="both"/>
        <w:rPr>
          <w:rFonts w:ascii="Segoe UI" w:eastAsia="Times New Roman" w:hAnsi="Segoe UI" w:cs="Segoe UI"/>
          <w:sz w:val="20"/>
          <w:szCs w:val="20"/>
          <w:lang w:val="en-US"/>
        </w:rPr>
      </w:pPr>
      <w:r w:rsidRPr="00AC4FFE">
        <w:rPr>
          <w:rFonts w:ascii="Arial" w:eastAsia="Times New Roman" w:hAnsi="Arial" w:cs="Arial"/>
          <w:lang w:val="en-GB"/>
        </w:rPr>
        <w:t>atmosphere</w:t>
      </w:r>
      <w:r w:rsidRPr="00AC4FFE">
        <w:rPr>
          <w:rFonts w:ascii="Arial" w:eastAsia="Times New Roman" w:hAnsi="Arial" w:cs="Arial"/>
          <w:lang w:val="en-US"/>
        </w:rPr>
        <w:t> </w:t>
      </w:r>
    </w:p>
    <w:p w14:paraId="29343FAD" w14:textId="77777777" w:rsidR="00923CB0" w:rsidRPr="00AC4FFE" w:rsidRDefault="00923CB0" w:rsidP="00510772">
      <w:pPr>
        <w:numPr>
          <w:ilvl w:val="0"/>
          <w:numId w:val="35"/>
        </w:numPr>
        <w:spacing w:before="0" w:after="0" w:line="240" w:lineRule="auto"/>
        <w:ind w:left="629" w:hanging="357"/>
        <w:contextualSpacing/>
        <w:jc w:val="both"/>
        <w:rPr>
          <w:rFonts w:ascii="Segoe UI" w:eastAsia="Times New Roman" w:hAnsi="Segoe UI" w:cs="Segoe UI"/>
          <w:sz w:val="20"/>
          <w:szCs w:val="20"/>
          <w:lang w:val="en-US"/>
        </w:rPr>
      </w:pPr>
      <w:r w:rsidRPr="00AC4FFE">
        <w:rPr>
          <w:rFonts w:ascii="Arial" w:eastAsia="Times New Roman" w:hAnsi="Arial" w:cs="Arial"/>
          <w:lang w:val="en-GB"/>
        </w:rPr>
        <w:t>landscape values (including cultural and spiritual values).</w:t>
      </w:r>
      <w:r w:rsidRPr="00AC4FFE">
        <w:rPr>
          <w:rFonts w:ascii="Arial" w:eastAsia="Times New Roman" w:hAnsi="Arial" w:cs="Arial"/>
          <w:lang w:val="en-US"/>
        </w:rPr>
        <w:t> </w:t>
      </w:r>
    </w:p>
    <w:p w14:paraId="547BA3FE" w14:textId="77777777" w:rsidR="00923CB0" w:rsidRPr="00AC4FFE" w:rsidRDefault="00923CB0" w:rsidP="00923CB0">
      <w:pPr>
        <w:spacing w:before="0" w:after="0" w:line="240" w:lineRule="auto"/>
        <w:jc w:val="both"/>
        <w:rPr>
          <w:rFonts w:ascii="Arial" w:eastAsia="Times New Roman" w:hAnsi="Arial" w:cs="Arial"/>
          <w:lang w:val="en-US"/>
        </w:rPr>
      </w:pPr>
      <w:r w:rsidRPr="00AC4FFE">
        <w:rPr>
          <w:rFonts w:ascii="Arial" w:eastAsia="Times New Roman" w:hAnsi="Arial" w:cs="Arial"/>
          <w:lang w:val="en-US"/>
        </w:rPr>
        <w:t>The actual worth attributed to these elements depends on human and societal perceptions. (</w:t>
      </w:r>
      <w:r w:rsidRPr="00AC4FFE">
        <w:rPr>
          <w:rFonts w:ascii="Arial" w:eastAsia="Times New Roman" w:hAnsi="Arial" w:cs="Arial"/>
          <w:i/>
          <w:iCs/>
          <w:lang w:val="en-US"/>
        </w:rPr>
        <w:t>Source: FSC-STD-01-001 V5-2)</w:t>
      </w:r>
      <w:r w:rsidRPr="00AC4FFE">
        <w:rPr>
          <w:rFonts w:ascii="Arial" w:eastAsia="Times New Roman" w:hAnsi="Arial" w:cs="Arial"/>
          <w:lang w:val="en-US"/>
        </w:rPr>
        <w:t> </w:t>
      </w:r>
    </w:p>
    <w:p w14:paraId="264F2071" w14:textId="77777777" w:rsidR="00923CB0" w:rsidRPr="00AC4FFE" w:rsidRDefault="00923CB0" w:rsidP="00923CB0">
      <w:pPr>
        <w:spacing w:before="0" w:after="0" w:line="240" w:lineRule="auto"/>
        <w:jc w:val="both"/>
        <w:rPr>
          <w:rFonts w:ascii="Arial" w:eastAsia="Times New Roman" w:hAnsi="Arial" w:cs="Arial"/>
          <w:lang w:val="en-US"/>
        </w:rPr>
      </w:pPr>
    </w:p>
    <w:p w14:paraId="449C485F" w14:textId="77777777" w:rsidR="00923CB0" w:rsidRPr="00AC4FFE" w:rsidRDefault="00923CB0" w:rsidP="00923CB0">
      <w:pPr>
        <w:spacing w:before="0" w:after="0" w:line="240" w:lineRule="auto"/>
        <w:jc w:val="both"/>
        <w:rPr>
          <w:rFonts w:ascii="Segoe UI" w:eastAsia="Times New Roman" w:hAnsi="Segoe UI" w:cs="Segoe UI"/>
          <w:sz w:val="18"/>
          <w:szCs w:val="18"/>
          <w:lang w:val="en-GB" w:eastAsia="en-GB"/>
        </w:rPr>
      </w:pPr>
      <w:r w:rsidRPr="00AC4FFE">
        <w:rPr>
          <w:rFonts w:ascii="Arial" w:eastAsia="Times New Roman" w:hAnsi="Arial" w:cs="Arial"/>
          <w:b/>
          <w:bCs/>
          <w:lang w:val="en-US" w:eastAsia="en-GB"/>
        </w:rPr>
        <w:t xml:space="preserve">Equivalent: </w:t>
      </w:r>
      <w:r w:rsidRPr="00AC4FFE">
        <w:rPr>
          <w:rFonts w:ascii="Arial" w:eastAsia="Times New Roman" w:hAnsi="Arial" w:cs="Arial"/>
          <w:lang w:val="en-US" w:eastAsia="en-GB"/>
        </w:rPr>
        <w:t xml:space="preserve">For ecological equivalence, the same specific type of </w:t>
      </w:r>
      <w:r w:rsidRPr="00AC4FFE">
        <w:rPr>
          <w:rFonts w:ascii="Arial" w:eastAsia="Times New Roman" w:hAnsi="Arial" w:cs="Arial"/>
          <w:i/>
          <w:iCs/>
          <w:lang w:val="en-US" w:eastAsia="en-GB"/>
        </w:rPr>
        <w:t>natural forest</w:t>
      </w:r>
      <w:r w:rsidRPr="00AC4FFE">
        <w:rPr>
          <w:rFonts w:ascii="Arial" w:eastAsia="Times New Roman" w:hAnsi="Arial" w:cs="Arial"/>
          <w:lang w:val="en-US" w:eastAsia="en-GB"/>
        </w:rPr>
        <w:t xml:space="preserve">* or </w:t>
      </w:r>
      <w:r w:rsidRPr="00AC4FFE">
        <w:rPr>
          <w:rFonts w:ascii="Arial" w:eastAsia="Times New Roman" w:hAnsi="Arial" w:cs="Arial"/>
          <w:i/>
          <w:iCs/>
          <w:lang w:val="en-US" w:eastAsia="en-GB"/>
        </w:rPr>
        <w:t>High Conservation Value</w:t>
      </w:r>
      <w:r w:rsidRPr="00AC4FFE">
        <w:rPr>
          <w:rFonts w:ascii="Arial" w:eastAsia="Times New Roman" w:hAnsi="Arial" w:cs="Arial"/>
          <w:lang w:val="en-US" w:eastAsia="en-GB"/>
        </w:rPr>
        <w:t>* is restored or conserved as was destroyed.</w:t>
      </w:r>
      <w:r w:rsidRPr="00AC4FFE">
        <w:rPr>
          <w:rFonts w:ascii="Arial" w:eastAsia="Times New Roman" w:hAnsi="Arial" w:cs="Arial"/>
          <w:lang w:val="en-GB" w:eastAsia="en-GB"/>
        </w:rPr>
        <w:t> </w:t>
      </w:r>
    </w:p>
    <w:p w14:paraId="3A913CA1" w14:textId="77777777" w:rsidR="00923CB0" w:rsidRPr="00AC4FFE" w:rsidRDefault="00923CB0" w:rsidP="00923CB0">
      <w:pPr>
        <w:spacing w:before="0" w:after="0" w:line="240" w:lineRule="auto"/>
        <w:jc w:val="both"/>
        <w:rPr>
          <w:rFonts w:ascii="Arial" w:eastAsia="Times New Roman" w:hAnsi="Arial" w:cs="Arial"/>
          <w:lang w:val="en-GB" w:eastAsia="en-GB"/>
        </w:rPr>
      </w:pPr>
    </w:p>
    <w:p w14:paraId="70CFB757" w14:textId="77777777" w:rsidR="00923CB0" w:rsidRPr="00AC4FFE" w:rsidRDefault="00923CB0" w:rsidP="00923CB0">
      <w:pPr>
        <w:spacing w:before="0" w:after="0" w:line="240" w:lineRule="auto"/>
        <w:jc w:val="both"/>
        <w:rPr>
          <w:rFonts w:ascii="Arial" w:eastAsia="Times New Roman" w:hAnsi="Arial" w:cs="Arial"/>
          <w:i/>
          <w:iCs/>
          <w:lang w:val="en-US" w:eastAsia="en-GB"/>
        </w:rPr>
      </w:pPr>
      <w:r w:rsidRPr="00AC4FFE">
        <w:rPr>
          <w:rStyle w:val="normaltextrun"/>
          <w:rFonts w:ascii="Arial" w:hAnsi="Arial" w:cs="Arial"/>
          <w:color w:val="000000"/>
          <w:shd w:val="clear" w:color="auto" w:fill="FFFFFF"/>
        </w:rPr>
        <w:t xml:space="preserve">For social </w:t>
      </w:r>
      <w:r w:rsidRPr="00AC4FFE">
        <w:rPr>
          <w:rStyle w:val="normaltextrun"/>
          <w:rFonts w:ascii="Arial" w:hAnsi="Arial" w:cs="Arial"/>
          <w:i/>
          <w:iCs/>
          <w:color w:val="000000"/>
          <w:shd w:val="clear" w:color="auto" w:fill="FFFFFF"/>
        </w:rPr>
        <w:t>remedy</w:t>
      </w:r>
      <w:r w:rsidRPr="00AC4FFE">
        <w:rPr>
          <w:rStyle w:val="normaltextrun"/>
          <w:rFonts w:ascii="Arial" w:hAnsi="Arial" w:cs="Arial"/>
          <w:color w:val="000000"/>
          <w:shd w:val="clear" w:color="auto" w:fill="FFFFFF"/>
        </w:rPr>
        <w:t xml:space="preserve">*, equivalence shall be based on an </w:t>
      </w:r>
      <w:r w:rsidRPr="00AC4FFE">
        <w:rPr>
          <w:rStyle w:val="normaltextrun"/>
          <w:rFonts w:ascii="Arial" w:hAnsi="Arial" w:cs="Arial"/>
          <w:i/>
          <w:color w:val="000000"/>
          <w:shd w:val="clear" w:color="auto" w:fill="FFFFFF"/>
        </w:rPr>
        <w:t>independent</w:t>
      </w:r>
      <w:r w:rsidRPr="00AC4FFE">
        <w:rPr>
          <w:rStyle w:val="normaltextrun"/>
          <w:rFonts w:ascii="Arial" w:hAnsi="Arial" w:cs="Arial"/>
          <w:i/>
          <w:iCs/>
          <w:color w:val="000000"/>
          <w:shd w:val="clear" w:color="auto" w:fill="FFFFFF"/>
        </w:rPr>
        <w:t>*</w:t>
      </w:r>
      <w:r w:rsidRPr="00AC4FFE">
        <w:rPr>
          <w:rStyle w:val="normaltextrun"/>
          <w:rFonts w:ascii="Arial" w:hAnsi="Arial" w:cs="Arial"/>
          <w:i/>
          <w:color w:val="000000"/>
          <w:shd w:val="clear" w:color="auto" w:fill="FFFFFF"/>
        </w:rPr>
        <w:t xml:space="preserve"> </w:t>
      </w:r>
      <w:r w:rsidRPr="00AC4FFE">
        <w:rPr>
          <w:rStyle w:val="normaltextrun"/>
          <w:rFonts w:ascii="Arial" w:hAnsi="Arial" w:cs="Arial"/>
          <w:color w:val="000000"/>
          <w:shd w:val="clear" w:color="auto" w:fill="FFFFFF"/>
        </w:rPr>
        <w:t xml:space="preserve">assessment and agreement on </w:t>
      </w:r>
      <w:r w:rsidRPr="00AC4FFE">
        <w:rPr>
          <w:rStyle w:val="normaltextrun"/>
          <w:rFonts w:ascii="Arial" w:hAnsi="Arial" w:cs="Arial"/>
          <w:i/>
          <w:iCs/>
          <w:color w:val="000000"/>
          <w:shd w:val="clear" w:color="auto" w:fill="FFFFFF"/>
        </w:rPr>
        <w:t>remedy</w:t>
      </w:r>
      <w:r w:rsidRPr="00AC4FFE">
        <w:rPr>
          <w:rStyle w:val="normaltextrun"/>
          <w:rFonts w:ascii="Arial" w:hAnsi="Arial" w:cs="Arial"/>
          <w:color w:val="000000"/>
          <w:shd w:val="clear" w:color="auto" w:fill="FFFFFF"/>
        </w:rPr>
        <w:t xml:space="preserve">* through </w:t>
      </w:r>
      <w:r w:rsidRPr="00AC4FFE">
        <w:rPr>
          <w:rStyle w:val="normaltextrun"/>
          <w:rFonts w:ascii="Arial" w:hAnsi="Arial" w:cs="Arial"/>
          <w:i/>
          <w:iCs/>
          <w:color w:val="000000"/>
          <w:shd w:val="clear" w:color="auto" w:fill="FFFFFF"/>
        </w:rPr>
        <w:t>Free, Prior, Informed Consent</w:t>
      </w:r>
      <w:r w:rsidRPr="00AC4FFE">
        <w:rPr>
          <w:rStyle w:val="normaltextrun"/>
          <w:rFonts w:ascii="Arial" w:hAnsi="Arial" w:cs="Arial"/>
          <w:color w:val="000000" w:themeColor="text1"/>
        </w:rPr>
        <w:t>*</w:t>
      </w:r>
      <w:r w:rsidRPr="00AC4FFE">
        <w:rPr>
          <w:rStyle w:val="normaltextrun"/>
          <w:rFonts w:ascii="Arial" w:hAnsi="Arial" w:cs="Arial"/>
          <w:color w:val="000000"/>
          <w:shd w:val="clear" w:color="auto" w:fill="FFFFFF"/>
        </w:rPr>
        <w:t xml:space="preserve"> (FPIC) with the </w:t>
      </w:r>
      <w:r w:rsidRPr="00AC4FFE">
        <w:rPr>
          <w:rStyle w:val="normaltextrun"/>
          <w:rFonts w:ascii="Arial" w:hAnsi="Arial" w:cs="Arial"/>
          <w:i/>
          <w:iCs/>
          <w:color w:val="7030A0"/>
          <w:shd w:val="clear" w:color="auto" w:fill="FFFFFF"/>
        </w:rPr>
        <w:t>affected rights holders</w:t>
      </w:r>
      <w:r w:rsidRPr="00AC4FFE">
        <w:rPr>
          <w:rStyle w:val="normaltextrun"/>
          <w:rFonts w:ascii="Arial" w:hAnsi="Arial" w:cs="Arial"/>
          <w:color w:val="000000"/>
          <w:shd w:val="clear" w:color="auto" w:fill="FFFFFF"/>
        </w:rPr>
        <w:t xml:space="preserve">* of the nature, quality and quantity of all </w:t>
      </w:r>
      <w:r w:rsidRPr="00AC4FFE">
        <w:rPr>
          <w:rStyle w:val="normaltextrun"/>
          <w:rFonts w:ascii="Arial" w:hAnsi="Arial" w:cs="Arial"/>
          <w:i/>
          <w:iCs/>
          <w:color w:val="000000"/>
          <w:shd w:val="clear" w:color="auto" w:fill="FFFFFF"/>
        </w:rPr>
        <w:t>social harms</w:t>
      </w:r>
      <w:r w:rsidRPr="00AC4FFE">
        <w:rPr>
          <w:rStyle w:val="normaltextrun"/>
          <w:rFonts w:ascii="Arial" w:hAnsi="Arial" w:cs="Arial"/>
          <w:color w:val="000000"/>
          <w:shd w:val="clear" w:color="auto" w:fill="FFFFFF"/>
        </w:rPr>
        <w:t>* as well as the on-going future benefits these would have provided. Equivalence shall entail provision of the best means possible to ensure future community wellbeing.</w:t>
      </w:r>
      <w:r w:rsidRPr="00AC4FFE">
        <w:rPr>
          <w:rStyle w:val="eop"/>
          <w:rFonts w:ascii="Arial" w:hAnsi="Arial" w:cs="Arial"/>
          <w:color w:val="000000"/>
          <w:shd w:val="clear" w:color="auto" w:fill="FFFFFF"/>
        </w:rPr>
        <w:t> </w:t>
      </w:r>
      <w:r w:rsidRPr="00AC4FFE">
        <w:rPr>
          <w:rFonts w:ascii="Arial" w:eastAsia="Times New Roman" w:hAnsi="Arial" w:cs="Arial"/>
          <w:lang w:val="en-US" w:eastAsia="en-GB"/>
        </w:rPr>
        <w:t xml:space="preserve"> (</w:t>
      </w:r>
      <w:r w:rsidRPr="00AC4FFE">
        <w:rPr>
          <w:rFonts w:ascii="Arial" w:eastAsia="Times New Roman" w:hAnsi="Arial" w:cs="Arial"/>
          <w:i/>
          <w:iCs/>
          <w:lang w:val="en-US" w:eastAsia="en-GB"/>
        </w:rPr>
        <w:t xml:space="preserve">Source: </w:t>
      </w:r>
      <w:r w:rsidRPr="00AC4FFE">
        <w:rPr>
          <w:rFonts w:ascii="Arial" w:eastAsia="Times New Roman" w:hAnsi="Arial" w:cs="Arial"/>
          <w:i/>
          <w:iCs/>
          <w:lang w:val="en-GB" w:eastAsia="en-GB"/>
        </w:rPr>
        <w:t>FSC-POL-01-007</w:t>
      </w:r>
      <w:r w:rsidRPr="00AC4FFE">
        <w:rPr>
          <w:rFonts w:ascii="Arial" w:eastAsia="Times New Roman" w:hAnsi="Arial" w:cs="Arial"/>
          <w:i/>
          <w:iCs/>
          <w:lang w:val="en-US" w:eastAsia="en-GB"/>
        </w:rPr>
        <w:t xml:space="preserve"> </w:t>
      </w:r>
      <w:r w:rsidRPr="00AC4FFE">
        <w:rPr>
          <w:rFonts w:ascii="Arial" w:eastAsia="Times New Roman" w:hAnsi="Arial" w:cs="Arial"/>
          <w:i/>
          <w:iCs/>
          <w:lang w:val="en-GB" w:eastAsia="en-GB"/>
        </w:rPr>
        <w:t>V1-0)</w:t>
      </w:r>
    </w:p>
    <w:p w14:paraId="6BB9700D" w14:textId="77777777" w:rsidR="00923CB0" w:rsidRPr="00AC4FFE" w:rsidRDefault="00923CB0" w:rsidP="00923CB0">
      <w:pPr>
        <w:spacing w:before="0" w:after="0" w:line="240" w:lineRule="auto"/>
        <w:jc w:val="both"/>
        <w:rPr>
          <w:rFonts w:ascii="Arial" w:eastAsia="Times New Roman" w:hAnsi="Arial" w:cs="Arial"/>
          <w:b/>
          <w:bCs/>
          <w:lang w:val="en-US" w:eastAsia="en-GB"/>
        </w:rPr>
      </w:pPr>
    </w:p>
    <w:p w14:paraId="440C8ED8" w14:textId="77777777" w:rsidR="00923CB0" w:rsidRPr="00AC4FFE" w:rsidRDefault="00923CB0" w:rsidP="00923CB0">
      <w:pPr>
        <w:spacing w:before="0" w:after="0" w:line="240" w:lineRule="auto"/>
        <w:jc w:val="both"/>
        <w:rPr>
          <w:rFonts w:ascii="Arial" w:eastAsia="Times New Roman" w:hAnsi="Arial" w:cs="Arial"/>
          <w:lang w:val="en-US" w:eastAsia="en-GB"/>
        </w:rPr>
      </w:pPr>
      <w:r w:rsidRPr="00AC4FFE">
        <w:rPr>
          <w:rFonts w:ascii="Arial" w:eastAsia="Times New Roman" w:hAnsi="Arial" w:cs="Arial"/>
          <w:b/>
          <w:bCs/>
          <w:lang w:val="en-US" w:eastAsia="en-GB"/>
        </w:rPr>
        <w:t>Force Majeure</w:t>
      </w:r>
      <w:r w:rsidRPr="00AC4FFE">
        <w:rPr>
          <w:rFonts w:ascii="Arial" w:eastAsia="Times New Roman" w:hAnsi="Arial" w:cs="Arial"/>
          <w:lang w:val="en-US" w:eastAsia="en-GB"/>
        </w:rPr>
        <w:t>: any circumstances not reasonably anticipated at the date of an agreement and not within the reasonable control of the parties individually or collectively including, without prejudice to the generality of the foregoing, strikes, lockouts, shortages of labor or raw materials, civil commotion, riot, revolution, invasion, war, threat of or preparation for war, political unrest, fire, explosion, storm, flood, earthquake, subsidence, epidemic or other natural physical disaster.</w:t>
      </w:r>
      <w:r w:rsidRPr="00AC4FFE">
        <w:rPr>
          <w:rFonts w:ascii="Arial" w:eastAsia="Times New Roman" w:hAnsi="Arial" w:cs="Arial"/>
          <w:lang w:val="en-GB" w:eastAsia="en-GB"/>
        </w:rPr>
        <w:t> </w:t>
      </w:r>
    </w:p>
    <w:p w14:paraId="30D0D281" w14:textId="77777777" w:rsidR="00923CB0" w:rsidRPr="00AC4FFE" w:rsidRDefault="00923CB0" w:rsidP="00923CB0">
      <w:pPr>
        <w:spacing w:before="0" w:after="0" w:line="240" w:lineRule="auto"/>
        <w:jc w:val="both"/>
        <w:rPr>
          <w:rFonts w:ascii="Segoe UI" w:eastAsia="Times New Roman" w:hAnsi="Segoe UI" w:cs="Segoe UI"/>
          <w:sz w:val="18"/>
          <w:szCs w:val="18"/>
          <w:lang w:val="en-GB" w:eastAsia="en-GB"/>
        </w:rPr>
      </w:pPr>
      <w:r w:rsidRPr="00AC4FFE">
        <w:rPr>
          <w:rFonts w:ascii="Arial" w:eastAsia="Times New Roman" w:hAnsi="Arial" w:cs="Arial"/>
          <w:lang w:val="en-GB" w:eastAsia="en-GB"/>
        </w:rPr>
        <w:t> </w:t>
      </w:r>
    </w:p>
    <w:p w14:paraId="56287721" w14:textId="3B004372" w:rsidR="00923CB0" w:rsidRPr="00AC4FFE" w:rsidRDefault="00923CB0" w:rsidP="00923CB0">
      <w:pPr>
        <w:spacing w:before="0" w:after="0" w:line="240" w:lineRule="auto"/>
        <w:jc w:val="both"/>
        <w:rPr>
          <w:rFonts w:ascii="Arial" w:eastAsia="Times New Roman" w:hAnsi="Arial" w:cs="Arial"/>
          <w:lang w:val="en-GB" w:eastAsia="en-GB"/>
        </w:rPr>
      </w:pPr>
      <w:r w:rsidRPr="00AC4FFE">
        <w:rPr>
          <w:rFonts w:ascii="Arial" w:eastAsia="Times New Roman" w:hAnsi="Arial" w:cs="Arial"/>
          <w:b/>
          <w:bCs/>
          <w:lang w:val="en-US" w:eastAsia="en-GB"/>
        </w:rPr>
        <w:lastRenderedPageBreak/>
        <w:t>Free, Prior, and Informed Consent (FPIC):</w:t>
      </w:r>
      <w:r w:rsidRPr="00AC4FFE">
        <w:rPr>
          <w:rFonts w:ascii="Arial" w:eastAsia="Times New Roman" w:hAnsi="Arial" w:cs="Arial"/>
          <w:lang w:val="en-US" w:eastAsia="en-GB"/>
        </w:rPr>
        <w:t xml:space="preserve"> A legal condition whereby a person or community can be said to have given consent to an action prior to its commencement, based upon a clear appreciation and understanding of the facts, implications and future consequences of that action, and the possession of all relevant facts at the time when consent is given. Free, </w:t>
      </w:r>
      <w:r w:rsidR="00D40B3E" w:rsidRPr="00AC4FFE">
        <w:rPr>
          <w:rFonts w:ascii="Arial" w:eastAsia="Times New Roman" w:hAnsi="Arial" w:cs="Arial"/>
          <w:lang w:val="en-US" w:eastAsia="en-GB"/>
        </w:rPr>
        <w:t>P</w:t>
      </w:r>
      <w:r w:rsidRPr="00AC4FFE">
        <w:rPr>
          <w:rFonts w:ascii="Arial" w:eastAsia="Times New Roman" w:hAnsi="Arial" w:cs="Arial"/>
          <w:lang w:val="en-US" w:eastAsia="en-GB"/>
        </w:rPr>
        <w:t xml:space="preserve">rior and </w:t>
      </w:r>
      <w:r w:rsidR="00D40B3E" w:rsidRPr="00AC4FFE">
        <w:rPr>
          <w:rFonts w:ascii="Arial" w:eastAsia="Times New Roman" w:hAnsi="Arial" w:cs="Arial"/>
          <w:lang w:val="en-US" w:eastAsia="en-GB"/>
        </w:rPr>
        <w:t>I</w:t>
      </w:r>
      <w:r w:rsidRPr="00AC4FFE">
        <w:rPr>
          <w:rFonts w:ascii="Arial" w:eastAsia="Times New Roman" w:hAnsi="Arial" w:cs="Arial"/>
          <w:lang w:val="en-US" w:eastAsia="en-GB"/>
        </w:rPr>
        <w:t xml:space="preserve">nformed </w:t>
      </w:r>
      <w:r w:rsidR="00D40B3E" w:rsidRPr="00AC4FFE">
        <w:rPr>
          <w:rFonts w:ascii="Arial" w:eastAsia="Times New Roman" w:hAnsi="Arial" w:cs="Arial"/>
          <w:lang w:val="en-US" w:eastAsia="en-GB"/>
        </w:rPr>
        <w:t>C</w:t>
      </w:r>
      <w:r w:rsidRPr="00AC4FFE">
        <w:rPr>
          <w:rFonts w:ascii="Arial" w:eastAsia="Times New Roman" w:hAnsi="Arial" w:cs="Arial"/>
          <w:lang w:val="en-US" w:eastAsia="en-GB"/>
        </w:rPr>
        <w:t>onsent includes the right to grant, modify, withhold or withdraw approval (Source: Based on the preliminary working paper on the principle of Free, Prior and Informed Consent of Indigenous Peoples (…) (E/CN.4/Sub.2/AC.4/2004/4 8 July 2004) of the 22</w:t>
      </w:r>
      <w:r w:rsidRPr="00AC4FFE">
        <w:rPr>
          <w:rFonts w:ascii="Arial" w:eastAsia="Times New Roman" w:hAnsi="Arial" w:cs="Arial"/>
          <w:vertAlign w:val="superscript"/>
          <w:lang w:val="en-US" w:eastAsia="en-GB"/>
        </w:rPr>
        <w:t>nd</w:t>
      </w:r>
      <w:r w:rsidRPr="00AC4FFE">
        <w:rPr>
          <w:rFonts w:ascii="Arial" w:eastAsia="Times New Roman" w:hAnsi="Arial" w:cs="Arial"/>
          <w:lang w:val="en-US" w:eastAsia="en-GB"/>
        </w:rPr>
        <w:t xml:space="preserve"> Session of the United Nations Commission on Human Rights, Sub-commission on the Promotion and Protection of Human Rights, Working Group on Indigenous Populations, 19–23 July 2004). </w:t>
      </w:r>
      <w:r w:rsidRPr="00AC4FFE">
        <w:rPr>
          <w:rFonts w:ascii="Arial" w:eastAsia="Times New Roman" w:hAnsi="Arial" w:cs="Arial"/>
          <w:i/>
          <w:iCs/>
          <w:lang w:val="en-US" w:eastAsia="en-GB"/>
        </w:rPr>
        <w:t>(Source: FSC-STD-01-001 V5-2)</w:t>
      </w:r>
      <w:r w:rsidRPr="00AC4FFE">
        <w:rPr>
          <w:rFonts w:ascii="Arial" w:eastAsia="Times New Roman" w:hAnsi="Arial" w:cs="Arial"/>
          <w:lang w:val="en-GB" w:eastAsia="en-GB"/>
        </w:rPr>
        <w:t> </w:t>
      </w:r>
    </w:p>
    <w:p w14:paraId="696F05C7" w14:textId="77777777" w:rsidR="00923CB0" w:rsidRPr="00AC4FFE" w:rsidRDefault="00923CB0" w:rsidP="00923CB0">
      <w:pPr>
        <w:spacing w:before="0" w:after="0" w:line="240" w:lineRule="auto"/>
        <w:jc w:val="both"/>
        <w:rPr>
          <w:rFonts w:ascii="Arial" w:eastAsia="Times New Roman" w:hAnsi="Arial" w:cs="Arial"/>
          <w:lang w:val="en-GB" w:eastAsia="en-GB"/>
        </w:rPr>
      </w:pPr>
    </w:p>
    <w:p w14:paraId="633D867F" w14:textId="77777777" w:rsidR="00923CB0" w:rsidRPr="00AC4FFE" w:rsidRDefault="00923CB0" w:rsidP="00923CB0">
      <w:pPr>
        <w:spacing w:before="0" w:after="0" w:line="240" w:lineRule="auto"/>
        <w:jc w:val="both"/>
        <w:rPr>
          <w:rFonts w:ascii="Arial" w:eastAsia="Times New Roman" w:hAnsi="Arial" w:cs="Arial"/>
          <w:i/>
          <w:iCs/>
          <w:lang w:val="en-US" w:eastAsia="en-GB"/>
        </w:rPr>
      </w:pPr>
      <w:r w:rsidRPr="00AC4FFE">
        <w:rPr>
          <w:rFonts w:ascii="Arial" w:eastAsia="Times New Roman" w:hAnsi="Arial" w:cs="Arial"/>
          <w:b/>
          <w:bCs/>
          <w:lang w:val="en-US" w:eastAsia="en-GB"/>
        </w:rPr>
        <w:t xml:space="preserve">Grievance: </w:t>
      </w:r>
      <w:r w:rsidRPr="00AC4FFE">
        <w:rPr>
          <w:rFonts w:ascii="Arial" w:eastAsia="Times New Roman" w:hAnsi="Arial" w:cs="Arial"/>
          <w:lang w:val="en-ID" w:eastAsia="en-GB"/>
        </w:rPr>
        <w:t>Grievance is understood to be a perceived injustice evoking an individual’s or a group’s sense of entitlement, which may be based on law, contract, explicit or implicit promises, customary practice, or general notions of fairness of aggrieved communities</w:t>
      </w:r>
      <w:r w:rsidRPr="00AC4FFE">
        <w:rPr>
          <w:rFonts w:ascii="Arial" w:eastAsia="Times New Roman" w:hAnsi="Arial" w:cs="Arial"/>
          <w:lang w:val="en-US" w:eastAsia="en-GB"/>
        </w:rPr>
        <w:t xml:space="preserve">. </w:t>
      </w:r>
      <w:r w:rsidRPr="00AC4FFE">
        <w:rPr>
          <w:rFonts w:ascii="Arial" w:eastAsia="Times New Roman" w:hAnsi="Arial" w:cs="Arial"/>
          <w:i/>
          <w:iCs/>
          <w:lang w:val="en-US" w:eastAsia="en-GB"/>
        </w:rPr>
        <w:t xml:space="preserve">(Source: </w:t>
      </w:r>
      <w:r w:rsidRPr="00AC4FFE">
        <w:rPr>
          <w:rFonts w:ascii="Arial" w:eastAsia="Times New Roman" w:hAnsi="Arial" w:cs="Arial"/>
          <w:i/>
          <w:iCs/>
          <w:lang w:val="en-GB" w:eastAsia="en-GB"/>
        </w:rPr>
        <w:t>Guiding Principles on Business and Human Rights. UN. 2011</w:t>
      </w:r>
      <w:r w:rsidRPr="00AC4FFE">
        <w:rPr>
          <w:rFonts w:ascii="Arial" w:eastAsia="Times New Roman" w:hAnsi="Arial" w:cs="Arial"/>
          <w:i/>
          <w:iCs/>
          <w:lang w:val="en-US" w:eastAsia="en-GB"/>
        </w:rPr>
        <w:t>)</w:t>
      </w:r>
    </w:p>
    <w:p w14:paraId="4A5DA2DB" w14:textId="77777777" w:rsidR="00923CB0" w:rsidRPr="00AC4FFE" w:rsidRDefault="00923CB0" w:rsidP="00923CB0">
      <w:pPr>
        <w:spacing w:before="0" w:after="0" w:line="240" w:lineRule="auto"/>
        <w:jc w:val="both"/>
        <w:rPr>
          <w:rFonts w:ascii="Arial" w:eastAsia="Times New Roman" w:hAnsi="Arial" w:cs="Arial"/>
          <w:lang w:val="en-US" w:eastAsia="en-GB"/>
        </w:rPr>
      </w:pPr>
    </w:p>
    <w:p w14:paraId="053D9AE8" w14:textId="77777777" w:rsidR="00923CB0" w:rsidRPr="00AC4FFE" w:rsidRDefault="00923CB0" w:rsidP="00923CB0">
      <w:pPr>
        <w:spacing w:before="0" w:after="0" w:line="240" w:lineRule="auto"/>
        <w:jc w:val="both"/>
        <w:rPr>
          <w:rFonts w:ascii="Arial" w:eastAsia="Times New Roman" w:hAnsi="Arial" w:cs="Arial"/>
          <w:i/>
          <w:iCs/>
          <w:lang w:val="en-US" w:eastAsia="en-GB"/>
        </w:rPr>
      </w:pPr>
      <w:r w:rsidRPr="00AC4FFE">
        <w:rPr>
          <w:rFonts w:ascii="Arial" w:eastAsia="Times New Roman" w:hAnsi="Arial" w:cs="Arial"/>
          <w:b/>
          <w:bCs/>
          <w:lang w:val="en-ID" w:eastAsia="en-GB"/>
        </w:rPr>
        <w:t xml:space="preserve">Grievance Mechanism: </w:t>
      </w:r>
      <w:r w:rsidRPr="00AC4FFE">
        <w:rPr>
          <w:rFonts w:ascii="Arial" w:eastAsia="Times New Roman" w:hAnsi="Arial" w:cs="Arial"/>
          <w:lang w:val="en-ID" w:eastAsia="en-GB"/>
        </w:rPr>
        <w:t>Any routinized, State-based or non-State-based, judicial or non-judicial process through which grievances concerning business-related human rights abuse can be raised and remedy can be sought, following the criteria outlined in the UNGP (legitimate, accessible, predictability, equitable, transparency, rights compatible, continuous learning, engagement and dialogue).</w:t>
      </w:r>
      <w:r w:rsidRPr="00AC4FFE">
        <w:rPr>
          <w:rFonts w:ascii="Arial" w:eastAsia="Times New Roman" w:hAnsi="Arial" w:cs="Arial"/>
          <w:i/>
          <w:iCs/>
          <w:lang w:val="en-US" w:eastAsia="en-GB"/>
        </w:rPr>
        <w:t xml:space="preserve"> (Source: </w:t>
      </w:r>
      <w:r w:rsidRPr="00AC4FFE">
        <w:rPr>
          <w:rFonts w:ascii="Arial" w:eastAsia="Times New Roman" w:hAnsi="Arial" w:cs="Arial"/>
          <w:i/>
          <w:iCs/>
          <w:lang w:val="en-GB" w:eastAsia="en-GB"/>
        </w:rPr>
        <w:t>Guiding Principles on Business and Human Rights. UN. 2011</w:t>
      </w:r>
      <w:r w:rsidRPr="00AC4FFE">
        <w:rPr>
          <w:rFonts w:ascii="Arial" w:eastAsia="Times New Roman" w:hAnsi="Arial" w:cs="Arial"/>
          <w:i/>
          <w:iCs/>
          <w:lang w:val="en-US" w:eastAsia="en-GB"/>
        </w:rPr>
        <w:t>)</w:t>
      </w:r>
    </w:p>
    <w:p w14:paraId="276C669D" w14:textId="77777777" w:rsidR="00923CB0" w:rsidRPr="00AC4FFE" w:rsidRDefault="00923CB0" w:rsidP="00923CB0">
      <w:pPr>
        <w:spacing w:before="0" w:after="0" w:line="240" w:lineRule="auto"/>
        <w:jc w:val="both"/>
        <w:rPr>
          <w:rFonts w:ascii="Arial" w:eastAsia="Times New Roman" w:hAnsi="Arial" w:cs="Arial"/>
          <w:lang w:val="en-GB" w:eastAsia="en-GB"/>
        </w:rPr>
      </w:pPr>
    </w:p>
    <w:p w14:paraId="04A94E96" w14:textId="77777777" w:rsidR="00923CB0" w:rsidRPr="00AC4FFE" w:rsidRDefault="00923CB0" w:rsidP="00923CB0">
      <w:pPr>
        <w:spacing w:before="0" w:after="0" w:line="240" w:lineRule="auto"/>
        <w:jc w:val="both"/>
        <w:rPr>
          <w:rFonts w:ascii="Arial" w:eastAsia="Times New Roman" w:hAnsi="Arial" w:cs="Arial"/>
          <w:i/>
          <w:iCs/>
          <w:lang w:val="en-US" w:eastAsia="en-GB"/>
        </w:rPr>
      </w:pPr>
      <w:r w:rsidRPr="00AC4FFE">
        <w:rPr>
          <w:rFonts w:ascii="Arial" w:eastAsia="Times New Roman" w:hAnsi="Arial" w:cs="Arial"/>
          <w:b/>
          <w:bCs/>
          <w:lang w:val="en-US" w:eastAsia="en-GB"/>
        </w:rPr>
        <w:t>Habitat:</w:t>
      </w:r>
      <w:r w:rsidRPr="00AC4FFE">
        <w:rPr>
          <w:rFonts w:ascii="Arial" w:eastAsia="Times New Roman" w:hAnsi="Arial" w:cs="Arial"/>
          <w:lang w:val="en-US" w:eastAsia="en-GB"/>
        </w:rPr>
        <w:t xml:space="preserve"> The place or type of site where an organism or population occurs (Source: Based on the Convention on Biological Diversity, Article 2). </w:t>
      </w:r>
      <w:r w:rsidRPr="00AC4FFE">
        <w:rPr>
          <w:rFonts w:ascii="Arial" w:eastAsia="Times New Roman" w:hAnsi="Arial" w:cs="Arial"/>
          <w:i/>
          <w:iCs/>
          <w:lang w:val="en-US" w:eastAsia="en-GB"/>
        </w:rPr>
        <w:t>(Source: FSC-STD-01-001 V5-2)</w:t>
      </w:r>
    </w:p>
    <w:p w14:paraId="6E3870C9" w14:textId="77777777" w:rsidR="00923CB0" w:rsidRPr="00AC4FFE" w:rsidRDefault="00923CB0" w:rsidP="00923CB0">
      <w:pPr>
        <w:spacing w:before="0" w:after="0" w:line="240" w:lineRule="auto"/>
        <w:jc w:val="both"/>
        <w:rPr>
          <w:rFonts w:ascii="Arial" w:eastAsia="Times New Roman" w:hAnsi="Arial" w:cs="Arial"/>
          <w:i/>
          <w:iCs/>
          <w:lang w:val="en-US" w:eastAsia="en-GB"/>
        </w:rPr>
      </w:pPr>
    </w:p>
    <w:p w14:paraId="064BB3E0" w14:textId="77777777" w:rsidR="00923CB0" w:rsidRPr="00AC4FFE" w:rsidRDefault="00923CB0" w:rsidP="00923CB0">
      <w:pPr>
        <w:spacing w:before="0" w:after="0" w:line="240" w:lineRule="auto"/>
        <w:jc w:val="both"/>
        <w:rPr>
          <w:rFonts w:ascii="Segoe UI" w:eastAsia="Times New Roman" w:hAnsi="Segoe UI" w:cs="Segoe UI"/>
          <w:sz w:val="18"/>
          <w:szCs w:val="18"/>
          <w:lang w:val="en-GB" w:eastAsia="en-GB"/>
        </w:rPr>
      </w:pPr>
      <w:r w:rsidRPr="00AC4FFE">
        <w:rPr>
          <w:rFonts w:ascii="Arial" w:eastAsia="Times New Roman" w:hAnsi="Arial" w:cs="Arial"/>
          <w:b/>
          <w:bCs/>
          <w:lang w:val="en-US" w:eastAsia="en-GB"/>
        </w:rPr>
        <w:t xml:space="preserve">Harm: </w:t>
      </w:r>
      <w:r w:rsidRPr="00AC4FFE">
        <w:rPr>
          <w:rFonts w:ascii="Arial" w:eastAsia="Times New Roman" w:hAnsi="Arial" w:cs="Arial"/>
          <w:lang w:val="en-US" w:eastAsia="en-GB"/>
        </w:rPr>
        <w:t xml:space="preserve">Injury, loss or detriment to forests, </w:t>
      </w:r>
      <w:r w:rsidRPr="00AC4FFE">
        <w:rPr>
          <w:rFonts w:ascii="Arial" w:eastAsia="Times New Roman" w:hAnsi="Arial" w:cs="Arial"/>
          <w:i/>
          <w:iCs/>
          <w:lang w:val="en-US" w:eastAsia="en-GB"/>
        </w:rPr>
        <w:t>environmental values</w:t>
      </w:r>
      <w:r w:rsidRPr="00AC4FFE">
        <w:rPr>
          <w:rFonts w:ascii="Arial" w:eastAsia="Times New Roman" w:hAnsi="Arial" w:cs="Arial"/>
          <w:lang w:val="en-US" w:eastAsia="en-GB"/>
        </w:rPr>
        <w:t xml:space="preserve">*, </w:t>
      </w:r>
      <w:r w:rsidRPr="00AC4FFE">
        <w:rPr>
          <w:rFonts w:ascii="Arial" w:eastAsia="Times New Roman" w:hAnsi="Arial" w:cs="Arial"/>
          <w:i/>
          <w:iCs/>
          <w:lang w:val="en-US" w:eastAsia="en-GB"/>
        </w:rPr>
        <w:t>ecosystem services*</w:t>
      </w:r>
      <w:r w:rsidRPr="00AC4FFE">
        <w:rPr>
          <w:rFonts w:ascii="Arial" w:eastAsia="Times New Roman" w:hAnsi="Arial" w:cs="Arial"/>
          <w:lang w:val="en-US" w:eastAsia="en-GB"/>
        </w:rPr>
        <w:t xml:space="preserve"> or injury, loss or detriment to </w:t>
      </w:r>
      <w:r w:rsidRPr="00AC4FFE">
        <w:rPr>
          <w:rFonts w:ascii="Arial" w:eastAsia="Times New Roman" w:hAnsi="Arial" w:cs="Arial"/>
          <w:i/>
          <w:iCs/>
          <w:color w:val="C00000"/>
          <w:lang w:val="en-US" w:eastAsia="en-GB"/>
        </w:rPr>
        <w:t>affected stakeholders</w:t>
      </w:r>
      <w:r w:rsidRPr="00AC4FFE">
        <w:rPr>
          <w:rFonts w:ascii="Arial" w:eastAsia="Times New Roman" w:hAnsi="Arial" w:cs="Arial"/>
          <w:i/>
          <w:iCs/>
          <w:lang w:val="en-US" w:eastAsia="en-GB"/>
        </w:rPr>
        <w:t xml:space="preserve">* </w:t>
      </w:r>
      <w:r w:rsidRPr="00AC4FFE">
        <w:rPr>
          <w:rFonts w:ascii="Arial" w:eastAsia="Times New Roman" w:hAnsi="Arial" w:cs="Arial"/>
          <w:lang w:val="en-US" w:eastAsia="en-GB"/>
        </w:rPr>
        <w:t xml:space="preserve">or </w:t>
      </w:r>
      <w:r w:rsidRPr="00AC4FFE">
        <w:rPr>
          <w:rFonts w:ascii="Arial" w:eastAsia="Times New Roman" w:hAnsi="Arial" w:cs="Arial"/>
          <w:i/>
          <w:iCs/>
          <w:lang w:val="en-US" w:eastAsia="en-GB"/>
        </w:rPr>
        <w:t>rights holders</w:t>
      </w:r>
      <w:r w:rsidRPr="00AC4FFE">
        <w:rPr>
          <w:rFonts w:ascii="Arial" w:eastAsia="Times New Roman" w:hAnsi="Arial" w:cs="Arial"/>
          <w:lang w:val="en-US" w:eastAsia="en-GB"/>
        </w:rPr>
        <w:t>*.</w:t>
      </w:r>
      <w:r w:rsidRPr="00AC4FFE">
        <w:rPr>
          <w:rFonts w:ascii="Arial" w:eastAsia="Times New Roman" w:hAnsi="Arial" w:cs="Arial"/>
          <w:lang w:val="en-GB" w:eastAsia="en-GB"/>
        </w:rPr>
        <w:t> </w:t>
      </w:r>
    </w:p>
    <w:p w14:paraId="21405EBC" w14:textId="77777777" w:rsidR="00923CB0" w:rsidRPr="00AC4FFE" w:rsidRDefault="00923CB0" w:rsidP="00923CB0">
      <w:pPr>
        <w:spacing w:before="0" w:after="0" w:line="240" w:lineRule="auto"/>
        <w:jc w:val="both"/>
        <w:rPr>
          <w:rFonts w:ascii="Arial" w:eastAsia="Times New Roman" w:hAnsi="Arial" w:cs="Arial"/>
          <w:b/>
          <w:bCs/>
          <w:lang w:val="en-US" w:eastAsia="en-GB"/>
        </w:rPr>
      </w:pPr>
      <w:r w:rsidRPr="00AC4FFE">
        <w:rPr>
          <w:rFonts w:ascii="Arial" w:eastAsia="Times New Roman" w:hAnsi="Arial" w:cs="Arial"/>
          <w:b/>
          <w:bCs/>
          <w:lang w:val="en-US" w:eastAsia="en-GB"/>
        </w:rPr>
        <w:t xml:space="preserve"> </w:t>
      </w:r>
    </w:p>
    <w:p w14:paraId="3D7F1B47" w14:textId="77777777" w:rsidR="00923CB0" w:rsidRPr="00AC4FFE" w:rsidRDefault="00923CB0" w:rsidP="00923CB0">
      <w:pPr>
        <w:spacing w:before="0" w:after="0" w:line="240" w:lineRule="auto"/>
        <w:jc w:val="both"/>
        <w:rPr>
          <w:rFonts w:ascii="Arial" w:eastAsia="Times New Roman" w:hAnsi="Arial" w:cs="Arial"/>
          <w:lang w:val="en-GB" w:eastAsia="en-GB"/>
        </w:rPr>
      </w:pPr>
      <w:r w:rsidRPr="00AC4FFE">
        <w:rPr>
          <w:rFonts w:ascii="Arial" w:eastAsia="Times New Roman" w:hAnsi="Arial" w:cs="Arial"/>
          <w:b/>
          <w:bCs/>
          <w:lang w:val="en-US" w:eastAsia="en-GB"/>
        </w:rPr>
        <w:t>High Conservation Value (HCV):</w:t>
      </w:r>
      <w:r w:rsidRPr="00AC4FFE">
        <w:rPr>
          <w:rFonts w:ascii="Arial" w:eastAsia="Times New Roman" w:hAnsi="Arial" w:cs="Arial"/>
          <w:lang w:val="en-US" w:eastAsia="en-GB"/>
        </w:rPr>
        <w:t xml:space="preserve"> Any of the following values:</w:t>
      </w:r>
      <w:r w:rsidRPr="00AC4FFE">
        <w:rPr>
          <w:rFonts w:ascii="Arial" w:eastAsia="Times New Roman" w:hAnsi="Arial" w:cs="Arial"/>
          <w:lang w:val="en-GB" w:eastAsia="en-GB"/>
        </w:rPr>
        <w:t> </w:t>
      </w:r>
    </w:p>
    <w:p w14:paraId="5046497C" w14:textId="77777777" w:rsidR="00923CB0" w:rsidRPr="00AC4FFE" w:rsidRDefault="00923CB0" w:rsidP="00923CB0">
      <w:pPr>
        <w:spacing w:before="60" w:after="0" w:line="240" w:lineRule="auto"/>
        <w:jc w:val="both"/>
        <w:rPr>
          <w:rFonts w:ascii="Segoe UI" w:eastAsia="Times New Roman" w:hAnsi="Segoe UI" w:cs="Segoe UI"/>
          <w:sz w:val="18"/>
          <w:szCs w:val="18"/>
          <w:lang w:val="en-GB" w:eastAsia="en-GB"/>
        </w:rPr>
      </w:pPr>
      <w:r w:rsidRPr="00AC4FFE">
        <w:rPr>
          <w:rFonts w:ascii="Arial" w:eastAsia="Times New Roman" w:hAnsi="Arial" w:cs="Arial"/>
          <w:lang w:val="en-US" w:eastAsia="en-GB"/>
        </w:rPr>
        <w:t xml:space="preserve">HCV1 Species Diversity. Concentrations of biological </w:t>
      </w:r>
      <w:r w:rsidRPr="00AC4FFE">
        <w:rPr>
          <w:rFonts w:ascii="Arial" w:eastAsia="Times New Roman" w:hAnsi="Arial" w:cs="Arial"/>
          <w:i/>
          <w:lang w:val="en-US" w:eastAsia="en-GB"/>
        </w:rPr>
        <w:t>diversity</w:t>
      </w:r>
      <w:r w:rsidRPr="00AC4FFE">
        <w:rPr>
          <w:rFonts w:ascii="Arial" w:eastAsia="Times New Roman" w:hAnsi="Arial" w:cs="Arial"/>
          <w:lang w:val="en-US" w:eastAsia="en-GB"/>
        </w:rPr>
        <w:t xml:space="preserve"> including endemic species, and rare, threatened or </w:t>
      </w:r>
      <w:r w:rsidRPr="00AC4FFE">
        <w:rPr>
          <w:rFonts w:ascii="Arial" w:eastAsia="Times New Roman" w:hAnsi="Arial" w:cs="Arial"/>
          <w:iCs/>
          <w:lang w:val="en-US" w:eastAsia="en-GB"/>
        </w:rPr>
        <w:t>endangered</w:t>
      </w:r>
      <w:r w:rsidRPr="00AC4FFE">
        <w:rPr>
          <w:rFonts w:ascii="Arial" w:eastAsia="Times New Roman" w:hAnsi="Arial" w:cs="Arial"/>
          <w:lang w:val="en-US" w:eastAsia="en-GB"/>
        </w:rPr>
        <w:t xml:space="preserve"> species, that are significant at global, regional or national levels.</w:t>
      </w:r>
      <w:r w:rsidRPr="00AC4FFE">
        <w:rPr>
          <w:rFonts w:ascii="Arial" w:eastAsia="Times New Roman" w:hAnsi="Arial" w:cs="Arial"/>
          <w:lang w:val="en-GB" w:eastAsia="en-GB"/>
        </w:rPr>
        <w:t> </w:t>
      </w:r>
    </w:p>
    <w:p w14:paraId="337DF9F5" w14:textId="77777777" w:rsidR="00923CB0" w:rsidRPr="00AC4FFE" w:rsidRDefault="00923CB0" w:rsidP="00923CB0">
      <w:pPr>
        <w:spacing w:before="60" w:after="0" w:line="240" w:lineRule="auto"/>
        <w:jc w:val="both"/>
        <w:rPr>
          <w:rFonts w:ascii="Segoe UI" w:eastAsia="Times New Roman" w:hAnsi="Segoe UI" w:cs="Segoe UI"/>
          <w:sz w:val="18"/>
          <w:szCs w:val="18"/>
          <w:lang w:val="en-GB" w:eastAsia="en-GB"/>
        </w:rPr>
      </w:pPr>
      <w:r w:rsidRPr="00AC4FFE">
        <w:rPr>
          <w:rFonts w:ascii="Arial" w:eastAsia="Times New Roman" w:hAnsi="Arial" w:cs="Arial"/>
          <w:lang w:val="en-US" w:eastAsia="en-GB"/>
        </w:rPr>
        <w:t xml:space="preserve">HCV 2 Landscape-level ecosystems and mosaics. Intact forest landscapes and large landscape-level </w:t>
      </w:r>
      <w:r w:rsidRPr="00AC4FFE">
        <w:rPr>
          <w:rFonts w:ascii="Arial" w:eastAsia="Times New Roman" w:hAnsi="Arial" w:cs="Arial"/>
          <w:i/>
          <w:lang w:val="en-US" w:eastAsia="en-GB"/>
        </w:rPr>
        <w:t>ecosystems</w:t>
      </w:r>
      <w:r w:rsidRPr="00AC4FFE">
        <w:rPr>
          <w:rFonts w:ascii="Arial" w:eastAsia="Times New Roman" w:hAnsi="Arial" w:cs="Arial"/>
          <w:lang w:val="en-US" w:eastAsia="en-GB"/>
        </w:rPr>
        <w:t>* and ecosystem mosaics that are significant at global, regional or national levels, and that contain viable populations of the great majority of the naturally occurring species in natural patterns of distribution and abundance.</w:t>
      </w:r>
      <w:r w:rsidRPr="00AC4FFE">
        <w:rPr>
          <w:rFonts w:ascii="Arial" w:eastAsia="Times New Roman" w:hAnsi="Arial" w:cs="Arial"/>
          <w:lang w:val="en-GB" w:eastAsia="en-GB"/>
        </w:rPr>
        <w:t> </w:t>
      </w:r>
    </w:p>
    <w:p w14:paraId="02EAF2AA" w14:textId="77777777" w:rsidR="00923CB0" w:rsidRPr="00AC4FFE" w:rsidRDefault="00923CB0" w:rsidP="00923CB0">
      <w:pPr>
        <w:spacing w:before="60" w:after="0" w:line="240" w:lineRule="auto"/>
        <w:jc w:val="both"/>
        <w:rPr>
          <w:rFonts w:ascii="Segoe UI" w:eastAsia="Times New Roman" w:hAnsi="Segoe UI" w:cs="Segoe UI"/>
          <w:sz w:val="18"/>
          <w:szCs w:val="18"/>
          <w:lang w:val="en-GB" w:eastAsia="en-GB"/>
        </w:rPr>
      </w:pPr>
      <w:r w:rsidRPr="00AC4FFE">
        <w:rPr>
          <w:rFonts w:ascii="Arial" w:eastAsia="Times New Roman" w:hAnsi="Arial" w:cs="Arial"/>
          <w:lang w:val="en-US" w:eastAsia="en-GB"/>
        </w:rPr>
        <w:t xml:space="preserve">HCV 3 Ecosystems and habitats. Rare, threatened, or endangered ecosystems, </w:t>
      </w:r>
      <w:r w:rsidRPr="00AC4FFE">
        <w:rPr>
          <w:rFonts w:ascii="Arial" w:eastAsia="Times New Roman" w:hAnsi="Arial" w:cs="Arial"/>
          <w:i/>
          <w:lang w:val="en-US" w:eastAsia="en-GB"/>
        </w:rPr>
        <w:t>habitats</w:t>
      </w:r>
      <w:r w:rsidRPr="00AC4FFE">
        <w:rPr>
          <w:rFonts w:ascii="Arial" w:eastAsia="Times New Roman" w:hAnsi="Arial" w:cs="Arial"/>
          <w:lang w:val="en-US" w:eastAsia="en-GB"/>
        </w:rPr>
        <w:t>* or refugia.</w:t>
      </w:r>
      <w:r w:rsidRPr="00AC4FFE">
        <w:rPr>
          <w:rFonts w:ascii="Arial" w:eastAsia="Times New Roman" w:hAnsi="Arial" w:cs="Arial"/>
          <w:lang w:val="en-GB" w:eastAsia="en-GB"/>
        </w:rPr>
        <w:t> </w:t>
      </w:r>
    </w:p>
    <w:p w14:paraId="0A6C2240" w14:textId="77777777" w:rsidR="00923CB0" w:rsidRPr="00AC4FFE" w:rsidRDefault="00923CB0" w:rsidP="00923CB0">
      <w:pPr>
        <w:spacing w:before="60" w:after="0" w:line="240" w:lineRule="auto"/>
        <w:jc w:val="both"/>
        <w:rPr>
          <w:rFonts w:ascii="Segoe UI" w:eastAsia="Times New Roman" w:hAnsi="Segoe UI" w:cs="Segoe UI"/>
          <w:sz w:val="18"/>
          <w:szCs w:val="18"/>
          <w:lang w:val="en-GB" w:eastAsia="en-GB"/>
        </w:rPr>
      </w:pPr>
      <w:r w:rsidRPr="00AC4FFE">
        <w:rPr>
          <w:rFonts w:ascii="Arial" w:eastAsia="Times New Roman" w:hAnsi="Arial" w:cs="Arial"/>
          <w:lang w:val="en-US" w:eastAsia="en-GB"/>
        </w:rPr>
        <w:t xml:space="preserve">HCV 4 Critical ecosystem services. Basic </w:t>
      </w:r>
      <w:r w:rsidRPr="00AC4FFE">
        <w:rPr>
          <w:rFonts w:ascii="Arial" w:eastAsia="Times New Roman" w:hAnsi="Arial" w:cs="Arial"/>
          <w:i/>
          <w:lang w:val="en-US" w:eastAsia="en-GB"/>
        </w:rPr>
        <w:t>ecosystem services</w:t>
      </w:r>
      <w:r w:rsidRPr="00AC4FFE">
        <w:rPr>
          <w:rFonts w:ascii="Arial" w:eastAsia="Times New Roman" w:hAnsi="Arial" w:cs="Arial"/>
          <w:lang w:val="en-US" w:eastAsia="en-GB"/>
        </w:rPr>
        <w:t>* in critical situations, including protection of water catchments and control of erosion of vulnerable soils and slopes. </w:t>
      </w:r>
      <w:r w:rsidRPr="00AC4FFE">
        <w:rPr>
          <w:rFonts w:ascii="Arial" w:eastAsia="Times New Roman" w:hAnsi="Arial" w:cs="Arial"/>
          <w:lang w:val="en-GB" w:eastAsia="en-GB"/>
        </w:rPr>
        <w:t> </w:t>
      </w:r>
    </w:p>
    <w:p w14:paraId="716AB775" w14:textId="77777777" w:rsidR="00923CB0" w:rsidRPr="00AC4FFE" w:rsidRDefault="00923CB0" w:rsidP="00923CB0">
      <w:pPr>
        <w:spacing w:before="60" w:after="0" w:line="240" w:lineRule="auto"/>
        <w:jc w:val="both"/>
        <w:rPr>
          <w:rFonts w:ascii="Segoe UI" w:eastAsia="Times New Roman" w:hAnsi="Segoe UI" w:cs="Segoe UI"/>
          <w:sz w:val="18"/>
          <w:szCs w:val="18"/>
          <w:lang w:val="en-GB" w:eastAsia="en-GB"/>
        </w:rPr>
      </w:pPr>
      <w:r w:rsidRPr="00AC4FFE">
        <w:rPr>
          <w:rFonts w:ascii="Arial" w:eastAsia="Times New Roman" w:hAnsi="Arial" w:cs="Arial"/>
          <w:lang w:val="en-US" w:eastAsia="en-GB"/>
        </w:rPr>
        <w:t xml:space="preserve">HCV 5 Community needs. Sites and resources fundamental for satisfying the basic necessities of local communities or </w:t>
      </w:r>
      <w:r w:rsidRPr="00AC4FFE">
        <w:rPr>
          <w:rFonts w:ascii="Arial" w:eastAsia="Times New Roman" w:hAnsi="Arial" w:cs="Arial"/>
          <w:i/>
          <w:lang w:val="en-US" w:eastAsia="en-GB"/>
        </w:rPr>
        <w:t>Indigenous Peoples</w:t>
      </w:r>
      <w:r w:rsidRPr="00AC4FFE">
        <w:rPr>
          <w:rFonts w:ascii="Arial" w:eastAsia="Times New Roman" w:hAnsi="Arial" w:cs="Arial"/>
          <w:lang w:val="en-US" w:eastAsia="en-GB"/>
        </w:rPr>
        <w:t>* (for example for livelihoods, health, nutrition, water), identified through engagement with these communities or Indigenous Peoples.</w:t>
      </w:r>
      <w:r w:rsidRPr="00AC4FFE">
        <w:rPr>
          <w:rFonts w:ascii="Arial" w:eastAsia="Times New Roman" w:hAnsi="Arial" w:cs="Arial"/>
          <w:lang w:val="en-GB" w:eastAsia="en-GB"/>
        </w:rPr>
        <w:t> </w:t>
      </w:r>
    </w:p>
    <w:p w14:paraId="260CFBE8" w14:textId="77777777" w:rsidR="00923CB0" w:rsidRPr="00AC4FFE" w:rsidRDefault="00923CB0" w:rsidP="00923CB0">
      <w:pPr>
        <w:spacing w:before="60" w:after="0" w:line="240" w:lineRule="auto"/>
        <w:ind w:right="-2"/>
        <w:jc w:val="both"/>
        <w:rPr>
          <w:rFonts w:ascii="Segoe UI" w:eastAsia="Times New Roman" w:hAnsi="Segoe UI" w:cs="Segoe UI"/>
          <w:sz w:val="18"/>
          <w:szCs w:val="18"/>
          <w:lang w:val="en-GB" w:eastAsia="en-GB"/>
        </w:rPr>
      </w:pPr>
      <w:r w:rsidRPr="00AC4FFE">
        <w:rPr>
          <w:rFonts w:ascii="Arial" w:eastAsia="Times New Roman" w:hAnsi="Arial" w:cs="Arial"/>
          <w:lang w:val="en-US" w:eastAsia="en-GB"/>
        </w:rPr>
        <w:t xml:space="preserve">HCV 6 Cultural values. Sites, resources, habitats and landscapes of global or national cultural, archaeological or historical significance, and/or of critical cultural, ecological, economic or religious/sacred importance for the traditional cultures of local communities or Indigenous Peoples, identified through engagement with these local communities or Indigenous Peoples. (Source: </w:t>
      </w:r>
      <w:r w:rsidRPr="00AC4FFE">
        <w:rPr>
          <w:rFonts w:ascii="Arial" w:eastAsia="Times New Roman" w:hAnsi="Arial" w:cs="Arial"/>
          <w:i/>
          <w:iCs/>
          <w:lang w:val="en-US" w:eastAsia="en-GB"/>
        </w:rPr>
        <w:t>FSC-STD-01-001 V5-2</w:t>
      </w:r>
      <w:r w:rsidRPr="00AC4FFE">
        <w:rPr>
          <w:rFonts w:ascii="Arial" w:eastAsia="Times New Roman" w:hAnsi="Arial" w:cs="Arial"/>
          <w:lang w:val="en-US" w:eastAsia="en-GB"/>
        </w:rPr>
        <w:t>).</w:t>
      </w:r>
      <w:r w:rsidRPr="00AC4FFE">
        <w:rPr>
          <w:rFonts w:ascii="Arial" w:eastAsia="Times New Roman" w:hAnsi="Arial" w:cs="Arial"/>
          <w:lang w:val="en-GB" w:eastAsia="en-GB"/>
        </w:rPr>
        <w:t> </w:t>
      </w:r>
    </w:p>
    <w:p w14:paraId="5B28B9F0" w14:textId="77777777" w:rsidR="00923CB0" w:rsidRPr="00AC4FFE" w:rsidRDefault="00923CB0" w:rsidP="00923CB0">
      <w:pPr>
        <w:spacing w:before="0" w:after="0" w:line="240" w:lineRule="auto"/>
        <w:jc w:val="both"/>
        <w:rPr>
          <w:rFonts w:ascii="Arial" w:eastAsia="Times New Roman" w:hAnsi="Arial" w:cs="Arial"/>
          <w:lang w:val="en-US" w:eastAsia="en-GB"/>
        </w:rPr>
      </w:pPr>
    </w:p>
    <w:p w14:paraId="4472110B" w14:textId="77777777" w:rsidR="00923CB0" w:rsidRPr="00AC4FFE" w:rsidRDefault="00923CB0" w:rsidP="00923CB0">
      <w:pPr>
        <w:spacing w:before="0" w:after="0" w:line="240" w:lineRule="auto"/>
        <w:jc w:val="both"/>
        <w:rPr>
          <w:rFonts w:ascii="Segoe UI" w:eastAsia="Times New Roman" w:hAnsi="Segoe UI" w:cs="Segoe UI"/>
          <w:sz w:val="18"/>
          <w:szCs w:val="18"/>
          <w:lang w:val="en-GB" w:eastAsia="en-GB"/>
        </w:rPr>
      </w:pPr>
      <w:r w:rsidRPr="00AC4FFE">
        <w:rPr>
          <w:rFonts w:ascii="Arial" w:eastAsia="Times New Roman" w:hAnsi="Arial" w:cs="Arial"/>
          <w:lang w:val="en-US" w:eastAsia="en-GB"/>
        </w:rPr>
        <w:t>NOTE: The HCV concept applies to all ecosystems, including HCV areas in savannahs, grasslands, peatlands and wetlands – not only to natural forests and forest plantations.</w:t>
      </w:r>
      <w:r w:rsidRPr="00AC4FFE">
        <w:rPr>
          <w:rFonts w:ascii="Arial" w:eastAsia="Times New Roman" w:hAnsi="Arial" w:cs="Arial"/>
          <w:lang w:val="en-GB" w:eastAsia="en-GB"/>
        </w:rPr>
        <w:t> </w:t>
      </w:r>
    </w:p>
    <w:p w14:paraId="67049934" w14:textId="77777777" w:rsidR="00923CB0" w:rsidRPr="00AC4FFE" w:rsidRDefault="00923CB0" w:rsidP="00923CB0">
      <w:pPr>
        <w:spacing w:before="0" w:after="0" w:line="240" w:lineRule="auto"/>
        <w:jc w:val="both"/>
        <w:rPr>
          <w:rFonts w:ascii="Arial" w:eastAsia="Times New Roman" w:hAnsi="Arial" w:cs="Arial"/>
          <w:b/>
          <w:bCs/>
          <w:lang w:val="en-US" w:eastAsia="en-GB"/>
        </w:rPr>
      </w:pPr>
    </w:p>
    <w:p w14:paraId="3676414C" w14:textId="77777777" w:rsidR="00923CB0" w:rsidRPr="00AC4FFE" w:rsidRDefault="00923CB0" w:rsidP="00923CB0">
      <w:pPr>
        <w:spacing w:before="0" w:after="0" w:line="240" w:lineRule="auto"/>
        <w:jc w:val="both"/>
        <w:rPr>
          <w:rFonts w:ascii="Arial" w:eastAsia="Times New Roman" w:hAnsi="Arial" w:cs="Arial"/>
          <w:lang w:val="en-US" w:eastAsia="en-GB"/>
        </w:rPr>
      </w:pPr>
      <w:r w:rsidRPr="00AC4FFE">
        <w:rPr>
          <w:rFonts w:ascii="Arial" w:eastAsia="Times New Roman" w:hAnsi="Arial" w:cs="Arial"/>
          <w:b/>
          <w:bCs/>
          <w:lang w:val="en-US" w:eastAsia="en-GB"/>
        </w:rPr>
        <w:t>High Conservation Value (HCV) areas:</w:t>
      </w:r>
      <w:r w:rsidRPr="00AC4FFE">
        <w:rPr>
          <w:rFonts w:ascii="Arial" w:eastAsia="Times New Roman" w:hAnsi="Arial" w:cs="Arial"/>
          <w:lang w:val="en-US" w:eastAsia="en-GB"/>
        </w:rPr>
        <w:t xml:space="preserve"> Zones and physical spaces which possess and/or are needed for the existence and maintenance of identified </w:t>
      </w:r>
      <w:r w:rsidRPr="00AC4FFE">
        <w:rPr>
          <w:rFonts w:ascii="Arial" w:eastAsia="Times New Roman" w:hAnsi="Arial" w:cs="Arial"/>
          <w:i/>
          <w:iCs/>
          <w:lang w:val="en-US" w:eastAsia="en-GB"/>
        </w:rPr>
        <w:t xml:space="preserve">High Conservation Values*. </w:t>
      </w:r>
      <w:r w:rsidRPr="00AC4FFE">
        <w:rPr>
          <w:rFonts w:ascii="Arial" w:eastAsia="Times New Roman" w:hAnsi="Arial" w:cs="Arial"/>
          <w:lang w:val="en-US" w:eastAsia="en-GB"/>
        </w:rPr>
        <w:t>(</w:t>
      </w:r>
      <w:r w:rsidRPr="00AC4FFE">
        <w:rPr>
          <w:rFonts w:ascii="Arial" w:eastAsia="Times New Roman" w:hAnsi="Arial" w:cs="Arial"/>
          <w:i/>
          <w:iCs/>
          <w:lang w:val="en-US" w:eastAsia="en-GB"/>
        </w:rPr>
        <w:t>Source:</w:t>
      </w:r>
      <w:r w:rsidRPr="00AC4FFE">
        <w:rPr>
          <w:rFonts w:ascii="Arial" w:eastAsia="Times New Roman" w:hAnsi="Arial" w:cs="Arial"/>
          <w:lang w:val="en-US" w:eastAsia="en-GB"/>
        </w:rPr>
        <w:t xml:space="preserve"> </w:t>
      </w:r>
      <w:r w:rsidRPr="00AC4FFE">
        <w:rPr>
          <w:rFonts w:ascii="Arial" w:eastAsia="Times New Roman" w:hAnsi="Arial" w:cs="Arial"/>
          <w:i/>
          <w:iCs/>
          <w:lang w:val="en-US" w:eastAsia="en-GB"/>
        </w:rPr>
        <w:t>FSC-STD-60-004</w:t>
      </w:r>
      <w:r w:rsidRPr="00AC4FFE">
        <w:rPr>
          <w:rFonts w:ascii="Arial" w:eastAsia="Times New Roman" w:hAnsi="Arial" w:cs="Arial"/>
          <w:lang w:val="en-US" w:eastAsia="en-GB"/>
        </w:rPr>
        <w:t>)</w:t>
      </w:r>
      <w:r w:rsidRPr="00AC4FFE">
        <w:rPr>
          <w:rFonts w:ascii="Arial" w:eastAsia="Times New Roman" w:hAnsi="Arial" w:cs="Arial"/>
          <w:lang w:val="en-GB" w:eastAsia="en-GB"/>
        </w:rPr>
        <w:t> </w:t>
      </w:r>
    </w:p>
    <w:p w14:paraId="71B3DF8A" w14:textId="77777777" w:rsidR="00923CB0" w:rsidRPr="00AC4FFE" w:rsidRDefault="00923CB0" w:rsidP="00923CB0">
      <w:pPr>
        <w:spacing w:before="0" w:after="0" w:line="240" w:lineRule="auto"/>
        <w:jc w:val="both"/>
        <w:rPr>
          <w:rFonts w:ascii="Arial" w:eastAsia="Times New Roman" w:hAnsi="Arial" w:cs="Arial"/>
          <w:lang w:val="en-US" w:eastAsia="en-GB"/>
        </w:rPr>
      </w:pPr>
    </w:p>
    <w:p w14:paraId="1C93B6A8" w14:textId="77777777" w:rsidR="00923CB0" w:rsidRPr="00AC4FFE" w:rsidRDefault="00923CB0" w:rsidP="00923CB0">
      <w:pPr>
        <w:spacing w:before="0" w:after="0" w:line="240" w:lineRule="auto"/>
        <w:jc w:val="both"/>
        <w:rPr>
          <w:rFonts w:ascii="Segoe UI" w:eastAsia="Times New Roman" w:hAnsi="Segoe UI" w:cs="Segoe UI"/>
          <w:sz w:val="18"/>
          <w:szCs w:val="18"/>
          <w:lang w:val="en-GB" w:eastAsia="en-GB"/>
        </w:rPr>
      </w:pPr>
      <w:r w:rsidRPr="00AC4FFE">
        <w:rPr>
          <w:rFonts w:ascii="Arial" w:eastAsia="Times New Roman" w:hAnsi="Arial" w:cs="Arial"/>
          <w:b/>
          <w:bCs/>
          <w:lang w:val="en-US" w:eastAsia="en-GB"/>
        </w:rPr>
        <w:t xml:space="preserve">Human Rights: </w:t>
      </w:r>
      <w:r w:rsidRPr="00AC4FFE">
        <w:rPr>
          <w:rFonts w:ascii="Arial" w:eastAsia="Times New Roman" w:hAnsi="Arial" w:cs="Arial"/>
          <w:lang w:val="en-US" w:eastAsia="en-GB"/>
        </w:rPr>
        <w:t xml:space="preserve">Human rights are rights that every human being has by virtue of his or her human dignity and are the sum of individual and collective rights laid down in State constitutions and international law. Human rights are manifold. This includes, but is not limited to, rights set out in the International Bill of Human Rights (consisting of the Universal Declaration of Human Rights and the main instruments through </w:t>
      </w:r>
      <w:r w:rsidRPr="00AC4FFE">
        <w:rPr>
          <w:rFonts w:ascii="Arial" w:eastAsia="Times New Roman" w:hAnsi="Arial" w:cs="Arial"/>
          <w:lang w:val="en-US" w:eastAsia="en-GB"/>
        </w:rPr>
        <w:lastRenderedPageBreak/>
        <w:t>which it has been codified: the International Covenant on Civil and Political Rights and the International Covenant on Economic, Social and Cultural Rights. </w:t>
      </w:r>
      <w:r w:rsidRPr="00AC4FFE">
        <w:rPr>
          <w:rFonts w:ascii="Arial" w:eastAsia="Times New Roman" w:hAnsi="Arial" w:cs="Arial"/>
          <w:i/>
          <w:iCs/>
          <w:lang w:val="en-US" w:eastAsia="en-GB"/>
        </w:rPr>
        <w:t>(Source: UN Office of the High Commissioner for Human Rights (2016))</w:t>
      </w:r>
      <w:r w:rsidRPr="00AC4FFE">
        <w:rPr>
          <w:rFonts w:ascii="Arial" w:eastAsia="Times New Roman" w:hAnsi="Arial" w:cs="Arial"/>
          <w:lang w:val="en-GB" w:eastAsia="en-GB"/>
        </w:rPr>
        <w:t> </w:t>
      </w:r>
    </w:p>
    <w:p w14:paraId="69D318E1" w14:textId="77777777" w:rsidR="00923CB0" w:rsidRPr="00AC4FFE" w:rsidRDefault="00923CB0" w:rsidP="00923CB0">
      <w:pPr>
        <w:spacing w:before="0" w:after="0" w:line="240" w:lineRule="auto"/>
        <w:jc w:val="both"/>
        <w:rPr>
          <w:rFonts w:ascii="Arial" w:eastAsia="Times New Roman" w:hAnsi="Arial" w:cs="Arial"/>
          <w:b/>
          <w:bCs/>
          <w:lang w:val="en-US" w:eastAsia="en-GB"/>
        </w:rPr>
      </w:pPr>
    </w:p>
    <w:p w14:paraId="626E6560" w14:textId="77777777" w:rsidR="00923CB0" w:rsidRPr="00AC4FFE" w:rsidRDefault="00923CB0" w:rsidP="00923CB0">
      <w:pPr>
        <w:spacing w:before="0" w:after="0" w:line="240" w:lineRule="auto"/>
        <w:jc w:val="both"/>
        <w:rPr>
          <w:rFonts w:ascii="Arial" w:eastAsia="Times New Roman" w:hAnsi="Arial" w:cs="Arial"/>
          <w:i/>
          <w:iCs/>
          <w:lang w:val="en-US" w:eastAsia="en-GB"/>
        </w:rPr>
      </w:pPr>
      <w:r w:rsidRPr="00AC4FFE">
        <w:rPr>
          <w:rFonts w:ascii="Arial" w:eastAsia="Times New Roman" w:hAnsi="Arial" w:cs="Arial"/>
          <w:b/>
          <w:bCs/>
          <w:lang w:val="en-US" w:eastAsia="en-GB"/>
        </w:rPr>
        <w:t xml:space="preserve">Human Rights Due Diligence (HRDD): </w:t>
      </w:r>
      <w:r w:rsidRPr="00AC4FFE">
        <w:rPr>
          <w:rFonts w:ascii="Arial" w:eastAsia="Times New Roman" w:hAnsi="Arial" w:cs="Arial"/>
          <w:lang w:val="en-GB" w:eastAsia="en-GB"/>
        </w:rPr>
        <w:t xml:space="preserve">A framework to assess on-going risks to </w:t>
      </w:r>
      <w:r w:rsidRPr="00AC4FFE">
        <w:rPr>
          <w:rFonts w:ascii="Arial" w:eastAsia="Times New Roman" w:hAnsi="Arial" w:cs="Arial"/>
          <w:i/>
          <w:lang w:val="en-GB" w:eastAsia="en-GB"/>
        </w:rPr>
        <w:t>human rights</w:t>
      </w:r>
      <w:r w:rsidRPr="00AC4FFE">
        <w:rPr>
          <w:rFonts w:ascii="Arial" w:eastAsia="Times New Roman" w:hAnsi="Arial" w:cs="Arial"/>
          <w:lang w:val="en-GB" w:eastAsia="en-GB"/>
        </w:rPr>
        <w:t>*; a management process in order to identify, prevent, mitigate and account for how a corporate entity addresses its adverse human rights impacts. It includes four key steps: assessing actual and potential human rights impacts; integrating and acting on the findings; tracking responses; and communicating about how impacts are addressed. </w:t>
      </w:r>
      <w:r w:rsidRPr="00AC4FFE">
        <w:rPr>
          <w:rFonts w:ascii="Arial" w:eastAsia="Times New Roman" w:hAnsi="Arial" w:cs="Arial"/>
          <w:i/>
          <w:iCs/>
          <w:lang w:val="en-US" w:eastAsia="en-GB"/>
        </w:rPr>
        <w:t>(Source: UNGP Reporting Framework (2011))</w:t>
      </w:r>
    </w:p>
    <w:p w14:paraId="4033F475" w14:textId="77777777" w:rsidR="00923CB0" w:rsidRPr="00AC4FFE" w:rsidRDefault="00923CB0" w:rsidP="00923CB0">
      <w:pPr>
        <w:spacing w:before="0" w:after="0" w:line="240" w:lineRule="auto"/>
        <w:jc w:val="both"/>
        <w:rPr>
          <w:rFonts w:ascii="Arial" w:eastAsia="Times New Roman" w:hAnsi="Arial" w:cs="Arial"/>
          <w:i/>
          <w:iCs/>
          <w:lang w:val="en-US" w:eastAsia="en-GB"/>
        </w:rPr>
      </w:pPr>
    </w:p>
    <w:p w14:paraId="24360B84" w14:textId="77777777" w:rsidR="00923CB0" w:rsidRPr="00AC4FFE" w:rsidRDefault="00923CB0" w:rsidP="00923CB0">
      <w:pPr>
        <w:spacing w:before="0" w:after="0" w:line="240" w:lineRule="auto"/>
        <w:jc w:val="both"/>
        <w:rPr>
          <w:rFonts w:ascii="Arial" w:eastAsia="Times New Roman" w:hAnsi="Arial" w:cs="Arial"/>
          <w:lang w:val="en-GB" w:eastAsia="en-GB"/>
        </w:rPr>
      </w:pPr>
      <w:r w:rsidRPr="00AC4FFE">
        <w:rPr>
          <w:rFonts w:ascii="Arial" w:eastAsia="Times New Roman" w:hAnsi="Arial" w:cs="Arial"/>
          <w:b/>
          <w:bCs/>
          <w:lang w:val="en-US" w:eastAsia="en-GB"/>
        </w:rPr>
        <w:t xml:space="preserve">Human Rights Impact Assessment (HRIA): </w:t>
      </w:r>
      <w:r w:rsidRPr="00AC4FFE">
        <w:rPr>
          <w:rFonts w:ascii="Arial" w:eastAsia="Times New Roman" w:hAnsi="Arial" w:cs="Arial"/>
          <w:lang w:val="en-GB" w:eastAsia="en-GB"/>
        </w:rPr>
        <w:t>A process for systematically identifying, predicting, and responding to the potential human rights impacts of a business operation, capital project, government policy, or trade agreement. It is designed to complement a corporate or government’s other impact assessment and </w:t>
      </w:r>
      <w:hyperlink r:id="rId61" w:history="1">
        <w:r w:rsidRPr="00AC4FFE">
          <w:rPr>
            <w:rFonts w:ascii="Arial" w:eastAsia="Times New Roman" w:hAnsi="Arial" w:cs="Arial"/>
            <w:lang w:val="en-GB" w:eastAsia="en-GB"/>
          </w:rPr>
          <w:t>due diligence</w:t>
        </w:r>
      </w:hyperlink>
      <w:r w:rsidRPr="00AC4FFE">
        <w:rPr>
          <w:rFonts w:ascii="Arial" w:eastAsia="Times New Roman" w:hAnsi="Arial" w:cs="Arial"/>
          <w:lang w:val="en-GB" w:eastAsia="en-GB"/>
        </w:rPr>
        <w:t> processes and to be framed by appropriate international </w:t>
      </w:r>
      <w:hyperlink r:id="rId62" w:history="1">
        <w:r w:rsidRPr="00AC4FFE">
          <w:rPr>
            <w:rFonts w:ascii="Arial" w:eastAsia="Times New Roman" w:hAnsi="Arial" w:cs="Arial"/>
            <w:lang w:val="en-GB" w:eastAsia="en-GB"/>
          </w:rPr>
          <w:t>human rights</w:t>
        </w:r>
      </w:hyperlink>
      <w:r w:rsidRPr="00AC4FFE">
        <w:rPr>
          <w:rFonts w:ascii="Arial" w:eastAsia="Times New Roman" w:hAnsi="Arial" w:cs="Arial"/>
          <w:lang w:val="en-GB" w:eastAsia="en-GB"/>
        </w:rPr>
        <w:t> principles and conventions. </w:t>
      </w:r>
    </w:p>
    <w:p w14:paraId="486486B8" w14:textId="77777777" w:rsidR="00923CB0" w:rsidRPr="00AC4FFE" w:rsidRDefault="00923CB0" w:rsidP="00923CB0">
      <w:pPr>
        <w:spacing w:before="0" w:after="0" w:line="240" w:lineRule="auto"/>
        <w:jc w:val="both"/>
        <w:rPr>
          <w:rFonts w:ascii="Arial" w:eastAsia="Times New Roman" w:hAnsi="Arial" w:cs="Arial"/>
          <w:lang w:val="en-GB" w:eastAsia="en-GB"/>
        </w:rPr>
      </w:pPr>
    </w:p>
    <w:p w14:paraId="53910A6C" w14:textId="77777777" w:rsidR="00923CB0" w:rsidRPr="00AC4FFE" w:rsidRDefault="00923CB0" w:rsidP="00923CB0">
      <w:pPr>
        <w:spacing w:before="0" w:after="0" w:line="240" w:lineRule="auto"/>
        <w:jc w:val="both"/>
        <w:rPr>
          <w:rFonts w:ascii="Arial" w:eastAsia="Times New Roman" w:hAnsi="Arial" w:cs="Arial"/>
          <w:i/>
          <w:iCs/>
          <w:lang w:val="en-US" w:eastAsia="en-GB"/>
        </w:rPr>
      </w:pPr>
      <w:r w:rsidRPr="00AC4FFE">
        <w:rPr>
          <w:rFonts w:ascii="Arial" w:eastAsia="Times New Roman" w:hAnsi="Arial" w:cs="Arial"/>
          <w:b/>
          <w:bCs/>
          <w:lang w:val="en-US" w:eastAsia="en-GB"/>
        </w:rPr>
        <w:t xml:space="preserve">Illegal Logging: </w:t>
      </w:r>
      <w:r w:rsidRPr="00AC4FFE">
        <w:rPr>
          <w:rFonts w:ascii="Arial" w:eastAsia="Times New Roman" w:hAnsi="Arial" w:cs="Arial"/>
          <w:lang w:val="en-US" w:eastAsia="en-GB"/>
        </w:rPr>
        <w:t>Harvesting of timber in violation of any laws applicable in that location or jurisdiction including, but not limited to, laws related to the acquisition of harvesting rights from the rightful owner, the harvesting methods used and the payment of all relevant fees and royalties.</w:t>
      </w:r>
      <w:r w:rsidRPr="00AC4FFE">
        <w:rPr>
          <w:rFonts w:ascii="Arial" w:eastAsia="Times New Roman" w:hAnsi="Arial" w:cs="Arial"/>
          <w:lang w:val="en-GB" w:eastAsia="en-GB"/>
        </w:rPr>
        <w:t> </w:t>
      </w:r>
      <w:r w:rsidRPr="00AC4FFE">
        <w:rPr>
          <w:rFonts w:ascii="Arial" w:eastAsia="Times New Roman" w:hAnsi="Arial" w:cs="Arial"/>
          <w:lang w:val="en-US" w:eastAsia="en-GB"/>
        </w:rPr>
        <w:t>(</w:t>
      </w:r>
      <w:r w:rsidRPr="00AC4FFE">
        <w:rPr>
          <w:rFonts w:ascii="Arial" w:eastAsia="Times New Roman" w:hAnsi="Arial" w:cs="Arial"/>
          <w:i/>
          <w:iCs/>
          <w:lang w:val="en-US" w:eastAsia="en-GB"/>
        </w:rPr>
        <w:t>Source: FSC-POL-01-004 V2-0)</w:t>
      </w:r>
    </w:p>
    <w:p w14:paraId="7E49B94E" w14:textId="77777777" w:rsidR="00923CB0" w:rsidRPr="00AC4FFE" w:rsidRDefault="00923CB0" w:rsidP="00923CB0">
      <w:pPr>
        <w:spacing w:before="0" w:after="0" w:line="240" w:lineRule="auto"/>
        <w:jc w:val="both"/>
        <w:rPr>
          <w:rFonts w:ascii="Arial" w:eastAsia="Times New Roman" w:hAnsi="Arial" w:cs="Arial"/>
          <w:i/>
          <w:iCs/>
          <w:lang w:val="en-US" w:eastAsia="en-GB"/>
        </w:rPr>
      </w:pPr>
    </w:p>
    <w:p w14:paraId="6D56F100" w14:textId="77777777" w:rsidR="00923CB0" w:rsidRPr="00AC4FFE" w:rsidRDefault="00923CB0" w:rsidP="00923CB0">
      <w:pPr>
        <w:spacing w:before="0" w:after="0" w:line="240" w:lineRule="auto"/>
        <w:jc w:val="both"/>
        <w:rPr>
          <w:rFonts w:ascii="Arial" w:eastAsia="Times New Roman" w:hAnsi="Arial" w:cs="Arial"/>
          <w:lang w:val="en-US" w:eastAsia="en-GB"/>
        </w:rPr>
      </w:pPr>
      <w:r w:rsidRPr="00AC4FFE">
        <w:rPr>
          <w:rFonts w:ascii="Arial" w:eastAsia="Times New Roman" w:hAnsi="Arial" w:cs="Arial"/>
          <w:b/>
          <w:bCs/>
          <w:lang w:val="en-US" w:eastAsia="en-GB"/>
        </w:rPr>
        <w:t xml:space="preserve">Impact Areas: </w:t>
      </w:r>
      <w:r w:rsidRPr="00AC4FFE">
        <w:rPr>
          <w:rFonts w:ascii="Arial" w:eastAsia="Times New Roman" w:hAnsi="Arial" w:cs="Arial"/>
          <w:lang w:val="en-US" w:eastAsia="en-GB"/>
        </w:rPr>
        <w:t xml:space="preserve">Areas affected by </w:t>
      </w:r>
      <w:r w:rsidRPr="00AC4FFE">
        <w:rPr>
          <w:rFonts w:ascii="Arial" w:eastAsia="Times New Roman" w:hAnsi="Arial" w:cs="Arial"/>
          <w:i/>
          <w:iCs/>
          <w:lang w:val="en-US" w:eastAsia="en-GB"/>
        </w:rPr>
        <w:t xml:space="preserve">conversion* </w:t>
      </w:r>
      <w:r w:rsidRPr="00AC4FFE">
        <w:rPr>
          <w:rFonts w:ascii="Arial" w:eastAsia="Times New Roman" w:hAnsi="Arial" w:cs="Arial"/>
          <w:lang w:val="en-US" w:eastAsia="en-GB"/>
        </w:rPr>
        <w:t xml:space="preserve">or </w:t>
      </w:r>
      <w:r w:rsidRPr="00AC4FFE">
        <w:rPr>
          <w:rFonts w:ascii="Arial" w:eastAsia="Times New Roman" w:hAnsi="Arial" w:cs="Arial"/>
          <w:i/>
          <w:iCs/>
          <w:lang w:val="en-US" w:eastAsia="en-GB"/>
        </w:rPr>
        <w:t>unacceptable activities</w:t>
      </w:r>
      <w:r w:rsidRPr="00AC4FFE">
        <w:rPr>
          <w:rFonts w:ascii="Arial" w:eastAsia="Times New Roman" w:hAnsi="Arial" w:cs="Arial"/>
          <w:lang w:val="en-US" w:eastAsia="en-GB"/>
        </w:rPr>
        <w:t>*.</w:t>
      </w:r>
    </w:p>
    <w:p w14:paraId="3B687D05" w14:textId="77777777" w:rsidR="00923CB0" w:rsidRPr="00AC4FFE" w:rsidRDefault="00923CB0" w:rsidP="00923CB0">
      <w:pPr>
        <w:spacing w:before="0" w:after="0" w:line="240" w:lineRule="auto"/>
        <w:jc w:val="both"/>
        <w:rPr>
          <w:rFonts w:ascii="Arial" w:eastAsia="Times New Roman" w:hAnsi="Arial" w:cs="Arial"/>
          <w:lang w:val="en-GB" w:eastAsia="en-GB"/>
        </w:rPr>
      </w:pPr>
    </w:p>
    <w:p w14:paraId="3290F193" w14:textId="77777777" w:rsidR="00923CB0" w:rsidRPr="00AC4FFE" w:rsidRDefault="00923CB0" w:rsidP="00923CB0">
      <w:pPr>
        <w:spacing w:before="0" w:after="0" w:line="240" w:lineRule="auto"/>
        <w:jc w:val="both"/>
        <w:rPr>
          <w:rFonts w:ascii="Arial" w:eastAsia="Times New Roman" w:hAnsi="Arial" w:cs="Arial"/>
          <w:b/>
          <w:bCs/>
          <w:lang w:val="en-US" w:eastAsia="en-GB"/>
        </w:rPr>
      </w:pPr>
      <w:r w:rsidRPr="00AC4FFE">
        <w:rPr>
          <w:rFonts w:ascii="Arial" w:eastAsia="Times New Roman" w:hAnsi="Arial" w:cs="Arial"/>
          <w:b/>
          <w:bCs/>
          <w:lang w:val="en-US" w:eastAsia="en-GB"/>
        </w:rPr>
        <w:t xml:space="preserve">Independent: </w:t>
      </w:r>
      <w:r w:rsidRPr="00AC4FFE">
        <w:rPr>
          <w:rFonts w:ascii="Arial" w:eastAsia="Times New Roman" w:hAnsi="Arial" w:cs="Arial"/>
          <w:lang w:val="en-US" w:eastAsia="en-GB"/>
        </w:rPr>
        <w:t xml:space="preserve">Not subject to </w:t>
      </w:r>
      <w:r w:rsidRPr="00AC4FFE">
        <w:rPr>
          <w:rFonts w:ascii="Arial" w:eastAsia="Times New Roman" w:hAnsi="Arial" w:cs="Arial"/>
          <w:i/>
          <w:iCs/>
          <w:lang w:val="en-US" w:eastAsia="en-GB"/>
        </w:rPr>
        <w:t>corporate group’s*</w:t>
      </w:r>
      <w:r w:rsidRPr="00AC4FFE">
        <w:rPr>
          <w:rFonts w:ascii="Arial" w:eastAsia="Times New Roman" w:hAnsi="Arial" w:cs="Arial"/>
          <w:lang w:val="en-US" w:eastAsia="en-GB"/>
        </w:rPr>
        <w:t xml:space="preserve"> authority, influence or control. Free from </w:t>
      </w:r>
      <w:r w:rsidRPr="00AC4FFE">
        <w:rPr>
          <w:rFonts w:ascii="Arial" w:eastAsia="Times New Roman" w:hAnsi="Arial" w:cs="Arial"/>
          <w:i/>
          <w:iCs/>
          <w:lang w:val="en-US" w:eastAsia="en-GB"/>
        </w:rPr>
        <w:t>conflict of interest*</w:t>
      </w:r>
      <w:r w:rsidRPr="00AC4FFE">
        <w:rPr>
          <w:rFonts w:ascii="Arial" w:eastAsia="Times New Roman" w:hAnsi="Arial" w:cs="Arial"/>
          <w:lang w:val="en-US" w:eastAsia="en-GB"/>
        </w:rPr>
        <w:t xml:space="preserve"> in relation to the task at hand.</w:t>
      </w:r>
      <w:r w:rsidRPr="00AC4FFE">
        <w:rPr>
          <w:rFonts w:ascii="Arial" w:eastAsia="Times New Roman" w:hAnsi="Arial" w:cs="Arial"/>
          <w:lang w:val="en-GB" w:eastAsia="en-GB"/>
        </w:rPr>
        <w:t> </w:t>
      </w:r>
    </w:p>
    <w:p w14:paraId="7D905630" w14:textId="77777777" w:rsidR="00923CB0" w:rsidRPr="00AC4FFE" w:rsidRDefault="00923CB0" w:rsidP="00923CB0">
      <w:pPr>
        <w:spacing w:before="0" w:after="0" w:line="240" w:lineRule="auto"/>
        <w:jc w:val="both"/>
        <w:rPr>
          <w:rFonts w:ascii="Times New Roman" w:eastAsia="Times New Roman" w:hAnsi="Times New Roman" w:cs="Times New Roman"/>
          <w:lang w:val="en-GB" w:eastAsia="en-GB"/>
        </w:rPr>
      </w:pPr>
    </w:p>
    <w:p w14:paraId="25475BB6" w14:textId="77777777" w:rsidR="00923CB0" w:rsidRPr="00AC4FFE" w:rsidRDefault="00923CB0" w:rsidP="00923CB0">
      <w:pPr>
        <w:spacing w:before="0" w:after="0" w:line="240" w:lineRule="auto"/>
        <w:jc w:val="both"/>
        <w:rPr>
          <w:rFonts w:ascii="Arial" w:eastAsia="Times New Roman" w:hAnsi="Arial" w:cs="Arial"/>
          <w:lang w:val="en-US" w:eastAsia="en-GB"/>
        </w:rPr>
      </w:pPr>
      <w:r w:rsidRPr="00AC4FFE">
        <w:rPr>
          <w:rFonts w:ascii="Arial" w:eastAsia="Times New Roman" w:hAnsi="Arial" w:cs="Arial"/>
          <w:b/>
          <w:bCs/>
          <w:lang w:val="en-US" w:eastAsia="en-GB"/>
        </w:rPr>
        <w:t>Independent Assessor</w:t>
      </w:r>
      <w:r w:rsidRPr="00AC4FFE">
        <w:rPr>
          <w:rFonts w:ascii="Arial" w:eastAsia="Times New Roman" w:hAnsi="Arial" w:cs="Arial"/>
          <w:lang w:val="en-US" w:eastAsia="en-GB"/>
        </w:rPr>
        <w:t xml:space="preserve">: An expert entity without </w:t>
      </w:r>
      <w:r w:rsidRPr="00AC4FFE">
        <w:rPr>
          <w:rFonts w:ascii="Arial" w:eastAsia="Times New Roman" w:hAnsi="Arial" w:cs="Arial"/>
          <w:i/>
          <w:iCs/>
          <w:lang w:val="en-US" w:eastAsia="en-GB"/>
        </w:rPr>
        <w:t xml:space="preserve">conflict of interest* </w:t>
      </w:r>
      <w:r w:rsidRPr="00AC4FFE">
        <w:rPr>
          <w:rFonts w:ascii="Arial" w:eastAsia="Times New Roman" w:hAnsi="Arial" w:cs="Arial"/>
          <w:lang w:val="en-US" w:eastAsia="en-GB"/>
        </w:rPr>
        <w:t xml:space="preserve">who is not subject to </w:t>
      </w:r>
      <w:r w:rsidRPr="00AC4FFE">
        <w:rPr>
          <w:rFonts w:ascii="Arial" w:eastAsia="Times New Roman" w:hAnsi="Arial" w:cs="Arial"/>
          <w:i/>
          <w:iCs/>
          <w:lang w:val="en-US" w:eastAsia="en-GB"/>
        </w:rPr>
        <w:t>The Organization’</w:t>
      </w:r>
      <w:r w:rsidRPr="00AC4FFE">
        <w:rPr>
          <w:rFonts w:ascii="Arial" w:eastAsia="Times New Roman" w:hAnsi="Arial" w:cs="Arial"/>
          <w:lang w:val="en-US" w:eastAsia="en-GB"/>
        </w:rPr>
        <w:t xml:space="preserve">s* or the </w:t>
      </w:r>
      <w:r w:rsidRPr="00AC4FFE">
        <w:rPr>
          <w:rFonts w:ascii="Arial" w:eastAsia="Times New Roman" w:hAnsi="Arial" w:cs="Arial"/>
          <w:i/>
          <w:iCs/>
          <w:lang w:val="en-US" w:eastAsia="en-GB"/>
        </w:rPr>
        <w:t>corporate group’s</w:t>
      </w:r>
      <w:r w:rsidRPr="00AC4FFE">
        <w:rPr>
          <w:rFonts w:ascii="Arial" w:eastAsia="Times New Roman" w:hAnsi="Arial" w:cs="Arial"/>
          <w:lang w:val="en-US" w:eastAsia="en-GB"/>
        </w:rPr>
        <w:t>*’ authority, influence, or control, and whose qualifications are verified by FSC International.</w:t>
      </w:r>
    </w:p>
    <w:p w14:paraId="3D961ABA" w14:textId="77777777" w:rsidR="00923CB0" w:rsidRPr="00AC4FFE" w:rsidRDefault="00923CB0" w:rsidP="00923CB0">
      <w:pPr>
        <w:spacing w:before="0" w:after="0" w:line="240" w:lineRule="auto"/>
        <w:jc w:val="both"/>
        <w:rPr>
          <w:rFonts w:ascii="Arial" w:eastAsia="Times New Roman" w:hAnsi="Arial" w:cs="Arial"/>
          <w:lang w:val="en-US" w:eastAsia="en-GB"/>
        </w:rPr>
      </w:pPr>
    </w:p>
    <w:p w14:paraId="428C2198" w14:textId="77777777" w:rsidR="00923CB0" w:rsidRPr="00AC4FFE" w:rsidRDefault="00923CB0" w:rsidP="00923CB0">
      <w:pPr>
        <w:spacing w:before="0" w:after="0" w:line="240" w:lineRule="auto"/>
        <w:jc w:val="both"/>
        <w:rPr>
          <w:rFonts w:ascii="Arial" w:eastAsia="Times New Roman" w:hAnsi="Arial" w:cs="Arial"/>
          <w:lang w:val="en-US" w:eastAsia="en-GB"/>
        </w:rPr>
      </w:pPr>
      <w:r w:rsidRPr="00AC4FFE">
        <w:rPr>
          <w:rFonts w:ascii="Arial" w:eastAsia="Times New Roman" w:hAnsi="Arial" w:cs="Arial"/>
          <w:b/>
          <w:bCs/>
          <w:lang w:val="en-GB" w:eastAsia="en-GB"/>
        </w:rPr>
        <w:t>Independent Advisor</w:t>
      </w:r>
      <w:r w:rsidRPr="00AC4FFE">
        <w:rPr>
          <w:rFonts w:ascii="Arial" w:eastAsia="Times New Roman" w:hAnsi="Arial" w:cs="Arial"/>
          <w:lang w:val="en-GB" w:eastAsia="en-GB"/>
        </w:rPr>
        <w:t>: A person or organization without</w:t>
      </w:r>
      <w:r w:rsidRPr="00AC4FFE">
        <w:rPr>
          <w:rFonts w:ascii="Arial" w:eastAsia="Times New Roman" w:hAnsi="Arial" w:cs="Arial"/>
          <w:i/>
          <w:iCs/>
          <w:lang w:val="en-GB" w:eastAsia="en-GB"/>
        </w:rPr>
        <w:t xml:space="preserve"> conflict of interest</w:t>
      </w:r>
      <w:r w:rsidRPr="00AC4FFE">
        <w:rPr>
          <w:rFonts w:ascii="Arial" w:eastAsia="Times New Roman" w:hAnsi="Arial" w:cs="Arial"/>
          <w:lang w:val="en-GB" w:eastAsia="en-GB"/>
        </w:rPr>
        <w:t xml:space="preserve">* chosen by </w:t>
      </w:r>
      <w:r w:rsidRPr="00AC4FFE">
        <w:rPr>
          <w:rFonts w:ascii="Arial" w:eastAsia="Times New Roman" w:hAnsi="Arial" w:cs="Arial"/>
          <w:i/>
          <w:iCs/>
          <w:lang w:val="en-GB" w:eastAsia="en-GB"/>
        </w:rPr>
        <w:t>rights holders</w:t>
      </w:r>
      <w:r w:rsidRPr="00AC4FFE">
        <w:rPr>
          <w:rFonts w:ascii="Arial" w:eastAsia="Times New Roman" w:hAnsi="Arial" w:cs="Arial"/>
          <w:lang w:val="en-GB" w:eastAsia="en-GB"/>
        </w:rPr>
        <w:t>* who can provide organizing support, expert legal, financial and technical advice. </w:t>
      </w:r>
    </w:p>
    <w:p w14:paraId="14F19DC3" w14:textId="77777777" w:rsidR="00923CB0" w:rsidRPr="00AC4FFE" w:rsidRDefault="00923CB0" w:rsidP="00923CB0">
      <w:pPr>
        <w:spacing w:before="0" w:after="0" w:line="240" w:lineRule="auto"/>
        <w:jc w:val="both"/>
        <w:rPr>
          <w:rFonts w:ascii="Arial" w:eastAsia="Times New Roman" w:hAnsi="Arial" w:cs="Arial"/>
          <w:b/>
          <w:bCs/>
          <w:lang w:val="en-US" w:eastAsia="en-GB"/>
        </w:rPr>
      </w:pPr>
    </w:p>
    <w:p w14:paraId="143DF7A4" w14:textId="77777777" w:rsidR="00923CB0" w:rsidRPr="00AC4FFE" w:rsidRDefault="00923CB0" w:rsidP="00923CB0">
      <w:pPr>
        <w:spacing w:before="0" w:after="0" w:line="240" w:lineRule="auto"/>
        <w:jc w:val="both"/>
        <w:rPr>
          <w:rFonts w:ascii="Arial" w:eastAsia="Times New Roman" w:hAnsi="Arial" w:cs="Arial"/>
          <w:lang w:val="en-US" w:eastAsia="en-GB"/>
        </w:rPr>
      </w:pPr>
      <w:r w:rsidRPr="00AC4FFE">
        <w:rPr>
          <w:rFonts w:ascii="Arial" w:eastAsia="Times New Roman" w:hAnsi="Arial" w:cs="Arial"/>
          <w:b/>
          <w:bCs/>
          <w:lang w:val="en-US" w:eastAsia="en-GB"/>
        </w:rPr>
        <w:t xml:space="preserve">Independent Expert: </w:t>
      </w:r>
      <w:r w:rsidRPr="00AC4FFE">
        <w:rPr>
          <w:rFonts w:ascii="Arial" w:eastAsia="Times New Roman" w:hAnsi="Arial" w:cs="Arial"/>
          <w:lang w:val="en-GB" w:eastAsia="en-GB"/>
        </w:rPr>
        <w:t xml:space="preserve">An expert </w:t>
      </w:r>
      <w:r w:rsidRPr="00AC4FFE">
        <w:rPr>
          <w:rFonts w:ascii="Arial" w:eastAsia="Times New Roman" w:hAnsi="Arial" w:cs="Arial"/>
          <w:lang w:val="en-US" w:eastAsia="en-GB"/>
        </w:rPr>
        <w:t xml:space="preserve">not subject to the </w:t>
      </w:r>
      <w:r w:rsidRPr="00AC4FFE">
        <w:rPr>
          <w:rFonts w:ascii="Arial" w:eastAsia="Times New Roman" w:hAnsi="Arial" w:cs="Arial"/>
          <w:i/>
          <w:iCs/>
          <w:lang w:val="en-US" w:eastAsia="en-GB"/>
        </w:rPr>
        <w:t>corporate group’s</w:t>
      </w:r>
      <w:r w:rsidRPr="00AC4FFE">
        <w:rPr>
          <w:rFonts w:ascii="Arial" w:eastAsia="Times New Roman" w:hAnsi="Arial" w:cs="Arial"/>
          <w:lang w:val="en-US" w:eastAsia="en-GB"/>
        </w:rPr>
        <w:t xml:space="preserve">* authority, influence or control. Free from </w:t>
      </w:r>
      <w:r w:rsidRPr="00AC4FFE">
        <w:rPr>
          <w:rFonts w:ascii="Arial" w:eastAsia="Times New Roman" w:hAnsi="Arial" w:cs="Arial"/>
          <w:i/>
          <w:iCs/>
          <w:lang w:val="en-US" w:eastAsia="en-GB"/>
        </w:rPr>
        <w:t>conflict of interest*</w:t>
      </w:r>
      <w:r w:rsidRPr="00AC4FFE">
        <w:rPr>
          <w:rFonts w:ascii="Arial" w:eastAsia="Times New Roman" w:hAnsi="Arial" w:cs="Arial"/>
          <w:lang w:val="en-US" w:eastAsia="en-GB"/>
        </w:rPr>
        <w:t xml:space="preserve"> in relation to the task at hand. </w:t>
      </w:r>
    </w:p>
    <w:p w14:paraId="28521217" w14:textId="77777777" w:rsidR="00923CB0" w:rsidRPr="00AC4FFE" w:rsidRDefault="00923CB0" w:rsidP="00923CB0">
      <w:pPr>
        <w:spacing w:before="0" w:after="0" w:line="240" w:lineRule="auto"/>
        <w:jc w:val="both"/>
        <w:rPr>
          <w:rFonts w:ascii="Times New Roman" w:eastAsia="Times New Roman" w:hAnsi="Times New Roman" w:cs="Times New Roman"/>
          <w:lang w:val="en-US" w:eastAsia="en-GB"/>
        </w:rPr>
      </w:pPr>
    </w:p>
    <w:p w14:paraId="6F8CC914" w14:textId="77777777" w:rsidR="00923CB0" w:rsidRPr="00AC4FFE" w:rsidRDefault="00923CB0" w:rsidP="00923CB0">
      <w:pPr>
        <w:spacing w:before="0" w:after="0" w:line="240" w:lineRule="auto"/>
        <w:jc w:val="both"/>
        <w:rPr>
          <w:rFonts w:ascii="Arial" w:eastAsia="Times New Roman" w:hAnsi="Arial" w:cs="Arial"/>
          <w:b/>
          <w:bCs/>
          <w:i/>
          <w:iCs/>
          <w:lang w:val="en-US" w:eastAsia="en-GB"/>
        </w:rPr>
      </w:pPr>
      <w:r w:rsidRPr="00AC4FFE">
        <w:rPr>
          <w:rFonts w:ascii="Arial" w:eastAsia="Times New Roman" w:hAnsi="Arial" w:cs="Arial"/>
          <w:b/>
          <w:bCs/>
          <w:lang w:val="en-US" w:eastAsia="en-GB"/>
        </w:rPr>
        <w:t xml:space="preserve">Independent Observer: </w:t>
      </w:r>
      <w:r w:rsidRPr="00AC4FFE">
        <w:rPr>
          <w:rFonts w:ascii="Arial" w:eastAsia="Times New Roman" w:hAnsi="Arial" w:cs="Arial"/>
          <w:lang w:val="en-US" w:eastAsia="en-GB"/>
        </w:rPr>
        <w:t xml:space="preserve">A person or organization agreed with </w:t>
      </w:r>
      <w:r w:rsidRPr="00AC4FFE">
        <w:rPr>
          <w:rFonts w:ascii="Arial" w:eastAsia="Times New Roman" w:hAnsi="Arial" w:cs="Arial"/>
          <w:i/>
          <w:iCs/>
          <w:lang w:val="en-US" w:eastAsia="en-GB"/>
        </w:rPr>
        <w:t>rights holders</w:t>
      </w:r>
      <w:r w:rsidRPr="00AC4FFE">
        <w:rPr>
          <w:rFonts w:ascii="Arial" w:eastAsia="Times New Roman" w:hAnsi="Arial" w:cs="Arial"/>
          <w:lang w:val="en-US" w:eastAsia="en-GB"/>
        </w:rPr>
        <w:t xml:space="preserve">* who observes and/or monitors the </w:t>
      </w:r>
      <w:r w:rsidRPr="00AC4FFE">
        <w:rPr>
          <w:rFonts w:ascii="Arial" w:eastAsia="Times New Roman" w:hAnsi="Arial" w:cs="Arial"/>
          <w:i/>
          <w:lang w:val="en-US" w:eastAsia="en-GB"/>
        </w:rPr>
        <w:t>corporate group’s</w:t>
      </w:r>
      <w:r w:rsidRPr="00AC4FFE">
        <w:rPr>
          <w:rFonts w:ascii="Arial" w:eastAsia="Times New Roman" w:hAnsi="Arial" w:cs="Arial"/>
          <w:lang w:val="en-US" w:eastAsia="en-GB"/>
        </w:rPr>
        <w:t>* conflict resolution process; and/or the person or organization who accompanies the assessment or audit team but does not assess or audit. Observers are recognized as interested parties but shall respect the code of conduct in FSC-PRO-01-017 V1-1.</w:t>
      </w:r>
      <w:r w:rsidRPr="00AC4FFE">
        <w:rPr>
          <w:rFonts w:ascii="Arial" w:eastAsia="Times New Roman" w:hAnsi="Arial" w:cs="Arial"/>
          <w:lang w:val="en-GB" w:eastAsia="en-GB"/>
        </w:rPr>
        <w:t> </w:t>
      </w:r>
    </w:p>
    <w:p w14:paraId="070B0479" w14:textId="77777777" w:rsidR="00923CB0" w:rsidRPr="00AC4FFE" w:rsidRDefault="00923CB0" w:rsidP="00923CB0">
      <w:pPr>
        <w:spacing w:before="0" w:after="0" w:line="240" w:lineRule="auto"/>
        <w:jc w:val="both"/>
        <w:rPr>
          <w:rFonts w:ascii="Times New Roman" w:eastAsia="Times New Roman" w:hAnsi="Times New Roman" w:cs="Times New Roman"/>
          <w:i/>
          <w:iCs/>
          <w:lang w:val="en-US" w:eastAsia="en-GB"/>
        </w:rPr>
      </w:pPr>
    </w:p>
    <w:p w14:paraId="4CB74157" w14:textId="77777777" w:rsidR="00923CB0" w:rsidRPr="00AC4FFE" w:rsidRDefault="00923CB0" w:rsidP="00923CB0">
      <w:pPr>
        <w:spacing w:before="0" w:after="0" w:line="240" w:lineRule="auto"/>
        <w:jc w:val="both"/>
        <w:rPr>
          <w:rFonts w:ascii="Arial" w:eastAsia="Times New Roman" w:hAnsi="Arial" w:cs="Arial"/>
          <w:lang w:val="en-US"/>
        </w:rPr>
      </w:pPr>
      <w:r w:rsidRPr="00AC4FFE">
        <w:rPr>
          <w:rFonts w:ascii="Arial" w:eastAsia="Times New Roman" w:hAnsi="Arial" w:cs="Arial"/>
          <w:b/>
          <w:bCs/>
          <w:lang w:val="en-US"/>
        </w:rPr>
        <w:t xml:space="preserve">Indigenous Peoples: </w:t>
      </w:r>
      <w:r w:rsidRPr="00AC4FFE">
        <w:rPr>
          <w:rFonts w:ascii="Arial" w:eastAsia="Times New Roman" w:hAnsi="Arial" w:cs="Arial"/>
          <w:lang w:val="en-US"/>
        </w:rPr>
        <w:t>People and groups of people that can be identified or characterized as follows: </w:t>
      </w:r>
    </w:p>
    <w:p w14:paraId="2D5286F7" w14:textId="77777777" w:rsidR="00923CB0" w:rsidRPr="00AC4FFE" w:rsidRDefault="00923CB0" w:rsidP="00923CB0">
      <w:pPr>
        <w:spacing w:before="0" w:after="0" w:line="240" w:lineRule="auto"/>
        <w:jc w:val="both"/>
        <w:rPr>
          <w:rFonts w:ascii="Segoe UI" w:eastAsia="Times New Roman" w:hAnsi="Segoe UI" w:cs="Segoe UI"/>
          <w:sz w:val="18"/>
          <w:szCs w:val="18"/>
          <w:lang w:val="en-US"/>
        </w:rPr>
      </w:pPr>
    </w:p>
    <w:p w14:paraId="52107BD5" w14:textId="77777777" w:rsidR="00923CB0" w:rsidRPr="00AC4FFE" w:rsidRDefault="00923CB0" w:rsidP="00510772">
      <w:pPr>
        <w:numPr>
          <w:ilvl w:val="0"/>
          <w:numId w:val="36"/>
        </w:numPr>
        <w:spacing w:before="0" w:after="0" w:line="240" w:lineRule="auto"/>
        <w:ind w:left="629" w:hanging="357"/>
        <w:contextualSpacing/>
        <w:jc w:val="both"/>
        <w:rPr>
          <w:rFonts w:ascii="Segoe UI" w:eastAsia="Times New Roman" w:hAnsi="Segoe UI" w:cs="Segoe UI"/>
          <w:sz w:val="18"/>
          <w:szCs w:val="18"/>
          <w:lang w:val="en-US"/>
        </w:rPr>
      </w:pPr>
      <w:r w:rsidRPr="00AC4FFE">
        <w:rPr>
          <w:rFonts w:ascii="Arial" w:eastAsia="Times New Roman" w:hAnsi="Arial" w:cs="Arial"/>
          <w:lang w:val="en-US"/>
        </w:rPr>
        <w:t>The key characteristic or criterion is self-identification as Indigenous Peoples at the individual level and acceptance by the community as their member </w:t>
      </w:r>
    </w:p>
    <w:p w14:paraId="5D6B8CDE" w14:textId="77777777" w:rsidR="00923CB0" w:rsidRPr="00AC4FFE" w:rsidRDefault="00923CB0" w:rsidP="00510772">
      <w:pPr>
        <w:numPr>
          <w:ilvl w:val="0"/>
          <w:numId w:val="36"/>
        </w:numPr>
        <w:spacing w:before="0" w:after="0" w:line="240" w:lineRule="auto"/>
        <w:ind w:left="629" w:hanging="357"/>
        <w:contextualSpacing/>
        <w:jc w:val="both"/>
        <w:rPr>
          <w:rFonts w:ascii="Segoe UI" w:eastAsia="Times New Roman" w:hAnsi="Segoe UI" w:cs="Segoe UI"/>
          <w:sz w:val="18"/>
          <w:szCs w:val="18"/>
          <w:lang w:val="en-US"/>
        </w:rPr>
      </w:pPr>
      <w:r w:rsidRPr="00AC4FFE">
        <w:rPr>
          <w:rFonts w:ascii="Arial" w:eastAsia="Times New Roman" w:hAnsi="Arial" w:cs="Arial"/>
          <w:lang w:val="en-US"/>
        </w:rPr>
        <w:t>Historical continuity with pre-colonial and/or pre-settler societies </w:t>
      </w:r>
    </w:p>
    <w:p w14:paraId="02080F79" w14:textId="77777777" w:rsidR="00923CB0" w:rsidRPr="00AC4FFE" w:rsidRDefault="00923CB0" w:rsidP="00510772">
      <w:pPr>
        <w:numPr>
          <w:ilvl w:val="0"/>
          <w:numId w:val="36"/>
        </w:numPr>
        <w:spacing w:before="0" w:after="0" w:line="240" w:lineRule="auto"/>
        <w:ind w:left="629" w:hanging="357"/>
        <w:contextualSpacing/>
        <w:jc w:val="both"/>
        <w:rPr>
          <w:rFonts w:ascii="Segoe UI" w:eastAsia="Times New Roman" w:hAnsi="Segoe UI" w:cs="Segoe UI"/>
          <w:sz w:val="18"/>
          <w:szCs w:val="18"/>
          <w:lang w:val="en-US"/>
        </w:rPr>
      </w:pPr>
      <w:r w:rsidRPr="00AC4FFE">
        <w:rPr>
          <w:rFonts w:ascii="Arial" w:eastAsia="Times New Roman" w:hAnsi="Arial" w:cs="Arial"/>
          <w:lang w:val="en-US"/>
        </w:rPr>
        <w:t>Strong link to territories and surrounding natural resources </w:t>
      </w:r>
    </w:p>
    <w:p w14:paraId="0A463AE0" w14:textId="77777777" w:rsidR="00923CB0" w:rsidRPr="00AC4FFE" w:rsidRDefault="00923CB0" w:rsidP="00510772">
      <w:pPr>
        <w:numPr>
          <w:ilvl w:val="0"/>
          <w:numId w:val="36"/>
        </w:numPr>
        <w:spacing w:before="0" w:after="0" w:line="240" w:lineRule="auto"/>
        <w:ind w:left="629" w:hanging="357"/>
        <w:contextualSpacing/>
        <w:jc w:val="both"/>
        <w:rPr>
          <w:rFonts w:ascii="Segoe UI" w:eastAsia="Times New Roman" w:hAnsi="Segoe UI" w:cs="Segoe UI"/>
          <w:sz w:val="18"/>
          <w:szCs w:val="18"/>
          <w:lang w:val="en-US"/>
        </w:rPr>
      </w:pPr>
      <w:r w:rsidRPr="00AC4FFE">
        <w:rPr>
          <w:rFonts w:ascii="Arial" w:eastAsia="Times New Roman" w:hAnsi="Arial" w:cs="Arial"/>
          <w:lang w:val="en-US"/>
        </w:rPr>
        <w:t>Distinct social, economic or political systems </w:t>
      </w:r>
    </w:p>
    <w:p w14:paraId="434D5368" w14:textId="77777777" w:rsidR="00923CB0" w:rsidRPr="00AC4FFE" w:rsidRDefault="00923CB0" w:rsidP="00510772">
      <w:pPr>
        <w:numPr>
          <w:ilvl w:val="0"/>
          <w:numId w:val="36"/>
        </w:numPr>
        <w:spacing w:before="0" w:after="0" w:line="240" w:lineRule="auto"/>
        <w:ind w:left="629" w:hanging="357"/>
        <w:contextualSpacing/>
        <w:jc w:val="both"/>
        <w:rPr>
          <w:rFonts w:ascii="Segoe UI" w:eastAsia="Times New Roman" w:hAnsi="Segoe UI" w:cs="Segoe UI"/>
          <w:sz w:val="18"/>
          <w:szCs w:val="18"/>
          <w:lang w:val="en-US"/>
        </w:rPr>
      </w:pPr>
      <w:r w:rsidRPr="00AC4FFE">
        <w:rPr>
          <w:rFonts w:ascii="Arial" w:eastAsia="Times New Roman" w:hAnsi="Arial" w:cs="Arial"/>
          <w:lang w:val="en-US"/>
        </w:rPr>
        <w:t>Distinct language, culture and beliefs</w:t>
      </w:r>
    </w:p>
    <w:p w14:paraId="088597D0" w14:textId="77777777" w:rsidR="00923CB0" w:rsidRPr="00AC4FFE" w:rsidRDefault="00923CB0" w:rsidP="00510772">
      <w:pPr>
        <w:numPr>
          <w:ilvl w:val="0"/>
          <w:numId w:val="36"/>
        </w:numPr>
        <w:spacing w:before="0" w:after="0" w:line="240" w:lineRule="auto"/>
        <w:ind w:left="629" w:hanging="357"/>
        <w:contextualSpacing/>
        <w:jc w:val="both"/>
        <w:rPr>
          <w:rFonts w:ascii="Segoe UI" w:eastAsia="Times New Roman" w:hAnsi="Segoe UI" w:cs="Segoe UI"/>
          <w:sz w:val="18"/>
          <w:szCs w:val="18"/>
          <w:lang w:val="en-US"/>
        </w:rPr>
      </w:pPr>
      <w:r w:rsidRPr="00AC4FFE">
        <w:rPr>
          <w:rFonts w:ascii="Arial" w:eastAsia="Times New Roman" w:hAnsi="Arial" w:cs="Arial"/>
          <w:lang w:val="en-US"/>
        </w:rPr>
        <w:t>Form non-dominant groups of society</w:t>
      </w:r>
    </w:p>
    <w:p w14:paraId="081DC55B" w14:textId="77777777" w:rsidR="00923CB0" w:rsidRPr="00AC4FFE" w:rsidRDefault="00923CB0" w:rsidP="00510772">
      <w:pPr>
        <w:numPr>
          <w:ilvl w:val="0"/>
          <w:numId w:val="36"/>
        </w:numPr>
        <w:spacing w:before="0" w:after="0" w:line="240" w:lineRule="auto"/>
        <w:ind w:left="629" w:hanging="357"/>
        <w:contextualSpacing/>
        <w:jc w:val="both"/>
        <w:rPr>
          <w:rFonts w:ascii="Segoe UI" w:eastAsia="Times New Roman" w:hAnsi="Segoe UI" w:cs="Segoe UI"/>
          <w:sz w:val="18"/>
          <w:szCs w:val="18"/>
          <w:lang w:val="en-US"/>
        </w:rPr>
      </w:pPr>
      <w:r w:rsidRPr="00AC4FFE">
        <w:rPr>
          <w:rFonts w:ascii="Arial" w:eastAsia="Times New Roman" w:hAnsi="Arial" w:cs="Arial"/>
          <w:lang w:val="en-US"/>
        </w:rPr>
        <w:t>Resolve to maintain and reproduce their ancestral environments and systems as distinctive peoples and communities.</w:t>
      </w:r>
    </w:p>
    <w:p w14:paraId="7928EFC6" w14:textId="77777777" w:rsidR="00923CB0" w:rsidRPr="00AC4FFE" w:rsidRDefault="00923CB0" w:rsidP="00923CB0">
      <w:pPr>
        <w:spacing w:before="0" w:after="0" w:line="240" w:lineRule="auto"/>
        <w:ind w:left="629"/>
        <w:contextualSpacing/>
        <w:jc w:val="both"/>
        <w:rPr>
          <w:rFonts w:ascii="Arial" w:eastAsia="Times New Roman" w:hAnsi="Arial" w:cs="Arial"/>
          <w:lang w:val="en-US" w:eastAsia="en-GB"/>
        </w:rPr>
      </w:pPr>
    </w:p>
    <w:p w14:paraId="32837637" w14:textId="77777777" w:rsidR="00923CB0" w:rsidRPr="00AC4FFE" w:rsidRDefault="00923CB0" w:rsidP="00923CB0">
      <w:pPr>
        <w:spacing w:before="0" w:after="0" w:line="240" w:lineRule="auto"/>
        <w:jc w:val="both"/>
        <w:rPr>
          <w:rFonts w:ascii="Arial" w:eastAsia="Times New Roman" w:hAnsi="Arial" w:cs="Arial"/>
          <w:lang w:val="en-US" w:eastAsia="en-GB"/>
        </w:rPr>
      </w:pPr>
      <w:r w:rsidRPr="00AC4FFE">
        <w:rPr>
          <w:rFonts w:ascii="Arial" w:eastAsia="Times New Roman" w:hAnsi="Arial" w:cs="Arial"/>
          <w:lang w:val="en-US" w:eastAsia="en-GB"/>
        </w:rPr>
        <w:t>Source: Adapted from United Nations Permanent Forum on Indigenous Issues, Factsheet ‘Who are Indigenous Peoples’</w:t>
      </w:r>
      <w:r w:rsidRPr="00AC4FFE">
        <w:rPr>
          <w:rFonts w:ascii="Arial" w:eastAsia="Times New Roman" w:hAnsi="Arial" w:cs="Arial"/>
          <w:lang w:val="en-GB" w:eastAsia="en-GB"/>
        </w:rPr>
        <w:t> </w:t>
      </w:r>
      <w:r w:rsidRPr="00AC4FFE">
        <w:rPr>
          <w:rFonts w:ascii="Arial" w:eastAsia="Times New Roman" w:hAnsi="Arial" w:cs="Arial"/>
          <w:lang w:val="en-US" w:eastAsia="en-GB"/>
        </w:rPr>
        <w:t>October 2007; United Nations Development Group, ‘Guidelines on Indigenous Peoples’ Issues’ United Nations 2009, United</w:t>
      </w:r>
      <w:r w:rsidRPr="00AC4FFE">
        <w:rPr>
          <w:rFonts w:ascii="Arial" w:eastAsia="Times New Roman" w:hAnsi="Arial" w:cs="Arial"/>
          <w:lang w:val="en-GB" w:eastAsia="en-GB"/>
        </w:rPr>
        <w:t> </w:t>
      </w:r>
      <w:r w:rsidRPr="00AC4FFE">
        <w:rPr>
          <w:rFonts w:ascii="Arial" w:eastAsia="Times New Roman" w:hAnsi="Arial" w:cs="Arial"/>
          <w:lang w:val="en-US" w:eastAsia="en-GB"/>
        </w:rPr>
        <w:t>Nations Declaration on the Rights of Indigenous Peoples, 13 September 2007</w:t>
      </w:r>
      <w:r w:rsidRPr="00AC4FFE">
        <w:rPr>
          <w:rFonts w:ascii="Arial" w:eastAsia="Times New Roman" w:hAnsi="Arial" w:cs="Arial"/>
          <w:i/>
          <w:iCs/>
          <w:lang w:val="en-US" w:eastAsia="en-GB"/>
        </w:rPr>
        <w:t>.</w:t>
      </w:r>
      <w:r w:rsidRPr="00AC4FFE">
        <w:rPr>
          <w:rFonts w:ascii="Arial" w:eastAsia="Times New Roman" w:hAnsi="Arial" w:cs="Arial"/>
          <w:lang w:val="en-GB" w:eastAsia="en-GB"/>
        </w:rPr>
        <w:t> </w:t>
      </w:r>
      <w:r w:rsidRPr="00AC4FFE">
        <w:rPr>
          <w:rFonts w:ascii="Arial" w:eastAsia="Times New Roman" w:hAnsi="Arial" w:cs="Arial"/>
          <w:i/>
          <w:iCs/>
          <w:lang w:val="en-US" w:eastAsia="en-GB"/>
        </w:rPr>
        <w:t>(Source: FSC-STD-01-001 V5-2</w:t>
      </w:r>
      <w:r w:rsidRPr="00AC4FFE">
        <w:rPr>
          <w:rFonts w:ascii="Arial" w:eastAsia="Times New Roman" w:hAnsi="Arial" w:cs="Arial"/>
          <w:lang w:val="en-US" w:eastAsia="en-GB"/>
        </w:rPr>
        <w:t>)</w:t>
      </w:r>
    </w:p>
    <w:p w14:paraId="785AFC69" w14:textId="77777777" w:rsidR="00923CB0" w:rsidRPr="00AC4FFE" w:rsidRDefault="00923CB0" w:rsidP="00923CB0">
      <w:pPr>
        <w:spacing w:before="0" w:after="0" w:line="240" w:lineRule="auto"/>
        <w:jc w:val="both"/>
        <w:rPr>
          <w:rFonts w:ascii="Arial" w:eastAsia="Times New Roman" w:hAnsi="Arial" w:cs="Arial"/>
          <w:lang w:val="en-US" w:eastAsia="en-GB"/>
        </w:rPr>
      </w:pPr>
    </w:p>
    <w:p w14:paraId="55923F94" w14:textId="14284342" w:rsidR="00923CB0" w:rsidRDefault="00923CB0" w:rsidP="00923CB0">
      <w:pPr>
        <w:spacing w:before="0" w:after="0" w:line="240" w:lineRule="auto"/>
        <w:jc w:val="both"/>
        <w:rPr>
          <w:rFonts w:ascii="Segoe UI" w:eastAsia="Times New Roman" w:hAnsi="Segoe UI" w:cs="Segoe UI"/>
          <w:i/>
          <w:iCs/>
          <w:sz w:val="18"/>
          <w:szCs w:val="18"/>
          <w:lang w:val="en-US"/>
        </w:rPr>
      </w:pPr>
      <w:r w:rsidRPr="00AC4FFE">
        <w:rPr>
          <w:rFonts w:ascii="Arial" w:eastAsia="Times New Roman" w:hAnsi="Arial" w:cs="Arial"/>
          <w:b/>
          <w:bCs/>
          <w:lang w:val="en-US" w:eastAsia="en-GB"/>
        </w:rPr>
        <w:t xml:space="preserve">Indirect Involvement: </w:t>
      </w:r>
      <w:r w:rsidRPr="00AC4FFE">
        <w:rPr>
          <w:rFonts w:ascii="Arial" w:eastAsia="Times New Roman" w:hAnsi="Arial" w:cs="Arial"/>
          <w:lang w:val="en-US" w:eastAsia="en-GB"/>
        </w:rPr>
        <w:t>Situations in which the associated organization or individual, with a</w:t>
      </w:r>
      <w:r w:rsidRPr="00AC4FFE">
        <w:rPr>
          <w:rFonts w:ascii="Arial" w:eastAsia="Times New Roman" w:hAnsi="Arial" w:cs="Arial"/>
          <w:lang w:val="en-GB" w:eastAsia="en-GB"/>
        </w:rPr>
        <w:t> </w:t>
      </w:r>
      <w:r w:rsidRPr="00AC4FFE">
        <w:rPr>
          <w:rFonts w:ascii="Arial" w:eastAsia="Times New Roman" w:hAnsi="Arial" w:cs="Arial"/>
          <w:lang w:val="en-US"/>
        </w:rPr>
        <w:t>minimum ownership or voting power of 51</w:t>
      </w:r>
      <w:r w:rsidR="00DA6178" w:rsidRPr="00AC4FFE">
        <w:rPr>
          <w:rFonts w:ascii="Arial" w:eastAsia="Times New Roman" w:hAnsi="Arial" w:cs="Arial"/>
          <w:lang w:val="en-US"/>
        </w:rPr>
        <w:t xml:space="preserve"> per cent</w:t>
      </w:r>
      <w:r w:rsidRPr="00AC4FFE">
        <w:rPr>
          <w:rFonts w:ascii="Arial" w:eastAsia="Times New Roman" w:hAnsi="Arial" w:cs="Arial"/>
          <w:lang w:val="en-US"/>
        </w:rPr>
        <w:t xml:space="preserve">, is involved as a parent or sister corporate, subsidiary, shareholder or Board of Directors to an organization directly involved in </w:t>
      </w:r>
      <w:r w:rsidRPr="00AC4FFE">
        <w:rPr>
          <w:rFonts w:ascii="Arial" w:eastAsia="Times New Roman" w:hAnsi="Arial" w:cs="Arial"/>
          <w:i/>
          <w:iCs/>
          <w:lang w:val="en-US"/>
        </w:rPr>
        <w:t>unacceptable activities*</w:t>
      </w:r>
      <w:r w:rsidRPr="00AC4FFE">
        <w:rPr>
          <w:rFonts w:ascii="Arial" w:eastAsia="Times New Roman" w:hAnsi="Arial" w:cs="Arial"/>
          <w:lang w:val="en-US"/>
        </w:rPr>
        <w:t>. Indirect involvement also includes activities performed by subcontractors when acting on behalf of the associated organization or individual. (</w:t>
      </w:r>
      <w:r w:rsidRPr="00AC4FFE">
        <w:rPr>
          <w:rFonts w:ascii="Arial" w:eastAsia="Times New Roman" w:hAnsi="Arial" w:cs="Arial"/>
          <w:i/>
          <w:iCs/>
          <w:lang w:val="en-US"/>
        </w:rPr>
        <w:t xml:space="preserve">Source: </w:t>
      </w:r>
      <w:r w:rsidRPr="00AC4FFE">
        <w:rPr>
          <w:rFonts w:ascii="Arial" w:eastAsia="MS Mincho" w:hAnsi="Arial" w:cs="Arial"/>
          <w:i/>
          <w:iCs/>
          <w:lang w:val="en-US"/>
        </w:rPr>
        <w:t>FSC-POL-01-004 V2-0</w:t>
      </w:r>
      <w:r w:rsidRPr="00AC4FFE">
        <w:rPr>
          <w:rFonts w:ascii="Arial" w:eastAsia="MS Mincho" w:hAnsi="Arial" w:cs="Arial"/>
          <w:lang w:val="en-US"/>
        </w:rPr>
        <w:t>)</w:t>
      </w:r>
    </w:p>
    <w:p w14:paraId="669DFF48" w14:textId="77777777" w:rsidR="00923CB0" w:rsidRDefault="00923CB0" w:rsidP="00923CB0">
      <w:pPr>
        <w:spacing w:before="0" w:after="0" w:line="240" w:lineRule="auto"/>
        <w:jc w:val="both"/>
        <w:rPr>
          <w:rFonts w:ascii="Times New Roman" w:eastAsia="Times New Roman" w:hAnsi="Times New Roman" w:cs="Times New Roman"/>
          <w:lang w:val="en-US" w:eastAsia="en-GB"/>
        </w:rPr>
      </w:pPr>
    </w:p>
    <w:p w14:paraId="2BEFEA32" w14:textId="77777777" w:rsidR="008C35B3" w:rsidRDefault="008C35B3" w:rsidP="008C35B3">
      <w:pPr>
        <w:spacing w:before="0" w:after="0" w:line="240" w:lineRule="auto"/>
        <w:jc w:val="both"/>
        <w:rPr>
          <w:rFonts w:ascii="Arial" w:eastAsia="MS Mincho" w:hAnsi="Arial" w:cs="Arial"/>
          <w:b/>
          <w:bCs/>
          <w:lang w:val="en-US"/>
        </w:rPr>
      </w:pPr>
      <w:r w:rsidRPr="39AABCC9">
        <w:rPr>
          <w:rFonts w:ascii="Arial" w:eastAsia="Times New Roman" w:hAnsi="Arial" w:cs="Arial"/>
          <w:b/>
          <w:bCs/>
          <w:lang w:val="en-US"/>
        </w:rPr>
        <w:t>Initial Implementation Threshold:</w:t>
      </w:r>
      <w:r w:rsidRPr="39AABCC9">
        <w:rPr>
          <w:rFonts w:ascii="Arial" w:eastAsia="Times New Roman" w:hAnsi="Arial" w:cs="Arial"/>
          <w:lang w:val="en-US"/>
        </w:rPr>
        <w:t xml:space="preserve"> See Threshold.</w:t>
      </w:r>
    </w:p>
    <w:p w14:paraId="4B753EE8" w14:textId="77777777" w:rsidR="008C35B3" w:rsidRDefault="008C35B3" w:rsidP="00923CB0">
      <w:pPr>
        <w:spacing w:before="0" w:after="0" w:line="240" w:lineRule="auto"/>
        <w:jc w:val="both"/>
        <w:rPr>
          <w:rFonts w:ascii="Arial" w:eastAsia="Times New Roman" w:hAnsi="Arial" w:cs="Arial"/>
          <w:b/>
          <w:bCs/>
          <w:lang w:val="en-US" w:eastAsia="en-GB"/>
        </w:rPr>
      </w:pPr>
    </w:p>
    <w:p w14:paraId="56576A49" w14:textId="37F795BE" w:rsidR="00923CB0" w:rsidRDefault="00923CB0" w:rsidP="00923CB0">
      <w:pPr>
        <w:spacing w:before="0" w:after="0" w:line="240" w:lineRule="auto"/>
        <w:jc w:val="both"/>
        <w:rPr>
          <w:rFonts w:ascii="Arial" w:eastAsia="Times New Roman" w:hAnsi="Arial" w:cs="Arial"/>
          <w:lang w:val="en-GB" w:eastAsia="en-GB"/>
        </w:rPr>
      </w:pPr>
      <w:r w:rsidRPr="39AABCC9">
        <w:rPr>
          <w:rFonts w:ascii="Arial" w:eastAsia="Times New Roman" w:hAnsi="Arial" w:cs="Arial"/>
          <w:b/>
          <w:bCs/>
          <w:lang w:val="en-US" w:eastAsia="en-GB"/>
        </w:rPr>
        <w:t xml:space="preserve">Interested stakeholder: </w:t>
      </w:r>
      <w:r w:rsidRPr="39AABCC9">
        <w:rPr>
          <w:rFonts w:ascii="Arial" w:eastAsia="Times New Roman" w:hAnsi="Arial" w:cs="Arial"/>
          <w:lang w:val="en-US" w:eastAsia="en-GB"/>
        </w:rPr>
        <w:t>See Stakeholder.</w:t>
      </w:r>
      <w:r w:rsidRPr="39AABCC9">
        <w:rPr>
          <w:rFonts w:ascii="Arial" w:eastAsia="Times New Roman" w:hAnsi="Arial" w:cs="Arial"/>
          <w:b/>
          <w:bCs/>
          <w:lang w:val="en-US" w:eastAsia="en-GB"/>
        </w:rPr>
        <w:t xml:space="preserve"> </w:t>
      </w:r>
    </w:p>
    <w:p w14:paraId="3EED6615" w14:textId="77777777" w:rsidR="00923CB0" w:rsidRDefault="00923CB0" w:rsidP="00923CB0">
      <w:pPr>
        <w:spacing w:before="0" w:after="0" w:line="240" w:lineRule="auto"/>
        <w:jc w:val="both"/>
        <w:rPr>
          <w:rFonts w:ascii="Arial" w:eastAsia="Times New Roman" w:hAnsi="Arial" w:cs="Arial"/>
          <w:lang w:val="en-GB" w:eastAsia="en-GB"/>
        </w:rPr>
      </w:pPr>
    </w:p>
    <w:p w14:paraId="34721CAE" w14:textId="5B47B314" w:rsidR="00923CB0" w:rsidRDefault="00923CB0" w:rsidP="00923CB0">
      <w:pPr>
        <w:spacing w:before="0" w:after="0" w:line="240" w:lineRule="auto"/>
        <w:jc w:val="both"/>
        <w:rPr>
          <w:rFonts w:ascii="Arial" w:eastAsia="Times New Roman" w:hAnsi="Arial" w:cs="Arial"/>
          <w:b/>
          <w:bCs/>
          <w:lang w:val="en-US" w:eastAsia="en-GB"/>
        </w:rPr>
      </w:pPr>
      <w:r w:rsidRPr="39AABCC9">
        <w:rPr>
          <w:rFonts w:ascii="Arial" w:eastAsia="Times New Roman" w:hAnsi="Arial" w:cs="Arial"/>
          <w:b/>
          <w:bCs/>
          <w:lang w:val="en-US" w:eastAsia="en-GB"/>
        </w:rPr>
        <w:t xml:space="preserve">Land Cover: </w:t>
      </w:r>
      <w:r w:rsidRPr="39AABCC9">
        <w:rPr>
          <w:rFonts w:ascii="Arial" w:eastAsia="Times New Roman" w:hAnsi="Arial" w:cs="Arial"/>
          <w:lang w:val="en-GB" w:eastAsia="en-GB"/>
        </w:rPr>
        <w:t>The vegetation (natural or planted) or man-made constructions (buildings, etc.) which occur on the earth</w:t>
      </w:r>
      <w:r w:rsidR="00E244A1">
        <w:rPr>
          <w:rFonts w:ascii="Arial" w:eastAsia="Times New Roman" w:hAnsi="Arial" w:cs="Arial"/>
          <w:lang w:val="en-GB" w:eastAsia="en-GB"/>
        </w:rPr>
        <w:t>’s</w:t>
      </w:r>
      <w:r w:rsidRPr="39AABCC9">
        <w:rPr>
          <w:rFonts w:ascii="Arial" w:eastAsia="Times New Roman" w:hAnsi="Arial" w:cs="Arial"/>
          <w:lang w:val="en-GB" w:eastAsia="en-GB"/>
        </w:rPr>
        <w:t xml:space="preserve"> surface. Water, ice, bare rock, sand and similar surfaces also count as land cover. </w:t>
      </w:r>
    </w:p>
    <w:p w14:paraId="18C30C04" w14:textId="77777777" w:rsidR="00923CB0" w:rsidRDefault="00923CB0" w:rsidP="00923CB0">
      <w:pPr>
        <w:spacing w:before="0" w:after="0" w:line="240" w:lineRule="auto"/>
        <w:jc w:val="both"/>
        <w:rPr>
          <w:rFonts w:ascii="Arial" w:eastAsia="Times New Roman" w:hAnsi="Arial" w:cs="Arial"/>
          <w:b/>
          <w:bCs/>
          <w:lang w:val="en-US" w:eastAsia="en-GB"/>
        </w:rPr>
      </w:pPr>
    </w:p>
    <w:p w14:paraId="0DB0AFE7" w14:textId="77777777" w:rsidR="00923CB0" w:rsidRDefault="00923CB0" w:rsidP="00923CB0">
      <w:pPr>
        <w:spacing w:before="0" w:after="0" w:line="240" w:lineRule="auto"/>
        <w:jc w:val="both"/>
        <w:rPr>
          <w:rFonts w:ascii="Arial" w:eastAsia="Times New Roman" w:hAnsi="Arial" w:cs="Arial"/>
          <w:b/>
          <w:bCs/>
          <w:lang w:val="en-US" w:eastAsia="en-GB"/>
        </w:rPr>
      </w:pPr>
      <w:r w:rsidRPr="39AABCC9">
        <w:rPr>
          <w:rFonts w:ascii="Arial" w:eastAsia="Times New Roman" w:hAnsi="Arial" w:cs="Arial"/>
          <w:b/>
          <w:bCs/>
          <w:lang w:val="en-US" w:eastAsia="en-GB"/>
        </w:rPr>
        <w:t xml:space="preserve">Land Use: </w:t>
      </w:r>
      <w:r w:rsidRPr="39AABCC9">
        <w:rPr>
          <w:rFonts w:ascii="Arial" w:eastAsia="Times New Roman" w:hAnsi="Arial" w:cs="Arial"/>
          <w:lang w:val="en-GB" w:eastAsia="en-GB"/>
        </w:rPr>
        <w:t>A series of operations on land, carried out by humans, with the intention to obtain products and/or benefits through using land resources. </w:t>
      </w:r>
    </w:p>
    <w:p w14:paraId="4E58D81B" w14:textId="77777777" w:rsidR="00923CB0" w:rsidRDefault="00923CB0" w:rsidP="00923CB0">
      <w:pPr>
        <w:spacing w:before="0" w:after="0" w:line="240" w:lineRule="auto"/>
        <w:jc w:val="both"/>
        <w:rPr>
          <w:rFonts w:ascii="Arial" w:eastAsia="Times New Roman" w:hAnsi="Arial" w:cs="Arial"/>
          <w:b/>
          <w:bCs/>
          <w:lang w:val="en-US" w:eastAsia="en-GB"/>
        </w:rPr>
      </w:pPr>
    </w:p>
    <w:p w14:paraId="41675D93" w14:textId="77777777" w:rsidR="00923CB0" w:rsidRDefault="00923CB0" w:rsidP="00923CB0">
      <w:pPr>
        <w:spacing w:before="0" w:after="0" w:line="240" w:lineRule="auto"/>
        <w:ind w:right="20"/>
        <w:jc w:val="both"/>
        <w:rPr>
          <w:rFonts w:ascii="Arial" w:eastAsia="MS Mincho" w:hAnsi="Arial" w:cs="Arial"/>
          <w:lang w:val="en-US"/>
        </w:rPr>
      </w:pPr>
      <w:r w:rsidRPr="39AABCC9">
        <w:rPr>
          <w:rFonts w:ascii="Arial" w:eastAsia="Arial" w:hAnsi="Arial" w:cs="Arial"/>
          <w:b/>
          <w:bCs/>
          <w:lang w:val="en-US"/>
        </w:rPr>
        <w:t xml:space="preserve">Landscape: </w:t>
      </w:r>
      <w:r w:rsidRPr="39AABCC9">
        <w:rPr>
          <w:rFonts w:ascii="Arial" w:eastAsia="Arial" w:hAnsi="Arial" w:cs="Arial"/>
          <w:lang w:val="en-US"/>
        </w:rPr>
        <w:t>A geographical mosaic composed of interacting ecosystems resulting from the influence of geological, topographical, soil, climatic, biotic and human interactions in a given area (Source: Based on World Conservation Union (IUCN).  Glossary definitions as provided on IUCN website). (</w:t>
      </w:r>
      <w:r w:rsidRPr="39AABCC9">
        <w:rPr>
          <w:rFonts w:ascii="Arial" w:eastAsia="Arial" w:hAnsi="Arial" w:cs="Arial"/>
          <w:i/>
          <w:iCs/>
          <w:lang w:val="en-US"/>
        </w:rPr>
        <w:t>Source: FSC-STD-01-001 V5-2)</w:t>
      </w:r>
    </w:p>
    <w:p w14:paraId="357D9B1B" w14:textId="77777777" w:rsidR="00923CB0" w:rsidRDefault="00923CB0" w:rsidP="00923CB0">
      <w:pPr>
        <w:spacing w:before="0" w:after="0" w:line="240" w:lineRule="auto"/>
        <w:ind w:right="20"/>
        <w:jc w:val="both"/>
        <w:rPr>
          <w:lang w:val="en-US"/>
        </w:rPr>
      </w:pPr>
    </w:p>
    <w:p w14:paraId="2EB43852" w14:textId="77777777" w:rsidR="00923CB0" w:rsidRDefault="00923CB0" w:rsidP="00923CB0">
      <w:pPr>
        <w:spacing w:before="0" w:after="0" w:line="240" w:lineRule="auto"/>
        <w:jc w:val="both"/>
        <w:rPr>
          <w:rFonts w:ascii="Arial" w:eastAsia="Times New Roman" w:hAnsi="Arial" w:cs="Arial"/>
          <w:i/>
          <w:iCs/>
          <w:lang w:val="en-US" w:eastAsia="en-GB"/>
        </w:rPr>
      </w:pPr>
      <w:r w:rsidRPr="39AABCC9">
        <w:rPr>
          <w:rFonts w:ascii="Arial" w:eastAsia="Times New Roman" w:hAnsi="Arial" w:cs="Arial"/>
          <w:b/>
          <w:bCs/>
          <w:lang w:val="en-US" w:eastAsia="en-GB"/>
        </w:rPr>
        <w:t>Longevity</w:t>
      </w:r>
      <w:r w:rsidRPr="39AABCC9">
        <w:rPr>
          <w:rFonts w:ascii="Arial" w:eastAsia="Times New Roman" w:hAnsi="Arial" w:cs="Arial"/>
          <w:lang w:val="en-US" w:eastAsia="en-GB"/>
        </w:rPr>
        <w:t xml:space="preserve">: A minimum of twenty-five years and ideally in perpetuity. </w:t>
      </w:r>
      <w:r w:rsidRPr="39AABCC9">
        <w:rPr>
          <w:rFonts w:ascii="Arial" w:eastAsia="Times New Roman" w:hAnsi="Arial" w:cs="Arial"/>
          <w:i/>
          <w:iCs/>
          <w:lang w:val="en-US" w:eastAsia="en-GB"/>
        </w:rPr>
        <w:t>(Source: FSC-POL-01-007 V1-0)</w:t>
      </w:r>
    </w:p>
    <w:p w14:paraId="52E16FA4" w14:textId="77777777" w:rsidR="00923CB0" w:rsidRPr="0055587F" w:rsidRDefault="00923CB0" w:rsidP="00923CB0">
      <w:pPr>
        <w:spacing w:before="0" w:after="0" w:line="240" w:lineRule="auto"/>
        <w:jc w:val="both"/>
        <w:rPr>
          <w:rFonts w:ascii="Segoe UI" w:eastAsia="Times New Roman" w:hAnsi="Segoe UI" w:cs="Segoe UI"/>
          <w:b/>
          <w:bCs/>
          <w:sz w:val="18"/>
          <w:szCs w:val="18"/>
          <w:lang w:val="en-US"/>
        </w:rPr>
      </w:pPr>
    </w:p>
    <w:p w14:paraId="2D84B5DB" w14:textId="77777777" w:rsidR="00923CB0" w:rsidRDefault="00923CB0" w:rsidP="00923CB0">
      <w:pPr>
        <w:spacing w:before="0" w:after="0" w:line="240" w:lineRule="auto"/>
        <w:jc w:val="both"/>
        <w:rPr>
          <w:rFonts w:ascii="Arial" w:eastAsia="Times New Roman" w:hAnsi="Arial" w:cs="Arial"/>
          <w:lang w:val="en-US"/>
        </w:rPr>
      </w:pPr>
      <w:r w:rsidRPr="39AABCC9">
        <w:rPr>
          <w:rFonts w:ascii="Arial" w:eastAsia="Times New Roman" w:hAnsi="Arial" w:cs="Arial"/>
          <w:b/>
          <w:bCs/>
          <w:lang w:val="en-US"/>
        </w:rPr>
        <w:t>Management Unit</w:t>
      </w:r>
      <w:r w:rsidRPr="39AABCC9">
        <w:rPr>
          <w:rFonts w:ascii="Arial" w:eastAsia="Times New Roman" w:hAnsi="Arial" w:cs="Arial"/>
          <w:lang w:val="en-US"/>
        </w:rPr>
        <w:t>: A spatial area or areas submitted for FSC certification with clearly defined boundaries managed to a set of explicit long-term management objectives which are expressed in a management plan. This area or areas include(s):  </w:t>
      </w:r>
    </w:p>
    <w:p w14:paraId="57414CC7" w14:textId="77777777" w:rsidR="00923CB0" w:rsidRDefault="00923CB0" w:rsidP="00923CB0">
      <w:pPr>
        <w:spacing w:before="0" w:after="0" w:line="240" w:lineRule="auto"/>
        <w:jc w:val="both"/>
        <w:rPr>
          <w:rFonts w:ascii="Segoe UI" w:eastAsia="Times New Roman" w:hAnsi="Segoe UI" w:cs="Segoe UI"/>
          <w:sz w:val="18"/>
          <w:szCs w:val="18"/>
          <w:lang w:val="en-US"/>
        </w:rPr>
      </w:pPr>
    </w:p>
    <w:p w14:paraId="7F2B4D4C" w14:textId="77777777" w:rsidR="00923CB0" w:rsidRDefault="00923CB0" w:rsidP="00510772">
      <w:pPr>
        <w:numPr>
          <w:ilvl w:val="0"/>
          <w:numId w:val="37"/>
        </w:numPr>
        <w:spacing w:before="0" w:after="0" w:line="240" w:lineRule="auto"/>
        <w:contextualSpacing/>
        <w:jc w:val="both"/>
        <w:rPr>
          <w:rFonts w:ascii="Arial" w:eastAsia="Times New Roman" w:hAnsi="Arial" w:cs="Arial"/>
          <w:lang w:val="en-US"/>
        </w:rPr>
      </w:pPr>
      <w:r w:rsidRPr="39AABCC9">
        <w:rPr>
          <w:rFonts w:ascii="Arial" w:eastAsia="Times New Roman" w:hAnsi="Arial" w:cs="Arial"/>
          <w:lang w:val="en-US"/>
        </w:rPr>
        <w:t xml:space="preserve">all facilities and area(s) within or adjacent to this spatial area or areas under legal title or management control of, or operated by or on behalf of </w:t>
      </w:r>
      <w:r w:rsidRPr="39AABCC9">
        <w:rPr>
          <w:rFonts w:ascii="Arial" w:eastAsia="Times New Roman" w:hAnsi="Arial" w:cs="Arial"/>
          <w:i/>
          <w:iCs/>
          <w:lang w:val="en-US"/>
        </w:rPr>
        <w:t>The Organization</w:t>
      </w:r>
      <w:r w:rsidRPr="39AABCC9">
        <w:rPr>
          <w:rFonts w:ascii="Arial" w:eastAsia="Times New Roman" w:hAnsi="Arial" w:cs="Arial"/>
          <w:lang w:val="en-US"/>
        </w:rPr>
        <w:t>, for the purpose of contributing to the management objectives; and  </w:t>
      </w:r>
    </w:p>
    <w:p w14:paraId="3B41691A" w14:textId="77777777" w:rsidR="00923CB0" w:rsidRDefault="00923CB0" w:rsidP="00510772">
      <w:pPr>
        <w:numPr>
          <w:ilvl w:val="0"/>
          <w:numId w:val="37"/>
        </w:numPr>
        <w:spacing w:before="0" w:after="0" w:line="240" w:lineRule="auto"/>
        <w:contextualSpacing/>
        <w:jc w:val="both"/>
        <w:rPr>
          <w:rFonts w:ascii="Arial" w:eastAsia="Times New Roman" w:hAnsi="Arial" w:cs="Arial"/>
          <w:lang w:val="en-US"/>
        </w:rPr>
      </w:pPr>
      <w:r w:rsidRPr="39AABCC9">
        <w:rPr>
          <w:rFonts w:ascii="Arial" w:eastAsia="Times New Roman" w:hAnsi="Arial" w:cs="Arial"/>
          <w:lang w:val="en-US"/>
        </w:rPr>
        <w:t xml:space="preserve">all facilities and area(s) outside, and not adjacent to this spatial area or areas and operated by or on behalf of </w:t>
      </w:r>
      <w:r w:rsidRPr="39AABCC9">
        <w:rPr>
          <w:rFonts w:ascii="Arial" w:eastAsia="Times New Roman" w:hAnsi="Arial" w:cs="Arial"/>
          <w:i/>
          <w:iCs/>
          <w:lang w:val="en-US"/>
        </w:rPr>
        <w:t>The Organization</w:t>
      </w:r>
      <w:r w:rsidRPr="39AABCC9">
        <w:rPr>
          <w:rFonts w:ascii="Arial" w:eastAsia="Times New Roman" w:hAnsi="Arial" w:cs="Arial"/>
          <w:lang w:val="en-US"/>
        </w:rPr>
        <w:t>, solely for the purpose of contributing to the management objectives. (</w:t>
      </w:r>
      <w:r w:rsidRPr="39AABCC9">
        <w:rPr>
          <w:rFonts w:ascii="Arial" w:eastAsia="Times New Roman" w:hAnsi="Arial" w:cs="Arial"/>
          <w:i/>
          <w:iCs/>
          <w:lang w:val="en-US"/>
        </w:rPr>
        <w:t>Source: FSC-STD-01-001 V5-2)</w:t>
      </w:r>
      <w:r w:rsidRPr="39AABCC9">
        <w:rPr>
          <w:rFonts w:ascii="Arial" w:eastAsia="Times New Roman" w:hAnsi="Arial" w:cs="Arial"/>
          <w:lang w:val="en-US"/>
        </w:rPr>
        <w:t> </w:t>
      </w:r>
    </w:p>
    <w:p w14:paraId="5769D419" w14:textId="77777777" w:rsidR="00923CB0" w:rsidRDefault="00923CB0" w:rsidP="00923CB0">
      <w:pPr>
        <w:spacing w:before="0" w:after="0" w:line="240" w:lineRule="auto"/>
        <w:jc w:val="both"/>
        <w:rPr>
          <w:rFonts w:ascii="Segoe UI" w:eastAsia="Times New Roman" w:hAnsi="Segoe UI" w:cs="Segoe UI"/>
          <w:sz w:val="18"/>
          <w:szCs w:val="18"/>
          <w:lang w:val="en-US"/>
        </w:rPr>
      </w:pPr>
      <w:r w:rsidRPr="39AABCC9">
        <w:rPr>
          <w:rFonts w:ascii="Arial" w:eastAsia="Times New Roman" w:hAnsi="Arial" w:cs="Arial"/>
          <w:lang w:val="en-US"/>
        </w:rPr>
        <w:t> </w:t>
      </w:r>
    </w:p>
    <w:p w14:paraId="11FAB221" w14:textId="77777777" w:rsidR="00923CB0" w:rsidRDefault="00923CB0" w:rsidP="00923CB0">
      <w:pPr>
        <w:spacing w:before="0" w:after="0" w:line="240" w:lineRule="auto"/>
        <w:jc w:val="both"/>
        <w:rPr>
          <w:rFonts w:ascii="Arial" w:eastAsia="Times New Roman" w:hAnsi="Arial" w:cs="Arial"/>
          <w:b/>
          <w:bCs/>
          <w:lang w:val="en-US"/>
        </w:rPr>
      </w:pPr>
      <w:r>
        <w:rPr>
          <w:rFonts w:ascii="Arial" w:eastAsia="Times New Roman" w:hAnsi="Arial" w:cs="Arial"/>
          <w:b/>
          <w:bCs/>
          <w:lang w:val="en-US"/>
        </w:rPr>
        <w:t>M</w:t>
      </w:r>
      <w:r w:rsidRPr="00F81B89">
        <w:rPr>
          <w:rFonts w:ascii="Arial" w:eastAsia="Times New Roman" w:hAnsi="Arial" w:cs="Arial"/>
          <w:b/>
          <w:bCs/>
          <w:lang w:val="en-US"/>
        </w:rPr>
        <w:t xml:space="preserve">anagerial control: </w:t>
      </w:r>
      <w:r w:rsidRPr="007B7699">
        <w:rPr>
          <w:rFonts w:ascii="Arial" w:eastAsia="Times New Roman" w:hAnsi="Arial" w:cs="Arial"/>
          <w:lang w:val="en-US"/>
        </w:rPr>
        <w:t>Responsibility of the kind defined for corporate directors of commercial enterprises in</w:t>
      </w:r>
      <w:r>
        <w:rPr>
          <w:rFonts w:ascii="Arial" w:eastAsia="Times New Roman" w:hAnsi="Arial" w:cs="Arial"/>
          <w:lang w:val="en-US"/>
        </w:rPr>
        <w:t xml:space="preserve"> </w:t>
      </w:r>
      <w:r w:rsidRPr="007B7699">
        <w:rPr>
          <w:rFonts w:ascii="Arial" w:eastAsia="Times New Roman" w:hAnsi="Arial" w:cs="Arial"/>
          <w:lang w:val="en-US"/>
        </w:rPr>
        <w:t>national commercial law, and treated by FSC as applicable also to public sector organizations.</w:t>
      </w:r>
      <w:r>
        <w:rPr>
          <w:rFonts w:ascii="Arial" w:eastAsia="Times New Roman" w:hAnsi="Arial" w:cs="Arial"/>
          <w:lang w:val="en-US"/>
        </w:rPr>
        <w:t xml:space="preserve"> (</w:t>
      </w:r>
      <w:r w:rsidRPr="007B7699">
        <w:rPr>
          <w:rFonts w:ascii="Arial" w:eastAsia="Times New Roman" w:hAnsi="Arial" w:cs="Arial"/>
          <w:i/>
          <w:iCs/>
          <w:lang w:val="en-US"/>
        </w:rPr>
        <w:t>Source: FSC-STD-01-001 V5-2)</w:t>
      </w:r>
    </w:p>
    <w:p w14:paraId="599056CE" w14:textId="77777777" w:rsidR="00923CB0" w:rsidRDefault="00923CB0" w:rsidP="00923CB0">
      <w:pPr>
        <w:spacing w:before="0" w:after="0" w:line="240" w:lineRule="auto"/>
        <w:jc w:val="both"/>
        <w:rPr>
          <w:rFonts w:ascii="Arial" w:eastAsia="Times New Roman" w:hAnsi="Arial" w:cs="Arial"/>
          <w:b/>
          <w:bCs/>
          <w:lang w:val="en-US"/>
        </w:rPr>
      </w:pPr>
    </w:p>
    <w:p w14:paraId="115F0D3B" w14:textId="77777777" w:rsidR="00923CB0" w:rsidRDefault="00923CB0" w:rsidP="00923CB0">
      <w:pPr>
        <w:spacing w:before="0" w:after="0" w:line="240" w:lineRule="auto"/>
        <w:jc w:val="both"/>
        <w:rPr>
          <w:rFonts w:ascii="Segoe UI" w:eastAsia="Times New Roman" w:hAnsi="Segoe UI" w:cs="Segoe UI"/>
          <w:sz w:val="18"/>
          <w:szCs w:val="18"/>
          <w:lang w:val="en-US"/>
        </w:rPr>
      </w:pPr>
      <w:r w:rsidRPr="39AABCC9">
        <w:rPr>
          <w:rFonts w:ascii="Arial" w:eastAsia="Times New Roman" w:hAnsi="Arial" w:cs="Arial"/>
          <w:b/>
          <w:bCs/>
          <w:lang w:val="en-US"/>
        </w:rPr>
        <w:t>Natural forest</w:t>
      </w:r>
      <w:r w:rsidRPr="39AABCC9">
        <w:rPr>
          <w:rFonts w:ascii="Arial" w:eastAsia="Times New Roman" w:hAnsi="Arial" w:cs="Arial"/>
          <w:lang w:val="en-US"/>
        </w:rPr>
        <w:t xml:space="preserve">: A forest area with many of the principal characteristics and key elements of native </w:t>
      </w:r>
      <w:r w:rsidRPr="00E71667">
        <w:rPr>
          <w:rFonts w:ascii="Arial" w:eastAsia="Times New Roman" w:hAnsi="Arial" w:cs="Arial"/>
          <w:lang w:val="en-US"/>
        </w:rPr>
        <w:t>ecosystems</w:t>
      </w:r>
      <w:r w:rsidRPr="39AABCC9">
        <w:rPr>
          <w:rFonts w:ascii="Arial" w:eastAsia="Times New Roman" w:hAnsi="Arial" w:cs="Arial"/>
          <w:lang w:val="en-US"/>
        </w:rPr>
        <w:t>, such as complexity, structure and biological diversity, including soil characteristics, flora and fauna, in which all or almost all the trees are native species, not classified as plantations. </w:t>
      </w:r>
    </w:p>
    <w:p w14:paraId="068B5599" w14:textId="77777777" w:rsidR="00923CB0" w:rsidRDefault="00923CB0" w:rsidP="00923CB0">
      <w:pPr>
        <w:spacing w:line="240" w:lineRule="auto"/>
        <w:jc w:val="both"/>
        <w:rPr>
          <w:rFonts w:ascii="Segoe UI" w:eastAsia="Times New Roman" w:hAnsi="Segoe UI" w:cs="Segoe UI"/>
          <w:sz w:val="18"/>
          <w:szCs w:val="18"/>
          <w:lang w:val="en-US"/>
        </w:rPr>
      </w:pPr>
      <w:r w:rsidRPr="39AABCC9">
        <w:rPr>
          <w:rFonts w:ascii="Arial" w:eastAsia="Times New Roman" w:hAnsi="Arial" w:cs="Arial"/>
          <w:lang w:val="en-US"/>
        </w:rPr>
        <w:t>‘Natural forest’ includes the following categories: </w:t>
      </w:r>
    </w:p>
    <w:p w14:paraId="2A5F74CC" w14:textId="77777777" w:rsidR="00923CB0" w:rsidRDefault="00923CB0" w:rsidP="00510772">
      <w:pPr>
        <w:numPr>
          <w:ilvl w:val="0"/>
          <w:numId w:val="38"/>
        </w:numPr>
        <w:spacing w:before="0" w:after="0" w:line="240" w:lineRule="auto"/>
        <w:contextualSpacing/>
        <w:jc w:val="both"/>
        <w:rPr>
          <w:rFonts w:ascii="Arial" w:eastAsia="Times New Roman" w:hAnsi="Arial" w:cs="Arial"/>
          <w:lang w:val="en-US"/>
        </w:rPr>
      </w:pPr>
      <w:r w:rsidRPr="39AABCC9">
        <w:rPr>
          <w:rFonts w:ascii="Arial" w:eastAsia="Times New Roman" w:hAnsi="Arial" w:cs="Arial"/>
          <w:lang w:val="en-US"/>
        </w:rPr>
        <w:t xml:space="preserve">Forest affected by harvesting or other disturbances, in which trees are being or have been regenerated by a combination of natural and artificial regeneration with species typical of natural forests in that site, and where many of the above-ground and below-ground characteristics of the natural forest are still present. In boreal and north temperate forests which are naturally composed of only one or few tree species, a combination of natural and artificial regeneration to regenerate forest of the same native species, with most of the principal characteristics and key elements of native </w:t>
      </w:r>
      <w:r w:rsidRPr="00E71667">
        <w:rPr>
          <w:rFonts w:ascii="Arial" w:eastAsia="Times New Roman" w:hAnsi="Arial" w:cs="Arial"/>
          <w:lang w:val="en-US"/>
        </w:rPr>
        <w:t>ecosystems</w:t>
      </w:r>
      <w:r w:rsidRPr="39AABCC9">
        <w:rPr>
          <w:rFonts w:ascii="Arial" w:eastAsia="Times New Roman" w:hAnsi="Arial" w:cs="Arial"/>
          <w:lang w:val="en-US"/>
        </w:rPr>
        <w:t xml:space="preserve"> of that site, is not by itself considered as </w:t>
      </w:r>
      <w:r w:rsidRPr="00F53598">
        <w:rPr>
          <w:rFonts w:ascii="Arial" w:eastAsia="Times New Roman" w:hAnsi="Arial" w:cs="Arial"/>
          <w:lang w:val="en-US"/>
        </w:rPr>
        <w:t>conversion</w:t>
      </w:r>
      <w:r w:rsidRPr="39AABCC9">
        <w:rPr>
          <w:rFonts w:ascii="Arial" w:eastAsia="Times New Roman" w:hAnsi="Arial" w:cs="Arial"/>
          <w:lang w:val="en-US"/>
        </w:rPr>
        <w:t xml:space="preserve"> to plantations; </w:t>
      </w:r>
    </w:p>
    <w:p w14:paraId="2B108203" w14:textId="77777777" w:rsidR="00923CB0" w:rsidRDefault="00923CB0" w:rsidP="00510772">
      <w:pPr>
        <w:numPr>
          <w:ilvl w:val="0"/>
          <w:numId w:val="38"/>
        </w:numPr>
        <w:spacing w:before="0" w:after="0" w:line="240" w:lineRule="auto"/>
        <w:contextualSpacing/>
        <w:jc w:val="both"/>
        <w:rPr>
          <w:rFonts w:ascii="Arial" w:eastAsia="Times New Roman" w:hAnsi="Arial" w:cs="Arial"/>
          <w:lang w:val="en-US"/>
        </w:rPr>
      </w:pPr>
      <w:r w:rsidRPr="39AABCC9">
        <w:rPr>
          <w:rFonts w:ascii="Arial" w:eastAsia="Times New Roman" w:hAnsi="Arial" w:cs="Arial"/>
          <w:lang w:val="en-US"/>
        </w:rPr>
        <w:t>Natural forests which are maintained by traditional silvicultural practices including natural or assisted natural regeneration; </w:t>
      </w:r>
    </w:p>
    <w:p w14:paraId="33588701" w14:textId="77777777" w:rsidR="00923CB0" w:rsidRDefault="00923CB0" w:rsidP="00510772">
      <w:pPr>
        <w:numPr>
          <w:ilvl w:val="0"/>
          <w:numId w:val="38"/>
        </w:numPr>
        <w:spacing w:before="0" w:after="0" w:line="240" w:lineRule="auto"/>
        <w:contextualSpacing/>
        <w:jc w:val="both"/>
        <w:rPr>
          <w:rFonts w:ascii="Arial" w:eastAsia="Times New Roman" w:hAnsi="Arial" w:cs="Arial"/>
          <w:lang w:val="en-US"/>
        </w:rPr>
      </w:pPr>
      <w:r w:rsidRPr="39AABCC9">
        <w:rPr>
          <w:rFonts w:ascii="Arial" w:eastAsia="Times New Roman" w:hAnsi="Arial" w:cs="Arial"/>
          <w:lang w:val="en-US"/>
        </w:rPr>
        <w:t>Well-developed secondary or colonizing forest of native species which has regenerated in non-forest areas; </w:t>
      </w:r>
    </w:p>
    <w:p w14:paraId="66400A00" w14:textId="77777777" w:rsidR="00923CB0" w:rsidRDefault="00923CB0" w:rsidP="00510772">
      <w:pPr>
        <w:numPr>
          <w:ilvl w:val="0"/>
          <w:numId w:val="38"/>
        </w:numPr>
        <w:spacing w:before="0" w:after="0" w:line="240" w:lineRule="auto"/>
        <w:contextualSpacing/>
        <w:jc w:val="both"/>
        <w:rPr>
          <w:rFonts w:ascii="Arial" w:eastAsia="Times New Roman" w:hAnsi="Arial" w:cs="Arial"/>
          <w:lang w:val="en-US"/>
        </w:rPr>
      </w:pPr>
      <w:r w:rsidRPr="39AABCC9">
        <w:rPr>
          <w:rFonts w:ascii="Arial" w:eastAsia="Times New Roman" w:hAnsi="Arial" w:cs="Arial"/>
          <w:lang w:val="en-US"/>
        </w:rPr>
        <w:lastRenderedPageBreak/>
        <w:t xml:space="preserve">The definition of ‘natural forest’ may include areas described as wooded </w:t>
      </w:r>
      <w:r w:rsidRPr="00E71667">
        <w:rPr>
          <w:rFonts w:ascii="Arial" w:eastAsia="Times New Roman" w:hAnsi="Arial" w:cs="Arial"/>
          <w:lang w:val="en-US"/>
        </w:rPr>
        <w:t>ecosystems</w:t>
      </w:r>
      <w:r w:rsidRPr="39AABCC9">
        <w:rPr>
          <w:rFonts w:ascii="Arial" w:eastAsia="Times New Roman" w:hAnsi="Arial" w:cs="Arial"/>
          <w:lang w:val="en-US"/>
        </w:rPr>
        <w:t>, woodland and savannah. </w:t>
      </w:r>
    </w:p>
    <w:p w14:paraId="41CC9DA2" w14:textId="77777777" w:rsidR="00923CB0" w:rsidRDefault="00923CB0" w:rsidP="00923CB0">
      <w:pPr>
        <w:spacing w:before="0" w:after="0" w:line="240" w:lineRule="auto"/>
        <w:ind w:left="330"/>
        <w:jc w:val="both"/>
        <w:rPr>
          <w:rFonts w:ascii="Segoe UI" w:eastAsia="Times New Roman" w:hAnsi="Segoe UI" w:cs="Segoe UI"/>
          <w:sz w:val="18"/>
          <w:szCs w:val="18"/>
          <w:lang w:val="en-US"/>
        </w:rPr>
      </w:pPr>
      <w:r w:rsidRPr="39AABCC9">
        <w:rPr>
          <w:rFonts w:ascii="Arial" w:eastAsia="Times New Roman" w:hAnsi="Arial" w:cs="Arial"/>
          <w:lang w:val="en-US"/>
        </w:rPr>
        <w:t> </w:t>
      </w:r>
    </w:p>
    <w:p w14:paraId="61C81E73" w14:textId="77777777" w:rsidR="00923CB0" w:rsidRDefault="00923CB0" w:rsidP="00923CB0">
      <w:pPr>
        <w:spacing w:before="0" w:after="0" w:line="240" w:lineRule="auto"/>
        <w:jc w:val="both"/>
        <w:rPr>
          <w:rFonts w:ascii="Segoe UI" w:eastAsia="Times New Roman" w:hAnsi="Segoe UI" w:cs="Segoe UI"/>
          <w:sz w:val="18"/>
          <w:szCs w:val="18"/>
          <w:lang w:val="en-US"/>
        </w:rPr>
      </w:pPr>
      <w:r w:rsidRPr="39AABCC9">
        <w:rPr>
          <w:rFonts w:ascii="Arial" w:eastAsia="Times New Roman" w:hAnsi="Arial" w:cs="Arial"/>
          <w:lang w:val="en-US"/>
        </w:rPr>
        <w:t>The description of natural forests and their principal characteristics and key elements may be further defined in FSC Forest Stewardship Standards, with appropriate descriptions or examples. </w:t>
      </w:r>
    </w:p>
    <w:p w14:paraId="5545105F" w14:textId="77777777" w:rsidR="00923CB0" w:rsidRDefault="00923CB0" w:rsidP="00923CB0">
      <w:pPr>
        <w:spacing w:before="0" w:after="0" w:line="240" w:lineRule="auto"/>
        <w:jc w:val="both"/>
        <w:rPr>
          <w:rFonts w:ascii="Segoe UI" w:eastAsia="Times New Roman" w:hAnsi="Segoe UI" w:cs="Segoe UI"/>
          <w:sz w:val="18"/>
          <w:szCs w:val="18"/>
          <w:lang w:val="en-US"/>
        </w:rPr>
      </w:pPr>
      <w:r w:rsidRPr="39AABCC9">
        <w:rPr>
          <w:rFonts w:ascii="Cambria" w:eastAsia="Times New Roman" w:hAnsi="Cambria" w:cs="Segoe UI"/>
          <w:lang w:val="en-US"/>
        </w:rPr>
        <w:t> </w:t>
      </w:r>
      <w:r>
        <w:br/>
      </w:r>
      <w:r w:rsidRPr="39AABCC9">
        <w:rPr>
          <w:rFonts w:ascii="Arial" w:eastAsia="Times New Roman" w:hAnsi="Arial" w:cs="Arial"/>
          <w:lang w:val="en-US"/>
        </w:rPr>
        <w:t xml:space="preserve">‘Natural forest’ does not include land which is not dominated by trees, was previously not forest, and which does not yet contain many of the characteristics and elements of native </w:t>
      </w:r>
      <w:r w:rsidRPr="00E71667">
        <w:rPr>
          <w:rFonts w:ascii="Arial" w:eastAsia="Times New Roman" w:hAnsi="Arial" w:cs="Arial"/>
          <w:lang w:val="en-US"/>
        </w:rPr>
        <w:t>ecosystems</w:t>
      </w:r>
      <w:r w:rsidRPr="39AABCC9">
        <w:rPr>
          <w:rFonts w:ascii="Arial" w:eastAsia="Times New Roman" w:hAnsi="Arial" w:cs="Arial"/>
          <w:lang w:val="en-US"/>
        </w:rPr>
        <w:t xml:space="preserve">. Young regeneration may be considered as natural forest after some years of ecological progression. FSC Forest Stewardship Standards may indicate when such areas may be excised from the </w:t>
      </w:r>
      <w:r w:rsidRPr="39AABCC9">
        <w:rPr>
          <w:rFonts w:ascii="Arial" w:eastAsia="Times New Roman" w:hAnsi="Arial" w:cs="Arial"/>
          <w:i/>
          <w:iCs/>
          <w:lang w:val="en-US"/>
        </w:rPr>
        <w:t>management unit*</w:t>
      </w:r>
      <w:r w:rsidRPr="39AABCC9">
        <w:rPr>
          <w:rFonts w:ascii="Arial" w:eastAsia="Times New Roman" w:hAnsi="Arial" w:cs="Arial"/>
          <w:lang w:val="en-US"/>
        </w:rPr>
        <w:t>, should be restored towards more natural conditions, or may be converted to other land uses.  </w:t>
      </w:r>
    </w:p>
    <w:p w14:paraId="5591EA3F" w14:textId="77777777" w:rsidR="00923CB0" w:rsidRDefault="00923CB0" w:rsidP="00923CB0">
      <w:pPr>
        <w:spacing w:before="0" w:after="0" w:line="240" w:lineRule="auto"/>
        <w:jc w:val="both"/>
        <w:rPr>
          <w:rFonts w:ascii="Segoe UI" w:eastAsia="Times New Roman" w:hAnsi="Segoe UI" w:cs="Segoe UI"/>
          <w:sz w:val="18"/>
          <w:szCs w:val="18"/>
          <w:lang w:val="en-US"/>
        </w:rPr>
      </w:pPr>
      <w:r w:rsidRPr="39AABCC9">
        <w:rPr>
          <w:rFonts w:ascii="Arial" w:eastAsia="Times New Roman" w:hAnsi="Arial" w:cs="Arial"/>
          <w:lang w:val="en-US"/>
        </w:rPr>
        <w:t> </w:t>
      </w:r>
    </w:p>
    <w:p w14:paraId="59D455A4" w14:textId="77777777" w:rsidR="00923CB0" w:rsidRDefault="00923CB0" w:rsidP="00923CB0">
      <w:pPr>
        <w:spacing w:before="0" w:after="0" w:line="240" w:lineRule="auto"/>
        <w:jc w:val="both"/>
        <w:rPr>
          <w:rFonts w:ascii="Segoe UI" w:eastAsia="Times New Roman" w:hAnsi="Segoe UI" w:cs="Segoe UI"/>
          <w:sz w:val="18"/>
          <w:szCs w:val="18"/>
          <w:lang w:val="en-US"/>
        </w:rPr>
      </w:pPr>
      <w:r w:rsidRPr="39AABCC9">
        <w:rPr>
          <w:rFonts w:ascii="Arial" w:eastAsia="Times New Roman" w:hAnsi="Arial" w:cs="Arial"/>
          <w:lang w:val="en-US"/>
        </w:rPr>
        <w:t>FSC has not developed quantitative thresholds between different categories of forests in terms of area, density, height, etc. FSC Forest Stewardship Standards may provide such thresholds and other guidelines, with appropriate descriptions or examples. Pending such guidance, areas dominated by trees, mainly of native species, may be considered as natural forest. </w:t>
      </w:r>
    </w:p>
    <w:p w14:paraId="41E65DDA" w14:textId="77777777" w:rsidR="00923CB0" w:rsidRDefault="00923CB0" w:rsidP="00923CB0">
      <w:pPr>
        <w:spacing w:before="0" w:after="0" w:line="240" w:lineRule="auto"/>
        <w:jc w:val="both"/>
        <w:rPr>
          <w:rFonts w:ascii="Segoe UI" w:eastAsia="Times New Roman" w:hAnsi="Segoe UI" w:cs="Segoe UI"/>
          <w:sz w:val="18"/>
          <w:szCs w:val="18"/>
          <w:lang w:val="en-US"/>
        </w:rPr>
      </w:pPr>
      <w:r w:rsidRPr="39AABCC9">
        <w:rPr>
          <w:rFonts w:ascii="Arial" w:eastAsia="Times New Roman" w:hAnsi="Arial" w:cs="Arial"/>
          <w:lang w:val="en-US"/>
        </w:rPr>
        <w:t> </w:t>
      </w:r>
    </w:p>
    <w:p w14:paraId="3DAB55E7" w14:textId="77777777" w:rsidR="00923CB0" w:rsidRDefault="00923CB0" w:rsidP="00510772">
      <w:pPr>
        <w:numPr>
          <w:ilvl w:val="0"/>
          <w:numId w:val="39"/>
        </w:numPr>
        <w:spacing w:before="0" w:after="0" w:line="240" w:lineRule="auto"/>
        <w:contextualSpacing/>
        <w:jc w:val="both"/>
        <w:rPr>
          <w:rFonts w:ascii="Segoe UI" w:eastAsia="Times New Roman" w:hAnsi="Segoe UI" w:cs="Segoe UI"/>
          <w:sz w:val="18"/>
          <w:szCs w:val="18"/>
          <w:lang w:val="en-US"/>
        </w:rPr>
      </w:pPr>
      <w:r w:rsidRPr="39AABCC9">
        <w:rPr>
          <w:rFonts w:ascii="Arial" w:eastAsia="Times New Roman" w:hAnsi="Arial" w:cs="Arial"/>
          <w:lang w:val="en-US"/>
        </w:rPr>
        <w:t xml:space="preserve">Thresholds and guidelines may cover areas such as: other vegetation types and non-forest communities and </w:t>
      </w:r>
      <w:r w:rsidRPr="00E71667">
        <w:rPr>
          <w:rFonts w:ascii="Arial" w:eastAsia="Times New Roman" w:hAnsi="Arial" w:cs="Arial"/>
          <w:lang w:val="en-US"/>
        </w:rPr>
        <w:t>ecosystems</w:t>
      </w:r>
      <w:r w:rsidRPr="39AABCC9">
        <w:rPr>
          <w:rFonts w:ascii="Arial" w:eastAsia="Times New Roman" w:hAnsi="Arial" w:cs="Arial"/>
          <w:lang w:val="en-US"/>
        </w:rPr>
        <w:t xml:space="preserve"> included in the </w:t>
      </w:r>
      <w:r w:rsidRPr="39AABCC9">
        <w:rPr>
          <w:rFonts w:ascii="Arial" w:eastAsia="Times New Roman" w:hAnsi="Arial" w:cs="Arial"/>
          <w:i/>
          <w:iCs/>
          <w:lang w:val="en-US"/>
        </w:rPr>
        <w:t>management unit*</w:t>
      </w:r>
      <w:r w:rsidRPr="39AABCC9">
        <w:rPr>
          <w:rFonts w:ascii="Arial" w:eastAsia="Times New Roman" w:hAnsi="Arial" w:cs="Arial"/>
          <w:lang w:val="en-US"/>
        </w:rPr>
        <w:t>, including grassland, bushland, wetlands, and open woodlands. </w:t>
      </w:r>
    </w:p>
    <w:p w14:paraId="710B535C" w14:textId="77777777" w:rsidR="00923CB0" w:rsidRDefault="00923CB0" w:rsidP="00510772">
      <w:pPr>
        <w:numPr>
          <w:ilvl w:val="0"/>
          <w:numId w:val="39"/>
        </w:numPr>
        <w:spacing w:before="0" w:after="0" w:line="240" w:lineRule="auto"/>
        <w:contextualSpacing/>
        <w:jc w:val="both"/>
        <w:rPr>
          <w:rFonts w:ascii="Segoe UI" w:eastAsia="Times New Roman" w:hAnsi="Segoe UI" w:cs="Segoe UI"/>
          <w:sz w:val="18"/>
          <w:szCs w:val="18"/>
          <w:lang w:val="en-US"/>
        </w:rPr>
      </w:pPr>
      <w:r w:rsidRPr="39AABCC9">
        <w:rPr>
          <w:rFonts w:ascii="Arial" w:eastAsia="Times New Roman" w:hAnsi="Arial" w:cs="Arial"/>
          <w:lang w:val="en-US"/>
        </w:rPr>
        <w:t xml:space="preserve">Very young pioneer or colonizing regeneration in a primary succession on new open sites or abandoned farmland, which does not yet contain many of the principal characteristics and key elements of native </w:t>
      </w:r>
      <w:r w:rsidRPr="00E71667">
        <w:rPr>
          <w:rFonts w:ascii="Arial" w:eastAsia="Times New Roman" w:hAnsi="Arial" w:cs="Arial"/>
          <w:lang w:val="en-US"/>
        </w:rPr>
        <w:t>ecosystems</w:t>
      </w:r>
      <w:r w:rsidRPr="39AABCC9">
        <w:rPr>
          <w:rFonts w:ascii="Arial" w:eastAsia="Times New Roman" w:hAnsi="Arial" w:cs="Arial"/>
          <w:lang w:val="en-US"/>
        </w:rPr>
        <w:t>. This may be considered as natural forest through ecological progression after the passage of years; </w:t>
      </w:r>
    </w:p>
    <w:p w14:paraId="5A89E575" w14:textId="77777777" w:rsidR="00923CB0" w:rsidRDefault="00923CB0" w:rsidP="00510772">
      <w:pPr>
        <w:numPr>
          <w:ilvl w:val="0"/>
          <w:numId w:val="39"/>
        </w:numPr>
        <w:spacing w:before="0" w:after="0" w:line="240" w:lineRule="auto"/>
        <w:contextualSpacing/>
        <w:jc w:val="both"/>
        <w:rPr>
          <w:rFonts w:ascii="Segoe UI" w:eastAsia="Times New Roman" w:hAnsi="Segoe UI" w:cs="Segoe UI"/>
          <w:sz w:val="18"/>
          <w:szCs w:val="18"/>
          <w:lang w:val="en-US"/>
        </w:rPr>
      </w:pPr>
      <w:r w:rsidRPr="39AABCC9">
        <w:rPr>
          <w:rFonts w:ascii="Arial" w:eastAsia="Times New Roman" w:hAnsi="Arial" w:cs="Arial"/>
          <w:lang w:val="en-US"/>
        </w:rPr>
        <w:t xml:space="preserve">Young natural regeneration growing in natural forest areas may be considered as natural forest, even after logging, clear-felling or other disturbances, since many of the principal characteristics and key elements of native </w:t>
      </w:r>
      <w:r w:rsidRPr="00E71667">
        <w:rPr>
          <w:rFonts w:ascii="Arial" w:eastAsia="Times New Roman" w:hAnsi="Arial" w:cs="Arial"/>
          <w:lang w:val="en-US"/>
        </w:rPr>
        <w:t>ecosystems</w:t>
      </w:r>
      <w:r w:rsidRPr="39AABCC9">
        <w:rPr>
          <w:rFonts w:ascii="Arial" w:eastAsia="Times New Roman" w:hAnsi="Arial" w:cs="Arial"/>
          <w:lang w:val="en-US"/>
        </w:rPr>
        <w:t xml:space="preserve"> remain, above-ground and below-ground; </w:t>
      </w:r>
    </w:p>
    <w:p w14:paraId="7734AF37" w14:textId="77777777" w:rsidR="00923CB0" w:rsidRDefault="00923CB0" w:rsidP="00510772">
      <w:pPr>
        <w:numPr>
          <w:ilvl w:val="0"/>
          <w:numId w:val="39"/>
        </w:numPr>
        <w:spacing w:before="0" w:after="0" w:line="240" w:lineRule="auto"/>
        <w:contextualSpacing/>
        <w:jc w:val="both"/>
        <w:rPr>
          <w:rFonts w:ascii="Segoe UI" w:eastAsia="Times New Roman" w:hAnsi="Segoe UI" w:cs="Segoe UI"/>
          <w:sz w:val="18"/>
          <w:szCs w:val="18"/>
          <w:lang w:val="en-US"/>
        </w:rPr>
      </w:pPr>
      <w:r w:rsidRPr="39AABCC9">
        <w:rPr>
          <w:rFonts w:ascii="Arial" w:eastAsia="Times New Roman" w:hAnsi="Arial" w:cs="Arial"/>
          <w:lang w:val="en-US"/>
        </w:rPr>
        <w:t xml:space="preserve">Areas where deforestation and forest </w:t>
      </w:r>
      <w:r w:rsidRPr="00E71667">
        <w:rPr>
          <w:rFonts w:ascii="Arial" w:eastAsia="Times New Roman" w:hAnsi="Arial" w:cs="Arial"/>
          <w:lang w:val="en-US"/>
        </w:rPr>
        <w:t>degradation</w:t>
      </w:r>
      <w:r w:rsidRPr="39AABCC9">
        <w:rPr>
          <w:rFonts w:ascii="Arial" w:eastAsia="Times New Roman" w:hAnsi="Arial" w:cs="Arial"/>
          <w:lang w:val="en-US"/>
        </w:rPr>
        <w:t xml:space="preserve"> have been so severe that they are no longer ‘dominated by trees’ may be considered as non-forest, when they have very few of the principal above-ground and belowground characteristics and key elements of natural forests. Such extreme </w:t>
      </w:r>
      <w:r w:rsidRPr="00E71667">
        <w:rPr>
          <w:rFonts w:ascii="Arial" w:eastAsia="Times New Roman" w:hAnsi="Arial" w:cs="Arial"/>
          <w:lang w:val="en-US"/>
        </w:rPr>
        <w:t>degradation</w:t>
      </w:r>
      <w:r w:rsidRPr="39AABCC9">
        <w:rPr>
          <w:rFonts w:ascii="Arial" w:eastAsia="Times New Roman" w:hAnsi="Arial" w:cs="Arial"/>
          <w:lang w:val="en-US"/>
        </w:rPr>
        <w:t xml:space="preserve"> is typically the result of combinations of repeated and excessively heavy logging, grazing, farming, fuelwood collection, hunting, fire, erosion, mining, settlements, infrastructure, etc. FSC Forest Stewardship Standards may help to decide when such areas should be excised from the </w:t>
      </w:r>
      <w:r w:rsidRPr="39AABCC9">
        <w:rPr>
          <w:rFonts w:ascii="Arial" w:eastAsia="Times New Roman" w:hAnsi="Arial" w:cs="Arial"/>
          <w:i/>
          <w:iCs/>
          <w:lang w:val="en-US"/>
        </w:rPr>
        <w:t>management unit*</w:t>
      </w:r>
      <w:r w:rsidRPr="39AABCC9">
        <w:rPr>
          <w:rFonts w:ascii="Arial" w:eastAsia="Times New Roman" w:hAnsi="Arial" w:cs="Arial"/>
          <w:lang w:val="en-US"/>
        </w:rPr>
        <w:t>, should be restored towards more natural conditions, or may be converted to other land uses. (</w:t>
      </w:r>
      <w:r w:rsidRPr="39AABCC9">
        <w:rPr>
          <w:rFonts w:ascii="Arial" w:eastAsia="Times New Roman" w:hAnsi="Arial" w:cs="Arial"/>
          <w:i/>
          <w:iCs/>
          <w:lang w:val="en-US"/>
        </w:rPr>
        <w:t>Source: FSC-STD-01-001 V5-2</w:t>
      </w:r>
      <w:r w:rsidRPr="39AABCC9">
        <w:rPr>
          <w:rFonts w:ascii="Arial" w:eastAsia="Times New Roman" w:hAnsi="Arial" w:cs="Arial"/>
          <w:lang w:val="en-US"/>
        </w:rPr>
        <w:t>) </w:t>
      </w:r>
    </w:p>
    <w:p w14:paraId="3B32B888" w14:textId="77777777" w:rsidR="00923CB0" w:rsidRDefault="00923CB0" w:rsidP="00923CB0">
      <w:pPr>
        <w:spacing w:before="0" w:after="0" w:line="240" w:lineRule="auto"/>
        <w:jc w:val="both"/>
        <w:rPr>
          <w:rFonts w:ascii="Arial" w:eastAsia="Times New Roman" w:hAnsi="Arial" w:cs="Arial"/>
          <w:b/>
          <w:bCs/>
          <w:lang w:val="en-US" w:eastAsia="en-GB"/>
        </w:rPr>
      </w:pPr>
    </w:p>
    <w:p w14:paraId="23DE1472" w14:textId="306F7BF1" w:rsidR="00923CB0" w:rsidRDefault="00923CB0" w:rsidP="00923CB0">
      <w:pPr>
        <w:spacing w:before="0" w:after="0" w:line="240" w:lineRule="auto"/>
        <w:jc w:val="both"/>
        <w:rPr>
          <w:rFonts w:ascii="Arial" w:eastAsia="Times New Roman" w:hAnsi="Arial" w:cs="Arial"/>
          <w:lang w:val="en-GB" w:eastAsia="en-GB"/>
        </w:rPr>
      </w:pPr>
      <w:r w:rsidRPr="39AABCC9">
        <w:rPr>
          <w:rFonts w:ascii="Arial" w:eastAsia="Times New Roman" w:hAnsi="Arial" w:cs="Arial"/>
          <w:b/>
          <w:bCs/>
          <w:lang w:val="en-US" w:eastAsia="en-GB"/>
        </w:rPr>
        <w:t xml:space="preserve">Past: </w:t>
      </w:r>
      <w:r w:rsidRPr="39AABCC9">
        <w:rPr>
          <w:rFonts w:ascii="Arial" w:eastAsia="Times New Roman" w:hAnsi="Arial" w:cs="Arial"/>
          <w:lang w:val="en-GB" w:eastAsia="en-GB"/>
        </w:rPr>
        <w:t xml:space="preserve">The scope of past shall include the defined period of liability from </w:t>
      </w:r>
      <w:r>
        <w:rPr>
          <w:rFonts w:ascii="Arial" w:eastAsia="Times New Roman" w:hAnsi="Arial" w:cs="Arial"/>
          <w:lang w:val="en-GB" w:eastAsia="en-GB"/>
        </w:rPr>
        <w:t xml:space="preserve">the </w:t>
      </w:r>
      <w:r w:rsidRPr="39AABCC9">
        <w:rPr>
          <w:rFonts w:ascii="Arial" w:eastAsia="Times New Roman" w:hAnsi="Arial" w:cs="Arial"/>
          <w:lang w:val="en-GB" w:eastAsia="en-GB"/>
        </w:rPr>
        <w:t xml:space="preserve">date of the unacceptable activity, or a defined starting point in the </w:t>
      </w:r>
      <w:r w:rsidR="00EF231C" w:rsidRPr="00EF231C">
        <w:rPr>
          <w:rFonts w:ascii="Arial" w:eastAsia="Times New Roman" w:hAnsi="Arial" w:cs="Arial"/>
          <w:i/>
          <w:iCs/>
          <w:lang w:val="en-GB" w:eastAsia="en-GB"/>
        </w:rPr>
        <w:t>FSC Remedy F</w:t>
      </w:r>
      <w:r w:rsidRPr="00EF231C">
        <w:rPr>
          <w:rFonts w:ascii="Arial" w:eastAsia="Times New Roman" w:hAnsi="Arial" w:cs="Arial"/>
          <w:i/>
          <w:iCs/>
          <w:lang w:val="en-GB" w:eastAsia="en-GB"/>
        </w:rPr>
        <w:t>ramework</w:t>
      </w:r>
      <w:r w:rsidRPr="39AABCC9">
        <w:rPr>
          <w:rFonts w:ascii="Arial" w:eastAsia="Times New Roman" w:hAnsi="Arial" w:cs="Arial"/>
          <w:lang w:val="en-GB" w:eastAsia="en-GB"/>
        </w:rPr>
        <w:t>, and continues through to the date at which the Remedy Plan is approved. Liability start dates: </w:t>
      </w:r>
    </w:p>
    <w:p w14:paraId="19C3277E" w14:textId="77777777" w:rsidR="00923CB0" w:rsidRDefault="00923CB0" w:rsidP="00923CB0">
      <w:pPr>
        <w:spacing w:before="0" w:after="0" w:line="240" w:lineRule="auto"/>
        <w:jc w:val="both"/>
        <w:rPr>
          <w:rFonts w:ascii="Arial" w:eastAsia="Times New Roman" w:hAnsi="Arial" w:cs="Arial"/>
          <w:lang w:val="en-GB" w:eastAsia="en-GB"/>
        </w:rPr>
      </w:pPr>
    </w:p>
    <w:p w14:paraId="6ECECA96" w14:textId="77777777" w:rsidR="00923CB0" w:rsidRPr="007506C0" w:rsidRDefault="00923CB0" w:rsidP="00510772">
      <w:pPr>
        <w:numPr>
          <w:ilvl w:val="0"/>
          <w:numId w:val="40"/>
        </w:numPr>
        <w:spacing w:before="0" w:after="0" w:line="240" w:lineRule="auto"/>
        <w:jc w:val="both"/>
        <w:rPr>
          <w:rFonts w:ascii="Arial" w:eastAsia="Times New Roman" w:hAnsi="Arial" w:cs="Arial"/>
          <w:lang w:val="en-GB" w:eastAsia="en-GB"/>
        </w:rPr>
      </w:pPr>
      <w:r w:rsidRPr="39AABCC9">
        <w:rPr>
          <w:rFonts w:ascii="Arial" w:eastAsia="Times New Roman" w:hAnsi="Arial" w:cs="Arial"/>
          <w:lang w:val="en-GB" w:eastAsia="en-GB"/>
        </w:rPr>
        <w:t xml:space="preserve">In the case of significant </w:t>
      </w:r>
      <w:r w:rsidRPr="00F53598">
        <w:rPr>
          <w:rFonts w:ascii="Arial" w:eastAsia="Times New Roman" w:hAnsi="Arial" w:cs="Arial"/>
          <w:lang w:val="en-GB" w:eastAsia="en-GB"/>
        </w:rPr>
        <w:t>conversion</w:t>
      </w:r>
      <w:r w:rsidRPr="39AABCC9">
        <w:rPr>
          <w:rFonts w:ascii="Arial" w:eastAsia="Times New Roman" w:hAnsi="Arial" w:cs="Arial"/>
          <w:lang w:val="en-GB" w:eastAsia="en-GB"/>
        </w:rPr>
        <w:t xml:space="preserve"> to </w:t>
      </w:r>
      <w:r w:rsidRPr="007506C0">
        <w:rPr>
          <w:rFonts w:ascii="Arial" w:eastAsia="Times New Roman" w:hAnsi="Arial" w:cs="Arial"/>
          <w:lang w:val="en-GB" w:eastAsia="en-GB"/>
        </w:rPr>
        <w:t xml:space="preserve">plantations or other </w:t>
      </w:r>
      <w:r w:rsidRPr="00270C3F">
        <w:rPr>
          <w:rFonts w:ascii="Arial" w:eastAsia="Times New Roman" w:hAnsi="Arial" w:cs="Arial"/>
          <w:i/>
          <w:iCs/>
          <w:lang w:val="en-GB" w:eastAsia="en-GB"/>
        </w:rPr>
        <w:t>land use*</w:t>
      </w:r>
      <w:r w:rsidRPr="007506C0">
        <w:rPr>
          <w:rFonts w:ascii="Arial" w:eastAsia="Times New Roman" w:hAnsi="Arial" w:cs="Arial"/>
          <w:lang w:val="en-GB" w:eastAsia="en-GB"/>
        </w:rPr>
        <w:t xml:space="preserve"> (not involving </w:t>
      </w:r>
      <w:r w:rsidRPr="00270C3F">
        <w:rPr>
          <w:rFonts w:ascii="Arial" w:eastAsia="Times New Roman" w:hAnsi="Arial" w:cs="Arial"/>
          <w:i/>
          <w:iCs/>
          <w:lang w:val="en-GB" w:eastAsia="en-GB"/>
        </w:rPr>
        <w:t>HCVs*)</w:t>
      </w:r>
      <w:r w:rsidRPr="007506C0">
        <w:rPr>
          <w:rFonts w:ascii="Arial" w:eastAsia="Times New Roman" w:hAnsi="Arial" w:cs="Arial"/>
          <w:lang w:val="en-GB" w:eastAsia="en-GB"/>
        </w:rPr>
        <w:t xml:space="preserve"> the liability date is </w:t>
      </w:r>
      <w:r>
        <w:rPr>
          <w:rFonts w:ascii="Arial" w:eastAsia="Times New Roman" w:hAnsi="Arial" w:cs="Arial"/>
          <w:lang w:val="en-GB" w:eastAsia="en-GB"/>
        </w:rPr>
        <w:t xml:space="preserve">1 December </w:t>
      </w:r>
      <w:r w:rsidRPr="007506C0">
        <w:rPr>
          <w:rFonts w:ascii="Arial" w:eastAsia="Times New Roman" w:hAnsi="Arial" w:cs="Arial"/>
          <w:lang w:val="en-GB" w:eastAsia="en-GB"/>
        </w:rPr>
        <w:t xml:space="preserve">1994 or the date after the </w:t>
      </w:r>
      <w:r w:rsidRPr="00581F43">
        <w:rPr>
          <w:rFonts w:ascii="Arial" w:eastAsia="Times New Roman" w:hAnsi="Arial" w:cs="Arial"/>
          <w:i/>
          <w:iCs/>
          <w:lang w:val="en-GB" w:eastAsia="en-GB"/>
        </w:rPr>
        <w:t>corporate group</w:t>
      </w:r>
      <w:r>
        <w:rPr>
          <w:rFonts w:ascii="Arial" w:eastAsia="Times New Roman" w:hAnsi="Arial" w:cs="Arial"/>
          <w:i/>
          <w:iCs/>
          <w:lang w:val="en-GB" w:eastAsia="en-GB"/>
        </w:rPr>
        <w:t>*</w:t>
      </w:r>
      <w:r w:rsidRPr="007506C0">
        <w:rPr>
          <w:rFonts w:ascii="Arial" w:eastAsia="Times New Roman" w:hAnsi="Arial" w:cs="Arial"/>
          <w:lang w:val="en-GB" w:eastAsia="en-GB"/>
        </w:rPr>
        <w:t xml:space="preserve"> started forestry operations (if started after 1994). </w:t>
      </w:r>
    </w:p>
    <w:p w14:paraId="0E3ED714" w14:textId="77777777" w:rsidR="00923CB0" w:rsidRPr="007506C0" w:rsidRDefault="00923CB0" w:rsidP="00510772">
      <w:pPr>
        <w:numPr>
          <w:ilvl w:val="0"/>
          <w:numId w:val="40"/>
        </w:numPr>
        <w:spacing w:before="0" w:after="0" w:line="240" w:lineRule="auto"/>
        <w:jc w:val="both"/>
        <w:rPr>
          <w:rFonts w:ascii="Arial" w:eastAsia="Times New Roman" w:hAnsi="Arial" w:cs="Arial"/>
          <w:lang w:val="en-GB" w:eastAsia="en-GB"/>
        </w:rPr>
      </w:pPr>
      <w:r w:rsidRPr="007506C0">
        <w:rPr>
          <w:rFonts w:ascii="Arial" w:eastAsia="Times New Roman" w:hAnsi="Arial" w:cs="Arial"/>
          <w:lang w:val="en-GB" w:eastAsia="en-GB"/>
        </w:rPr>
        <w:t xml:space="preserve">Where </w:t>
      </w:r>
      <w:r w:rsidRPr="00270C3F">
        <w:rPr>
          <w:rFonts w:ascii="Arial" w:eastAsia="Times New Roman" w:hAnsi="Arial" w:cs="Arial"/>
          <w:i/>
          <w:iCs/>
          <w:lang w:val="en-GB" w:eastAsia="en-GB"/>
        </w:rPr>
        <w:t>HCVs*</w:t>
      </w:r>
      <w:r w:rsidRPr="007506C0">
        <w:rPr>
          <w:rFonts w:ascii="Arial" w:eastAsia="Times New Roman" w:hAnsi="Arial" w:cs="Arial"/>
          <w:lang w:val="en-GB" w:eastAsia="en-GB"/>
        </w:rPr>
        <w:t xml:space="preserve"> are involved the specific liability start date is </w:t>
      </w:r>
      <w:r>
        <w:rPr>
          <w:rFonts w:ascii="Arial" w:eastAsia="Times New Roman" w:hAnsi="Arial" w:cs="Arial"/>
          <w:lang w:val="en-GB" w:eastAsia="en-GB"/>
        </w:rPr>
        <w:t xml:space="preserve">1 January </w:t>
      </w:r>
      <w:r w:rsidRPr="007506C0">
        <w:rPr>
          <w:rFonts w:ascii="Arial" w:eastAsia="Times New Roman" w:hAnsi="Arial" w:cs="Arial"/>
          <w:lang w:val="en-GB" w:eastAsia="en-GB"/>
        </w:rPr>
        <w:t>1999.  </w:t>
      </w:r>
    </w:p>
    <w:p w14:paraId="1BCDD40A" w14:textId="77777777" w:rsidR="00923CB0" w:rsidRPr="007506C0" w:rsidRDefault="00923CB0" w:rsidP="00510772">
      <w:pPr>
        <w:numPr>
          <w:ilvl w:val="0"/>
          <w:numId w:val="40"/>
        </w:numPr>
        <w:spacing w:before="0" w:after="0" w:line="240" w:lineRule="auto"/>
        <w:jc w:val="both"/>
        <w:rPr>
          <w:rFonts w:ascii="Arial" w:eastAsia="Times New Roman" w:hAnsi="Arial" w:cs="Arial"/>
          <w:lang w:val="en-GB" w:eastAsia="en-GB"/>
        </w:rPr>
      </w:pPr>
      <w:r w:rsidRPr="007506C0">
        <w:rPr>
          <w:rFonts w:ascii="Arial" w:eastAsia="Times New Roman" w:hAnsi="Arial" w:cs="Arial"/>
          <w:lang w:val="en-GB" w:eastAsia="en-GB"/>
        </w:rPr>
        <w:t xml:space="preserve">In the case of </w:t>
      </w:r>
      <w:r w:rsidRPr="00270C3F">
        <w:rPr>
          <w:rFonts w:ascii="Arial" w:eastAsia="Times New Roman" w:hAnsi="Arial" w:cs="Arial"/>
          <w:i/>
          <w:iCs/>
          <w:lang w:val="en-GB" w:eastAsia="en-GB"/>
        </w:rPr>
        <w:t>illegal logging*</w:t>
      </w:r>
      <w:r w:rsidRPr="007506C0">
        <w:rPr>
          <w:rFonts w:ascii="Arial" w:eastAsia="Times New Roman" w:hAnsi="Arial" w:cs="Arial"/>
          <w:lang w:val="en-GB" w:eastAsia="en-GB"/>
        </w:rPr>
        <w:t xml:space="preserve"> the liability start date is from </w:t>
      </w:r>
      <w:r>
        <w:rPr>
          <w:rFonts w:ascii="Arial" w:eastAsia="Times New Roman" w:hAnsi="Arial" w:cs="Arial"/>
          <w:lang w:val="en-GB" w:eastAsia="en-GB"/>
        </w:rPr>
        <w:t xml:space="preserve">1 December </w:t>
      </w:r>
      <w:r w:rsidRPr="007506C0">
        <w:rPr>
          <w:rFonts w:ascii="Arial" w:eastAsia="Times New Roman" w:hAnsi="Arial" w:cs="Arial"/>
          <w:lang w:val="en-GB" w:eastAsia="en-GB"/>
        </w:rPr>
        <w:t>1994. </w:t>
      </w:r>
    </w:p>
    <w:p w14:paraId="424C38D5" w14:textId="6F5D4CE4" w:rsidR="00923CB0" w:rsidRDefault="00923CB0" w:rsidP="00510772">
      <w:pPr>
        <w:numPr>
          <w:ilvl w:val="0"/>
          <w:numId w:val="40"/>
        </w:numPr>
        <w:spacing w:before="0" w:after="0" w:line="240" w:lineRule="auto"/>
        <w:jc w:val="both"/>
        <w:rPr>
          <w:rFonts w:ascii="Arial" w:eastAsia="Times New Roman" w:hAnsi="Arial" w:cs="Arial"/>
          <w:lang w:val="en-GB" w:eastAsia="en-GB"/>
        </w:rPr>
      </w:pPr>
      <w:r w:rsidRPr="007506C0">
        <w:rPr>
          <w:rFonts w:ascii="Arial" w:eastAsia="Times New Roman" w:hAnsi="Arial" w:cs="Arial"/>
          <w:lang w:val="en-GB" w:eastAsia="en-GB"/>
        </w:rPr>
        <w:t xml:space="preserve">In the case of violation of traditional and </w:t>
      </w:r>
      <w:r w:rsidRPr="00270C3F">
        <w:rPr>
          <w:rFonts w:ascii="Arial" w:eastAsia="Times New Roman" w:hAnsi="Arial" w:cs="Arial"/>
          <w:i/>
          <w:iCs/>
          <w:lang w:val="en-GB" w:eastAsia="en-GB"/>
        </w:rPr>
        <w:t>human rights*,</w:t>
      </w:r>
      <w:r w:rsidRPr="007506C0">
        <w:rPr>
          <w:rFonts w:ascii="Arial" w:eastAsia="Times New Roman" w:hAnsi="Arial" w:cs="Arial"/>
          <w:lang w:val="en-GB" w:eastAsia="en-GB"/>
        </w:rPr>
        <w:t xml:space="preserve"> there</w:t>
      </w:r>
      <w:r w:rsidRPr="39AABCC9">
        <w:rPr>
          <w:rFonts w:ascii="Arial" w:eastAsia="Times New Roman" w:hAnsi="Arial" w:cs="Arial"/>
          <w:lang w:val="en-GB" w:eastAsia="en-GB"/>
        </w:rPr>
        <w:t xml:space="preserve"> is no specific liability start date in the </w:t>
      </w:r>
      <w:r w:rsidRPr="006808CE">
        <w:rPr>
          <w:rFonts w:ascii="Arial" w:eastAsia="Times New Roman" w:hAnsi="Arial" w:cs="Arial"/>
          <w:i/>
          <w:iCs/>
          <w:lang w:val="en-GB" w:eastAsia="en-GB"/>
        </w:rPr>
        <w:t xml:space="preserve">Policy for </w:t>
      </w:r>
      <w:r w:rsidR="000306E8">
        <w:rPr>
          <w:rFonts w:ascii="Arial" w:eastAsia="Times New Roman" w:hAnsi="Arial" w:cs="Arial"/>
          <w:i/>
          <w:iCs/>
          <w:lang w:val="en-GB" w:eastAsia="en-GB"/>
        </w:rPr>
        <w:t>the</w:t>
      </w:r>
      <w:r w:rsidRPr="006808CE">
        <w:rPr>
          <w:rFonts w:ascii="Arial" w:eastAsia="Times New Roman" w:hAnsi="Arial" w:cs="Arial"/>
          <w:i/>
          <w:iCs/>
          <w:lang w:val="en-GB" w:eastAsia="en-GB"/>
        </w:rPr>
        <w:t xml:space="preserve"> Association of Organizations with FSC</w:t>
      </w:r>
      <w:r w:rsidRPr="39AABCC9">
        <w:rPr>
          <w:rFonts w:ascii="Arial" w:eastAsia="Times New Roman" w:hAnsi="Arial" w:cs="Arial"/>
          <w:lang w:val="en-GB" w:eastAsia="en-GB"/>
        </w:rPr>
        <w:t xml:space="preserve"> (i.e. liability extends to pre 1994 </w:t>
      </w:r>
      <w:r w:rsidRPr="006808CE">
        <w:rPr>
          <w:rFonts w:ascii="Arial" w:eastAsia="Times New Roman" w:hAnsi="Arial" w:cs="Arial"/>
          <w:i/>
          <w:iCs/>
          <w:lang w:val="en-GB" w:eastAsia="en-GB"/>
        </w:rPr>
        <w:t>harm</w:t>
      </w:r>
      <w:r>
        <w:rPr>
          <w:rFonts w:ascii="Arial" w:eastAsia="Times New Roman" w:hAnsi="Arial" w:cs="Arial"/>
          <w:lang w:val="en-GB" w:eastAsia="en-GB"/>
        </w:rPr>
        <w:t>*</w:t>
      </w:r>
      <w:r w:rsidRPr="39AABCC9">
        <w:rPr>
          <w:rFonts w:ascii="Arial" w:eastAsia="Times New Roman" w:hAnsi="Arial" w:cs="Arial"/>
          <w:lang w:val="en-GB" w:eastAsia="en-GB"/>
        </w:rPr>
        <w:t>). </w:t>
      </w:r>
    </w:p>
    <w:p w14:paraId="012D1BE0" w14:textId="77777777" w:rsidR="00923CB0" w:rsidRDefault="00923CB0" w:rsidP="00510772">
      <w:pPr>
        <w:numPr>
          <w:ilvl w:val="0"/>
          <w:numId w:val="40"/>
        </w:numPr>
        <w:spacing w:before="0" w:after="0" w:line="240" w:lineRule="auto"/>
        <w:jc w:val="both"/>
        <w:rPr>
          <w:rFonts w:ascii="Arial" w:eastAsia="Times New Roman" w:hAnsi="Arial" w:cs="Arial"/>
          <w:lang w:val="en-GB" w:eastAsia="en-GB"/>
        </w:rPr>
      </w:pPr>
      <w:r w:rsidRPr="39AABCC9">
        <w:rPr>
          <w:rFonts w:ascii="Arial" w:eastAsia="Times New Roman" w:hAnsi="Arial" w:cs="Arial"/>
          <w:lang w:val="en-GB" w:eastAsia="en-GB"/>
        </w:rPr>
        <w:t>In the case of ILO conventions, it is since the existence of the convention if that is more recent than 1994. </w:t>
      </w:r>
    </w:p>
    <w:p w14:paraId="3A930158" w14:textId="77777777" w:rsidR="00923CB0" w:rsidRDefault="00923CB0" w:rsidP="00510772">
      <w:pPr>
        <w:numPr>
          <w:ilvl w:val="0"/>
          <w:numId w:val="40"/>
        </w:numPr>
        <w:spacing w:before="0" w:after="0" w:line="240" w:lineRule="auto"/>
        <w:jc w:val="both"/>
        <w:rPr>
          <w:rFonts w:ascii="Arial" w:eastAsia="Times New Roman" w:hAnsi="Arial" w:cs="Arial"/>
          <w:lang w:val="en-GB" w:eastAsia="en-GB"/>
        </w:rPr>
      </w:pPr>
      <w:r w:rsidRPr="39AABCC9">
        <w:rPr>
          <w:rFonts w:ascii="Arial" w:eastAsia="Times New Roman" w:hAnsi="Arial" w:cs="Arial"/>
          <w:lang w:val="en-GB" w:eastAsia="en-GB"/>
        </w:rPr>
        <w:t>In the case of the requirement to pay fines and other penalties or fees and royalties for environmental or social violations for which fines have been issued, there is no FSC liability start date (any liability date shall be determined by national laws and regulations)</w:t>
      </w:r>
      <w:r>
        <w:rPr>
          <w:rFonts w:ascii="Arial" w:eastAsia="Times New Roman" w:hAnsi="Arial" w:cs="Arial"/>
          <w:lang w:val="en-GB" w:eastAsia="en-GB"/>
        </w:rPr>
        <w:t>.</w:t>
      </w:r>
    </w:p>
    <w:p w14:paraId="34A763D0" w14:textId="77777777" w:rsidR="00923CB0" w:rsidRDefault="00923CB0" w:rsidP="00923CB0">
      <w:pPr>
        <w:spacing w:before="0" w:after="0" w:line="240" w:lineRule="auto"/>
        <w:jc w:val="both"/>
        <w:rPr>
          <w:rFonts w:ascii="Arial" w:eastAsia="MS Mincho" w:hAnsi="Arial" w:cs="Arial"/>
          <w:lang w:val="en-US"/>
        </w:rPr>
      </w:pPr>
    </w:p>
    <w:p w14:paraId="14ACF583" w14:textId="77777777" w:rsidR="00923CB0" w:rsidRPr="00E07131" w:rsidRDefault="00923CB0" w:rsidP="00E07131">
      <w:r w:rsidRPr="007539BB">
        <w:rPr>
          <w:b/>
          <w:bCs/>
        </w:rPr>
        <w:t>Peer Review:</w:t>
      </w:r>
      <w:r w:rsidRPr="00E07131">
        <w:t xml:space="preserve"> The process of an </w:t>
      </w:r>
      <w:r w:rsidRPr="007539BB">
        <w:rPr>
          <w:i/>
          <w:iCs/>
        </w:rPr>
        <w:t>independent expert</w:t>
      </w:r>
      <w:r w:rsidRPr="00E07131">
        <w:t xml:space="preserve">* or experts, unconnected with either </w:t>
      </w:r>
      <w:r w:rsidRPr="007539BB">
        <w:rPr>
          <w:i/>
          <w:iCs/>
        </w:rPr>
        <w:t>The Organization</w:t>
      </w:r>
      <w:r w:rsidRPr="00E07131">
        <w:t xml:space="preserve">*, the </w:t>
      </w:r>
      <w:r w:rsidRPr="007539BB">
        <w:rPr>
          <w:i/>
          <w:iCs/>
        </w:rPr>
        <w:t>corporate group</w:t>
      </w:r>
      <w:r w:rsidRPr="00E07131">
        <w:t xml:space="preserve">*, FSC or the FSC </w:t>
      </w:r>
      <w:r w:rsidRPr="007539BB">
        <w:rPr>
          <w:i/>
          <w:iCs/>
        </w:rPr>
        <w:t>Third Party Verifier</w:t>
      </w:r>
      <w:r w:rsidRPr="00E07131">
        <w:t xml:space="preserve">*, reading, checking, and giving </w:t>
      </w:r>
      <w:r w:rsidRPr="00E07131">
        <w:lastRenderedPageBreak/>
        <w:t xml:space="preserve">an opinion about aspects of the Remedy Plan or its elements that has been written, designed, produced or undertaken by other involved parties. </w:t>
      </w:r>
      <w:r w:rsidRPr="007539BB">
        <w:rPr>
          <w:i/>
          <w:iCs/>
        </w:rPr>
        <w:t>Peer review</w:t>
      </w:r>
      <w:r w:rsidRPr="00E07131">
        <w:t>* should involve more than one peer reviewer. Three is a typical number. </w:t>
      </w:r>
      <w:r w:rsidRPr="007539BB">
        <w:rPr>
          <w:i/>
          <w:iCs/>
        </w:rPr>
        <w:t>(Source: Based on Cambridge unabridged dictionary, 2019.)</w:t>
      </w:r>
    </w:p>
    <w:p w14:paraId="4A5358FD" w14:textId="77777777" w:rsidR="00923CB0" w:rsidRDefault="00923CB0" w:rsidP="00923CB0">
      <w:pPr>
        <w:spacing w:before="0" w:after="0" w:line="240" w:lineRule="auto"/>
        <w:jc w:val="both"/>
        <w:rPr>
          <w:rFonts w:ascii="Times New Roman" w:eastAsia="Times New Roman" w:hAnsi="Times New Roman" w:cs="Times New Roman"/>
          <w:i/>
          <w:iCs/>
          <w:lang w:val="en-US" w:eastAsia="en-GB"/>
        </w:rPr>
      </w:pPr>
    </w:p>
    <w:p w14:paraId="7A89B6CD" w14:textId="4FF43C65" w:rsidR="00923CB0" w:rsidRDefault="00923CB0" w:rsidP="00923CB0">
      <w:pPr>
        <w:spacing w:before="0" w:after="0" w:line="240" w:lineRule="auto"/>
        <w:jc w:val="both"/>
        <w:rPr>
          <w:rFonts w:ascii="Arial" w:eastAsia="Times New Roman" w:hAnsi="Arial" w:cs="Arial"/>
          <w:lang w:val="en-GB" w:eastAsia="en-GB"/>
        </w:rPr>
      </w:pPr>
      <w:r w:rsidRPr="39AABCC9">
        <w:rPr>
          <w:rFonts w:ascii="Arial" w:eastAsia="Times New Roman" w:hAnsi="Arial" w:cs="Arial"/>
          <w:b/>
          <w:bCs/>
          <w:lang w:val="en-US" w:eastAsia="en-GB"/>
        </w:rPr>
        <w:t>Priority activities</w:t>
      </w:r>
      <w:r w:rsidRPr="39AABCC9">
        <w:rPr>
          <w:rFonts w:ascii="Arial" w:eastAsia="Times New Roman" w:hAnsi="Arial" w:cs="Arial"/>
          <w:lang w:val="en-US" w:eastAsia="en-GB"/>
        </w:rPr>
        <w:t xml:space="preserve">: Activities that </w:t>
      </w:r>
      <w:r w:rsidR="009609A2">
        <w:rPr>
          <w:rFonts w:ascii="Arial" w:eastAsia="Times New Roman" w:hAnsi="Arial" w:cs="Arial"/>
          <w:lang w:val="en-US" w:eastAsia="en-GB"/>
        </w:rPr>
        <w:t>are to</w:t>
      </w:r>
      <w:r w:rsidR="009609A2" w:rsidRPr="39AABCC9">
        <w:rPr>
          <w:rFonts w:ascii="Arial" w:eastAsia="Times New Roman" w:hAnsi="Arial" w:cs="Arial"/>
          <w:lang w:val="en-US" w:eastAsia="en-GB"/>
        </w:rPr>
        <w:t xml:space="preserve"> </w:t>
      </w:r>
      <w:r w:rsidRPr="39AABCC9">
        <w:rPr>
          <w:rFonts w:ascii="Arial" w:eastAsia="Times New Roman" w:hAnsi="Arial" w:cs="Arial"/>
          <w:lang w:val="en-US" w:eastAsia="en-GB"/>
        </w:rPr>
        <w:t>be undertaken as a priority in the early phases of implementing the Remedy Plan</w:t>
      </w:r>
      <w:r>
        <w:rPr>
          <w:rFonts w:ascii="Arial" w:eastAsia="Times New Roman" w:hAnsi="Arial" w:cs="Arial"/>
          <w:lang w:val="en-US" w:eastAsia="en-GB"/>
        </w:rPr>
        <w:t xml:space="preserve"> which are consulted upon with the required parties</w:t>
      </w:r>
      <w:r w:rsidRPr="39AABCC9">
        <w:rPr>
          <w:rFonts w:ascii="Arial" w:eastAsia="Times New Roman" w:hAnsi="Arial" w:cs="Arial"/>
          <w:lang w:val="en-US" w:eastAsia="en-GB"/>
        </w:rPr>
        <w:t xml:space="preserve"> prior to being able to demonstrate that the </w:t>
      </w:r>
      <w:r w:rsidRPr="39AABCC9">
        <w:rPr>
          <w:rFonts w:ascii="Arial" w:eastAsia="Times New Roman" w:hAnsi="Arial" w:cs="Arial"/>
          <w:i/>
          <w:iCs/>
          <w:lang w:val="en-US" w:eastAsia="en-GB"/>
        </w:rPr>
        <w:t>Initial Implementation Threshold</w:t>
      </w:r>
      <w:r w:rsidRPr="39AABCC9">
        <w:rPr>
          <w:rFonts w:ascii="Arial" w:eastAsia="Times New Roman" w:hAnsi="Arial" w:cs="Arial"/>
          <w:lang w:val="en-US" w:eastAsia="en-GB"/>
        </w:rPr>
        <w:t xml:space="preserve">* or </w:t>
      </w:r>
      <w:r w:rsidRPr="39AABCC9">
        <w:rPr>
          <w:rFonts w:ascii="Arial" w:eastAsia="Times New Roman" w:hAnsi="Arial" w:cs="Arial"/>
          <w:i/>
          <w:iCs/>
          <w:lang w:val="en-US" w:eastAsia="en-GB"/>
        </w:rPr>
        <w:t xml:space="preserve">Association Threshold* </w:t>
      </w:r>
      <w:r w:rsidRPr="39AABCC9">
        <w:rPr>
          <w:rFonts w:ascii="Arial" w:eastAsia="Times New Roman" w:hAnsi="Arial" w:cs="Arial"/>
          <w:lang w:val="en-US" w:eastAsia="en-GB"/>
        </w:rPr>
        <w:t>has been achieved. </w:t>
      </w:r>
      <w:r w:rsidRPr="39AABCC9">
        <w:rPr>
          <w:rFonts w:ascii="Arial" w:eastAsia="Times New Roman" w:hAnsi="Arial" w:cs="Arial"/>
          <w:lang w:val="en-GB" w:eastAsia="en-GB"/>
        </w:rPr>
        <w:t xml:space="preserve">  </w:t>
      </w:r>
    </w:p>
    <w:p w14:paraId="1036CEF6" w14:textId="77777777" w:rsidR="00923CB0" w:rsidRDefault="00923CB0" w:rsidP="00923CB0">
      <w:pPr>
        <w:spacing w:before="0" w:after="0" w:line="240" w:lineRule="auto"/>
        <w:jc w:val="both"/>
        <w:rPr>
          <w:rFonts w:ascii="Times New Roman" w:eastAsia="Times New Roman" w:hAnsi="Times New Roman" w:cs="Times New Roman"/>
          <w:lang w:val="en-US" w:eastAsia="en-GB"/>
        </w:rPr>
      </w:pPr>
    </w:p>
    <w:p w14:paraId="21AE69D8" w14:textId="77777777" w:rsidR="00923CB0" w:rsidRDefault="00923CB0" w:rsidP="00923CB0">
      <w:pPr>
        <w:spacing w:before="0" w:after="0" w:line="240" w:lineRule="auto"/>
        <w:jc w:val="both"/>
        <w:rPr>
          <w:rFonts w:ascii="Arial" w:eastAsia="Times New Roman" w:hAnsi="Arial" w:cs="Arial"/>
          <w:lang w:val="en-GB" w:eastAsia="en-GB"/>
        </w:rPr>
      </w:pPr>
      <w:r w:rsidRPr="39AABCC9">
        <w:rPr>
          <w:rFonts w:ascii="Arial" w:eastAsia="Times New Roman" w:hAnsi="Arial" w:cs="Arial"/>
          <w:b/>
          <w:bCs/>
          <w:lang w:val="en-GB" w:eastAsia="en-GB"/>
        </w:rPr>
        <w:t xml:space="preserve">Priority Social Harm: </w:t>
      </w:r>
      <w:r w:rsidRPr="39AABCC9">
        <w:rPr>
          <w:rFonts w:ascii="Arial" w:eastAsia="Times New Roman" w:hAnsi="Arial" w:cs="Arial"/>
          <w:lang w:val="en-GB" w:eastAsia="en-GB"/>
        </w:rPr>
        <w:t>See</w:t>
      </w:r>
      <w:r w:rsidRPr="39AABCC9">
        <w:rPr>
          <w:rFonts w:ascii="Arial" w:eastAsia="Times New Roman" w:hAnsi="Arial" w:cs="Arial"/>
          <w:i/>
          <w:iCs/>
          <w:lang w:val="en-GB" w:eastAsia="en-GB"/>
        </w:rPr>
        <w:t xml:space="preserve"> social harm</w:t>
      </w:r>
      <w:r w:rsidRPr="39AABCC9">
        <w:rPr>
          <w:rFonts w:ascii="Arial" w:eastAsia="Times New Roman" w:hAnsi="Arial" w:cs="Arial"/>
          <w:lang w:val="en-GB" w:eastAsia="en-GB"/>
        </w:rPr>
        <w:t>*.</w:t>
      </w:r>
    </w:p>
    <w:p w14:paraId="3B1F38F8" w14:textId="77777777" w:rsidR="00923CB0" w:rsidRDefault="00923CB0" w:rsidP="00923CB0">
      <w:pPr>
        <w:spacing w:before="0" w:after="0" w:line="240" w:lineRule="auto"/>
        <w:jc w:val="both"/>
        <w:rPr>
          <w:rFonts w:ascii="Arial" w:eastAsia="Times New Roman" w:hAnsi="Arial" w:cs="Arial"/>
          <w:b/>
          <w:bCs/>
          <w:lang w:val="en-US" w:eastAsia="en-GB"/>
        </w:rPr>
      </w:pPr>
    </w:p>
    <w:p w14:paraId="37D95018" w14:textId="77777777" w:rsidR="00923CB0" w:rsidRDefault="00923CB0" w:rsidP="00923CB0">
      <w:pPr>
        <w:spacing w:before="0" w:after="0" w:line="240" w:lineRule="auto"/>
        <w:jc w:val="both"/>
        <w:rPr>
          <w:rFonts w:ascii="Arial" w:eastAsia="Times New Roman" w:hAnsi="Arial" w:cs="Arial"/>
          <w:lang w:val="en-GB" w:eastAsia="en-GB"/>
        </w:rPr>
      </w:pPr>
      <w:r w:rsidRPr="39AABCC9">
        <w:rPr>
          <w:rFonts w:ascii="Arial" w:eastAsia="Times New Roman" w:hAnsi="Arial" w:cs="Arial"/>
          <w:b/>
          <w:bCs/>
          <w:lang w:val="en-US" w:eastAsia="en-GB"/>
        </w:rPr>
        <w:t xml:space="preserve">Proportionate: </w:t>
      </w:r>
      <w:r w:rsidRPr="39AABCC9">
        <w:rPr>
          <w:rFonts w:ascii="Arial" w:eastAsia="Times New Roman" w:hAnsi="Arial" w:cs="Arial"/>
          <w:lang w:val="en-US" w:eastAsia="en-GB"/>
        </w:rPr>
        <w:t xml:space="preserve">A 1:1 ratio: The area to be restored or conserved is the same as the area of </w:t>
      </w:r>
      <w:r w:rsidRPr="39AABCC9">
        <w:rPr>
          <w:rFonts w:ascii="Arial" w:eastAsia="Times New Roman" w:hAnsi="Arial" w:cs="Arial"/>
          <w:i/>
          <w:iCs/>
          <w:lang w:val="en-US" w:eastAsia="en-GB"/>
        </w:rPr>
        <w:t>natural forest</w:t>
      </w:r>
      <w:r w:rsidRPr="39AABCC9">
        <w:rPr>
          <w:rFonts w:ascii="Arial" w:eastAsia="Times New Roman" w:hAnsi="Arial" w:cs="Arial"/>
          <w:lang w:val="en-US" w:eastAsia="en-GB"/>
        </w:rPr>
        <w:t xml:space="preserve">* and/or </w:t>
      </w:r>
      <w:r w:rsidRPr="39AABCC9">
        <w:rPr>
          <w:rFonts w:ascii="Arial" w:eastAsia="Times New Roman" w:hAnsi="Arial" w:cs="Arial"/>
          <w:i/>
          <w:iCs/>
          <w:lang w:val="en-US" w:eastAsia="en-GB"/>
        </w:rPr>
        <w:t>High Conservation Value</w:t>
      </w:r>
      <w:r w:rsidRPr="39AABCC9">
        <w:rPr>
          <w:rFonts w:ascii="Arial" w:eastAsia="Times New Roman" w:hAnsi="Arial" w:cs="Arial"/>
          <w:lang w:val="en-US" w:eastAsia="en-GB"/>
        </w:rPr>
        <w:t xml:space="preserve">* destroyed. </w:t>
      </w:r>
      <w:r w:rsidRPr="39AABCC9">
        <w:rPr>
          <w:rFonts w:ascii="Arial" w:eastAsia="Times New Roman" w:hAnsi="Arial" w:cs="Arial"/>
          <w:i/>
          <w:iCs/>
          <w:lang w:val="en-US" w:eastAsia="en-GB"/>
        </w:rPr>
        <w:t>(Source: FSC-POL-01-007 V1-0)</w:t>
      </w:r>
      <w:r w:rsidRPr="39AABCC9">
        <w:rPr>
          <w:rFonts w:ascii="Arial" w:eastAsia="Times New Roman" w:hAnsi="Arial" w:cs="Arial"/>
          <w:lang w:val="en-GB" w:eastAsia="en-GB"/>
        </w:rPr>
        <w:t> </w:t>
      </w:r>
    </w:p>
    <w:p w14:paraId="26E285EE" w14:textId="77777777" w:rsidR="00923CB0" w:rsidRDefault="00923CB0" w:rsidP="00923CB0">
      <w:pPr>
        <w:spacing w:before="0" w:after="0" w:line="240" w:lineRule="auto"/>
        <w:jc w:val="both"/>
        <w:rPr>
          <w:rFonts w:ascii="Arial" w:eastAsia="Times New Roman" w:hAnsi="Arial" w:cs="Arial"/>
          <w:lang w:val="en-GB" w:eastAsia="en-GB"/>
        </w:rPr>
      </w:pPr>
    </w:p>
    <w:p w14:paraId="5B38D3CD" w14:textId="77777777" w:rsidR="00923CB0" w:rsidRDefault="00923CB0" w:rsidP="00923CB0">
      <w:pPr>
        <w:spacing w:before="0" w:after="0" w:line="240" w:lineRule="auto"/>
        <w:jc w:val="both"/>
        <w:rPr>
          <w:rFonts w:ascii="Arial" w:eastAsia="Times New Roman" w:hAnsi="Arial" w:cs="Arial"/>
          <w:lang w:val="en-GB" w:eastAsia="en-GB"/>
        </w:rPr>
      </w:pPr>
      <w:r w:rsidRPr="39AABCC9">
        <w:rPr>
          <w:rFonts w:ascii="Arial" w:eastAsia="Times New Roman" w:hAnsi="Arial" w:cs="Arial"/>
          <w:b/>
          <w:bCs/>
          <w:lang w:val="en-US" w:eastAsia="en-GB"/>
        </w:rPr>
        <w:t>Protection</w:t>
      </w:r>
      <w:r w:rsidRPr="39AABCC9">
        <w:rPr>
          <w:rFonts w:ascii="Arial" w:eastAsia="Times New Roman" w:hAnsi="Arial" w:cs="Arial"/>
          <w:lang w:val="en-US" w:eastAsia="en-GB"/>
        </w:rPr>
        <w:t>: Refer to the sub-definition under Restoration / Ecological Restoration in this Glossary.</w:t>
      </w:r>
      <w:r w:rsidRPr="39AABCC9">
        <w:rPr>
          <w:rFonts w:ascii="Arial" w:eastAsia="Times New Roman" w:hAnsi="Arial" w:cs="Arial"/>
          <w:lang w:val="en-GB" w:eastAsia="en-GB"/>
        </w:rPr>
        <w:t> </w:t>
      </w:r>
    </w:p>
    <w:p w14:paraId="2E223F3C" w14:textId="77777777" w:rsidR="00923CB0" w:rsidRDefault="00923CB0" w:rsidP="00923CB0">
      <w:pPr>
        <w:spacing w:before="0" w:after="0" w:line="240" w:lineRule="auto"/>
        <w:jc w:val="both"/>
        <w:rPr>
          <w:rFonts w:ascii="Arial" w:eastAsia="Times New Roman" w:hAnsi="Arial" w:cs="Arial"/>
          <w:lang w:val="en-GB" w:eastAsia="en-GB"/>
        </w:rPr>
      </w:pPr>
    </w:p>
    <w:p w14:paraId="72E09984" w14:textId="77777777" w:rsidR="00923CB0" w:rsidRDefault="00923CB0" w:rsidP="00923CB0">
      <w:pPr>
        <w:spacing w:before="0" w:after="0" w:line="240" w:lineRule="auto"/>
        <w:jc w:val="both"/>
        <w:rPr>
          <w:rFonts w:ascii="Arial" w:eastAsia="Times New Roman" w:hAnsi="Arial" w:cs="Arial"/>
          <w:i/>
          <w:iCs/>
          <w:lang w:val="en-US" w:eastAsia="en-GB"/>
        </w:rPr>
      </w:pPr>
      <w:r w:rsidRPr="39AABCC9">
        <w:rPr>
          <w:rFonts w:ascii="Arial" w:eastAsia="Times New Roman" w:hAnsi="Arial" w:cs="Arial"/>
          <w:b/>
          <w:bCs/>
          <w:lang w:val="en-US" w:eastAsia="en-GB"/>
        </w:rPr>
        <w:t xml:space="preserve">Publicly available: </w:t>
      </w:r>
      <w:r w:rsidRPr="39AABCC9">
        <w:rPr>
          <w:rFonts w:ascii="Arial" w:eastAsia="Times New Roman" w:hAnsi="Arial" w:cs="Arial"/>
          <w:lang w:val="en-US" w:eastAsia="en-GB"/>
        </w:rPr>
        <w:t xml:space="preserve">In a manner accessible to or observable by people generally </w:t>
      </w:r>
      <w:r w:rsidRPr="39AABCC9">
        <w:rPr>
          <w:rFonts w:ascii="Arial" w:eastAsia="Times New Roman" w:hAnsi="Arial" w:cs="Arial"/>
          <w:i/>
          <w:iCs/>
          <w:lang w:val="en-US" w:eastAsia="en-GB"/>
        </w:rPr>
        <w:t>(</w:t>
      </w:r>
      <w:r w:rsidRPr="39AABCC9">
        <w:rPr>
          <w:rFonts w:ascii="Arial" w:eastAsia="Times New Roman" w:hAnsi="Arial" w:cs="Arial"/>
          <w:lang w:val="en-US" w:eastAsia="en-GB"/>
        </w:rPr>
        <w:t>Source:</w:t>
      </w:r>
      <w:r w:rsidRPr="39AABCC9">
        <w:rPr>
          <w:rFonts w:ascii="Arial" w:eastAsia="Times New Roman" w:hAnsi="Arial" w:cs="Arial"/>
          <w:i/>
          <w:iCs/>
          <w:lang w:val="en-US" w:eastAsia="en-GB"/>
        </w:rPr>
        <w:t xml:space="preserve"> Collins English Dictionary, </w:t>
      </w:r>
      <w:r w:rsidRPr="39AABCC9">
        <w:rPr>
          <w:rFonts w:ascii="Arial" w:eastAsia="Times New Roman" w:hAnsi="Arial" w:cs="Arial"/>
          <w:lang w:val="en-US" w:eastAsia="en-GB"/>
        </w:rPr>
        <w:t>2003 Edition</w:t>
      </w:r>
      <w:r w:rsidRPr="39AABCC9">
        <w:rPr>
          <w:rFonts w:ascii="Arial" w:eastAsia="Times New Roman" w:hAnsi="Arial" w:cs="Arial"/>
          <w:i/>
          <w:iCs/>
          <w:lang w:val="en-US" w:eastAsia="en-GB"/>
        </w:rPr>
        <w:t>).</w:t>
      </w:r>
      <w:r w:rsidRPr="39AABCC9">
        <w:rPr>
          <w:rFonts w:ascii="Arial" w:eastAsia="Times New Roman" w:hAnsi="Arial" w:cs="Arial"/>
          <w:lang w:val="en-GB" w:eastAsia="en-GB"/>
        </w:rPr>
        <w:t> </w:t>
      </w:r>
      <w:r w:rsidRPr="39AABCC9">
        <w:rPr>
          <w:rFonts w:ascii="Arial" w:eastAsia="Times New Roman" w:hAnsi="Arial" w:cs="Arial"/>
          <w:lang w:val="en-US" w:eastAsia="en-GB"/>
        </w:rPr>
        <w:t>(</w:t>
      </w:r>
      <w:r w:rsidRPr="39AABCC9">
        <w:rPr>
          <w:rFonts w:ascii="Arial" w:eastAsia="Times New Roman" w:hAnsi="Arial" w:cs="Arial"/>
          <w:i/>
          <w:iCs/>
          <w:lang w:val="en-US" w:eastAsia="en-GB"/>
        </w:rPr>
        <w:t>Source: FSC-STD-01-001 V5-2)</w:t>
      </w:r>
    </w:p>
    <w:p w14:paraId="2D6E4A0D" w14:textId="77777777" w:rsidR="00923CB0" w:rsidRDefault="00923CB0" w:rsidP="00923CB0">
      <w:pPr>
        <w:spacing w:before="0" w:after="0" w:line="240" w:lineRule="auto"/>
        <w:jc w:val="both"/>
        <w:rPr>
          <w:rFonts w:ascii="Times New Roman" w:eastAsia="Times New Roman" w:hAnsi="Times New Roman" w:cs="Times New Roman"/>
          <w:i/>
          <w:iCs/>
          <w:lang w:val="en-US" w:eastAsia="en-GB"/>
        </w:rPr>
      </w:pPr>
    </w:p>
    <w:p w14:paraId="7B1B9A2E" w14:textId="77777777" w:rsidR="00923CB0" w:rsidRDefault="00923CB0" w:rsidP="00923CB0">
      <w:pPr>
        <w:spacing w:before="0" w:after="0" w:line="240" w:lineRule="auto"/>
        <w:jc w:val="both"/>
        <w:rPr>
          <w:rFonts w:ascii="Arial" w:eastAsia="Times New Roman" w:hAnsi="Arial" w:cs="Arial"/>
          <w:lang w:val="en-GB" w:eastAsia="en-GB"/>
        </w:rPr>
      </w:pPr>
      <w:r w:rsidRPr="39AABCC9">
        <w:rPr>
          <w:rFonts w:ascii="Arial" w:eastAsia="MS Mincho" w:hAnsi="Arial" w:cs="Arial"/>
          <w:b/>
          <w:bCs/>
          <w:lang w:val="en-US" w:eastAsia="en-GB"/>
        </w:rPr>
        <w:t>Rare species:</w:t>
      </w:r>
      <w:r w:rsidRPr="39AABCC9">
        <w:rPr>
          <w:rFonts w:ascii="Arial" w:eastAsia="MS Mincho" w:hAnsi="Arial" w:cs="Arial"/>
          <w:lang w:val="en-US" w:eastAsia="en-GB"/>
        </w:rPr>
        <w:t xml:space="preserve"> Species that are uncommon or scarce, but not classified as threatened. These species are located in geographically restricted areas or specific habitats, or are scantily scattered on a large scale. They are approximately equivalent to the IUCN (2001) category of Near Threatened (NT), including species that are close to qualifying for, or are likely to qualify for, a threatened category in the near future. They are also approximately equivalent to imperiled species (Source: Based on IUCN. (2001). IUCN Red List Categories and Criteria: Version 3.1. IUCN Species Survival Commission. IUCN. Gland, Switzerland and Cambridge, UK) </w:t>
      </w:r>
      <w:r w:rsidRPr="39AABCC9">
        <w:rPr>
          <w:rFonts w:ascii="Arial" w:eastAsia="Times New Roman" w:hAnsi="Arial" w:cs="Arial"/>
          <w:lang w:val="en-US" w:eastAsia="en-GB"/>
        </w:rPr>
        <w:t>(</w:t>
      </w:r>
      <w:r w:rsidRPr="39AABCC9">
        <w:rPr>
          <w:rFonts w:ascii="Arial" w:eastAsia="Times New Roman" w:hAnsi="Arial" w:cs="Arial"/>
          <w:i/>
          <w:iCs/>
          <w:lang w:val="en-US" w:eastAsia="en-GB"/>
        </w:rPr>
        <w:t xml:space="preserve">Source: </w:t>
      </w:r>
      <w:r w:rsidRPr="39AABCC9">
        <w:rPr>
          <w:rFonts w:ascii="Arial" w:eastAsia="Times New Roman" w:hAnsi="Arial" w:cs="Arial"/>
          <w:i/>
          <w:iCs/>
          <w:lang w:val="en-GB" w:eastAsia="en-GB"/>
        </w:rPr>
        <w:t>FSC-STD-01-001 V5-2</w:t>
      </w:r>
      <w:r w:rsidRPr="39AABCC9">
        <w:rPr>
          <w:rFonts w:ascii="Arial" w:eastAsia="Times New Roman" w:hAnsi="Arial" w:cs="Arial"/>
          <w:i/>
          <w:iCs/>
          <w:lang w:val="en-US" w:eastAsia="en-GB"/>
        </w:rPr>
        <w:t>)</w:t>
      </w:r>
    </w:p>
    <w:p w14:paraId="6CF6BF29" w14:textId="77777777" w:rsidR="00923CB0" w:rsidRDefault="00923CB0" w:rsidP="00923CB0">
      <w:pPr>
        <w:spacing w:before="0" w:after="0" w:line="240" w:lineRule="auto"/>
        <w:jc w:val="both"/>
        <w:rPr>
          <w:rFonts w:ascii="Arial" w:eastAsia="Times New Roman" w:hAnsi="Arial" w:cs="Arial"/>
          <w:b/>
          <w:bCs/>
          <w:i/>
          <w:iCs/>
          <w:lang w:val="en-US" w:eastAsia="en-GB"/>
        </w:rPr>
      </w:pPr>
    </w:p>
    <w:p w14:paraId="511069D3" w14:textId="05CA32E9" w:rsidR="00923CB0" w:rsidRPr="007506C0" w:rsidRDefault="00923CB0" w:rsidP="00923CB0">
      <w:pPr>
        <w:spacing w:before="0" w:after="0" w:line="240" w:lineRule="auto"/>
        <w:jc w:val="both"/>
        <w:rPr>
          <w:rFonts w:ascii="Arial" w:eastAsia="Times New Roman" w:hAnsi="Arial" w:cs="Arial"/>
          <w:lang w:val="en-US"/>
        </w:rPr>
      </w:pPr>
      <w:r w:rsidRPr="39AABCC9">
        <w:rPr>
          <w:rFonts w:ascii="Arial" w:eastAsia="Times New Roman" w:hAnsi="Arial" w:cs="Arial"/>
          <w:b/>
          <w:bCs/>
          <w:lang w:val="en-GB"/>
        </w:rPr>
        <w:t>Reference Model:</w:t>
      </w:r>
      <w:r w:rsidRPr="39AABCC9">
        <w:rPr>
          <w:rFonts w:ascii="Arial" w:eastAsia="Times New Roman" w:hAnsi="Arial" w:cs="Arial"/>
          <w:lang w:val="en-GB"/>
        </w:rPr>
        <w:t xml:space="preserve"> The reference model aims to characterize the condition of </w:t>
      </w:r>
      <w:r w:rsidRPr="007506C0">
        <w:rPr>
          <w:rFonts w:ascii="Arial" w:eastAsia="Times New Roman" w:hAnsi="Arial" w:cs="Arial"/>
          <w:lang w:val="en-GB"/>
        </w:rPr>
        <w:t xml:space="preserve">the </w:t>
      </w:r>
      <w:r w:rsidRPr="00270C3F">
        <w:rPr>
          <w:rFonts w:ascii="Arial" w:eastAsia="Times New Roman" w:hAnsi="Arial" w:cs="Arial"/>
          <w:i/>
          <w:iCs/>
          <w:lang w:val="en-GB"/>
        </w:rPr>
        <w:t>ecosystem*</w:t>
      </w:r>
      <w:r w:rsidRPr="007506C0">
        <w:rPr>
          <w:rFonts w:ascii="Arial" w:eastAsia="Times New Roman" w:hAnsi="Arial" w:cs="Arial"/>
          <w:lang w:val="en-GB"/>
        </w:rPr>
        <w:t xml:space="preserve"> as it would be had it not been converted, adjusted as necessary to accommodate changed or predicted change in biotic or environmental conditions (e.g., climate change). Reference models should be based on specific real-world </w:t>
      </w:r>
      <w:r w:rsidRPr="00270C3F">
        <w:rPr>
          <w:rFonts w:ascii="Arial" w:eastAsia="Times New Roman" w:hAnsi="Arial" w:cs="Arial"/>
          <w:i/>
          <w:iCs/>
          <w:lang w:val="en-GB"/>
        </w:rPr>
        <w:t>ecosystems*</w:t>
      </w:r>
      <w:r w:rsidRPr="007506C0">
        <w:rPr>
          <w:rFonts w:ascii="Arial" w:eastAsia="Times New Roman" w:hAnsi="Arial" w:cs="Arial"/>
          <w:lang w:val="en-GB"/>
        </w:rPr>
        <w:t xml:space="preserve"> that are the targets of </w:t>
      </w:r>
      <w:r w:rsidRPr="00EB791B">
        <w:rPr>
          <w:rFonts w:ascii="Arial" w:eastAsia="Times New Roman" w:hAnsi="Arial" w:cs="Arial"/>
          <w:i/>
          <w:lang w:val="en-GB"/>
        </w:rPr>
        <w:t>conservation</w:t>
      </w:r>
      <w:r>
        <w:rPr>
          <w:rFonts w:ascii="Arial" w:eastAsia="Times New Roman" w:hAnsi="Arial" w:cs="Arial"/>
          <w:i/>
          <w:iCs/>
          <w:lang w:val="en-GB"/>
        </w:rPr>
        <w:t>*</w:t>
      </w:r>
      <w:r w:rsidRPr="007506C0">
        <w:rPr>
          <w:rFonts w:ascii="Arial" w:eastAsia="Times New Roman" w:hAnsi="Arial" w:cs="Arial"/>
          <w:lang w:val="en-GB"/>
        </w:rPr>
        <w:t xml:space="preserve"> and restoration activities. Optimally the reference model describes the approximate condition the site would be in had </w:t>
      </w:r>
      <w:r w:rsidRPr="007506C0">
        <w:rPr>
          <w:rFonts w:ascii="Arial" w:eastAsia="Times New Roman" w:hAnsi="Arial" w:cs="Arial"/>
          <w:i/>
          <w:iCs/>
          <w:lang w:val="en-GB"/>
        </w:rPr>
        <w:t>conversion*</w:t>
      </w:r>
      <w:r w:rsidRPr="007506C0">
        <w:rPr>
          <w:rFonts w:ascii="Arial" w:eastAsia="Times New Roman" w:hAnsi="Arial" w:cs="Arial"/>
          <w:lang w:val="en-GB"/>
        </w:rPr>
        <w:t xml:space="preserve"> not occurred. This condition is not necessarily the same as the historic state, as it accounts for the inherent capacity of </w:t>
      </w:r>
      <w:r w:rsidRPr="00270C3F">
        <w:rPr>
          <w:rFonts w:ascii="Arial" w:eastAsia="Times New Roman" w:hAnsi="Arial" w:cs="Arial"/>
          <w:i/>
          <w:iCs/>
          <w:lang w:val="en-GB"/>
        </w:rPr>
        <w:t>ecosystems*</w:t>
      </w:r>
      <w:r w:rsidRPr="007506C0">
        <w:rPr>
          <w:rFonts w:ascii="Arial" w:eastAsia="Times New Roman" w:hAnsi="Arial" w:cs="Arial"/>
          <w:lang w:val="en-GB"/>
        </w:rPr>
        <w:t xml:space="preserve"> to change in response to changing conditions. Reference models are developed based on information on specific </w:t>
      </w:r>
      <w:r w:rsidRPr="00270C3F">
        <w:rPr>
          <w:rFonts w:ascii="Arial" w:eastAsia="Times New Roman" w:hAnsi="Arial" w:cs="Arial"/>
          <w:i/>
          <w:iCs/>
          <w:lang w:val="en-GB"/>
        </w:rPr>
        <w:t>ecosystem attributes*</w:t>
      </w:r>
      <w:r w:rsidRPr="007506C0">
        <w:rPr>
          <w:rFonts w:ascii="Arial" w:eastAsia="Times New Roman" w:hAnsi="Arial" w:cs="Arial"/>
          <w:lang w:val="en-GB"/>
        </w:rPr>
        <w:t xml:space="preserve"> obtained from reference sites, which are environmentally and ecologically similar</w:t>
      </w:r>
      <w:r w:rsidR="00ED0A97">
        <w:rPr>
          <w:rFonts w:ascii="Arial" w:eastAsia="Times New Roman" w:hAnsi="Arial" w:cs="Arial"/>
          <w:lang w:val="en-GB"/>
        </w:rPr>
        <w:t xml:space="preserve"> </w:t>
      </w:r>
      <w:r w:rsidRPr="007506C0">
        <w:rPr>
          <w:rFonts w:ascii="Arial" w:eastAsia="Times New Roman" w:hAnsi="Arial" w:cs="Arial"/>
          <w:lang w:val="en-GB"/>
        </w:rPr>
        <w:t xml:space="preserve">to the site to be restored, but optimally have experienced little or minimal </w:t>
      </w:r>
      <w:r w:rsidRPr="006808CE">
        <w:rPr>
          <w:rFonts w:ascii="Arial" w:eastAsia="Times New Roman" w:hAnsi="Arial" w:cs="Arial"/>
          <w:i/>
          <w:iCs/>
          <w:lang w:val="en-GB"/>
        </w:rPr>
        <w:t>degradation</w:t>
      </w:r>
      <w:r>
        <w:rPr>
          <w:rFonts w:ascii="Arial" w:eastAsia="Times New Roman" w:hAnsi="Arial" w:cs="Arial"/>
          <w:i/>
          <w:iCs/>
          <w:lang w:val="en-GB"/>
        </w:rPr>
        <w:t>*</w:t>
      </w:r>
      <w:r w:rsidRPr="007506C0">
        <w:rPr>
          <w:rFonts w:ascii="Arial" w:eastAsia="Times New Roman" w:hAnsi="Arial" w:cs="Arial"/>
          <w:lang w:val="en-GB"/>
        </w:rPr>
        <w:t>. </w:t>
      </w:r>
    </w:p>
    <w:p w14:paraId="7DB8AD13" w14:textId="77777777" w:rsidR="00923CB0" w:rsidRPr="007506C0" w:rsidRDefault="00923CB0" w:rsidP="00923CB0">
      <w:pPr>
        <w:spacing w:before="0" w:after="0" w:line="240" w:lineRule="auto"/>
        <w:jc w:val="both"/>
        <w:rPr>
          <w:rFonts w:ascii="Arial" w:eastAsia="Times New Roman" w:hAnsi="Arial" w:cs="Arial"/>
          <w:lang w:val="en-GB" w:eastAsia="en-GB"/>
        </w:rPr>
      </w:pPr>
    </w:p>
    <w:p w14:paraId="30D4A18C" w14:textId="77777777" w:rsidR="00923CB0" w:rsidRPr="007506C0" w:rsidRDefault="00923CB0" w:rsidP="00923CB0">
      <w:pPr>
        <w:spacing w:before="0" w:after="0" w:line="240" w:lineRule="auto"/>
        <w:jc w:val="both"/>
        <w:rPr>
          <w:rFonts w:ascii="Segoe UI" w:eastAsia="Times New Roman" w:hAnsi="Segoe UI" w:cs="Segoe UI"/>
          <w:b/>
          <w:bCs/>
          <w:sz w:val="18"/>
          <w:szCs w:val="18"/>
          <w:lang w:val="en-US" w:eastAsia="en-GB"/>
        </w:rPr>
      </w:pPr>
      <w:r w:rsidRPr="007506C0">
        <w:rPr>
          <w:rFonts w:ascii="Arial" w:eastAsia="Times New Roman" w:hAnsi="Arial" w:cs="Arial"/>
          <w:b/>
          <w:bCs/>
          <w:lang w:val="en-US" w:eastAsia="en-GB"/>
        </w:rPr>
        <w:t xml:space="preserve">Registry of Harm: </w:t>
      </w:r>
      <w:r w:rsidRPr="007506C0">
        <w:rPr>
          <w:rFonts w:ascii="Arial" w:eastAsia="Times New Roman" w:hAnsi="Arial" w:cs="Arial"/>
          <w:lang w:val="en-US" w:eastAsia="en-GB"/>
        </w:rPr>
        <w:t xml:space="preserve">The documented outcome of a </w:t>
      </w:r>
      <w:r w:rsidRPr="00270C3F">
        <w:rPr>
          <w:rFonts w:ascii="Arial" w:eastAsia="Times New Roman" w:hAnsi="Arial" w:cs="Arial"/>
          <w:i/>
          <w:iCs/>
          <w:lang w:val="en-US" w:eastAsia="en-GB"/>
        </w:rPr>
        <w:t>grievance*</w:t>
      </w:r>
      <w:r w:rsidRPr="007506C0">
        <w:rPr>
          <w:rFonts w:ascii="Arial" w:eastAsia="Times New Roman" w:hAnsi="Arial" w:cs="Arial"/>
          <w:lang w:val="en-US" w:eastAsia="en-GB"/>
        </w:rPr>
        <w:t xml:space="preserve"> evaluation of a </w:t>
      </w:r>
      <w:r w:rsidRPr="006808CE">
        <w:rPr>
          <w:rFonts w:ascii="Arial" w:eastAsia="Times New Roman" w:hAnsi="Arial" w:cs="Arial"/>
          <w:i/>
          <w:iCs/>
          <w:lang w:val="en-US" w:eastAsia="en-GB"/>
        </w:rPr>
        <w:t>conflict</w:t>
      </w:r>
      <w:r>
        <w:rPr>
          <w:rFonts w:ascii="Arial" w:eastAsia="Times New Roman" w:hAnsi="Arial" w:cs="Arial"/>
          <w:i/>
          <w:iCs/>
          <w:lang w:val="en-US" w:eastAsia="en-GB"/>
        </w:rPr>
        <w:t>*</w:t>
      </w:r>
      <w:r w:rsidRPr="007506C0">
        <w:rPr>
          <w:rFonts w:ascii="Arial" w:eastAsia="Times New Roman" w:hAnsi="Arial" w:cs="Arial"/>
          <w:lang w:val="en-US" w:eastAsia="en-GB"/>
        </w:rPr>
        <w:t xml:space="preserve"> or violation of rights upon which a </w:t>
      </w:r>
      <w:r w:rsidRPr="00270C3F">
        <w:rPr>
          <w:rFonts w:ascii="Arial" w:eastAsia="Times New Roman" w:hAnsi="Arial" w:cs="Arial"/>
          <w:i/>
          <w:iCs/>
          <w:lang w:val="en-US" w:eastAsia="en-GB"/>
        </w:rPr>
        <w:t>remedy</w:t>
      </w:r>
      <w:r w:rsidRPr="007B7699">
        <w:rPr>
          <w:rFonts w:ascii="Arial" w:eastAsia="Times New Roman" w:hAnsi="Arial" w:cs="Arial"/>
          <w:i/>
          <w:lang w:val="en-US" w:eastAsia="en-GB"/>
        </w:rPr>
        <w:t xml:space="preserve"> process agreement</w:t>
      </w:r>
      <w:r w:rsidRPr="0A784321">
        <w:rPr>
          <w:rFonts w:ascii="Arial" w:eastAsia="Times New Roman" w:hAnsi="Arial" w:cs="Arial"/>
          <w:i/>
          <w:iCs/>
          <w:lang w:val="en-US" w:eastAsia="en-GB"/>
        </w:rPr>
        <w:t>*</w:t>
      </w:r>
      <w:r w:rsidRPr="007506C0">
        <w:rPr>
          <w:rFonts w:ascii="Arial" w:eastAsia="Times New Roman" w:hAnsi="Arial" w:cs="Arial"/>
          <w:lang w:val="en-US" w:eastAsia="en-GB"/>
        </w:rPr>
        <w:t xml:space="preserve"> is based. </w:t>
      </w:r>
      <w:r w:rsidRPr="007506C0">
        <w:rPr>
          <w:rFonts w:ascii="Arial" w:eastAsia="Times New Roman" w:hAnsi="Arial" w:cs="Arial"/>
          <w:lang w:val="en-GB" w:eastAsia="en-GB"/>
        </w:rPr>
        <w:t> </w:t>
      </w:r>
    </w:p>
    <w:p w14:paraId="68464436" w14:textId="77777777" w:rsidR="00923CB0" w:rsidRPr="007506C0" w:rsidRDefault="00923CB0" w:rsidP="00923CB0">
      <w:pPr>
        <w:spacing w:before="0" w:after="0" w:line="240" w:lineRule="auto"/>
        <w:jc w:val="both"/>
        <w:rPr>
          <w:rFonts w:ascii="Arial" w:eastAsia="Times New Roman" w:hAnsi="Arial" w:cs="Arial"/>
          <w:b/>
          <w:bCs/>
          <w:lang w:val="en-US" w:eastAsia="en-GB"/>
        </w:rPr>
      </w:pPr>
    </w:p>
    <w:p w14:paraId="6AB3A8FA" w14:textId="77777777" w:rsidR="00923CB0" w:rsidRPr="007506C0" w:rsidRDefault="00923CB0" w:rsidP="00923CB0">
      <w:pPr>
        <w:spacing w:before="0" w:after="0" w:line="240" w:lineRule="auto"/>
        <w:jc w:val="both"/>
        <w:rPr>
          <w:rFonts w:ascii="Times New Roman" w:eastAsia="Times New Roman" w:hAnsi="Times New Roman" w:cs="Times New Roman"/>
          <w:lang w:val="en-US" w:eastAsia="en-GB"/>
        </w:rPr>
      </w:pPr>
      <w:r w:rsidRPr="007506C0">
        <w:rPr>
          <w:rFonts w:ascii="Arial" w:eastAsia="Times New Roman" w:hAnsi="Arial" w:cs="Arial"/>
          <w:b/>
          <w:bCs/>
          <w:lang w:val="en-US" w:eastAsia="en-GB"/>
        </w:rPr>
        <w:t>Rehabilitation</w:t>
      </w:r>
      <w:r w:rsidRPr="007506C0">
        <w:rPr>
          <w:rFonts w:ascii="Arial" w:eastAsia="Times New Roman" w:hAnsi="Arial" w:cs="Arial"/>
          <w:lang w:val="en-US" w:eastAsia="en-GB"/>
        </w:rPr>
        <w:t>: Refer to the sub-definition under Restoration / Ecological Restoration in this Glossary.</w:t>
      </w:r>
    </w:p>
    <w:p w14:paraId="0966651A" w14:textId="77777777" w:rsidR="00923CB0" w:rsidRPr="007506C0" w:rsidRDefault="00923CB0" w:rsidP="00923CB0">
      <w:pPr>
        <w:spacing w:before="0" w:after="0" w:line="240" w:lineRule="auto"/>
        <w:jc w:val="both"/>
        <w:rPr>
          <w:rFonts w:ascii="Arial" w:eastAsia="Times New Roman" w:hAnsi="Arial" w:cs="Arial"/>
          <w:lang w:val="en-US" w:eastAsia="en-GB"/>
        </w:rPr>
      </w:pPr>
    </w:p>
    <w:p w14:paraId="38414799" w14:textId="77777777" w:rsidR="00923CB0" w:rsidRPr="007506C0" w:rsidRDefault="00923CB0" w:rsidP="00923CB0">
      <w:pPr>
        <w:spacing w:before="0" w:after="0" w:line="240" w:lineRule="auto"/>
        <w:jc w:val="both"/>
        <w:rPr>
          <w:rFonts w:ascii="Arial" w:eastAsia="Times New Roman" w:hAnsi="Arial" w:cs="Arial"/>
          <w:lang w:val="en-US"/>
        </w:rPr>
      </w:pPr>
      <w:r w:rsidRPr="007506C0">
        <w:rPr>
          <w:rFonts w:ascii="Arial" w:eastAsia="Times New Roman" w:hAnsi="Arial" w:cs="Arial"/>
          <w:b/>
          <w:bCs/>
          <w:lang w:val="en-US"/>
        </w:rPr>
        <w:t>Remedy:</w:t>
      </w:r>
      <w:r w:rsidRPr="007506C0">
        <w:rPr>
          <w:rFonts w:ascii="Arial" w:eastAsia="Times New Roman" w:hAnsi="Arial" w:cs="Arial"/>
          <w:lang w:val="en-US"/>
        </w:rPr>
        <w:t xml:space="preserve"> To correct or return something as near as possible to its original state or condition (</w:t>
      </w:r>
      <w:r w:rsidRPr="007506C0">
        <w:rPr>
          <w:rFonts w:ascii="Arial" w:eastAsia="Times New Roman" w:hAnsi="Arial" w:cs="Arial"/>
          <w:i/>
          <w:iCs/>
          <w:lang w:val="en-US"/>
        </w:rPr>
        <w:t>Source: Guiding Principles on Business and Human Rights. UN. 2011</w:t>
      </w:r>
      <w:r>
        <w:rPr>
          <w:rFonts w:ascii="Arial" w:eastAsia="Times New Roman" w:hAnsi="Arial" w:cs="Arial"/>
          <w:i/>
          <w:iCs/>
          <w:lang w:val="en-US"/>
        </w:rPr>
        <w:t>.</w:t>
      </w:r>
      <w:r w:rsidRPr="007506C0">
        <w:rPr>
          <w:rFonts w:ascii="Arial" w:eastAsia="Times New Roman" w:hAnsi="Arial" w:cs="Arial"/>
          <w:lang w:val="en-US"/>
        </w:rPr>
        <w:t>) </w:t>
      </w:r>
    </w:p>
    <w:p w14:paraId="3B64986A" w14:textId="77777777" w:rsidR="00923CB0" w:rsidRPr="007506C0" w:rsidRDefault="00923CB0" w:rsidP="00923CB0">
      <w:pPr>
        <w:spacing w:before="0" w:after="0" w:line="240" w:lineRule="auto"/>
        <w:ind w:left="360"/>
        <w:contextualSpacing/>
        <w:jc w:val="both"/>
        <w:rPr>
          <w:rFonts w:ascii="Arial" w:eastAsia="Times New Roman" w:hAnsi="Arial" w:cs="Arial"/>
          <w:lang w:val="en-US"/>
        </w:rPr>
      </w:pPr>
    </w:p>
    <w:p w14:paraId="1D380090" w14:textId="77777777" w:rsidR="00923CB0" w:rsidRPr="007506C0" w:rsidRDefault="00923CB0" w:rsidP="00510772">
      <w:pPr>
        <w:numPr>
          <w:ilvl w:val="0"/>
          <w:numId w:val="41"/>
        </w:numPr>
        <w:spacing w:before="0" w:after="0" w:line="240" w:lineRule="auto"/>
        <w:ind w:left="629" w:hanging="357"/>
        <w:contextualSpacing/>
        <w:jc w:val="both"/>
        <w:rPr>
          <w:rFonts w:ascii="Arial" w:eastAsia="Times New Roman" w:hAnsi="Arial" w:cs="Arial"/>
          <w:lang w:val="en-US"/>
        </w:rPr>
      </w:pPr>
      <w:r w:rsidRPr="007506C0">
        <w:rPr>
          <w:rFonts w:ascii="Arial" w:eastAsia="Times New Roman" w:hAnsi="Arial" w:cs="Arial"/>
          <w:lang w:val="en-GB"/>
        </w:rPr>
        <w:t xml:space="preserve">For </w:t>
      </w:r>
      <w:r w:rsidRPr="007506C0">
        <w:rPr>
          <w:rFonts w:ascii="Arial" w:eastAsia="Times New Roman" w:hAnsi="Arial" w:cs="Arial"/>
          <w:i/>
          <w:iCs/>
          <w:lang w:val="en-GB"/>
        </w:rPr>
        <w:t>environmental harm</w:t>
      </w:r>
      <w:r w:rsidRPr="007506C0">
        <w:rPr>
          <w:rFonts w:ascii="Arial" w:eastAsia="Times New Roman" w:hAnsi="Arial" w:cs="Arial"/>
          <w:lang w:val="en-GB"/>
        </w:rPr>
        <w:t xml:space="preserve">* this includes actions taken to </w:t>
      </w:r>
      <w:r w:rsidRPr="007506C0">
        <w:rPr>
          <w:rFonts w:ascii="Arial" w:eastAsia="Times New Roman" w:hAnsi="Arial" w:cs="Arial"/>
          <w:i/>
          <w:iCs/>
          <w:lang w:val="en-GB"/>
        </w:rPr>
        <w:t>remedy*</w:t>
      </w:r>
      <w:r w:rsidRPr="007506C0">
        <w:rPr>
          <w:rFonts w:ascii="Arial" w:eastAsia="Times New Roman" w:hAnsi="Arial" w:cs="Arial"/>
          <w:lang w:val="en-GB"/>
        </w:rPr>
        <w:t xml:space="preserve"> deforestation, </w:t>
      </w:r>
      <w:r w:rsidRPr="007506C0">
        <w:rPr>
          <w:rFonts w:ascii="Arial" w:eastAsia="Times New Roman" w:hAnsi="Arial" w:cs="Arial"/>
          <w:i/>
          <w:iCs/>
          <w:lang w:val="en-GB"/>
        </w:rPr>
        <w:t>conversion*, degradation</w:t>
      </w:r>
      <w:r w:rsidRPr="007506C0">
        <w:rPr>
          <w:rFonts w:ascii="Arial" w:eastAsia="Times New Roman" w:hAnsi="Arial" w:cs="Arial"/>
          <w:lang w:val="en-GB"/>
        </w:rPr>
        <w:t xml:space="preserve">*, or other harm to </w:t>
      </w:r>
      <w:r w:rsidRPr="007506C0">
        <w:rPr>
          <w:rFonts w:ascii="Arial" w:eastAsia="Times New Roman" w:hAnsi="Arial" w:cs="Arial"/>
          <w:i/>
          <w:iCs/>
          <w:lang w:val="en-GB"/>
        </w:rPr>
        <w:t>natural forest</w:t>
      </w:r>
      <w:r w:rsidRPr="007506C0">
        <w:rPr>
          <w:rFonts w:ascii="Arial" w:eastAsia="Times New Roman" w:hAnsi="Arial" w:cs="Arial"/>
          <w:lang w:val="en-GB"/>
        </w:rPr>
        <w:t xml:space="preserve">* and </w:t>
      </w:r>
      <w:r w:rsidRPr="007506C0">
        <w:rPr>
          <w:rFonts w:ascii="Arial" w:eastAsia="Times New Roman" w:hAnsi="Arial" w:cs="Arial"/>
          <w:i/>
          <w:iCs/>
          <w:lang w:val="en-GB"/>
        </w:rPr>
        <w:t>High Conservation Value areas*.</w:t>
      </w:r>
      <w:r w:rsidRPr="007506C0">
        <w:rPr>
          <w:rFonts w:ascii="Arial" w:eastAsia="Times New Roman" w:hAnsi="Arial" w:cs="Arial"/>
          <w:lang w:val="en-GB"/>
        </w:rPr>
        <w:t xml:space="preserve"> Environmental </w:t>
      </w:r>
      <w:r w:rsidRPr="007506C0">
        <w:rPr>
          <w:rFonts w:ascii="Arial" w:eastAsia="Times New Roman" w:hAnsi="Arial" w:cs="Arial"/>
          <w:i/>
          <w:iCs/>
          <w:lang w:val="en-GB"/>
        </w:rPr>
        <w:t>remedy</w:t>
      </w:r>
      <w:r w:rsidRPr="007506C0">
        <w:rPr>
          <w:rFonts w:ascii="Arial" w:eastAsia="Times New Roman" w:hAnsi="Arial" w:cs="Arial"/>
          <w:lang w:val="en-GB"/>
        </w:rPr>
        <w:t xml:space="preserve">* actions may include but are not limited to: </w:t>
      </w:r>
      <w:r w:rsidRPr="007506C0">
        <w:rPr>
          <w:rFonts w:ascii="Arial" w:eastAsia="Times New Roman" w:hAnsi="Arial" w:cs="Arial"/>
          <w:i/>
          <w:iCs/>
          <w:lang w:val="en-GB"/>
        </w:rPr>
        <w:t>conservation</w:t>
      </w:r>
      <w:r w:rsidRPr="007506C0">
        <w:rPr>
          <w:rFonts w:ascii="Arial" w:eastAsia="Times New Roman" w:hAnsi="Arial" w:cs="Arial"/>
          <w:lang w:val="en-GB"/>
        </w:rPr>
        <w:t xml:space="preserve">* of standing forests, habitats, </w:t>
      </w:r>
      <w:r w:rsidRPr="00270C3F">
        <w:rPr>
          <w:rFonts w:ascii="Arial" w:eastAsia="Times New Roman" w:hAnsi="Arial" w:cs="Arial"/>
          <w:i/>
          <w:iCs/>
          <w:lang w:val="en-GB"/>
        </w:rPr>
        <w:t>ecosystems*</w:t>
      </w:r>
      <w:r w:rsidRPr="007506C0">
        <w:rPr>
          <w:rFonts w:ascii="Arial" w:eastAsia="Times New Roman" w:hAnsi="Arial" w:cs="Arial"/>
          <w:lang w:val="en-GB"/>
        </w:rPr>
        <w:t xml:space="preserve"> and species; </w:t>
      </w:r>
      <w:r w:rsidRPr="007506C0">
        <w:rPr>
          <w:rFonts w:ascii="Arial" w:eastAsia="Times New Roman" w:hAnsi="Arial" w:cs="Arial"/>
          <w:i/>
          <w:iCs/>
          <w:lang w:val="en-GB"/>
        </w:rPr>
        <w:t>restoration</w:t>
      </w:r>
      <w:r w:rsidRPr="007506C0">
        <w:rPr>
          <w:rFonts w:ascii="Arial" w:eastAsia="Times New Roman" w:hAnsi="Arial" w:cs="Arial"/>
          <w:lang w:val="en-GB"/>
        </w:rPr>
        <w:t xml:space="preserve">* and </w:t>
      </w:r>
      <w:r w:rsidRPr="007506C0">
        <w:rPr>
          <w:rFonts w:ascii="Arial" w:eastAsia="Times New Roman" w:hAnsi="Arial" w:cs="Arial"/>
          <w:i/>
          <w:iCs/>
          <w:lang w:val="en-GB"/>
        </w:rPr>
        <w:t>protection</w:t>
      </w:r>
      <w:r w:rsidRPr="007506C0">
        <w:rPr>
          <w:rFonts w:ascii="Arial" w:eastAsia="Times New Roman" w:hAnsi="Arial" w:cs="Arial"/>
          <w:lang w:val="en-GB"/>
        </w:rPr>
        <w:t xml:space="preserve">* of degraded </w:t>
      </w:r>
      <w:r w:rsidRPr="00270C3F">
        <w:rPr>
          <w:rFonts w:ascii="Arial" w:eastAsia="Times New Roman" w:hAnsi="Arial" w:cs="Arial"/>
          <w:i/>
          <w:iCs/>
          <w:lang w:val="en-GB"/>
        </w:rPr>
        <w:t>ecosystems*.</w:t>
      </w:r>
      <w:r w:rsidRPr="007506C0">
        <w:rPr>
          <w:rFonts w:ascii="Arial" w:eastAsia="Times New Roman" w:hAnsi="Arial" w:cs="Arial"/>
          <w:lang w:val="en-US"/>
        </w:rPr>
        <w:t> </w:t>
      </w:r>
    </w:p>
    <w:p w14:paraId="087A56ED" w14:textId="77777777" w:rsidR="00923CB0" w:rsidRDefault="00923CB0" w:rsidP="00510772">
      <w:pPr>
        <w:numPr>
          <w:ilvl w:val="0"/>
          <w:numId w:val="41"/>
        </w:numPr>
        <w:spacing w:before="0" w:after="0" w:line="240" w:lineRule="auto"/>
        <w:ind w:left="629" w:hanging="357"/>
        <w:contextualSpacing/>
        <w:jc w:val="both"/>
        <w:rPr>
          <w:rFonts w:ascii="Arial" w:eastAsia="Times New Roman" w:hAnsi="Arial" w:cs="Arial"/>
          <w:lang w:val="en-US"/>
        </w:rPr>
      </w:pPr>
      <w:r w:rsidRPr="007506C0">
        <w:rPr>
          <w:rFonts w:ascii="Arial" w:eastAsia="Times New Roman" w:hAnsi="Arial" w:cs="Arial"/>
          <w:lang w:val="en-GB"/>
        </w:rPr>
        <w:t xml:space="preserve">For </w:t>
      </w:r>
      <w:r w:rsidRPr="007506C0">
        <w:rPr>
          <w:rFonts w:ascii="Arial" w:eastAsia="Times New Roman" w:hAnsi="Arial" w:cs="Arial"/>
          <w:i/>
          <w:iCs/>
          <w:lang w:val="en-GB"/>
        </w:rPr>
        <w:t>social harm</w:t>
      </w:r>
      <w:r w:rsidRPr="007506C0">
        <w:rPr>
          <w:rFonts w:ascii="Arial" w:eastAsia="Times New Roman" w:hAnsi="Arial" w:cs="Arial"/>
          <w:lang w:val="en-GB"/>
        </w:rPr>
        <w:t xml:space="preserve">* this includes providing redress for identified </w:t>
      </w:r>
      <w:r w:rsidRPr="007506C0">
        <w:rPr>
          <w:rFonts w:ascii="Arial" w:eastAsia="Times New Roman" w:hAnsi="Arial" w:cs="Arial"/>
          <w:i/>
          <w:iCs/>
          <w:lang w:val="en-GB"/>
        </w:rPr>
        <w:t>social harm</w:t>
      </w:r>
      <w:r w:rsidRPr="007506C0">
        <w:rPr>
          <w:rFonts w:ascii="Arial" w:eastAsia="Times New Roman" w:hAnsi="Arial" w:cs="Arial"/>
          <w:lang w:val="en-GB"/>
        </w:rPr>
        <w:t xml:space="preserve">* through agreements made during an </w:t>
      </w:r>
      <w:r w:rsidRPr="00270C3F">
        <w:rPr>
          <w:rFonts w:ascii="Arial" w:eastAsia="Times New Roman" w:hAnsi="Arial" w:cs="Arial"/>
          <w:i/>
          <w:iCs/>
          <w:lang w:val="en-GB"/>
        </w:rPr>
        <w:t>FPIC*-</w:t>
      </w:r>
      <w:r w:rsidRPr="007506C0">
        <w:rPr>
          <w:rFonts w:ascii="Arial" w:eastAsia="Times New Roman" w:hAnsi="Arial" w:cs="Arial"/>
          <w:lang w:val="en-GB"/>
        </w:rPr>
        <w:t xml:space="preserve">based process, where applicable, with the </w:t>
      </w:r>
      <w:r w:rsidRPr="009641B1">
        <w:rPr>
          <w:rFonts w:ascii="Arial" w:eastAsia="Times New Roman" w:hAnsi="Arial" w:cs="Arial"/>
          <w:i/>
          <w:color w:val="7030A0"/>
          <w:lang w:val="en-GB"/>
        </w:rPr>
        <w:t>affected rights holders</w:t>
      </w:r>
      <w:r w:rsidRPr="007506C0">
        <w:rPr>
          <w:rFonts w:ascii="Arial" w:eastAsia="Times New Roman" w:hAnsi="Arial" w:cs="Arial"/>
          <w:i/>
          <w:iCs/>
          <w:lang w:val="en-GB"/>
        </w:rPr>
        <w:t>*</w:t>
      </w:r>
      <w:r w:rsidRPr="007506C0">
        <w:rPr>
          <w:rFonts w:ascii="Arial" w:eastAsia="Times New Roman" w:hAnsi="Arial" w:cs="Arial"/>
          <w:lang w:val="en-GB"/>
        </w:rPr>
        <w:t xml:space="preserve">, and facilitating a transition to the position before such harm occurred; or developing alternative measures to ameliorate harm by providing gains recognized by the </w:t>
      </w:r>
      <w:r w:rsidRPr="00EB791B">
        <w:rPr>
          <w:rFonts w:ascii="Arial" w:eastAsia="Times New Roman" w:hAnsi="Arial" w:cs="Arial"/>
          <w:i/>
          <w:iCs/>
          <w:color w:val="C00000"/>
          <w:lang w:val="en-GB"/>
        </w:rPr>
        <w:t>affected stakeholders</w:t>
      </w:r>
      <w:r w:rsidRPr="007506C0">
        <w:rPr>
          <w:rFonts w:ascii="Arial" w:eastAsia="Times New Roman" w:hAnsi="Arial" w:cs="Arial"/>
          <w:i/>
          <w:iCs/>
          <w:lang w:val="en-GB"/>
        </w:rPr>
        <w:t xml:space="preserve">* </w:t>
      </w:r>
      <w:r w:rsidRPr="007506C0">
        <w:rPr>
          <w:rFonts w:ascii="Arial" w:eastAsia="Times New Roman" w:hAnsi="Arial" w:cs="Arial"/>
          <w:lang w:val="en-GB"/>
        </w:rPr>
        <w:t>as</w:t>
      </w:r>
      <w:r w:rsidRPr="007506C0">
        <w:rPr>
          <w:rFonts w:ascii="Arial" w:eastAsia="Times New Roman" w:hAnsi="Arial" w:cs="Arial"/>
          <w:i/>
          <w:iCs/>
          <w:lang w:val="en-GB"/>
        </w:rPr>
        <w:t xml:space="preserve"> equivalent</w:t>
      </w:r>
      <w:r w:rsidRPr="007506C0">
        <w:rPr>
          <w:rFonts w:ascii="Arial" w:eastAsia="Times New Roman" w:hAnsi="Arial" w:cs="Arial"/>
          <w:lang w:val="en-GB"/>
        </w:rPr>
        <w:t xml:space="preserve">* to the harm, through </w:t>
      </w:r>
      <w:r w:rsidRPr="00137E7F">
        <w:rPr>
          <w:rFonts w:ascii="Arial" w:eastAsia="Times New Roman" w:hAnsi="Arial" w:cs="Arial"/>
          <w:lang w:val="en-GB"/>
        </w:rPr>
        <w:t>consultation</w:t>
      </w:r>
      <w:r w:rsidRPr="007506C0">
        <w:rPr>
          <w:rFonts w:ascii="Arial" w:eastAsia="Times New Roman" w:hAnsi="Arial" w:cs="Arial"/>
          <w:lang w:val="en-GB"/>
        </w:rPr>
        <w:t xml:space="preserve"> and agreement. </w:t>
      </w:r>
      <w:r w:rsidRPr="007506C0">
        <w:rPr>
          <w:rFonts w:ascii="Arial" w:eastAsia="Times New Roman" w:hAnsi="Arial" w:cs="Arial"/>
          <w:i/>
          <w:iCs/>
          <w:lang w:val="en-GB"/>
        </w:rPr>
        <w:t>Remedy*</w:t>
      </w:r>
      <w:r w:rsidRPr="39AABCC9">
        <w:rPr>
          <w:rFonts w:ascii="Arial" w:eastAsia="Times New Roman" w:hAnsi="Arial" w:cs="Arial"/>
          <w:lang w:val="en-GB"/>
        </w:rPr>
        <w:t xml:space="preserve"> may be achieved through a combination of apologies, </w:t>
      </w:r>
      <w:r w:rsidRPr="39AABCC9">
        <w:rPr>
          <w:rFonts w:ascii="Arial" w:eastAsia="Times New Roman" w:hAnsi="Arial" w:cs="Arial"/>
          <w:i/>
          <w:iCs/>
          <w:lang w:val="en-GB"/>
        </w:rPr>
        <w:t>restitution</w:t>
      </w:r>
      <w:r w:rsidRPr="39AABCC9">
        <w:rPr>
          <w:rFonts w:ascii="Arial" w:eastAsia="Times New Roman" w:hAnsi="Arial" w:cs="Arial"/>
          <w:lang w:val="en-GB"/>
        </w:rPr>
        <w:t xml:space="preserve">*, rehabilitation, financial or non-financial compensation, </w:t>
      </w:r>
      <w:r w:rsidRPr="39AABCC9">
        <w:rPr>
          <w:rFonts w:ascii="Arial" w:eastAsia="Times New Roman" w:hAnsi="Arial" w:cs="Arial"/>
          <w:lang w:val="en-GB"/>
        </w:rPr>
        <w:lastRenderedPageBreak/>
        <w:t>satisfaction, punitive sanctions, injunctions, and guarantees of non-repetition. </w:t>
      </w:r>
      <w:r w:rsidRPr="39AABCC9">
        <w:rPr>
          <w:rFonts w:ascii="Arial" w:eastAsia="MS Mincho" w:hAnsi="Arial" w:cs="Arial"/>
          <w:i/>
          <w:iCs/>
          <w:lang w:val="en-US"/>
        </w:rPr>
        <w:t>(Source: FSC-POL-01-007 V1-0)</w:t>
      </w:r>
      <w:r w:rsidRPr="39AABCC9">
        <w:rPr>
          <w:rFonts w:ascii="Arial" w:eastAsia="MS Mincho" w:hAnsi="Arial" w:cs="Arial"/>
          <w:lang w:val="en-US"/>
        </w:rPr>
        <w:t> </w:t>
      </w:r>
    </w:p>
    <w:p w14:paraId="586587EE" w14:textId="77777777" w:rsidR="00923CB0" w:rsidRDefault="00923CB0" w:rsidP="00923CB0">
      <w:pPr>
        <w:spacing w:before="0" w:after="0" w:line="240" w:lineRule="auto"/>
        <w:ind w:left="284"/>
        <w:jc w:val="both"/>
        <w:rPr>
          <w:rFonts w:ascii="Arial" w:eastAsia="Times New Roman" w:hAnsi="Arial" w:cs="Arial"/>
          <w:lang w:val="en-US"/>
        </w:rPr>
      </w:pPr>
    </w:p>
    <w:p w14:paraId="4A1C9A64" w14:textId="77777777" w:rsidR="00923CB0" w:rsidRDefault="00923CB0" w:rsidP="00923CB0">
      <w:pPr>
        <w:spacing w:before="0" w:after="0" w:line="240" w:lineRule="auto"/>
        <w:jc w:val="both"/>
        <w:rPr>
          <w:rFonts w:ascii="Arial" w:eastAsia="MS Mincho" w:hAnsi="Arial" w:cs="Arial"/>
          <w:lang w:val="en-US"/>
        </w:rPr>
      </w:pPr>
      <w:r w:rsidRPr="39AABCC9">
        <w:rPr>
          <w:rFonts w:ascii="Arial" w:eastAsia="MS Mincho" w:hAnsi="Arial" w:cs="Arial"/>
          <w:b/>
          <w:bCs/>
          <w:lang w:val="en-US"/>
        </w:rPr>
        <w:t>Remedy of Harm:</w:t>
      </w:r>
      <w:r w:rsidRPr="39AABCC9">
        <w:rPr>
          <w:rFonts w:ascii="Arial" w:eastAsia="MS Mincho" w:hAnsi="Arial" w:cs="Arial"/>
          <w:lang w:val="en-US"/>
        </w:rPr>
        <w:t xml:space="preserve"> Refers to both the process of providing </w:t>
      </w:r>
      <w:r w:rsidRPr="39AABCC9">
        <w:rPr>
          <w:rFonts w:ascii="Arial" w:eastAsia="MS Mincho" w:hAnsi="Arial" w:cs="Arial"/>
          <w:i/>
          <w:iCs/>
          <w:lang w:val="en-US"/>
        </w:rPr>
        <w:t>remedy*</w:t>
      </w:r>
      <w:r w:rsidRPr="39AABCC9">
        <w:rPr>
          <w:rFonts w:ascii="Arial" w:eastAsia="MS Mincho" w:hAnsi="Arial" w:cs="Arial"/>
          <w:lang w:val="en-US"/>
        </w:rPr>
        <w:t xml:space="preserve"> for a negative impact and the substantive outcomes that can counteract, or make good, the negative impact and identify its root cause.  These outcomes may take a range of forms, which must be agreed on a case-by-case basis, such as apologies, restitution, rehabilitation, financial or non-financial compensation, and punitive sanctions (whether criminal or administrative, such as fines), as well as the prevention of harm through, for example, injunctions or guarantees of non-repetition. </w:t>
      </w:r>
      <w:r w:rsidRPr="39AABCC9">
        <w:rPr>
          <w:rFonts w:ascii="Arial" w:eastAsia="MS Mincho" w:hAnsi="Arial" w:cs="Arial"/>
          <w:i/>
          <w:iCs/>
          <w:lang w:val="en-US"/>
        </w:rPr>
        <w:t>(Source: Adapted from Guiding Principles on Business and Human Rights. UN. 2011) </w:t>
      </w:r>
    </w:p>
    <w:p w14:paraId="465BBB81" w14:textId="77777777" w:rsidR="00923CB0" w:rsidRDefault="00923CB0" w:rsidP="00923CB0">
      <w:pPr>
        <w:spacing w:before="0" w:after="0" w:line="240" w:lineRule="auto"/>
        <w:jc w:val="both"/>
        <w:rPr>
          <w:rFonts w:ascii="Arial" w:eastAsia="MS Mincho" w:hAnsi="Arial" w:cs="Arial"/>
          <w:lang w:val="en-US"/>
        </w:rPr>
      </w:pPr>
    </w:p>
    <w:p w14:paraId="48352126" w14:textId="77777777" w:rsidR="00923CB0" w:rsidRDefault="00923CB0" w:rsidP="00923CB0">
      <w:pPr>
        <w:spacing w:before="0" w:after="0" w:line="240" w:lineRule="auto"/>
        <w:jc w:val="both"/>
        <w:rPr>
          <w:rFonts w:ascii="Arial" w:eastAsia="MS Mincho" w:hAnsi="Arial" w:cs="Arial"/>
          <w:b/>
          <w:bCs/>
          <w:lang w:val="en-US"/>
        </w:rPr>
      </w:pPr>
      <w:r w:rsidRPr="39AABCC9">
        <w:rPr>
          <w:rFonts w:ascii="Arial" w:eastAsia="MS Mincho" w:hAnsi="Arial" w:cs="Arial"/>
          <w:b/>
          <w:bCs/>
          <w:lang w:val="en-US"/>
        </w:rPr>
        <w:t xml:space="preserve">Remedy Process Agreement: </w:t>
      </w:r>
      <w:r w:rsidRPr="39AABCC9">
        <w:rPr>
          <w:rFonts w:ascii="Arial" w:eastAsia="MS Mincho" w:hAnsi="Arial" w:cs="Arial"/>
          <w:lang w:val="en-GB"/>
        </w:rPr>
        <w:t xml:space="preserve">Agreements on the process for developing </w:t>
      </w:r>
      <w:r w:rsidRPr="007506C0">
        <w:rPr>
          <w:rFonts w:ascii="Arial" w:eastAsia="MS Mincho" w:hAnsi="Arial" w:cs="Arial"/>
          <w:lang w:val="en-GB"/>
        </w:rPr>
        <w:t xml:space="preserve">the remedy of </w:t>
      </w:r>
      <w:r w:rsidRPr="00270C3F">
        <w:rPr>
          <w:rFonts w:ascii="Arial" w:eastAsia="MS Mincho" w:hAnsi="Arial" w:cs="Arial"/>
          <w:i/>
          <w:iCs/>
          <w:lang w:val="en-GB"/>
        </w:rPr>
        <w:t>harm*</w:t>
      </w:r>
      <w:r w:rsidRPr="39AABCC9">
        <w:rPr>
          <w:rFonts w:ascii="Arial" w:eastAsia="MS Mincho" w:hAnsi="Arial" w:cs="Arial"/>
          <w:lang w:val="en-GB"/>
        </w:rPr>
        <w:t xml:space="preserve"> between affected parties and </w:t>
      </w:r>
      <w:r>
        <w:rPr>
          <w:rFonts w:ascii="Arial" w:eastAsia="MS Mincho" w:hAnsi="Arial" w:cs="Arial"/>
          <w:i/>
          <w:iCs/>
          <w:lang w:val="en-GB"/>
        </w:rPr>
        <w:t>T</w:t>
      </w:r>
      <w:r w:rsidRPr="39AABCC9">
        <w:rPr>
          <w:rFonts w:ascii="Arial" w:eastAsia="MS Mincho" w:hAnsi="Arial" w:cs="Arial"/>
          <w:i/>
          <w:iCs/>
          <w:lang w:val="en-GB"/>
        </w:rPr>
        <w:t>he Organization</w:t>
      </w:r>
      <w:r w:rsidRPr="39AABCC9">
        <w:rPr>
          <w:rFonts w:ascii="Arial" w:eastAsia="MS Mincho" w:hAnsi="Arial" w:cs="Arial"/>
          <w:lang w:val="en-GB"/>
        </w:rPr>
        <w:t xml:space="preserve">* or </w:t>
      </w:r>
      <w:r w:rsidRPr="00270C3F">
        <w:rPr>
          <w:rFonts w:ascii="Arial" w:eastAsia="MS Mincho" w:hAnsi="Arial" w:cs="Arial"/>
          <w:lang w:val="en-GB"/>
        </w:rPr>
        <w:t>the</w:t>
      </w:r>
      <w:r w:rsidRPr="39AABCC9">
        <w:rPr>
          <w:rFonts w:ascii="Arial" w:eastAsia="MS Mincho" w:hAnsi="Arial" w:cs="Arial"/>
          <w:i/>
          <w:iCs/>
          <w:lang w:val="en-GB"/>
        </w:rPr>
        <w:t xml:space="preserve"> corporate group*. </w:t>
      </w:r>
      <w:r w:rsidRPr="39AABCC9">
        <w:rPr>
          <w:rFonts w:ascii="Arial" w:eastAsia="MS Mincho" w:hAnsi="Arial" w:cs="Arial"/>
          <w:lang w:val="en-US"/>
        </w:rPr>
        <w:t> </w:t>
      </w:r>
    </w:p>
    <w:p w14:paraId="39458E1D" w14:textId="77777777" w:rsidR="00923CB0" w:rsidRDefault="00923CB0" w:rsidP="00923CB0">
      <w:pPr>
        <w:spacing w:before="0" w:after="0" w:line="240" w:lineRule="auto"/>
        <w:jc w:val="both"/>
        <w:rPr>
          <w:rFonts w:ascii="Arial" w:eastAsia="Times New Roman" w:hAnsi="Arial" w:cs="Arial"/>
          <w:lang w:val="en-US"/>
        </w:rPr>
      </w:pPr>
    </w:p>
    <w:p w14:paraId="3C69CA2C" w14:textId="77777777" w:rsidR="00923CB0" w:rsidRDefault="00923CB0" w:rsidP="00923CB0">
      <w:pPr>
        <w:spacing w:before="0" w:after="0" w:line="240" w:lineRule="auto"/>
        <w:jc w:val="both"/>
        <w:rPr>
          <w:rFonts w:ascii="Arial" w:eastAsia="MS Mincho" w:hAnsi="Arial" w:cs="Arial"/>
          <w:lang w:val="en-US"/>
        </w:rPr>
      </w:pPr>
      <w:r w:rsidRPr="39AABCC9">
        <w:rPr>
          <w:rFonts w:ascii="Arial" w:eastAsia="MS Mincho" w:hAnsi="Arial" w:cs="Arial"/>
          <w:b/>
          <w:bCs/>
          <w:lang w:val="en-US"/>
        </w:rPr>
        <w:t>Resourced Access:</w:t>
      </w:r>
      <w:r w:rsidRPr="39AABCC9">
        <w:rPr>
          <w:rFonts w:ascii="Arial" w:eastAsia="MS Mincho" w:hAnsi="Arial" w:cs="Arial"/>
          <w:lang w:val="en-US"/>
        </w:rPr>
        <w:t xml:space="preserve"> Providing the means or opportunity to access processes. In this case resourced access refers to </w:t>
      </w:r>
      <w:r w:rsidRPr="006808CE">
        <w:rPr>
          <w:rFonts w:ascii="Arial" w:eastAsia="MS Mincho" w:hAnsi="Arial" w:cs="Arial"/>
          <w:i/>
          <w:iCs/>
          <w:lang w:val="en-US"/>
        </w:rPr>
        <w:t>independent</w:t>
      </w:r>
      <w:r>
        <w:rPr>
          <w:rFonts w:ascii="Arial" w:eastAsia="MS Mincho" w:hAnsi="Arial" w:cs="Arial"/>
          <w:i/>
          <w:iCs/>
          <w:lang w:val="en-US"/>
        </w:rPr>
        <w:t>*</w:t>
      </w:r>
      <w:r w:rsidRPr="39AABCC9">
        <w:rPr>
          <w:rFonts w:ascii="Arial" w:eastAsia="MS Mincho" w:hAnsi="Arial" w:cs="Arial"/>
          <w:lang w:val="en-US"/>
        </w:rPr>
        <w:t xml:space="preserve"> advice, partners of choice, financial support and legal support where necessary.  </w:t>
      </w:r>
    </w:p>
    <w:p w14:paraId="417DD971" w14:textId="77777777" w:rsidR="00923CB0" w:rsidRDefault="00923CB0" w:rsidP="00923CB0">
      <w:pPr>
        <w:spacing w:before="0" w:after="0" w:line="240" w:lineRule="auto"/>
        <w:jc w:val="both"/>
        <w:rPr>
          <w:rFonts w:ascii="Arial" w:eastAsia="MS Mincho" w:hAnsi="Arial" w:cs="Arial"/>
          <w:lang w:val="en-US"/>
        </w:rPr>
      </w:pPr>
    </w:p>
    <w:p w14:paraId="140BADA1" w14:textId="77777777" w:rsidR="00923CB0" w:rsidRDefault="00923CB0" w:rsidP="00923CB0">
      <w:pPr>
        <w:spacing w:before="0" w:after="0" w:line="240" w:lineRule="auto"/>
        <w:jc w:val="both"/>
        <w:rPr>
          <w:rFonts w:ascii="Arial" w:eastAsia="MS Mincho" w:hAnsi="Arial" w:cs="Arial"/>
          <w:lang w:val="en-US"/>
        </w:rPr>
      </w:pPr>
      <w:r w:rsidRPr="39AABCC9">
        <w:rPr>
          <w:rFonts w:ascii="Arial" w:eastAsia="MS Mincho" w:hAnsi="Arial" w:cs="Arial"/>
          <w:b/>
          <w:bCs/>
          <w:lang w:val="en-GB"/>
        </w:rPr>
        <w:t xml:space="preserve">Respect: </w:t>
      </w:r>
      <w:r w:rsidRPr="39AABCC9">
        <w:rPr>
          <w:rFonts w:ascii="Arial" w:eastAsia="MS Mincho" w:hAnsi="Arial" w:cs="Arial"/>
          <w:lang w:val="en-GB"/>
        </w:rPr>
        <w:t>Due regard. </w:t>
      </w:r>
      <w:r w:rsidRPr="39AABCC9">
        <w:rPr>
          <w:rFonts w:ascii="Arial" w:eastAsia="MS Mincho" w:hAnsi="Arial" w:cs="Arial"/>
          <w:lang w:val="en-US"/>
        </w:rPr>
        <w:t> </w:t>
      </w:r>
    </w:p>
    <w:p w14:paraId="1F10AA58" w14:textId="77777777" w:rsidR="00923CB0" w:rsidRDefault="00923CB0" w:rsidP="00923CB0">
      <w:pPr>
        <w:spacing w:before="0" w:after="0" w:line="240" w:lineRule="auto"/>
        <w:jc w:val="both"/>
        <w:rPr>
          <w:rFonts w:ascii="Arial" w:eastAsia="MS Mincho" w:hAnsi="Arial" w:cs="Arial"/>
          <w:lang w:val="en-US"/>
        </w:rPr>
      </w:pPr>
    </w:p>
    <w:p w14:paraId="5D63B5ED" w14:textId="77777777" w:rsidR="00923CB0" w:rsidRDefault="00923CB0" w:rsidP="00923CB0">
      <w:pPr>
        <w:spacing w:before="0" w:after="0" w:line="240" w:lineRule="auto"/>
        <w:jc w:val="both"/>
        <w:rPr>
          <w:rFonts w:ascii="Arial" w:eastAsia="MS Mincho" w:hAnsi="Arial" w:cs="Arial"/>
          <w:i/>
          <w:iCs/>
          <w:lang w:val="en-US"/>
        </w:rPr>
      </w:pPr>
      <w:r w:rsidRPr="39AABCC9">
        <w:rPr>
          <w:rFonts w:ascii="Arial" w:eastAsia="MS Mincho" w:hAnsi="Arial" w:cs="Arial"/>
          <w:b/>
          <w:bCs/>
          <w:lang w:val="en-US"/>
        </w:rPr>
        <w:t>Restitution:</w:t>
      </w:r>
      <w:r w:rsidRPr="39AABCC9">
        <w:rPr>
          <w:rFonts w:ascii="Arial" w:eastAsia="MS Mincho" w:hAnsi="Arial" w:cs="Arial"/>
          <w:lang w:val="en-US"/>
        </w:rPr>
        <w:t xml:space="preserve"> Measures agreed through an </w:t>
      </w:r>
      <w:r w:rsidRPr="007B7699">
        <w:rPr>
          <w:rFonts w:ascii="Arial" w:eastAsia="MS Mincho" w:hAnsi="Arial" w:cs="Arial"/>
          <w:i/>
          <w:iCs/>
          <w:lang w:val="en-US"/>
        </w:rPr>
        <w:t>FPIC</w:t>
      </w:r>
      <w:r>
        <w:rPr>
          <w:rFonts w:ascii="Arial" w:eastAsia="MS Mincho" w:hAnsi="Arial" w:cs="Arial"/>
          <w:lang w:val="en-US"/>
        </w:rPr>
        <w:t>*</w:t>
      </w:r>
      <w:r w:rsidRPr="39AABCC9">
        <w:rPr>
          <w:rFonts w:ascii="Arial" w:eastAsia="MS Mincho" w:hAnsi="Arial" w:cs="Arial"/>
          <w:lang w:val="en-US"/>
        </w:rPr>
        <w:t xml:space="preserve">-based process to restore lands, properties or damaged natural resources to their original owners in their original condition. Where such lands, properties or natural resources cannot be returned or restored, measures are agreed to provide alternatives of </w:t>
      </w:r>
      <w:r w:rsidRPr="39AABCC9">
        <w:rPr>
          <w:rFonts w:ascii="Arial" w:eastAsia="MS Mincho" w:hAnsi="Arial" w:cs="Arial"/>
          <w:i/>
          <w:iCs/>
          <w:lang w:val="en-US"/>
        </w:rPr>
        <w:t>equivalent</w:t>
      </w:r>
      <w:r w:rsidRPr="39AABCC9">
        <w:rPr>
          <w:rFonts w:ascii="Arial" w:eastAsia="MS Mincho" w:hAnsi="Arial" w:cs="Arial"/>
          <w:lang w:val="en-US"/>
        </w:rPr>
        <w:t xml:space="preserve">* quality and extent. </w:t>
      </w:r>
      <w:r w:rsidRPr="39AABCC9">
        <w:rPr>
          <w:rFonts w:ascii="Arial" w:eastAsia="MS Mincho" w:hAnsi="Arial" w:cs="Arial"/>
          <w:i/>
          <w:iCs/>
          <w:lang w:val="en-US"/>
        </w:rPr>
        <w:t>(Source: FSC-POL-01-007 V1-0)</w:t>
      </w:r>
    </w:p>
    <w:p w14:paraId="55473BA2" w14:textId="77777777" w:rsidR="00923CB0" w:rsidRDefault="00923CB0" w:rsidP="00923CB0">
      <w:pPr>
        <w:spacing w:before="0" w:after="0" w:line="240" w:lineRule="auto"/>
        <w:jc w:val="both"/>
        <w:rPr>
          <w:rFonts w:ascii="Arial" w:eastAsia="MS Mincho" w:hAnsi="Arial" w:cs="Arial"/>
          <w:i/>
          <w:iCs/>
          <w:lang w:val="en-US"/>
        </w:rPr>
      </w:pPr>
    </w:p>
    <w:p w14:paraId="28C79D54" w14:textId="77777777" w:rsidR="00923CB0" w:rsidRDefault="00923CB0" w:rsidP="00923CB0">
      <w:pPr>
        <w:spacing w:before="0" w:after="0" w:line="240" w:lineRule="auto"/>
        <w:jc w:val="both"/>
        <w:rPr>
          <w:rFonts w:ascii="Arial" w:eastAsia="MS Mincho" w:hAnsi="Arial" w:cs="Arial"/>
          <w:lang w:val="en-US"/>
        </w:rPr>
      </w:pPr>
      <w:r w:rsidRPr="39AABCC9">
        <w:rPr>
          <w:rFonts w:ascii="Arial" w:eastAsia="MS Mincho" w:hAnsi="Arial" w:cs="Arial"/>
          <w:lang w:val="en-US"/>
        </w:rPr>
        <w:t xml:space="preserve">NOTE: See also: </w:t>
      </w:r>
      <w:r w:rsidRPr="39AABCC9">
        <w:rPr>
          <w:rFonts w:ascii="Arial" w:eastAsia="MS Mincho" w:hAnsi="Arial" w:cs="Arial"/>
          <w:i/>
          <w:iCs/>
          <w:lang w:val="en-US"/>
        </w:rPr>
        <w:t>remedy</w:t>
      </w:r>
      <w:r w:rsidRPr="39AABCC9">
        <w:rPr>
          <w:rFonts w:ascii="Arial" w:eastAsia="MS Mincho" w:hAnsi="Arial" w:cs="Arial"/>
          <w:lang w:val="en-US"/>
        </w:rPr>
        <w:t>*</w:t>
      </w:r>
    </w:p>
    <w:p w14:paraId="0CEB7370" w14:textId="77777777" w:rsidR="00923CB0" w:rsidRDefault="00923CB0" w:rsidP="00923CB0">
      <w:pPr>
        <w:spacing w:before="0" w:after="0" w:line="240" w:lineRule="auto"/>
        <w:jc w:val="both"/>
        <w:rPr>
          <w:rFonts w:ascii="Arial" w:eastAsia="MS Mincho" w:hAnsi="Arial" w:cs="Arial"/>
          <w:i/>
          <w:iCs/>
          <w:lang w:val="en-US"/>
        </w:rPr>
      </w:pPr>
    </w:p>
    <w:p w14:paraId="3FB853F3" w14:textId="77777777" w:rsidR="00923CB0" w:rsidRDefault="00923CB0" w:rsidP="00923CB0">
      <w:pPr>
        <w:spacing w:before="0" w:after="0" w:line="240" w:lineRule="auto"/>
        <w:jc w:val="both"/>
        <w:rPr>
          <w:rFonts w:ascii="Arial" w:eastAsia="MS Mincho" w:hAnsi="Arial" w:cs="Arial"/>
          <w:b/>
          <w:bCs/>
          <w:lang w:val="en-US"/>
        </w:rPr>
      </w:pPr>
      <w:r w:rsidRPr="39AABCC9">
        <w:rPr>
          <w:rFonts w:ascii="Arial" w:eastAsia="MS Mincho" w:hAnsi="Arial" w:cs="Arial"/>
          <w:b/>
          <w:bCs/>
          <w:lang w:val="en-US"/>
        </w:rPr>
        <w:t xml:space="preserve">Restorative Practices: </w:t>
      </w:r>
      <w:r w:rsidRPr="39AABCC9">
        <w:rPr>
          <w:rFonts w:ascii="Arial" w:eastAsia="MS Mincho" w:hAnsi="Arial" w:cs="Arial"/>
          <w:lang w:val="en-US"/>
        </w:rPr>
        <w:t xml:space="preserve">Approaches to the </w:t>
      </w:r>
      <w:r w:rsidRPr="39AABCC9">
        <w:rPr>
          <w:rFonts w:ascii="Arial" w:eastAsia="MS Mincho" w:hAnsi="Arial" w:cs="Arial"/>
          <w:i/>
          <w:iCs/>
          <w:lang w:val="en-US"/>
        </w:rPr>
        <w:t xml:space="preserve">remedy of harm* </w:t>
      </w:r>
      <w:r w:rsidRPr="39AABCC9">
        <w:rPr>
          <w:rFonts w:ascii="Arial" w:eastAsia="MS Mincho" w:hAnsi="Arial" w:cs="Arial"/>
          <w:lang w:val="en-US"/>
        </w:rPr>
        <w:t xml:space="preserve">and </w:t>
      </w:r>
      <w:r w:rsidRPr="39AABCC9">
        <w:rPr>
          <w:rFonts w:ascii="Arial" w:eastAsia="MS Mincho" w:hAnsi="Arial" w:cs="Arial"/>
          <w:i/>
          <w:iCs/>
          <w:lang w:val="en-US"/>
        </w:rPr>
        <w:t xml:space="preserve">conflict* </w:t>
      </w:r>
      <w:r w:rsidRPr="39AABCC9">
        <w:rPr>
          <w:rFonts w:ascii="Arial" w:eastAsia="MS Mincho" w:hAnsi="Arial" w:cs="Arial"/>
          <w:lang w:val="en-US"/>
        </w:rPr>
        <w:t xml:space="preserve">resolution that focus on dialogue, mediation and restorative justice informed methodologies. In these approaches the precise process that will be followed is determined and agreed in dialogue with </w:t>
      </w:r>
      <w:r w:rsidRPr="00EB791B">
        <w:rPr>
          <w:rFonts w:ascii="Arial" w:eastAsia="MS Mincho" w:hAnsi="Arial" w:cs="Arial"/>
          <w:i/>
          <w:iCs/>
          <w:color w:val="5BC3F5" w:themeColor="accent5"/>
          <w:lang w:val="en-US"/>
        </w:rPr>
        <w:t>impacted rights holders</w:t>
      </w:r>
      <w:r w:rsidRPr="39AABCC9">
        <w:rPr>
          <w:rFonts w:ascii="Arial" w:eastAsia="MS Mincho" w:hAnsi="Arial" w:cs="Arial"/>
          <w:i/>
          <w:iCs/>
          <w:lang w:val="en-US"/>
        </w:rPr>
        <w:t xml:space="preserve">* </w:t>
      </w:r>
      <w:r w:rsidRPr="39AABCC9">
        <w:rPr>
          <w:rFonts w:ascii="Arial" w:eastAsia="MS Mincho" w:hAnsi="Arial" w:cs="Arial"/>
          <w:lang w:val="en-US"/>
        </w:rPr>
        <w:t xml:space="preserve">and other </w:t>
      </w:r>
      <w:r w:rsidRPr="00EB791B">
        <w:rPr>
          <w:rFonts w:ascii="Arial" w:eastAsia="MS Mincho" w:hAnsi="Arial" w:cs="Arial"/>
          <w:i/>
          <w:iCs/>
          <w:color w:val="C00000"/>
          <w:lang w:val="en-US"/>
        </w:rPr>
        <w:t>affected stakeholders</w:t>
      </w:r>
      <w:r w:rsidRPr="39AABCC9">
        <w:rPr>
          <w:rFonts w:ascii="Arial" w:eastAsia="MS Mincho" w:hAnsi="Arial" w:cs="Arial"/>
          <w:i/>
          <w:iCs/>
          <w:lang w:val="en-US"/>
        </w:rPr>
        <w:t>*</w:t>
      </w:r>
      <w:r w:rsidRPr="39AABCC9">
        <w:rPr>
          <w:rFonts w:ascii="Arial" w:eastAsia="MS Mincho" w:hAnsi="Arial" w:cs="Arial"/>
          <w:lang w:val="en-US"/>
        </w:rPr>
        <w:t xml:space="preserve">. When </w:t>
      </w:r>
      <w:r w:rsidRPr="009641B1">
        <w:rPr>
          <w:rFonts w:ascii="Arial" w:eastAsia="MS Mincho" w:hAnsi="Arial" w:cs="Arial"/>
          <w:i/>
          <w:color w:val="7030A0"/>
          <w:lang w:val="en-US"/>
        </w:rPr>
        <w:t>affected rights holders</w:t>
      </w:r>
      <w:r w:rsidRPr="39AABCC9">
        <w:rPr>
          <w:rFonts w:ascii="Arial" w:eastAsia="MS Mincho" w:hAnsi="Arial" w:cs="Arial"/>
          <w:lang w:val="en-US"/>
        </w:rPr>
        <w:t xml:space="preserve">* are present, traditional or culturally appropriate </w:t>
      </w:r>
      <w:r w:rsidRPr="39AABCC9">
        <w:rPr>
          <w:rFonts w:ascii="Arial" w:eastAsia="MS Mincho" w:hAnsi="Arial" w:cs="Arial"/>
          <w:i/>
          <w:iCs/>
          <w:lang w:val="en-US"/>
        </w:rPr>
        <w:t xml:space="preserve">restorative practices* </w:t>
      </w:r>
      <w:r w:rsidRPr="39AABCC9">
        <w:rPr>
          <w:rFonts w:ascii="Arial" w:eastAsia="MS Mincho" w:hAnsi="Arial" w:cs="Arial"/>
          <w:lang w:val="en-US"/>
        </w:rPr>
        <w:t xml:space="preserve">practiced by </w:t>
      </w:r>
      <w:r w:rsidRPr="009641B1">
        <w:rPr>
          <w:rFonts w:ascii="Arial" w:eastAsia="MS Mincho" w:hAnsi="Arial" w:cs="Arial"/>
          <w:i/>
          <w:color w:val="7030A0"/>
          <w:lang w:val="en-US"/>
        </w:rPr>
        <w:t>affected rights holders</w:t>
      </w:r>
      <w:r w:rsidRPr="39AABCC9">
        <w:rPr>
          <w:rFonts w:ascii="Arial" w:eastAsia="MS Mincho" w:hAnsi="Arial" w:cs="Arial"/>
          <w:i/>
          <w:iCs/>
          <w:lang w:val="en-US"/>
        </w:rPr>
        <w:t xml:space="preserve">* </w:t>
      </w:r>
      <w:r w:rsidRPr="39AABCC9">
        <w:rPr>
          <w:rFonts w:ascii="Arial" w:eastAsia="MS Mincho" w:hAnsi="Arial" w:cs="Arial"/>
          <w:lang w:val="en-US"/>
        </w:rPr>
        <w:t xml:space="preserve">shall be favored provided that there is consent from the </w:t>
      </w:r>
      <w:r w:rsidRPr="009641B1">
        <w:rPr>
          <w:rFonts w:ascii="Arial" w:eastAsia="MS Mincho" w:hAnsi="Arial" w:cs="Arial"/>
          <w:i/>
          <w:color w:val="7030A0"/>
          <w:lang w:val="en-US"/>
        </w:rPr>
        <w:t>affected rights holders</w:t>
      </w:r>
      <w:r w:rsidRPr="009641B1">
        <w:rPr>
          <w:rFonts w:ascii="Arial" w:eastAsia="MS Mincho" w:hAnsi="Arial" w:cs="Arial"/>
          <w:i/>
          <w:lang w:val="en-US"/>
        </w:rPr>
        <w:t>*</w:t>
      </w:r>
      <w:r w:rsidRPr="39AABCC9">
        <w:rPr>
          <w:rFonts w:ascii="Arial" w:eastAsia="MS Mincho" w:hAnsi="Arial" w:cs="Arial"/>
          <w:lang w:val="en-US"/>
        </w:rPr>
        <w:t xml:space="preserve"> to share such practices. </w:t>
      </w:r>
    </w:p>
    <w:p w14:paraId="1D7956F7" w14:textId="77777777" w:rsidR="00923CB0" w:rsidRDefault="00923CB0" w:rsidP="00923CB0">
      <w:pPr>
        <w:spacing w:before="0" w:after="0" w:line="240" w:lineRule="auto"/>
        <w:jc w:val="both"/>
        <w:rPr>
          <w:rFonts w:ascii="Arial" w:eastAsia="MS Mincho" w:hAnsi="Arial" w:cs="Arial"/>
          <w:i/>
          <w:iCs/>
          <w:lang w:val="en-US"/>
        </w:rPr>
      </w:pPr>
    </w:p>
    <w:p w14:paraId="5309F25C" w14:textId="77777777" w:rsidR="00923CB0" w:rsidRDefault="00923CB0" w:rsidP="00923CB0">
      <w:pPr>
        <w:shd w:val="clear" w:color="auto" w:fill="FFFFFF" w:themeFill="background1"/>
        <w:spacing w:before="0" w:after="0" w:line="240" w:lineRule="auto"/>
        <w:jc w:val="both"/>
        <w:rPr>
          <w:rFonts w:ascii="Arial" w:eastAsia="Times New Roman" w:hAnsi="Arial" w:cs="Arial"/>
          <w:lang w:val="en-US"/>
        </w:rPr>
      </w:pPr>
      <w:r w:rsidRPr="39AABCC9">
        <w:rPr>
          <w:rFonts w:ascii="Arial" w:eastAsia="Times New Roman" w:hAnsi="Arial" w:cs="Arial"/>
          <w:b/>
          <w:bCs/>
          <w:lang w:val="en-GB"/>
        </w:rPr>
        <w:t>Restoration / Ecological Restoration:</w:t>
      </w:r>
      <w:r w:rsidRPr="39AABCC9">
        <w:rPr>
          <w:rFonts w:ascii="Arial" w:eastAsia="Times New Roman" w:hAnsi="Arial" w:cs="Arial"/>
          <w:i/>
          <w:iCs/>
          <w:lang w:val="en-GB"/>
        </w:rPr>
        <w:t> </w:t>
      </w:r>
      <w:r w:rsidRPr="39AABCC9">
        <w:rPr>
          <w:rFonts w:ascii="Arial" w:eastAsia="Times New Roman" w:hAnsi="Arial" w:cs="Arial"/>
          <w:lang w:val="en-GB"/>
        </w:rPr>
        <w:t xml:space="preserve">process of assisting the recovery of an </w:t>
      </w:r>
      <w:r w:rsidRPr="00270C3F">
        <w:rPr>
          <w:rFonts w:ascii="Arial" w:eastAsia="Times New Roman" w:hAnsi="Arial" w:cs="Arial"/>
          <w:i/>
          <w:iCs/>
          <w:lang w:val="en-GB"/>
        </w:rPr>
        <w:t>ecosystem*,</w:t>
      </w:r>
      <w:r w:rsidRPr="39AABCC9">
        <w:rPr>
          <w:rFonts w:ascii="Arial" w:eastAsia="Times New Roman" w:hAnsi="Arial" w:cs="Arial"/>
          <w:lang w:val="en-GB"/>
        </w:rPr>
        <w:t xml:space="preserve"> and its associated conservation values, that have been degraded, damaged, or destroyed. </w:t>
      </w:r>
      <w:r w:rsidRPr="39AABCC9">
        <w:rPr>
          <w:rFonts w:ascii="Arial" w:eastAsia="Times New Roman" w:hAnsi="Arial" w:cs="Arial"/>
          <w:i/>
          <w:iCs/>
          <w:lang w:val="en-GB"/>
        </w:rPr>
        <w:t>(Source: adapted from International principles and standards for the practice of ecological restoration. Gann et al 2019. Second edition. Society for Ecological Restoration)</w:t>
      </w:r>
      <w:r w:rsidRPr="39AABCC9">
        <w:rPr>
          <w:rFonts w:ascii="Arial" w:eastAsia="Times New Roman" w:hAnsi="Arial" w:cs="Arial"/>
          <w:lang w:val="en-GB"/>
        </w:rPr>
        <w:t> </w:t>
      </w:r>
      <w:r w:rsidRPr="39AABCC9">
        <w:rPr>
          <w:rFonts w:ascii="Arial" w:eastAsia="Times New Roman" w:hAnsi="Arial" w:cs="Arial"/>
          <w:lang w:val="en-US"/>
        </w:rPr>
        <w:t> </w:t>
      </w:r>
    </w:p>
    <w:p w14:paraId="3FA388D7" w14:textId="77777777" w:rsidR="00923CB0" w:rsidRDefault="00923CB0" w:rsidP="00923CB0">
      <w:pPr>
        <w:shd w:val="clear" w:color="auto" w:fill="FFFFFF" w:themeFill="background1"/>
        <w:spacing w:before="0" w:after="0" w:line="240" w:lineRule="auto"/>
        <w:jc w:val="both"/>
        <w:rPr>
          <w:rFonts w:ascii="Arial" w:eastAsia="Times New Roman" w:hAnsi="Arial" w:cs="Arial"/>
          <w:lang w:val="en-US"/>
        </w:rPr>
      </w:pPr>
    </w:p>
    <w:p w14:paraId="7FC57CA3" w14:textId="77777777" w:rsidR="00923CB0" w:rsidRDefault="00923CB0" w:rsidP="00923CB0">
      <w:pPr>
        <w:shd w:val="clear" w:color="auto" w:fill="FFFFFF" w:themeFill="background1"/>
        <w:spacing w:before="0" w:after="0" w:line="240" w:lineRule="auto"/>
        <w:jc w:val="both"/>
        <w:rPr>
          <w:rFonts w:ascii="Arial" w:eastAsia="Times New Roman" w:hAnsi="Arial" w:cs="Arial"/>
          <w:lang w:val="en-US"/>
        </w:rPr>
      </w:pPr>
      <w:r w:rsidRPr="39AABCC9">
        <w:rPr>
          <w:rFonts w:ascii="Arial" w:eastAsia="Times New Roman" w:hAnsi="Arial" w:cs="Arial"/>
          <w:lang w:val="en-GB"/>
        </w:rPr>
        <w:t>Restoration doesn’t necessarily aim at returning the natural/historic functions, but instead encompasses a broad range of activities with one or more targets that identify the native ecosystem to be restored (as informed by an appropriate reference model), and project goals that establish the level of recovery sought.  Level of recovery can be from rehabilitation to full recovery and includes:</w:t>
      </w:r>
      <w:r w:rsidRPr="39AABCC9">
        <w:rPr>
          <w:rFonts w:ascii="Arial" w:eastAsia="Times New Roman" w:hAnsi="Arial" w:cs="Arial"/>
          <w:lang w:val="en-US"/>
        </w:rPr>
        <w:t> </w:t>
      </w:r>
    </w:p>
    <w:p w14:paraId="564B85EE" w14:textId="77777777" w:rsidR="00923CB0" w:rsidRDefault="00923CB0" w:rsidP="00923CB0">
      <w:pPr>
        <w:shd w:val="clear" w:color="auto" w:fill="FFFFFF" w:themeFill="background1"/>
        <w:spacing w:before="0" w:after="0" w:line="240" w:lineRule="auto"/>
        <w:jc w:val="both"/>
        <w:rPr>
          <w:rFonts w:ascii="Arial" w:eastAsia="Times New Roman" w:hAnsi="Arial" w:cs="Arial"/>
          <w:lang w:val="en-US"/>
        </w:rPr>
      </w:pPr>
    </w:p>
    <w:p w14:paraId="2A5DDA19" w14:textId="77777777" w:rsidR="00923CB0" w:rsidRDefault="00923CB0" w:rsidP="00510772">
      <w:pPr>
        <w:numPr>
          <w:ilvl w:val="0"/>
          <w:numId w:val="42"/>
        </w:numPr>
        <w:shd w:val="clear" w:color="auto" w:fill="FFFFFF" w:themeFill="background1"/>
        <w:spacing w:before="0" w:after="0" w:line="240" w:lineRule="auto"/>
        <w:ind w:left="629" w:hanging="357"/>
        <w:contextualSpacing/>
        <w:jc w:val="both"/>
        <w:rPr>
          <w:rFonts w:eastAsiaTheme="minorEastAsia"/>
          <w:b/>
          <w:bCs/>
          <w:lang w:val="en-US"/>
        </w:rPr>
      </w:pPr>
      <w:r w:rsidRPr="39AABCC9">
        <w:rPr>
          <w:rFonts w:ascii="Arial" w:eastAsia="Times New Roman" w:hAnsi="Arial" w:cs="Arial"/>
          <w:b/>
          <w:bCs/>
          <w:lang w:val="en-GB"/>
        </w:rPr>
        <w:t>Substitution:</w:t>
      </w:r>
      <w:r w:rsidRPr="39AABCC9">
        <w:rPr>
          <w:rFonts w:ascii="Arial" w:eastAsia="Times New Roman" w:hAnsi="Arial" w:cs="Arial"/>
          <w:lang w:val="en-GB"/>
        </w:rPr>
        <w:t xml:space="preserve"> defines the state or actions where the reconstructed </w:t>
      </w:r>
      <w:r w:rsidRPr="006808CE">
        <w:rPr>
          <w:rFonts w:ascii="Arial" w:eastAsia="Times New Roman" w:hAnsi="Arial" w:cs="Arial"/>
          <w:i/>
          <w:iCs/>
          <w:lang w:val="en-GB"/>
        </w:rPr>
        <w:t>ecosystem</w:t>
      </w:r>
      <w:r>
        <w:rPr>
          <w:rFonts w:ascii="Arial" w:eastAsia="Times New Roman" w:hAnsi="Arial" w:cs="Arial"/>
          <w:i/>
          <w:iCs/>
          <w:lang w:val="en-GB"/>
        </w:rPr>
        <w:t>*</w:t>
      </w:r>
      <w:r w:rsidRPr="39AABCC9">
        <w:rPr>
          <w:rFonts w:ascii="Arial" w:eastAsia="Times New Roman" w:hAnsi="Arial" w:cs="Arial"/>
          <w:lang w:val="en-GB"/>
        </w:rPr>
        <w:t xml:space="preserve"> is completely different to the historical </w:t>
      </w:r>
      <w:r w:rsidRPr="006808CE">
        <w:rPr>
          <w:rFonts w:ascii="Arial" w:eastAsia="Times New Roman" w:hAnsi="Arial" w:cs="Arial"/>
          <w:i/>
          <w:iCs/>
          <w:lang w:val="en-GB"/>
        </w:rPr>
        <w:t>ecosystem</w:t>
      </w:r>
      <w:r>
        <w:rPr>
          <w:rFonts w:ascii="Arial" w:eastAsia="Times New Roman" w:hAnsi="Arial" w:cs="Arial"/>
          <w:lang w:val="en-GB"/>
        </w:rPr>
        <w:t>*</w:t>
      </w:r>
      <w:r w:rsidRPr="39AABCC9">
        <w:rPr>
          <w:rFonts w:ascii="Arial" w:eastAsia="Times New Roman" w:hAnsi="Arial" w:cs="Arial"/>
          <w:lang w:val="en-GB"/>
        </w:rPr>
        <w:t xml:space="preserve"> that existed prior to </w:t>
      </w:r>
      <w:r w:rsidRPr="39AABCC9">
        <w:rPr>
          <w:rFonts w:ascii="Arial" w:eastAsia="Times New Roman" w:hAnsi="Arial" w:cs="Arial"/>
          <w:i/>
          <w:iCs/>
          <w:lang w:val="en-GB"/>
        </w:rPr>
        <w:t>conversion*</w:t>
      </w:r>
      <w:r w:rsidRPr="39AABCC9">
        <w:rPr>
          <w:rFonts w:ascii="Arial" w:eastAsia="Times New Roman" w:hAnsi="Arial" w:cs="Arial"/>
          <w:lang w:val="en-GB"/>
        </w:rPr>
        <w:t xml:space="preserve">, and deemed to be more suitable for restoration, due to impaired environmental changes. The substituted </w:t>
      </w:r>
      <w:r w:rsidRPr="006808CE">
        <w:rPr>
          <w:rFonts w:ascii="Arial" w:eastAsia="Times New Roman" w:hAnsi="Arial" w:cs="Arial"/>
          <w:i/>
          <w:iCs/>
          <w:lang w:val="en-GB"/>
        </w:rPr>
        <w:t>ecosystem</w:t>
      </w:r>
      <w:r>
        <w:rPr>
          <w:rFonts w:ascii="Arial" w:eastAsia="Times New Roman" w:hAnsi="Arial" w:cs="Arial"/>
          <w:lang w:val="en-GB"/>
        </w:rPr>
        <w:t>*</w:t>
      </w:r>
      <w:r w:rsidRPr="39AABCC9">
        <w:rPr>
          <w:rFonts w:ascii="Arial" w:eastAsia="Times New Roman" w:hAnsi="Arial" w:cs="Arial"/>
          <w:lang w:val="en-GB"/>
        </w:rPr>
        <w:t xml:space="preserve"> or forest type must also produce clear, substantial, additional, secure, and long-lasting </w:t>
      </w:r>
      <w:r w:rsidRPr="006808CE">
        <w:rPr>
          <w:rFonts w:ascii="Arial" w:eastAsia="Times New Roman" w:hAnsi="Arial" w:cs="Arial"/>
          <w:i/>
          <w:iCs/>
          <w:lang w:val="en-GB"/>
        </w:rPr>
        <w:t>conservation</w:t>
      </w:r>
      <w:r>
        <w:rPr>
          <w:rFonts w:ascii="Arial" w:eastAsia="Times New Roman" w:hAnsi="Arial" w:cs="Arial"/>
          <w:lang w:val="en-GB"/>
        </w:rPr>
        <w:t xml:space="preserve">* </w:t>
      </w:r>
      <w:r w:rsidRPr="39AABCC9">
        <w:rPr>
          <w:rFonts w:ascii="Arial" w:eastAsia="Times New Roman" w:hAnsi="Arial" w:cs="Arial"/>
          <w:lang w:val="en-GB"/>
        </w:rPr>
        <w:t>outcomes in comparison to other options.</w:t>
      </w:r>
      <w:r w:rsidRPr="39AABCC9">
        <w:rPr>
          <w:rFonts w:ascii="Arial" w:eastAsia="Times New Roman" w:hAnsi="Arial" w:cs="Arial"/>
          <w:lang w:val="en-US"/>
        </w:rPr>
        <w:t> </w:t>
      </w:r>
      <w:r w:rsidRPr="39AABCC9">
        <w:rPr>
          <w:rFonts w:ascii="Arial" w:eastAsia="Times New Roman" w:hAnsi="Arial" w:cs="Arial"/>
          <w:b/>
          <w:bCs/>
          <w:lang w:val="en-GB"/>
        </w:rPr>
        <w:t xml:space="preserve"> </w:t>
      </w:r>
    </w:p>
    <w:p w14:paraId="6D84B45D" w14:textId="77777777" w:rsidR="00923CB0" w:rsidRDefault="00923CB0" w:rsidP="00510772">
      <w:pPr>
        <w:numPr>
          <w:ilvl w:val="0"/>
          <w:numId w:val="42"/>
        </w:numPr>
        <w:shd w:val="clear" w:color="auto" w:fill="FFFFFF" w:themeFill="background1"/>
        <w:spacing w:before="0" w:after="0" w:line="240" w:lineRule="auto"/>
        <w:ind w:left="629" w:hanging="357"/>
        <w:contextualSpacing/>
        <w:jc w:val="both"/>
        <w:rPr>
          <w:lang w:val="en-US"/>
        </w:rPr>
      </w:pPr>
      <w:r w:rsidRPr="39AABCC9">
        <w:rPr>
          <w:rFonts w:ascii="Arial" w:eastAsia="Times New Roman" w:hAnsi="Arial" w:cs="Arial"/>
          <w:b/>
          <w:bCs/>
          <w:lang w:val="en-GB"/>
        </w:rPr>
        <w:t>Rehabilitation</w:t>
      </w:r>
      <w:r w:rsidRPr="39AABCC9">
        <w:rPr>
          <w:rFonts w:ascii="Arial" w:eastAsia="Times New Roman" w:hAnsi="Arial" w:cs="Arial"/>
          <w:lang w:val="en-GB"/>
        </w:rPr>
        <w:t xml:space="preserve">: is the repairing of </w:t>
      </w:r>
      <w:r w:rsidRPr="39AABCC9">
        <w:rPr>
          <w:rFonts w:ascii="Arial" w:eastAsia="Times New Roman" w:hAnsi="Arial" w:cs="Arial"/>
          <w:i/>
          <w:iCs/>
          <w:lang w:val="en-GB"/>
        </w:rPr>
        <w:t>ecosystem function*</w:t>
      </w:r>
      <w:r w:rsidRPr="39AABCC9">
        <w:rPr>
          <w:rFonts w:ascii="Arial" w:eastAsia="Times New Roman" w:hAnsi="Arial" w:cs="Arial"/>
          <w:lang w:val="en-GB"/>
        </w:rPr>
        <w:t xml:space="preserve"> and some native biota recovery (but not necessarily). The goal of rehabilitation projects is not native </w:t>
      </w:r>
      <w:r w:rsidRPr="006808CE">
        <w:rPr>
          <w:rFonts w:ascii="Arial" w:eastAsia="Times New Roman" w:hAnsi="Arial" w:cs="Arial"/>
          <w:i/>
          <w:iCs/>
          <w:lang w:val="en-GB"/>
        </w:rPr>
        <w:t>ecosystem</w:t>
      </w:r>
      <w:r>
        <w:rPr>
          <w:rFonts w:ascii="Arial" w:eastAsia="Times New Roman" w:hAnsi="Arial" w:cs="Arial"/>
          <w:lang w:val="en-GB"/>
        </w:rPr>
        <w:t>*</w:t>
      </w:r>
      <w:r w:rsidRPr="39AABCC9">
        <w:rPr>
          <w:rFonts w:ascii="Arial" w:eastAsia="Times New Roman" w:hAnsi="Arial" w:cs="Arial"/>
          <w:lang w:val="en-GB"/>
        </w:rPr>
        <w:t xml:space="preserve"> recovery, but rather reinstating a level of ecosystem functioning for renewed and ongoing provision of </w:t>
      </w:r>
      <w:r w:rsidRPr="39AABCC9">
        <w:rPr>
          <w:rFonts w:ascii="Arial" w:eastAsia="Times New Roman" w:hAnsi="Arial" w:cs="Arial"/>
          <w:i/>
          <w:iCs/>
          <w:lang w:val="en-GB"/>
        </w:rPr>
        <w:t>ecosystem services*</w:t>
      </w:r>
      <w:r w:rsidRPr="39AABCC9">
        <w:rPr>
          <w:rFonts w:ascii="Arial" w:eastAsia="Times New Roman" w:hAnsi="Arial" w:cs="Arial"/>
          <w:lang w:val="en-GB"/>
        </w:rPr>
        <w:t xml:space="preserve"> potentially derived from non-native </w:t>
      </w:r>
      <w:r w:rsidRPr="006808CE">
        <w:rPr>
          <w:rFonts w:ascii="Arial" w:eastAsia="Times New Roman" w:hAnsi="Arial" w:cs="Arial"/>
          <w:i/>
          <w:iCs/>
          <w:lang w:val="en-GB"/>
        </w:rPr>
        <w:t>ecosystems</w:t>
      </w:r>
      <w:r>
        <w:rPr>
          <w:rFonts w:ascii="Arial" w:eastAsia="Times New Roman" w:hAnsi="Arial" w:cs="Arial"/>
          <w:i/>
          <w:iCs/>
          <w:lang w:val="en-GB"/>
        </w:rPr>
        <w:t>*</w:t>
      </w:r>
      <w:r w:rsidRPr="39AABCC9">
        <w:rPr>
          <w:rFonts w:ascii="Arial" w:eastAsia="Times New Roman" w:hAnsi="Arial" w:cs="Arial"/>
          <w:lang w:val="en-GB"/>
        </w:rPr>
        <w:t xml:space="preserve"> as well. </w:t>
      </w:r>
      <w:r w:rsidRPr="39AABCC9">
        <w:rPr>
          <w:rFonts w:ascii="Arial" w:eastAsia="Times New Roman" w:hAnsi="Arial" w:cs="Arial"/>
          <w:lang w:val="en-US"/>
        </w:rPr>
        <w:t> </w:t>
      </w:r>
    </w:p>
    <w:p w14:paraId="17085856" w14:textId="77777777" w:rsidR="00923CB0" w:rsidRDefault="00923CB0" w:rsidP="00510772">
      <w:pPr>
        <w:numPr>
          <w:ilvl w:val="0"/>
          <w:numId w:val="42"/>
        </w:numPr>
        <w:shd w:val="clear" w:color="auto" w:fill="FFFFFF" w:themeFill="background1"/>
        <w:spacing w:before="0" w:after="0" w:line="240" w:lineRule="auto"/>
        <w:ind w:left="629" w:hanging="357"/>
        <w:contextualSpacing/>
        <w:jc w:val="both"/>
        <w:rPr>
          <w:rFonts w:ascii="Arial" w:eastAsia="Times New Roman" w:hAnsi="Arial" w:cs="Arial"/>
          <w:lang w:val="en-US"/>
        </w:rPr>
      </w:pPr>
      <w:r w:rsidRPr="6A480AE1">
        <w:rPr>
          <w:rFonts w:ascii="Arial" w:eastAsia="Times New Roman" w:hAnsi="Arial" w:cs="Arial"/>
          <w:b/>
          <w:bCs/>
          <w:lang w:val="en-GB"/>
        </w:rPr>
        <w:t>Full recovery</w:t>
      </w:r>
      <w:r w:rsidRPr="6A480AE1">
        <w:rPr>
          <w:rFonts w:ascii="Arial" w:eastAsia="Times New Roman" w:hAnsi="Arial" w:cs="Arial"/>
          <w:lang w:val="en-GB"/>
        </w:rPr>
        <w:t xml:space="preserve">: is defined as the state or condition whereby, following restoration, all key </w:t>
      </w:r>
      <w:r w:rsidRPr="006808CE">
        <w:rPr>
          <w:rFonts w:ascii="Arial" w:eastAsia="Times New Roman" w:hAnsi="Arial" w:cs="Arial"/>
          <w:i/>
          <w:iCs/>
          <w:lang w:val="en-GB"/>
        </w:rPr>
        <w:t>ecosystem</w:t>
      </w:r>
      <w:r w:rsidRPr="6A480AE1">
        <w:rPr>
          <w:rFonts w:ascii="Arial" w:eastAsia="Times New Roman" w:hAnsi="Arial" w:cs="Arial"/>
          <w:i/>
          <w:iCs/>
          <w:lang w:val="en-GB"/>
        </w:rPr>
        <w:t>*</w:t>
      </w:r>
      <w:r w:rsidRPr="6A480AE1">
        <w:rPr>
          <w:rFonts w:ascii="Arial" w:eastAsia="Times New Roman" w:hAnsi="Arial" w:cs="Arial"/>
          <w:lang w:val="en-GB"/>
        </w:rPr>
        <w:t xml:space="preserve"> attributes closely resemble those of the reference model, and the </w:t>
      </w:r>
      <w:r w:rsidRPr="006808CE">
        <w:rPr>
          <w:rFonts w:ascii="Arial" w:eastAsia="Times New Roman" w:hAnsi="Arial" w:cs="Arial"/>
          <w:i/>
          <w:iCs/>
          <w:lang w:val="en-GB"/>
        </w:rPr>
        <w:t>ecosystem</w:t>
      </w:r>
      <w:r w:rsidRPr="6A480AE1">
        <w:rPr>
          <w:rFonts w:ascii="Arial" w:eastAsia="Times New Roman" w:hAnsi="Arial" w:cs="Arial"/>
          <w:lang w:val="en-GB"/>
        </w:rPr>
        <w:t>* demonstrates self-</w:t>
      </w:r>
      <w:r w:rsidRPr="6A480AE1">
        <w:rPr>
          <w:rFonts w:ascii="Arial" w:eastAsia="Times New Roman" w:hAnsi="Arial" w:cs="Arial"/>
          <w:lang w:val="en-GB"/>
        </w:rPr>
        <w:lastRenderedPageBreak/>
        <w:t>organization. Where lower levels of recovery are planned or occur due to resource, technical, environmental, or social constraints, recovery is referred to as partial recovery.</w:t>
      </w:r>
      <w:r w:rsidRPr="6A480AE1">
        <w:rPr>
          <w:rFonts w:ascii="Arial" w:eastAsia="Times New Roman" w:hAnsi="Arial" w:cs="Arial"/>
          <w:lang w:val="en-US"/>
        </w:rPr>
        <w:t> </w:t>
      </w:r>
    </w:p>
    <w:p w14:paraId="36319B28" w14:textId="77777777" w:rsidR="00923CB0" w:rsidRDefault="00923CB0" w:rsidP="00510772">
      <w:pPr>
        <w:numPr>
          <w:ilvl w:val="0"/>
          <w:numId w:val="42"/>
        </w:numPr>
        <w:shd w:val="clear" w:color="auto" w:fill="FFFFFF" w:themeFill="background1"/>
        <w:spacing w:before="0" w:after="0" w:line="240" w:lineRule="auto"/>
        <w:ind w:left="629" w:hanging="357"/>
        <w:contextualSpacing/>
        <w:jc w:val="both"/>
        <w:rPr>
          <w:rFonts w:ascii="Arial" w:eastAsia="Times New Roman" w:hAnsi="Arial" w:cs="Arial"/>
          <w:lang w:val="en-US"/>
        </w:rPr>
      </w:pPr>
      <w:r w:rsidRPr="39AABCC9">
        <w:rPr>
          <w:rFonts w:ascii="Arial" w:eastAsia="Times New Roman" w:hAnsi="Arial" w:cs="Arial"/>
          <w:b/>
          <w:bCs/>
          <w:lang w:val="en-GB"/>
        </w:rPr>
        <w:t>Enhancement</w:t>
      </w:r>
      <w:r w:rsidRPr="006808CE">
        <w:rPr>
          <w:rFonts w:ascii="Arial" w:eastAsia="Times New Roman" w:hAnsi="Arial" w:cs="Arial"/>
          <w:lang w:val="en-GB"/>
        </w:rPr>
        <w:t>:</w:t>
      </w:r>
      <w:r w:rsidRPr="39AABCC9">
        <w:rPr>
          <w:rFonts w:ascii="Arial" w:eastAsia="Times New Roman" w:hAnsi="Arial" w:cs="Arial"/>
          <w:lang w:val="en-GB"/>
        </w:rPr>
        <w:t xml:space="preserve"> means the manipulation of the physical, chemical, or biological characteristics of </w:t>
      </w:r>
      <w:r w:rsidRPr="006808CE">
        <w:rPr>
          <w:rFonts w:ascii="Arial" w:eastAsia="Times New Roman" w:hAnsi="Arial" w:cs="Arial"/>
          <w:i/>
          <w:iCs/>
          <w:lang w:val="en-GB"/>
        </w:rPr>
        <w:t>ecosystems</w:t>
      </w:r>
      <w:r>
        <w:rPr>
          <w:rFonts w:ascii="Arial" w:eastAsia="Times New Roman" w:hAnsi="Arial" w:cs="Arial"/>
          <w:i/>
          <w:iCs/>
          <w:lang w:val="en-GB"/>
        </w:rPr>
        <w:t>*</w:t>
      </w:r>
      <w:r w:rsidRPr="39AABCC9">
        <w:rPr>
          <w:rFonts w:ascii="Arial" w:eastAsia="Times New Roman" w:hAnsi="Arial" w:cs="Arial"/>
          <w:lang w:val="en-GB"/>
        </w:rPr>
        <w:t xml:space="preserve"> to heighten, intensify, or improve specific resource function(s). Enhancement results in the gain of selected resource function(s) but may also lead to a decline in other resource function(s). Enhancement does not result in a gain in resource area.</w:t>
      </w:r>
      <w:r w:rsidRPr="39AABCC9">
        <w:rPr>
          <w:rFonts w:ascii="Arial" w:eastAsia="Times New Roman" w:hAnsi="Arial" w:cs="Arial"/>
          <w:lang w:val="en-US"/>
        </w:rPr>
        <w:t> </w:t>
      </w:r>
    </w:p>
    <w:p w14:paraId="281A250D" w14:textId="77777777" w:rsidR="00923CB0" w:rsidRDefault="00923CB0" w:rsidP="00510772">
      <w:pPr>
        <w:numPr>
          <w:ilvl w:val="0"/>
          <w:numId w:val="42"/>
        </w:numPr>
        <w:shd w:val="clear" w:color="auto" w:fill="FFFFFF" w:themeFill="background1"/>
        <w:spacing w:before="0" w:after="0" w:line="240" w:lineRule="auto"/>
        <w:ind w:left="629" w:hanging="357"/>
        <w:contextualSpacing/>
        <w:jc w:val="both"/>
        <w:rPr>
          <w:rFonts w:ascii="Arial" w:eastAsia="Times New Roman" w:hAnsi="Arial" w:cs="Arial"/>
          <w:lang w:val="en-US"/>
        </w:rPr>
      </w:pPr>
      <w:r w:rsidRPr="39AABCC9">
        <w:rPr>
          <w:rFonts w:ascii="Arial" w:eastAsia="Times New Roman" w:hAnsi="Arial" w:cs="Arial"/>
          <w:b/>
          <w:bCs/>
          <w:lang w:val="en-GB"/>
        </w:rPr>
        <w:t>Protection</w:t>
      </w:r>
      <w:r w:rsidRPr="39AABCC9">
        <w:rPr>
          <w:rFonts w:ascii="Arial" w:eastAsia="Times New Roman" w:hAnsi="Arial" w:cs="Arial"/>
          <w:lang w:val="en-GB"/>
        </w:rPr>
        <w:t xml:space="preserve">: in terms of restoration activities this means the removal of a threat to, or preventing the decline of, resources by an action in or near those resources. This term includes activities commonly associated with the protection and maintenance of resources through the implementation of appropriate legal and physical mechanisms. </w:t>
      </w:r>
      <w:r w:rsidRPr="39AABCC9">
        <w:rPr>
          <w:rFonts w:ascii="Arial" w:eastAsia="Times New Roman" w:hAnsi="Arial" w:cs="Arial"/>
          <w:i/>
          <w:iCs/>
          <w:lang w:val="en-GB"/>
        </w:rPr>
        <w:t>(Source: adapted from International principles and standards for the practice of ecological restoration. Gann et al 2019. Second edition. Society for Ecological Restoration)</w:t>
      </w:r>
      <w:r w:rsidRPr="39AABCC9">
        <w:rPr>
          <w:rFonts w:ascii="Arial" w:eastAsia="Times New Roman" w:hAnsi="Arial" w:cs="Arial"/>
          <w:lang w:val="en-US"/>
        </w:rPr>
        <w:t> </w:t>
      </w:r>
    </w:p>
    <w:p w14:paraId="0E0C1D32" w14:textId="77777777" w:rsidR="00923CB0" w:rsidRDefault="00923CB0" w:rsidP="00923CB0">
      <w:pPr>
        <w:shd w:val="clear" w:color="auto" w:fill="FFFFFF" w:themeFill="background1"/>
        <w:spacing w:before="0" w:after="0" w:line="240" w:lineRule="auto"/>
        <w:ind w:left="360"/>
        <w:jc w:val="both"/>
        <w:rPr>
          <w:rFonts w:ascii="Arial" w:eastAsia="Times New Roman" w:hAnsi="Arial" w:cs="Arial"/>
          <w:lang w:val="en-US"/>
        </w:rPr>
      </w:pPr>
    </w:p>
    <w:p w14:paraId="01C8C6DB" w14:textId="77777777" w:rsidR="00923CB0" w:rsidRDefault="00923CB0" w:rsidP="00923CB0">
      <w:pPr>
        <w:shd w:val="clear" w:color="auto" w:fill="FFFFFF" w:themeFill="background1"/>
        <w:spacing w:before="0" w:after="0" w:line="240" w:lineRule="auto"/>
        <w:jc w:val="both"/>
        <w:rPr>
          <w:rFonts w:ascii="Arial" w:eastAsia="MS Mincho" w:hAnsi="Arial" w:cs="Arial"/>
          <w:lang w:val="en-US"/>
        </w:rPr>
      </w:pPr>
      <w:r w:rsidRPr="39AABCC9">
        <w:rPr>
          <w:rFonts w:ascii="Arial" w:eastAsia="Times New Roman" w:hAnsi="Arial" w:cs="Arial"/>
          <w:b/>
          <w:bCs/>
          <w:lang w:val="en-US"/>
        </w:rPr>
        <w:t xml:space="preserve">Rights: </w:t>
      </w:r>
      <w:r w:rsidRPr="39AABCC9">
        <w:rPr>
          <w:rFonts w:ascii="Arial" w:eastAsia="MS Mincho" w:hAnsi="Arial" w:cs="Arial"/>
          <w:lang w:val="en-US"/>
        </w:rPr>
        <w:t xml:space="preserve">Legal, customary and </w:t>
      </w:r>
      <w:r w:rsidRPr="006808CE">
        <w:rPr>
          <w:rFonts w:ascii="Arial" w:eastAsia="MS Mincho" w:hAnsi="Arial" w:cs="Arial"/>
          <w:i/>
          <w:iCs/>
          <w:lang w:val="en-US"/>
        </w:rPr>
        <w:t>human rights</w:t>
      </w:r>
      <w:r>
        <w:rPr>
          <w:rFonts w:ascii="Arial" w:eastAsia="MS Mincho" w:hAnsi="Arial" w:cs="Arial"/>
          <w:i/>
          <w:iCs/>
          <w:lang w:val="en-US"/>
        </w:rPr>
        <w:t>*</w:t>
      </w:r>
      <w:r w:rsidRPr="39AABCC9">
        <w:rPr>
          <w:rFonts w:ascii="Arial" w:eastAsia="MS Mincho" w:hAnsi="Arial" w:cs="Arial"/>
          <w:lang w:val="en-US"/>
        </w:rPr>
        <w:t xml:space="preserve"> as defined by applicable laws, regulations and nationally- ratified international treaties, conventions and agreements. </w:t>
      </w:r>
    </w:p>
    <w:p w14:paraId="0E81822C" w14:textId="77777777" w:rsidR="00923CB0" w:rsidRDefault="00923CB0" w:rsidP="00923CB0">
      <w:pPr>
        <w:shd w:val="clear" w:color="auto" w:fill="FFFFFF" w:themeFill="background1"/>
        <w:spacing w:before="0" w:after="0" w:line="240" w:lineRule="auto"/>
        <w:jc w:val="both"/>
        <w:rPr>
          <w:rFonts w:ascii="Arial" w:eastAsia="MS Mincho" w:hAnsi="Arial" w:cs="Arial"/>
          <w:lang w:val="en-US"/>
        </w:rPr>
      </w:pPr>
    </w:p>
    <w:p w14:paraId="196B97D3" w14:textId="77777777" w:rsidR="00923CB0" w:rsidRDefault="00923CB0" w:rsidP="00923CB0">
      <w:pPr>
        <w:spacing w:before="0" w:after="0" w:line="240" w:lineRule="auto"/>
        <w:jc w:val="both"/>
        <w:rPr>
          <w:rFonts w:ascii="Arial" w:eastAsia="Times New Roman" w:hAnsi="Arial" w:cs="Arial"/>
          <w:lang w:val="en-GB" w:eastAsia="en-GB"/>
        </w:rPr>
      </w:pPr>
      <w:r w:rsidRPr="39AABCC9">
        <w:rPr>
          <w:rFonts w:ascii="Arial" w:eastAsia="Times New Roman" w:hAnsi="Arial" w:cs="Arial"/>
          <w:b/>
          <w:bCs/>
          <w:lang w:val="en-US" w:eastAsia="en-GB"/>
        </w:rPr>
        <w:t>Rights Holders</w:t>
      </w:r>
      <w:r w:rsidRPr="39AABCC9">
        <w:rPr>
          <w:rFonts w:ascii="Arial" w:eastAsia="Times New Roman" w:hAnsi="Arial" w:cs="Arial"/>
          <w:lang w:val="en-US" w:eastAsia="en-GB"/>
        </w:rPr>
        <w:t xml:space="preserve">: </w:t>
      </w:r>
      <w:r w:rsidRPr="39AABCC9">
        <w:rPr>
          <w:rFonts w:ascii="Arial" w:eastAsia="Times New Roman" w:hAnsi="Arial" w:cs="Arial"/>
          <w:lang w:val="en-GB" w:eastAsia="en-GB"/>
        </w:rPr>
        <w:t xml:space="preserve">Rights holders are </w:t>
      </w:r>
      <w:r w:rsidRPr="39AABCC9">
        <w:rPr>
          <w:rFonts w:ascii="Arial" w:eastAsia="Times New Roman" w:hAnsi="Arial" w:cs="Arial"/>
          <w:i/>
          <w:iCs/>
          <w:lang w:val="en-GB" w:eastAsia="en-GB"/>
        </w:rPr>
        <w:t xml:space="preserve">workers*, </w:t>
      </w:r>
      <w:r w:rsidRPr="39AABCC9">
        <w:rPr>
          <w:rFonts w:ascii="Arial" w:eastAsia="Times New Roman" w:hAnsi="Arial" w:cs="Arial"/>
          <w:lang w:val="en-GB" w:eastAsia="en-GB"/>
        </w:rPr>
        <w:t xml:space="preserve">individuals or social groups that have particular entitlements in relation to specific duty-bearers. In general terms, all human beings are rights-holders under the Universal Declaration of Human Rights. </w:t>
      </w:r>
      <w:r w:rsidRPr="39AABCC9">
        <w:rPr>
          <w:rFonts w:ascii="Arial" w:eastAsia="Times New Roman" w:hAnsi="Arial" w:cs="Arial"/>
          <w:i/>
          <w:iCs/>
          <w:lang w:val="en-GB" w:eastAsia="en-GB"/>
        </w:rPr>
        <w:t xml:space="preserve"> </w:t>
      </w:r>
      <w:r w:rsidRPr="39AABCC9">
        <w:rPr>
          <w:rFonts w:ascii="Arial" w:eastAsia="Times New Roman" w:hAnsi="Arial" w:cs="Arial"/>
          <w:lang w:val="en-CA" w:eastAsia="en-GB"/>
        </w:rPr>
        <w:t xml:space="preserve"> </w:t>
      </w:r>
      <w:r w:rsidRPr="39AABCC9">
        <w:rPr>
          <w:rFonts w:ascii="Arial" w:eastAsia="Times New Roman" w:hAnsi="Arial" w:cs="Arial"/>
          <w:lang w:val="en-US" w:eastAsia="en-GB"/>
        </w:rPr>
        <w:t>(</w:t>
      </w:r>
      <w:r w:rsidRPr="39AABCC9">
        <w:rPr>
          <w:rFonts w:ascii="Arial" w:eastAsia="Times New Roman" w:hAnsi="Arial" w:cs="Arial"/>
          <w:i/>
          <w:iCs/>
          <w:lang w:val="en-US" w:eastAsia="en-GB"/>
        </w:rPr>
        <w:t xml:space="preserve">Source: Adapted from </w:t>
      </w:r>
      <w:r w:rsidRPr="39AABCC9">
        <w:rPr>
          <w:rFonts w:ascii="Arial" w:eastAsia="Times New Roman" w:hAnsi="Arial" w:cs="Arial"/>
          <w:i/>
          <w:iCs/>
          <w:lang w:val="en-GB" w:eastAsia="en-GB"/>
        </w:rPr>
        <w:t>UNICEF, Gender Equality: Glossary of Terms and Concepts, p</w:t>
      </w:r>
      <w:r>
        <w:rPr>
          <w:rFonts w:ascii="Arial" w:eastAsia="Times New Roman" w:hAnsi="Arial" w:cs="Arial"/>
          <w:i/>
          <w:iCs/>
          <w:lang w:val="en-GB" w:eastAsia="en-GB"/>
        </w:rPr>
        <w:t xml:space="preserve">. </w:t>
      </w:r>
      <w:r w:rsidRPr="39AABCC9">
        <w:rPr>
          <w:rFonts w:ascii="Arial" w:eastAsia="Times New Roman" w:hAnsi="Arial" w:cs="Arial"/>
          <w:i/>
          <w:iCs/>
          <w:lang w:val="en-GB" w:eastAsia="en-GB"/>
        </w:rPr>
        <w:t>14</w:t>
      </w:r>
      <w:r w:rsidRPr="39AABCC9">
        <w:rPr>
          <w:rFonts w:ascii="Arial" w:eastAsia="Times New Roman" w:hAnsi="Arial" w:cs="Arial"/>
          <w:lang w:val="en-GB" w:eastAsia="en-GB"/>
        </w:rPr>
        <w:t>)</w:t>
      </w:r>
    </w:p>
    <w:p w14:paraId="4FAC28DB" w14:textId="77777777" w:rsidR="00923CB0" w:rsidRDefault="00923CB0" w:rsidP="00923CB0">
      <w:pPr>
        <w:spacing w:before="0" w:after="0" w:line="240" w:lineRule="auto"/>
        <w:jc w:val="both"/>
        <w:rPr>
          <w:rFonts w:ascii="Times New Roman" w:eastAsia="Times New Roman" w:hAnsi="Times New Roman" w:cs="Times New Roman"/>
          <w:lang w:val="en-GB" w:eastAsia="en-GB"/>
        </w:rPr>
      </w:pPr>
    </w:p>
    <w:p w14:paraId="1AA84409" w14:textId="77777777" w:rsidR="00923CB0" w:rsidRDefault="00923CB0" w:rsidP="00923CB0">
      <w:pPr>
        <w:spacing w:before="0" w:after="0" w:line="240" w:lineRule="auto"/>
        <w:jc w:val="both"/>
        <w:rPr>
          <w:rFonts w:ascii="Times New Roman" w:eastAsia="Times New Roman" w:hAnsi="Times New Roman" w:cs="Times New Roman"/>
          <w:lang w:val="en-GB" w:eastAsia="en-GB"/>
        </w:rPr>
      </w:pPr>
      <w:r w:rsidRPr="39AABCC9">
        <w:rPr>
          <w:rFonts w:ascii="Arial" w:eastAsia="Times New Roman" w:hAnsi="Arial" w:cs="Arial"/>
          <w:lang w:val="en-GB" w:eastAsia="en-GB"/>
        </w:rPr>
        <w:t xml:space="preserve">NOTE: </w:t>
      </w:r>
      <w:r>
        <w:rPr>
          <w:rFonts w:ascii="Arial" w:eastAsia="Times New Roman" w:hAnsi="Arial" w:cs="Arial"/>
          <w:lang w:val="en-GB" w:eastAsia="en-GB"/>
        </w:rPr>
        <w:t>L</w:t>
      </w:r>
      <w:r w:rsidRPr="39AABCC9">
        <w:rPr>
          <w:rFonts w:ascii="Arial" w:eastAsia="Times New Roman" w:hAnsi="Arial" w:cs="Arial"/>
          <w:lang w:val="en-GB" w:eastAsia="en-GB"/>
        </w:rPr>
        <w:t xml:space="preserve">egal counsel or an authorized representative of a rights holder are permitted to act on behalf of </w:t>
      </w:r>
      <w:r w:rsidRPr="00270C3F">
        <w:rPr>
          <w:rFonts w:ascii="Arial" w:eastAsia="Times New Roman" w:hAnsi="Arial" w:cs="Arial"/>
          <w:lang w:val="en-GB" w:eastAsia="en-GB"/>
        </w:rPr>
        <w:t>rights holders</w:t>
      </w:r>
      <w:r w:rsidRPr="39AABCC9">
        <w:rPr>
          <w:rFonts w:ascii="Arial" w:eastAsia="Times New Roman" w:hAnsi="Arial" w:cs="Arial"/>
          <w:lang w:val="en-GB" w:eastAsia="en-GB"/>
        </w:rPr>
        <w:t xml:space="preserve"> for the purpose of this </w:t>
      </w:r>
      <w:r w:rsidRPr="002621D3">
        <w:rPr>
          <w:rFonts w:ascii="Arial" w:eastAsia="Times New Roman" w:hAnsi="Arial" w:cs="Arial"/>
          <w:i/>
          <w:iCs/>
          <w:lang w:val="en-GB" w:eastAsia="en-GB"/>
        </w:rPr>
        <w:t xml:space="preserve">FSC </w:t>
      </w:r>
      <w:r w:rsidRPr="39AABCC9">
        <w:rPr>
          <w:rFonts w:ascii="Arial" w:eastAsia="Times New Roman" w:hAnsi="Arial" w:cs="Arial"/>
          <w:i/>
          <w:iCs/>
          <w:lang w:val="en-GB" w:eastAsia="en-GB"/>
        </w:rPr>
        <w:t>Remedy Framework</w:t>
      </w:r>
      <w:r w:rsidRPr="39AABCC9">
        <w:rPr>
          <w:rFonts w:ascii="Arial" w:eastAsia="Times New Roman" w:hAnsi="Arial" w:cs="Arial"/>
          <w:lang w:val="en-GB" w:eastAsia="en-GB"/>
        </w:rPr>
        <w:t xml:space="preserve"> for addressing </w:t>
      </w:r>
      <w:r w:rsidRPr="39AABCC9">
        <w:rPr>
          <w:rFonts w:ascii="Arial" w:eastAsia="Times New Roman" w:hAnsi="Arial" w:cs="Arial"/>
          <w:i/>
          <w:iCs/>
          <w:lang w:val="en-GB" w:eastAsia="en-GB"/>
        </w:rPr>
        <w:t xml:space="preserve">unacceptable activities*. </w:t>
      </w:r>
      <w:r w:rsidRPr="39AABCC9">
        <w:rPr>
          <w:rFonts w:ascii="Arial" w:eastAsia="Times New Roman" w:hAnsi="Arial" w:cs="Arial"/>
          <w:lang w:val="en-CA" w:eastAsia="en-GB"/>
        </w:rPr>
        <w:t xml:space="preserve">Rights holders are one type of </w:t>
      </w:r>
      <w:r w:rsidRPr="00EB791B">
        <w:rPr>
          <w:rFonts w:ascii="Arial" w:eastAsia="Times New Roman" w:hAnsi="Arial" w:cs="Arial"/>
          <w:i/>
          <w:color w:val="C00000"/>
          <w:lang w:val="en-CA" w:eastAsia="en-GB"/>
        </w:rPr>
        <w:t>affected stakeholder</w:t>
      </w:r>
      <w:r w:rsidRPr="39AABCC9">
        <w:rPr>
          <w:rFonts w:ascii="Arial" w:eastAsia="Times New Roman" w:hAnsi="Arial" w:cs="Arial"/>
          <w:i/>
          <w:iCs/>
          <w:lang w:val="en-CA" w:eastAsia="en-GB"/>
        </w:rPr>
        <w:t>*</w:t>
      </w:r>
      <w:r w:rsidRPr="39AABCC9">
        <w:rPr>
          <w:rFonts w:ascii="Arial" w:eastAsia="Times New Roman" w:hAnsi="Arial" w:cs="Arial"/>
          <w:lang w:val="en-CA" w:eastAsia="en-GB"/>
        </w:rPr>
        <w:t>.</w:t>
      </w:r>
      <w:r w:rsidRPr="39AABCC9">
        <w:rPr>
          <w:rFonts w:ascii="Arial" w:eastAsia="Times New Roman" w:hAnsi="Arial" w:cs="Arial"/>
          <w:lang w:val="en-GB" w:eastAsia="en-GB"/>
        </w:rPr>
        <w:t> </w:t>
      </w:r>
    </w:p>
    <w:p w14:paraId="4446C504" w14:textId="77777777" w:rsidR="00923CB0" w:rsidRDefault="00923CB0" w:rsidP="00923CB0">
      <w:pPr>
        <w:spacing w:before="0" w:after="0" w:line="240" w:lineRule="auto"/>
        <w:jc w:val="both"/>
        <w:rPr>
          <w:rFonts w:ascii="Times New Roman" w:eastAsia="Times New Roman" w:hAnsi="Times New Roman" w:cs="Times New Roman"/>
          <w:lang w:val="en-GB" w:eastAsia="en-GB"/>
        </w:rPr>
      </w:pPr>
    </w:p>
    <w:p w14:paraId="6A0109AF" w14:textId="40F82A01" w:rsidR="00923CB0" w:rsidRDefault="00923CB0" w:rsidP="00510772">
      <w:pPr>
        <w:numPr>
          <w:ilvl w:val="0"/>
          <w:numId w:val="46"/>
        </w:numPr>
        <w:spacing w:before="0" w:after="0" w:line="240" w:lineRule="auto"/>
        <w:ind w:left="629" w:hanging="357"/>
        <w:jc w:val="both"/>
        <w:rPr>
          <w:rFonts w:ascii="Cambria" w:eastAsia="MS Mincho" w:hAnsi="Cambria" w:cs="Arial"/>
          <w:lang w:val="en-GB" w:eastAsia="en-GB"/>
        </w:rPr>
      </w:pPr>
      <w:r w:rsidRPr="00EB791B">
        <w:rPr>
          <w:rFonts w:ascii="Arial" w:eastAsia="Times New Roman" w:hAnsi="Arial" w:cs="Arial"/>
          <w:b/>
          <w:color w:val="5BC3F5" w:themeColor="accent5"/>
          <w:lang w:val="en-GB" w:eastAsia="en-GB"/>
        </w:rPr>
        <w:t>Impacted rights holders</w:t>
      </w:r>
      <w:r w:rsidRPr="39AABCC9">
        <w:rPr>
          <w:rFonts w:ascii="Arial" w:eastAsia="Times New Roman" w:hAnsi="Arial" w:cs="Arial"/>
          <w:i/>
          <w:iCs/>
          <w:lang w:val="en-GB" w:eastAsia="en-GB"/>
        </w:rPr>
        <w:t>*</w:t>
      </w:r>
      <w:r w:rsidRPr="39AABCC9">
        <w:rPr>
          <w:rFonts w:ascii="Arial" w:eastAsia="Times New Roman" w:hAnsi="Arial" w:cs="Arial"/>
          <w:lang w:val="en-GB" w:eastAsia="en-GB"/>
        </w:rPr>
        <w:t xml:space="preserve">: </w:t>
      </w:r>
      <w:r w:rsidRPr="00270C3F">
        <w:rPr>
          <w:rFonts w:ascii="Arial" w:eastAsia="Times New Roman" w:hAnsi="Arial" w:cs="Arial"/>
          <w:lang w:val="en-GB" w:eastAsia="en-GB"/>
        </w:rPr>
        <w:t>Rights holders</w:t>
      </w:r>
      <w:r w:rsidRPr="39AABCC9">
        <w:rPr>
          <w:rFonts w:ascii="Arial" w:eastAsia="Times New Roman" w:hAnsi="Arial" w:cs="Arial"/>
          <w:lang w:val="en-GB" w:eastAsia="en-GB"/>
        </w:rPr>
        <w:t xml:space="preserve"> impacted or who have suffered </w:t>
      </w:r>
      <w:r w:rsidRPr="00EB791B">
        <w:rPr>
          <w:rFonts w:ascii="Arial" w:eastAsia="Times New Roman" w:hAnsi="Arial" w:cs="Arial"/>
          <w:i/>
          <w:lang w:val="en-GB" w:eastAsia="en-GB"/>
        </w:rPr>
        <w:t>harm</w:t>
      </w:r>
      <w:r w:rsidR="00D5130D">
        <w:rPr>
          <w:rFonts w:ascii="Arial" w:eastAsia="Times New Roman" w:hAnsi="Arial" w:cs="Arial"/>
          <w:lang w:val="en-GB" w:eastAsia="en-GB"/>
        </w:rPr>
        <w:t>*</w:t>
      </w:r>
      <w:r w:rsidRPr="39AABCC9">
        <w:rPr>
          <w:rFonts w:ascii="Arial" w:eastAsia="Times New Roman" w:hAnsi="Arial" w:cs="Arial"/>
          <w:lang w:val="en-GB" w:eastAsia="en-GB"/>
        </w:rPr>
        <w:t xml:space="preserve">, including persons and groups with legal or </w:t>
      </w:r>
      <w:r w:rsidRPr="00C55AA0">
        <w:rPr>
          <w:rFonts w:ascii="Arial" w:eastAsia="Times New Roman" w:hAnsi="Arial" w:cs="Arial"/>
          <w:i/>
          <w:iCs/>
          <w:lang w:val="en-GB" w:eastAsia="en-GB"/>
        </w:rPr>
        <w:t>customary</w:t>
      </w:r>
      <w:r w:rsidRPr="00270C3F">
        <w:rPr>
          <w:rFonts w:ascii="Arial" w:eastAsia="Times New Roman" w:hAnsi="Arial" w:cs="Arial"/>
          <w:lang w:val="en-GB" w:eastAsia="en-GB"/>
        </w:rPr>
        <w:t xml:space="preserve"> </w:t>
      </w:r>
      <w:r w:rsidRPr="00C55AA0">
        <w:rPr>
          <w:rFonts w:ascii="Arial" w:eastAsia="Times New Roman" w:hAnsi="Arial" w:cs="Arial"/>
          <w:i/>
          <w:iCs/>
          <w:lang w:val="en-GB" w:eastAsia="en-GB"/>
        </w:rPr>
        <w:t xml:space="preserve">rights* </w:t>
      </w:r>
      <w:r w:rsidRPr="00270C3F">
        <w:rPr>
          <w:rFonts w:ascii="Arial" w:eastAsia="Times New Roman" w:hAnsi="Arial" w:cs="Arial"/>
          <w:lang w:val="en-GB" w:eastAsia="en-GB"/>
        </w:rPr>
        <w:t xml:space="preserve">whose </w:t>
      </w:r>
      <w:r w:rsidR="00D40B3E">
        <w:rPr>
          <w:rFonts w:ascii="Arial" w:eastAsia="Times New Roman" w:hAnsi="Arial" w:cs="Arial"/>
          <w:i/>
          <w:iCs/>
          <w:lang w:val="en-GB" w:eastAsia="en-GB"/>
        </w:rPr>
        <w:t>F</w:t>
      </w:r>
      <w:r w:rsidRPr="00270C3F">
        <w:rPr>
          <w:rFonts w:ascii="Arial" w:eastAsia="Times New Roman" w:hAnsi="Arial" w:cs="Arial"/>
          <w:i/>
          <w:iCs/>
          <w:lang w:val="en-GB" w:eastAsia="en-GB"/>
        </w:rPr>
        <w:t xml:space="preserve">ree, </w:t>
      </w:r>
      <w:r w:rsidR="00D40B3E">
        <w:rPr>
          <w:rFonts w:ascii="Arial" w:eastAsia="Times New Roman" w:hAnsi="Arial" w:cs="Arial"/>
          <w:i/>
          <w:iCs/>
          <w:lang w:val="en-GB" w:eastAsia="en-GB"/>
        </w:rPr>
        <w:t>P</w:t>
      </w:r>
      <w:r w:rsidRPr="00270C3F">
        <w:rPr>
          <w:rFonts w:ascii="Arial" w:eastAsia="Times New Roman" w:hAnsi="Arial" w:cs="Arial"/>
          <w:i/>
          <w:iCs/>
          <w:lang w:val="en-GB" w:eastAsia="en-GB"/>
        </w:rPr>
        <w:t xml:space="preserve">rior and </w:t>
      </w:r>
      <w:r w:rsidR="00D40B3E">
        <w:rPr>
          <w:rFonts w:ascii="Arial" w:eastAsia="Times New Roman" w:hAnsi="Arial" w:cs="Arial"/>
          <w:i/>
          <w:iCs/>
          <w:lang w:val="en-GB" w:eastAsia="en-GB"/>
        </w:rPr>
        <w:t>I</w:t>
      </w:r>
      <w:r w:rsidRPr="00270C3F">
        <w:rPr>
          <w:rFonts w:ascii="Arial" w:eastAsia="Times New Roman" w:hAnsi="Arial" w:cs="Arial"/>
          <w:i/>
          <w:iCs/>
          <w:lang w:val="en-GB" w:eastAsia="en-GB"/>
        </w:rPr>
        <w:t xml:space="preserve">nformed </w:t>
      </w:r>
      <w:r w:rsidR="00D40B3E">
        <w:rPr>
          <w:rFonts w:ascii="Arial" w:eastAsia="Times New Roman" w:hAnsi="Arial" w:cs="Arial"/>
          <w:i/>
          <w:iCs/>
          <w:lang w:val="en-GB" w:eastAsia="en-GB"/>
        </w:rPr>
        <w:t>C</w:t>
      </w:r>
      <w:r w:rsidRPr="00270C3F">
        <w:rPr>
          <w:rFonts w:ascii="Arial" w:eastAsia="Times New Roman" w:hAnsi="Arial" w:cs="Arial"/>
          <w:i/>
          <w:iCs/>
          <w:lang w:val="en-GB" w:eastAsia="en-GB"/>
        </w:rPr>
        <w:t>onsen</w:t>
      </w:r>
      <w:r w:rsidRPr="00270C3F">
        <w:rPr>
          <w:rFonts w:ascii="Arial" w:eastAsia="Times New Roman" w:hAnsi="Arial" w:cs="Arial"/>
          <w:lang w:val="en-GB" w:eastAsia="en-GB"/>
        </w:rPr>
        <w:t>t* is required to determine management decisions.</w:t>
      </w:r>
    </w:p>
    <w:p w14:paraId="44DD799B" w14:textId="77777777" w:rsidR="00923CB0" w:rsidRDefault="00923CB0" w:rsidP="00510772">
      <w:pPr>
        <w:numPr>
          <w:ilvl w:val="0"/>
          <w:numId w:val="46"/>
        </w:numPr>
        <w:spacing w:before="0" w:after="0" w:line="240" w:lineRule="auto"/>
        <w:ind w:left="629" w:hanging="357"/>
        <w:jc w:val="both"/>
        <w:rPr>
          <w:rFonts w:ascii="Times New Roman" w:eastAsia="Times New Roman" w:hAnsi="Times New Roman" w:cs="Times New Roman"/>
          <w:lang w:val="en-GB" w:eastAsia="en-GB"/>
        </w:rPr>
      </w:pPr>
      <w:r w:rsidRPr="009641B1">
        <w:rPr>
          <w:rFonts w:ascii="Arial" w:eastAsia="Times New Roman" w:hAnsi="Arial" w:cs="Arial"/>
          <w:b/>
          <w:color w:val="7030A0"/>
          <w:lang w:val="en-GB" w:eastAsia="en-GB"/>
        </w:rPr>
        <w:t>Affected rights holders</w:t>
      </w:r>
      <w:r w:rsidRPr="39AABCC9">
        <w:rPr>
          <w:rFonts w:ascii="Arial" w:eastAsia="Times New Roman" w:hAnsi="Arial" w:cs="Arial"/>
          <w:b/>
          <w:bCs/>
          <w:i/>
          <w:iCs/>
          <w:lang w:val="en-GB" w:eastAsia="en-GB"/>
        </w:rPr>
        <w:t>*</w:t>
      </w:r>
      <w:r w:rsidRPr="39AABCC9">
        <w:rPr>
          <w:rFonts w:ascii="Arial" w:eastAsia="Times New Roman" w:hAnsi="Arial" w:cs="Arial"/>
          <w:b/>
          <w:bCs/>
          <w:lang w:val="en-GB" w:eastAsia="en-GB"/>
        </w:rPr>
        <w:t xml:space="preserve">: </w:t>
      </w:r>
      <w:r w:rsidRPr="39AABCC9">
        <w:rPr>
          <w:rFonts w:ascii="Arial" w:eastAsia="Times New Roman" w:hAnsi="Arial" w:cs="Arial"/>
          <w:lang w:val="en-US" w:eastAsia="en-GB"/>
        </w:rPr>
        <w:t xml:space="preserve">Persons and groups, </w:t>
      </w:r>
      <w:r w:rsidRPr="00270C3F">
        <w:rPr>
          <w:rFonts w:ascii="Arial" w:eastAsia="Times New Roman" w:hAnsi="Arial" w:cs="Arial"/>
          <w:lang w:val="en-US" w:eastAsia="en-GB"/>
        </w:rPr>
        <w:t xml:space="preserve">including </w:t>
      </w:r>
      <w:r w:rsidRPr="00C55AA0">
        <w:rPr>
          <w:rFonts w:ascii="Arial" w:eastAsia="Times New Roman" w:hAnsi="Arial" w:cs="Arial"/>
          <w:i/>
          <w:iCs/>
          <w:lang w:val="en-US" w:eastAsia="en-GB"/>
        </w:rPr>
        <w:t>Indigenous Peoples</w:t>
      </w:r>
      <w:r>
        <w:rPr>
          <w:rFonts w:ascii="Arial" w:eastAsia="Times New Roman" w:hAnsi="Arial" w:cs="Arial"/>
          <w:lang w:val="en-US" w:eastAsia="en-GB"/>
        </w:rPr>
        <w:t>*</w:t>
      </w:r>
      <w:r w:rsidRPr="39AABCC9">
        <w:rPr>
          <w:rFonts w:ascii="Arial" w:eastAsia="Times New Roman" w:hAnsi="Arial" w:cs="Arial"/>
          <w:lang w:val="en-US" w:eastAsia="en-GB"/>
        </w:rPr>
        <w:t>, traditional peoples and local communities with legal or customary rights whose free, prior and informed consent is required to determine management decisions.</w:t>
      </w:r>
      <w:r w:rsidRPr="39AABCC9">
        <w:rPr>
          <w:rFonts w:ascii="Arial" w:eastAsia="Times New Roman" w:hAnsi="Arial" w:cs="Arial"/>
          <w:lang w:val="en-GB" w:eastAsia="en-GB"/>
        </w:rPr>
        <w:t> </w:t>
      </w:r>
      <w:r w:rsidRPr="39AABCC9">
        <w:rPr>
          <w:rFonts w:ascii="Arial" w:eastAsia="Times New Roman" w:hAnsi="Arial" w:cs="Arial"/>
          <w:i/>
          <w:iCs/>
          <w:lang w:val="en-US" w:eastAsia="en-GB"/>
        </w:rPr>
        <w:t>(Source: FSC-STD-60-004 V2-0)</w:t>
      </w:r>
      <w:r w:rsidRPr="39AABCC9">
        <w:rPr>
          <w:rFonts w:ascii="Arial" w:eastAsia="Times New Roman" w:hAnsi="Arial" w:cs="Arial"/>
          <w:lang w:val="en-GB" w:eastAsia="en-GB"/>
        </w:rPr>
        <w:t> </w:t>
      </w:r>
    </w:p>
    <w:p w14:paraId="7F8F12E2" w14:textId="77777777" w:rsidR="00923CB0" w:rsidRDefault="00923CB0" w:rsidP="00923CB0">
      <w:pPr>
        <w:spacing w:before="0" w:after="0" w:line="240" w:lineRule="auto"/>
        <w:jc w:val="both"/>
      </w:pPr>
    </w:p>
    <w:p w14:paraId="2ED477AA" w14:textId="77777777" w:rsidR="00923CB0" w:rsidRDefault="00923CB0" w:rsidP="00923CB0">
      <w:pPr>
        <w:spacing w:before="0" w:after="0" w:line="240" w:lineRule="auto"/>
        <w:jc w:val="both"/>
        <w:rPr>
          <w:rFonts w:ascii="Segoe UI" w:eastAsia="Times New Roman" w:hAnsi="Segoe UI" w:cs="Segoe UI"/>
          <w:sz w:val="18"/>
          <w:szCs w:val="18"/>
          <w:lang w:val="en-GB" w:eastAsia="en-GB"/>
        </w:rPr>
      </w:pPr>
      <w:r w:rsidRPr="39AABCC9">
        <w:rPr>
          <w:rFonts w:ascii="Arial" w:eastAsia="Times New Roman" w:hAnsi="Arial" w:cs="Arial"/>
          <w:b/>
          <w:bCs/>
          <w:lang w:val="en-GB" w:eastAsia="en-GB"/>
        </w:rPr>
        <w:t>Salient environment</w:t>
      </w:r>
      <w:r>
        <w:rPr>
          <w:rFonts w:ascii="Arial" w:eastAsia="Times New Roman" w:hAnsi="Arial" w:cs="Arial"/>
          <w:b/>
          <w:bCs/>
          <w:lang w:val="en-GB" w:eastAsia="en-GB"/>
        </w:rPr>
        <w:t>al</w:t>
      </w:r>
      <w:r w:rsidRPr="39AABCC9">
        <w:rPr>
          <w:rFonts w:ascii="Arial" w:eastAsia="Times New Roman" w:hAnsi="Arial" w:cs="Arial"/>
          <w:b/>
          <w:bCs/>
          <w:lang w:val="en-GB" w:eastAsia="en-GB"/>
        </w:rPr>
        <w:t xml:space="preserve"> issues</w:t>
      </w:r>
      <w:r w:rsidRPr="39AABCC9">
        <w:rPr>
          <w:rFonts w:ascii="Arial" w:eastAsia="Times New Roman" w:hAnsi="Arial" w:cs="Arial"/>
          <w:lang w:val="en-GB" w:eastAsia="en-GB"/>
        </w:rPr>
        <w:t>: Environmental issues that stand out because they are at risk of having the most severe negative impact through the corporate’s activities or business relationships.</w:t>
      </w:r>
      <w:r>
        <w:rPr>
          <w:rFonts w:ascii="Arial" w:eastAsia="Times New Roman" w:hAnsi="Arial" w:cs="Arial"/>
          <w:lang w:val="en-GB" w:eastAsia="en-GB"/>
        </w:rPr>
        <w:t xml:space="preserve"> </w:t>
      </w:r>
      <w:r w:rsidRPr="39AABCC9">
        <w:rPr>
          <w:rFonts w:ascii="Arial" w:eastAsia="Times New Roman" w:hAnsi="Arial" w:cs="Arial"/>
          <w:lang w:val="en-GB" w:eastAsia="en-GB"/>
        </w:rPr>
        <w:t>Those issues that are: </w:t>
      </w:r>
    </w:p>
    <w:p w14:paraId="27FF8F7F" w14:textId="77777777" w:rsidR="00923CB0" w:rsidRDefault="00923CB0" w:rsidP="00510772">
      <w:pPr>
        <w:numPr>
          <w:ilvl w:val="0"/>
          <w:numId w:val="43"/>
        </w:numPr>
        <w:spacing w:before="0" w:after="0" w:line="240" w:lineRule="auto"/>
        <w:ind w:left="669" w:hanging="397"/>
        <w:jc w:val="both"/>
        <w:rPr>
          <w:rFonts w:ascii="Arial" w:eastAsia="Times New Roman" w:hAnsi="Arial" w:cs="Arial"/>
          <w:lang w:val="en-GB" w:eastAsia="en-GB"/>
        </w:rPr>
      </w:pPr>
      <w:r w:rsidRPr="39AABCC9">
        <w:rPr>
          <w:rFonts w:ascii="Arial" w:eastAsia="Times New Roman" w:hAnsi="Arial" w:cs="Arial"/>
          <w:lang w:val="en-GB" w:eastAsia="en-GB"/>
        </w:rPr>
        <w:t>Most severe </w:t>
      </w:r>
    </w:p>
    <w:p w14:paraId="1230D3B5" w14:textId="77777777" w:rsidR="00923CB0" w:rsidRDefault="00923CB0" w:rsidP="00510772">
      <w:pPr>
        <w:numPr>
          <w:ilvl w:val="0"/>
          <w:numId w:val="43"/>
        </w:numPr>
        <w:spacing w:before="0" w:after="0" w:line="240" w:lineRule="auto"/>
        <w:ind w:left="669" w:hanging="397"/>
        <w:jc w:val="both"/>
        <w:rPr>
          <w:rFonts w:ascii="Arial" w:eastAsia="Times New Roman" w:hAnsi="Arial" w:cs="Arial"/>
          <w:lang w:val="en-GB" w:eastAsia="en-GB"/>
        </w:rPr>
      </w:pPr>
      <w:r w:rsidRPr="39AABCC9">
        <w:rPr>
          <w:rFonts w:ascii="Arial" w:eastAsia="Times New Roman" w:hAnsi="Arial" w:cs="Arial"/>
          <w:lang w:val="en-GB" w:eastAsia="en-GB"/>
        </w:rPr>
        <w:t>Most likely </w:t>
      </w:r>
    </w:p>
    <w:p w14:paraId="76366EB0" w14:textId="77777777" w:rsidR="00923CB0" w:rsidRDefault="00923CB0" w:rsidP="00510772">
      <w:pPr>
        <w:numPr>
          <w:ilvl w:val="0"/>
          <w:numId w:val="43"/>
        </w:numPr>
        <w:spacing w:before="0" w:after="0" w:line="240" w:lineRule="auto"/>
        <w:ind w:left="669" w:hanging="397"/>
        <w:jc w:val="both"/>
        <w:rPr>
          <w:rFonts w:ascii="Arial" w:eastAsia="Times New Roman" w:hAnsi="Arial" w:cs="Arial"/>
          <w:lang w:val="en-GB" w:eastAsia="en-GB"/>
        </w:rPr>
      </w:pPr>
      <w:r w:rsidRPr="39AABCC9">
        <w:rPr>
          <w:rFonts w:ascii="Arial" w:eastAsia="Times New Roman" w:hAnsi="Arial" w:cs="Arial"/>
          <w:lang w:val="en-GB" w:eastAsia="en-GB"/>
        </w:rPr>
        <w:t xml:space="preserve">Necessitate the avoidance of </w:t>
      </w:r>
      <w:r w:rsidRPr="00270C3F">
        <w:rPr>
          <w:rFonts w:ascii="Arial" w:eastAsia="Times New Roman" w:hAnsi="Arial" w:cs="Arial"/>
          <w:i/>
          <w:iCs/>
          <w:lang w:val="en-GB" w:eastAsia="en-GB"/>
        </w:rPr>
        <w:t>harm*</w:t>
      </w:r>
    </w:p>
    <w:p w14:paraId="21414F06" w14:textId="77777777" w:rsidR="00923CB0" w:rsidRDefault="00923CB0" w:rsidP="00510772">
      <w:pPr>
        <w:numPr>
          <w:ilvl w:val="0"/>
          <w:numId w:val="43"/>
        </w:numPr>
        <w:spacing w:before="0" w:after="0" w:line="240" w:lineRule="auto"/>
        <w:ind w:left="669" w:hanging="397"/>
        <w:jc w:val="both"/>
        <w:rPr>
          <w:rFonts w:ascii="Arial" w:eastAsia="Times New Roman" w:hAnsi="Arial" w:cs="Arial"/>
          <w:lang w:val="en-GB" w:eastAsia="en-GB"/>
        </w:rPr>
      </w:pPr>
      <w:r w:rsidRPr="39AABCC9">
        <w:rPr>
          <w:rFonts w:ascii="Arial" w:eastAsia="Times New Roman" w:hAnsi="Arial" w:cs="Arial"/>
          <w:lang w:val="en-GB" w:eastAsia="en-GB"/>
        </w:rPr>
        <w:t xml:space="preserve">Strongly impacting the environment – focus on risk to </w:t>
      </w:r>
      <w:r w:rsidRPr="39AABCC9">
        <w:rPr>
          <w:rFonts w:ascii="Arial" w:eastAsia="Times New Roman" w:hAnsi="Arial" w:cs="Arial"/>
          <w:i/>
          <w:iCs/>
          <w:lang w:val="en-GB" w:eastAsia="en-GB"/>
        </w:rPr>
        <w:t xml:space="preserve">environmental values* </w:t>
      </w:r>
      <w:r w:rsidRPr="39AABCC9">
        <w:rPr>
          <w:rFonts w:ascii="Arial" w:eastAsia="Times New Roman" w:hAnsi="Arial" w:cs="Arial"/>
          <w:lang w:val="en-GB" w:eastAsia="en-GB"/>
        </w:rPr>
        <w:t>rather than on risk to the business. </w:t>
      </w:r>
      <w:r w:rsidRPr="39AABCC9">
        <w:rPr>
          <w:rFonts w:ascii="Arial" w:eastAsia="Times New Roman" w:hAnsi="Arial" w:cs="Arial"/>
          <w:lang w:val="en-US" w:eastAsia="en-GB"/>
        </w:rPr>
        <w:t>(</w:t>
      </w:r>
      <w:r w:rsidRPr="39AABCC9">
        <w:rPr>
          <w:rFonts w:ascii="Arial" w:eastAsia="Times New Roman" w:hAnsi="Arial" w:cs="Arial"/>
          <w:i/>
          <w:iCs/>
          <w:lang w:val="en-US" w:eastAsia="en-GB"/>
        </w:rPr>
        <w:t xml:space="preserve">Source: </w:t>
      </w:r>
      <w:r w:rsidRPr="39AABCC9">
        <w:rPr>
          <w:rFonts w:ascii="Arial" w:eastAsia="Times New Roman" w:hAnsi="Arial" w:cs="Arial"/>
          <w:i/>
          <w:iCs/>
          <w:lang w:val="en-GB" w:eastAsia="en-GB"/>
        </w:rPr>
        <w:t>Based on: United Nations Guiding Principles on Business and Human Rights Reporting Framework</w:t>
      </w:r>
      <w:r w:rsidRPr="39AABCC9">
        <w:rPr>
          <w:rFonts w:ascii="Arial" w:eastAsia="Times New Roman" w:hAnsi="Arial" w:cs="Arial"/>
          <w:lang w:val="en-GB" w:eastAsia="en-GB"/>
        </w:rPr>
        <w:t>)</w:t>
      </w:r>
    </w:p>
    <w:p w14:paraId="61816109" w14:textId="77777777" w:rsidR="00923CB0" w:rsidRDefault="00923CB0" w:rsidP="00923CB0">
      <w:pPr>
        <w:spacing w:before="0" w:after="0" w:line="240" w:lineRule="auto"/>
        <w:jc w:val="both"/>
        <w:rPr>
          <w:rFonts w:ascii="Arial" w:eastAsia="Times New Roman" w:hAnsi="Arial" w:cs="Arial"/>
          <w:lang w:val="en-GB" w:eastAsia="en-GB"/>
        </w:rPr>
      </w:pPr>
    </w:p>
    <w:p w14:paraId="3B747787" w14:textId="77777777" w:rsidR="00923CB0" w:rsidRDefault="00923CB0" w:rsidP="00923CB0">
      <w:pPr>
        <w:spacing w:before="0" w:after="0" w:line="240" w:lineRule="auto"/>
        <w:jc w:val="both"/>
        <w:rPr>
          <w:rFonts w:ascii="Segoe UI" w:eastAsia="Times New Roman" w:hAnsi="Segoe UI" w:cs="Segoe UI"/>
          <w:sz w:val="18"/>
          <w:szCs w:val="18"/>
          <w:lang w:val="en-GB" w:eastAsia="en-GB"/>
        </w:rPr>
      </w:pPr>
      <w:r w:rsidRPr="39AABCC9">
        <w:rPr>
          <w:rFonts w:ascii="Arial" w:eastAsia="Times New Roman" w:hAnsi="Arial" w:cs="Arial"/>
          <w:b/>
          <w:bCs/>
          <w:lang w:val="en-GB" w:eastAsia="en-GB"/>
        </w:rPr>
        <w:t xml:space="preserve">Salient human rights issues: </w:t>
      </w:r>
      <w:r w:rsidRPr="39AABCC9">
        <w:rPr>
          <w:rFonts w:ascii="Arial" w:eastAsia="Times New Roman" w:hAnsi="Arial" w:cs="Arial"/>
          <w:lang w:val="en-GB" w:eastAsia="en-GB"/>
        </w:rPr>
        <w:t>A corporate’s salient human rights issues are those human rights that stand out because they are at risk of the most severe negative impact through the corporate’s activities or business relationships. Those issues that are: </w:t>
      </w:r>
    </w:p>
    <w:p w14:paraId="7E1A4709" w14:textId="77777777" w:rsidR="00923CB0" w:rsidRDefault="00923CB0" w:rsidP="00510772">
      <w:pPr>
        <w:numPr>
          <w:ilvl w:val="0"/>
          <w:numId w:val="45"/>
        </w:numPr>
        <w:spacing w:before="0" w:after="0" w:line="240" w:lineRule="auto"/>
        <w:ind w:left="669" w:hanging="397"/>
        <w:jc w:val="both"/>
        <w:rPr>
          <w:rFonts w:ascii="Arial" w:eastAsia="Times New Roman" w:hAnsi="Arial" w:cs="Arial"/>
          <w:lang w:val="en-GB" w:eastAsia="en-GB"/>
        </w:rPr>
      </w:pPr>
      <w:r w:rsidRPr="39AABCC9">
        <w:rPr>
          <w:rFonts w:ascii="Arial" w:eastAsia="Times New Roman" w:hAnsi="Arial" w:cs="Arial"/>
          <w:lang w:val="en-GB" w:eastAsia="en-GB"/>
        </w:rPr>
        <w:t>Most severe </w:t>
      </w:r>
    </w:p>
    <w:p w14:paraId="51243208" w14:textId="77777777" w:rsidR="00923CB0" w:rsidRDefault="00923CB0" w:rsidP="00510772">
      <w:pPr>
        <w:numPr>
          <w:ilvl w:val="0"/>
          <w:numId w:val="44"/>
        </w:numPr>
        <w:spacing w:before="0" w:after="0" w:line="240" w:lineRule="auto"/>
        <w:ind w:left="669" w:hanging="397"/>
        <w:jc w:val="both"/>
        <w:rPr>
          <w:rFonts w:ascii="Arial" w:eastAsia="Times New Roman" w:hAnsi="Arial" w:cs="Arial"/>
          <w:lang w:val="en-GB" w:eastAsia="en-GB"/>
        </w:rPr>
      </w:pPr>
      <w:r w:rsidRPr="39AABCC9">
        <w:rPr>
          <w:rFonts w:ascii="Arial" w:eastAsia="Times New Roman" w:hAnsi="Arial" w:cs="Arial"/>
          <w:lang w:val="en-GB" w:eastAsia="en-GB"/>
        </w:rPr>
        <w:t>Most likely </w:t>
      </w:r>
    </w:p>
    <w:p w14:paraId="74A05038" w14:textId="77777777" w:rsidR="00923CB0" w:rsidRDefault="00923CB0" w:rsidP="00510772">
      <w:pPr>
        <w:numPr>
          <w:ilvl w:val="0"/>
          <w:numId w:val="44"/>
        </w:numPr>
        <w:spacing w:before="0" w:after="0" w:line="240" w:lineRule="auto"/>
        <w:ind w:left="669" w:hanging="397"/>
        <w:jc w:val="both"/>
        <w:rPr>
          <w:rFonts w:ascii="Arial" w:eastAsia="Times New Roman" w:hAnsi="Arial" w:cs="Arial"/>
          <w:lang w:val="en-GB" w:eastAsia="en-GB"/>
        </w:rPr>
      </w:pPr>
      <w:r w:rsidRPr="39AABCC9">
        <w:rPr>
          <w:rFonts w:ascii="Arial" w:eastAsia="Times New Roman" w:hAnsi="Arial" w:cs="Arial"/>
          <w:lang w:val="en-GB" w:eastAsia="en-GB"/>
        </w:rPr>
        <w:t xml:space="preserve">Necessitate the avoidance of </w:t>
      </w:r>
      <w:r w:rsidRPr="00270C3F">
        <w:rPr>
          <w:rFonts w:ascii="Arial" w:eastAsia="Times New Roman" w:hAnsi="Arial" w:cs="Arial"/>
          <w:i/>
          <w:iCs/>
          <w:lang w:val="en-GB" w:eastAsia="en-GB"/>
        </w:rPr>
        <w:t>harm* </w:t>
      </w:r>
    </w:p>
    <w:p w14:paraId="45326316" w14:textId="77777777" w:rsidR="00923CB0" w:rsidRDefault="00923CB0" w:rsidP="00510772">
      <w:pPr>
        <w:numPr>
          <w:ilvl w:val="0"/>
          <w:numId w:val="44"/>
        </w:numPr>
        <w:shd w:val="clear" w:color="auto" w:fill="FFFFFF" w:themeFill="background1"/>
        <w:spacing w:before="0" w:after="0" w:line="240" w:lineRule="auto"/>
        <w:ind w:left="669" w:hanging="397"/>
        <w:jc w:val="both"/>
        <w:rPr>
          <w:rFonts w:ascii="Arial" w:eastAsia="Times New Roman" w:hAnsi="Arial" w:cs="Arial"/>
          <w:b/>
          <w:bCs/>
          <w:lang w:val="en-US" w:eastAsia="en-GB"/>
        </w:rPr>
      </w:pPr>
      <w:r w:rsidRPr="39AABCC9">
        <w:rPr>
          <w:rFonts w:ascii="Arial" w:eastAsia="Times New Roman" w:hAnsi="Arial" w:cs="Arial"/>
          <w:lang w:val="en-GB" w:eastAsia="en-GB"/>
        </w:rPr>
        <w:t xml:space="preserve">Strongly impacting </w:t>
      </w:r>
      <w:r w:rsidRPr="39AABCC9">
        <w:rPr>
          <w:rFonts w:ascii="Arial" w:eastAsia="Times New Roman" w:hAnsi="Arial" w:cs="Arial"/>
          <w:i/>
          <w:iCs/>
          <w:lang w:val="en-GB" w:eastAsia="en-GB"/>
        </w:rPr>
        <w:t>human rights*</w:t>
      </w:r>
      <w:r w:rsidRPr="39AABCC9">
        <w:rPr>
          <w:rFonts w:ascii="Arial" w:eastAsia="Times New Roman" w:hAnsi="Arial" w:cs="Arial"/>
          <w:lang w:val="en-GB" w:eastAsia="en-GB"/>
        </w:rPr>
        <w:t xml:space="preserve"> – focus on risk to </w:t>
      </w:r>
      <w:r w:rsidRPr="39AABCC9">
        <w:rPr>
          <w:rFonts w:ascii="Arial" w:eastAsia="Times New Roman" w:hAnsi="Arial" w:cs="Arial"/>
          <w:i/>
          <w:iCs/>
          <w:lang w:val="en-GB" w:eastAsia="en-GB"/>
        </w:rPr>
        <w:t xml:space="preserve">human rights* </w:t>
      </w:r>
      <w:r w:rsidRPr="39AABCC9">
        <w:rPr>
          <w:rFonts w:ascii="Arial" w:eastAsia="Times New Roman" w:hAnsi="Arial" w:cs="Arial"/>
          <w:lang w:val="en-GB" w:eastAsia="en-GB"/>
        </w:rPr>
        <w:t>rather than on risk to the business. </w:t>
      </w:r>
      <w:r w:rsidRPr="39AABCC9">
        <w:rPr>
          <w:rFonts w:ascii="Arial" w:eastAsia="Times New Roman" w:hAnsi="Arial" w:cs="Arial"/>
          <w:lang w:val="en-US" w:eastAsia="en-GB"/>
        </w:rPr>
        <w:t>(</w:t>
      </w:r>
      <w:r w:rsidRPr="39AABCC9">
        <w:rPr>
          <w:rFonts w:ascii="Arial" w:eastAsia="Times New Roman" w:hAnsi="Arial" w:cs="Arial"/>
          <w:i/>
          <w:iCs/>
          <w:lang w:val="en-US" w:eastAsia="en-GB"/>
        </w:rPr>
        <w:t>Source:</w:t>
      </w:r>
      <w:r w:rsidRPr="39AABCC9">
        <w:rPr>
          <w:rFonts w:ascii="Arial" w:eastAsia="Times New Roman" w:hAnsi="Arial" w:cs="Arial"/>
          <w:i/>
          <w:iCs/>
          <w:lang w:val="en-GB" w:eastAsia="en-GB"/>
        </w:rPr>
        <w:t xml:space="preserve"> United Nations Guiding Principles on Business and Human Rights Reporting Framework</w:t>
      </w:r>
      <w:r w:rsidRPr="39AABCC9">
        <w:rPr>
          <w:rFonts w:ascii="Arial" w:eastAsia="Times New Roman" w:hAnsi="Arial" w:cs="Arial"/>
          <w:lang w:val="en-GB" w:eastAsia="en-GB"/>
        </w:rPr>
        <w:t>)</w:t>
      </w:r>
    </w:p>
    <w:p w14:paraId="39102ED1" w14:textId="77777777" w:rsidR="00923CB0" w:rsidRDefault="00923CB0" w:rsidP="00923CB0">
      <w:pPr>
        <w:shd w:val="clear" w:color="auto" w:fill="FFFFFF" w:themeFill="background1"/>
        <w:spacing w:before="0" w:after="0" w:line="240" w:lineRule="auto"/>
        <w:jc w:val="both"/>
        <w:rPr>
          <w:rFonts w:ascii="Arial" w:eastAsia="MS Mincho" w:hAnsi="Arial" w:cs="Arial"/>
          <w:b/>
          <w:bCs/>
          <w:lang w:val="en-US"/>
        </w:rPr>
      </w:pPr>
    </w:p>
    <w:p w14:paraId="3CE0CA03" w14:textId="77777777" w:rsidR="00923CB0" w:rsidRPr="00AC4FFE" w:rsidRDefault="00923CB0" w:rsidP="00923CB0">
      <w:pPr>
        <w:shd w:val="clear" w:color="auto" w:fill="FFFFFF" w:themeFill="background1"/>
        <w:spacing w:before="0" w:after="0" w:line="240" w:lineRule="auto"/>
        <w:jc w:val="both"/>
        <w:rPr>
          <w:rFonts w:ascii="Arial" w:eastAsia="MS Mincho" w:hAnsi="Arial" w:cs="Arial"/>
          <w:lang w:val="en-US"/>
        </w:rPr>
      </w:pPr>
      <w:r w:rsidRPr="39AABCC9">
        <w:rPr>
          <w:rFonts w:ascii="Arial" w:eastAsia="MS Mincho" w:hAnsi="Arial" w:cs="Arial"/>
          <w:b/>
          <w:bCs/>
          <w:lang w:val="en-US"/>
        </w:rPr>
        <w:t>Scale:</w:t>
      </w:r>
      <w:r w:rsidRPr="39AABCC9">
        <w:rPr>
          <w:rFonts w:ascii="Arial" w:eastAsia="MS Mincho" w:hAnsi="Arial" w:cs="Arial"/>
          <w:lang w:val="en-US"/>
        </w:rPr>
        <w:t xml:space="preserve"> A measure of </w:t>
      </w:r>
      <w:r w:rsidRPr="00AC4FFE">
        <w:rPr>
          <w:rFonts w:ascii="Arial" w:eastAsia="MS Mincho" w:hAnsi="Arial" w:cs="Arial"/>
          <w:lang w:val="en-US"/>
        </w:rPr>
        <w:t xml:space="preserve">the extent to which a management activity or event affects an environmental value or a </w:t>
      </w:r>
      <w:r w:rsidRPr="00AC4FFE">
        <w:rPr>
          <w:rFonts w:ascii="Arial" w:eastAsia="MS Mincho" w:hAnsi="Arial" w:cs="Arial"/>
          <w:i/>
          <w:lang w:val="en-US"/>
        </w:rPr>
        <w:t>management unit</w:t>
      </w:r>
      <w:r w:rsidRPr="00AC4FFE" w:rsidDel="008E533A">
        <w:rPr>
          <w:rFonts w:ascii="Arial" w:eastAsia="MS Mincho" w:hAnsi="Arial" w:cs="Arial"/>
          <w:i/>
          <w:iCs/>
          <w:lang w:val="en-US"/>
        </w:rPr>
        <w:t>*</w:t>
      </w:r>
      <w:r w:rsidRPr="00AC4FFE">
        <w:rPr>
          <w:rFonts w:ascii="Arial" w:eastAsia="MS Mincho" w:hAnsi="Arial" w:cs="Arial"/>
          <w:lang w:val="en-US"/>
        </w:rPr>
        <w:t xml:space="preserve">, in time or space. An activity with a small or low spatial scale affects only a small proportion of the forest each year, an activity with a small or low temporal scale occurs only at long intervals. </w:t>
      </w:r>
      <w:r w:rsidRPr="00AC4FFE">
        <w:rPr>
          <w:rFonts w:ascii="Arial" w:eastAsia="MS Mincho" w:hAnsi="Arial" w:cs="Arial"/>
          <w:i/>
          <w:iCs/>
          <w:lang w:val="en-US"/>
        </w:rPr>
        <w:t>(Source: FSC-STD-01-001 V5-2)</w:t>
      </w:r>
      <w:r w:rsidRPr="00AC4FFE">
        <w:rPr>
          <w:rFonts w:ascii="Arial" w:eastAsia="MS Mincho" w:hAnsi="Arial" w:cs="Arial"/>
          <w:lang w:val="en-US"/>
        </w:rPr>
        <w:t> </w:t>
      </w:r>
    </w:p>
    <w:p w14:paraId="16B2B6E0" w14:textId="77777777" w:rsidR="00923CB0" w:rsidRPr="00AC4FFE" w:rsidRDefault="00923CB0" w:rsidP="00923CB0">
      <w:pPr>
        <w:shd w:val="clear" w:color="auto" w:fill="FFFFFF" w:themeFill="background1"/>
        <w:spacing w:before="0" w:after="0" w:line="240" w:lineRule="auto"/>
        <w:jc w:val="both"/>
        <w:rPr>
          <w:rFonts w:ascii="Arial" w:eastAsia="MS Mincho" w:hAnsi="Arial" w:cs="Arial"/>
          <w:b/>
          <w:bCs/>
          <w:lang w:val="en-US"/>
        </w:rPr>
      </w:pPr>
    </w:p>
    <w:p w14:paraId="611E646C" w14:textId="0B7046ED" w:rsidR="00923CB0" w:rsidRPr="00AC4FFE" w:rsidRDefault="00923CB0" w:rsidP="00923CB0">
      <w:pPr>
        <w:shd w:val="clear" w:color="auto" w:fill="FFFFFF" w:themeFill="background1"/>
        <w:spacing w:before="0" w:after="0" w:line="240" w:lineRule="auto"/>
        <w:jc w:val="both"/>
        <w:rPr>
          <w:rFonts w:ascii="Arial" w:eastAsia="MS Mincho" w:hAnsi="Arial" w:cs="Arial"/>
          <w:lang w:val="en-US"/>
        </w:rPr>
      </w:pPr>
      <w:r w:rsidRPr="00AC4FFE">
        <w:rPr>
          <w:rFonts w:ascii="Arial" w:eastAsia="MS Mincho" w:hAnsi="Arial" w:cs="Arial"/>
          <w:b/>
          <w:bCs/>
          <w:lang w:val="en-US"/>
        </w:rPr>
        <w:t>Small-scale smallholder</w:t>
      </w:r>
      <w:r w:rsidRPr="00AC4FFE">
        <w:rPr>
          <w:rFonts w:ascii="Arial" w:eastAsia="MS Mincho" w:hAnsi="Arial" w:cs="Arial"/>
          <w:lang w:val="en-US"/>
        </w:rPr>
        <w:t xml:space="preserve">: Any person that is depending on the land for most of their livelihood; and/or employs labor mostly from family or neighboring communities and has land-use rights on a </w:t>
      </w:r>
      <w:r w:rsidRPr="00AC4FFE">
        <w:rPr>
          <w:rFonts w:ascii="Arial" w:eastAsia="MS Mincho" w:hAnsi="Arial" w:cs="Arial"/>
          <w:i/>
          <w:iCs/>
          <w:lang w:val="en-US"/>
        </w:rPr>
        <w:t>management unit*</w:t>
      </w:r>
      <w:r w:rsidRPr="00AC4FFE">
        <w:rPr>
          <w:rFonts w:ascii="Arial" w:eastAsia="MS Mincho" w:hAnsi="Arial" w:cs="Arial"/>
          <w:lang w:val="en-US"/>
        </w:rPr>
        <w:t xml:space="preserve"> of less than 50 hectares. Standard developers may define this to less than 50 hectares. (</w:t>
      </w:r>
      <w:r w:rsidRPr="00AC4FFE">
        <w:rPr>
          <w:rFonts w:ascii="Arial" w:eastAsia="MS Mincho" w:hAnsi="Arial" w:cs="Arial"/>
          <w:i/>
          <w:iCs/>
          <w:lang w:val="en-US"/>
        </w:rPr>
        <w:t>Source: FSC-POL-01-007 V1-0</w:t>
      </w:r>
      <w:r w:rsidRPr="00AC4FFE">
        <w:rPr>
          <w:rFonts w:ascii="Arial" w:eastAsia="MS Mincho" w:hAnsi="Arial" w:cs="Arial"/>
          <w:lang w:val="en-US"/>
        </w:rPr>
        <w:t>)</w:t>
      </w:r>
    </w:p>
    <w:p w14:paraId="65FF7426" w14:textId="77777777" w:rsidR="00923CB0" w:rsidRPr="00AC4FFE" w:rsidRDefault="00923CB0" w:rsidP="00923CB0">
      <w:pPr>
        <w:shd w:val="clear" w:color="auto" w:fill="FFFFFF" w:themeFill="background1"/>
        <w:spacing w:before="0" w:after="0" w:line="240" w:lineRule="auto"/>
        <w:jc w:val="both"/>
        <w:rPr>
          <w:rFonts w:ascii="Arial" w:eastAsia="MS Mincho" w:hAnsi="Arial" w:cs="Arial"/>
          <w:lang w:val="en-US"/>
        </w:rPr>
      </w:pPr>
    </w:p>
    <w:p w14:paraId="1417CBBF" w14:textId="77777777" w:rsidR="00923CB0" w:rsidRPr="00AC4FFE" w:rsidRDefault="00923CB0" w:rsidP="00923CB0">
      <w:pPr>
        <w:shd w:val="clear" w:color="auto" w:fill="FFFFFF" w:themeFill="background1"/>
        <w:spacing w:before="0" w:after="0" w:line="240" w:lineRule="auto"/>
        <w:jc w:val="both"/>
        <w:rPr>
          <w:rFonts w:ascii="Arial" w:eastAsia="MS Mincho" w:hAnsi="Arial" w:cs="Arial"/>
          <w:lang w:val="en-US"/>
        </w:rPr>
      </w:pPr>
      <w:r w:rsidRPr="00AC4FFE">
        <w:rPr>
          <w:rFonts w:ascii="Arial" w:eastAsia="MS Mincho" w:hAnsi="Arial" w:cs="Arial"/>
          <w:b/>
          <w:bCs/>
          <w:lang w:val="en-US"/>
        </w:rPr>
        <w:t>Social harm</w:t>
      </w:r>
      <w:r w:rsidRPr="00AC4FFE">
        <w:rPr>
          <w:rFonts w:ascii="Arial" w:eastAsia="MS Mincho" w:hAnsi="Arial" w:cs="Arial"/>
          <w:lang w:val="en-US"/>
        </w:rPr>
        <w:t>: Negative impacts on persons or communities, perpetrated by individuals, corporations or states, which include, but may go beyond, criminal acts by legal persons. Such harm includes negative impacts on persons’ or groups’ rights, livelihoods and well-being, such as</w:t>
      </w:r>
      <w:r w:rsidRPr="00AC4FFE">
        <w:rPr>
          <w:rFonts w:ascii="Cambria" w:eastAsia="MS Mincho" w:hAnsi="Cambria" w:cs="Arial"/>
          <w:lang w:val="en-US"/>
        </w:rPr>
        <w:t xml:space="preserve"> </w:t>
      </w:r>
      <w:r w:rsidRPr="00AC4FFE">
        <w:rPr>
          <w:rFonts w:ascii="Arial" w:eastAsia="MS Mincho" w:hAnsi="Arial" w:cs="Arial"/>
          <w:lang w:val="en-US"/>
        </w:rPr>
        <w:t>property (including forests, lands, waters), health, food security, healthy environment, cultural repertoire and happiness, as well as physical injury, detention, dispossession and expulsion. (</w:t>
      </w:r>
      <w:r w:rsidRPr="00AC4FFE">
        <w:rPr>
          <w:rFonts w:ascii="Arial" w:eastAsia="MS Mincho" w:hAnsi="Arial" w:cs="Arial"/>
          <w:i/>
          <w:iCs/>
          <w:lang w:val="en-US"/>
        </w:rPr>
        <w:t>Source: FSC-POL-01-007 V1-0</w:t>
      </w:r>
      <w:r w:rsidRPr="00AC4FFE">
        <w:rPr>
          <w:rFonts w:ascii="Arial" w:eastAsia="MS Mincho" w:hAnsi="Arial" w:cs="Arial"/>
          <w:lang w:val="en-US"/>
        </w:rPr>
        <w:t>)</w:t>
      </w:r>
    </w:p>
    <w:p w14:paraId="6FF00E1D" w14:textId="77777777" w:rsidR="00923CB0" w:rsidRPr="00AC4FFE" w:rsidRDefault="00923CB0" w:rsidP="00923CB0">
      <w:pPr>
        <w:shd w:val="clear" w:color="auto" w:fill="FFFFFF" w:themeFill="background1"/>
        <w:spacing w:before="0" w:after="0" w:line="240" w:lineRule="auto"/>
        <w:jc w:val="both"/>
        <w:rPr>
          <w:rFonts w:ascii="Arial" w:eastAsia="MS Mincho" w:hAnsi="Arial" w:cs="Arial"/>
          <w:lang w:val="en-US"/>
        </w:rPr>
      </w:pPr>
    </w:p>
    <w:p w14:paraId="675A636C" w14:textId="77777777" w:rsidR="00923CB0" w:rsidRPr="00AC4FFE" w:rsidRDefault="00923CB0" w:rsidP="00510772">
      <w:pPr>
        <w:numPr>
          <w:ilvl w:val="0"/>
          <w:numId w:val="48"/>
        </w:numPr>
        <w:shd w:val="clear" w:color="auto" w:fill="FFFFFF" w:themeFill="background1"/>
        <w:spacing w:before="0" w:after="0" w:line="240" w:lineRule="auto"/>
        <w:contextualSpacing/>
        <w:jc w:val="both"/>
        <w:rPr>
          <w:rFonts w:ascii="Arial" w:eastAsia="MS Mincho" w:hAnsi="Arial" w:cs="Arial"/>
          <w:b/>
          <w:bCs/>
          <w:lang w:val="en-US"/>
        </w:rPr>
      </w:pPr>
      <w:r w:rsidRPr="00AC4FFE">
        <w:rPr>
          <w:rFonts w:ascii="Arial" w:eastAsia="MS Mincho" w:hAnsi="Arial" w:cs="Arial"/>
          <w:b/>
          <w:bCs/>
          <w:lang w:val="en-US"/>
        </w:rPr>
        <w:t>Priority social harm</w:t>
      </w:r>
      <w:r w:rsidRPr="00AC4FFE">
        <w:rPr>
          <w:rFonts w:ascii="Arial" w:eastAsia="MS Mincho" w:hAnsi="Arial" w:cs="Arial"/>
          <w:lang w:val="en-US"/>
        </w:rPr>
        <w:t xml:space="preserve">: Is social harm prioritized by an </w:t>
      </w:r>
      <w:r w:rsidRPr="00AC4FFE">
        <w:rPr>
          <w:rFonts w:ascii="Arial" w:eastAsia="MS Mincho" w:hAnsi="Arial" w:cs="Arial"/>
          <w:i/>
          <w:iCs/>
          <w:lang w:val="en-US"/>
        </w:rPr>
        <w:t>FPIC*-</w:t>
      </w:r>
      <w:r w:rsidRPr="00AC4FFE">
        <w:rPr>
          <w:rFonts w:ascii="Arial" w:eastAsia="MS Mincho" w:hAnsi="Arial" w:cs="Arial"/>
          <w:lang w:val="en-US"/>
        </w:rPr>
        <w:t xml:space="preserve">based process, with </w:t>
      </w:r>
      <w:r w:rsidRPr="00AC4FFE">
        <w:rPr>
          <w:rFonts w:ascii="Arial" w:eastAsia="MS Mincho" w:hAnsi="Arial" w:cs="Arial"/>
          <w:i/>
          <w:color w:val="7030A0"/>
          <w:lang w:val="en-US"/>
        </w:rPr>
        <w:t>affected rights holders*</w:t>
      </w:r>
      <w:r w:rsidRPr="00AC4FFE">
        <w:rPr>
          <w:rFonts w:ascii="Arial" w:eastAsia="MS Mincho" w:hAnsi="Arial" w:cs="Arial"/>
          <w:lang w:val="en-US"/>
        </w:rPr>
        <w:t xml:space="preserve"> and identified in </w:t>
      </w:r>
      <w:r w:rsidRPr="00AC4FFE">
        <w:rPr>
          <w:rFonts w:ascii="Arial" w:eastAsia="MS Mincho" w:hAnsi="Arial" w:cs="Arial"/>
          <w:i/>
          <w:iCs/>
          <w:lang w:val="en-US"/>
        </w:rPr>
        <w:t>consultation</w:t>
      </w:r>
      <w:r w:rsidRPr="00AC4FFE">
        <w:rPr>
          <w:rFonts w:ascii="Arial" w:eastAsia="MS Mincho" w:hAnsi="Arial" w:cs="Arial"/>
          <w:lang w:val="en-US"/>
        </w:rPr>
        <w:t xml:space="preserve">* with </w:t>
      </w:r>
      <w:r w:rsidRPr="00AC4FFE">
        <w:rPr>
          <w:rFonts w:ascii="Arial" w:eastAsia="MS Mincho" w:hAnsi="Arial" w:cs="Arial"/>
          <w:i/>
          <w:iCs/>
          <w:color w:val="5BC3F5" w:themeColor="accent5"/>
          <w:lang w:val="en-US"/>
        </w:rPr>
        <w:t>impacted rights holders</w:t>
      </w:r>
      <w:r w:rsidRPr="00AC4FFE">
        <w:rPr>
          <w:rFonts w:ascii="Arial" w:eastAsia="MS Mincho" w:hAnsi="Arial" w:cs="Arial"/>
          <w:lang w:val="en-US"/>
        </w:rPr>
        <w:t xml:space="preserve">* and </w:t>
      </w:r>
      <w:r w:rsidRPr="00AC4FFE">
        <w:rPr>
          <w:rFonts w:ascii="Arial" w:eastAsia="MS Mincho" w:hAnsi="Arial" w:cs="Arial"/>
          <w:i/>
          <w:iCs/>
          <w:color w:val="C00000"/>
          <w:lang w:val="en-US"/>
        </w:rPr>
        <w:t>affected stakeholders</w:t>
      </w:r>
      <w:r w:rsidRPr="00AC4FFE">
        <w:rPr>
          <w:rFonts w:ascii="Arial" w:eastAsia="MS Mincho" w:hAnsi="Arial" w:cs="Arial"/>
          <w:lang w:val="en-US"/>
        </w:rPr>
        <w:t xml:space="preserve">* by </w:t>
      </w:r>
      <w:r w:rsidRPr="00AC4FFE">
        <w:rPr>
          <w:rFonts w:ascii="Arial" w:eastAsia="MS Mincho" w:hAnsi="Arial" w:cs="Arial"/>
          <w:i/>
          <w:iCs/>
          <w:lang w:val="en-US"/>
        </w:rPr>
        <w:t>the Independent Assessor</w:t>
      </w:r>
      <w:r w:rsidRPr="00AC4FFE">
        <w:rPr>
          <w:rFonts w:ascii="Arial" w:eastAsia="MS Mincho" w:hAnsi="Arial" w:cs="Arial"/>
          <w:lang w:val="en-US"/>
        </w:rPr>
        <w:t xml:space="preserve">*. </w:t>
      </w:r>
    </w:p>
    <w:p w14:paraId="11A50DDD" w14:textId="77777777" w:rsidR="00923CB0" w:rsidRPr="00AC4FFE" w:rsidRDefault="00923CB0" w:rsidP="00923CB0">
      <w:pPr>
        <w:shd w:val="clear" w:color="auto" w:fill="FFFFFF" w:themeFill="background1"/>
        <w:spacing w:before="0" w:after="0" w:line="240" w:lineRule="auto"/>
        <w:ind w:firstLine="720"/>
        <w:jc w:val="both"/>
        <w:rPr>
          <w:lang w:val="en-GB"/>
        </w:rPr>
      </w:pPr>
    </w:p>
    <w:p w14:paraId="783421F7" w14:textId="35AE2C17" w:rsidR="00BD040C" w:rsidRPr="009957F6" w:rsidRDefault="00923CB0" w:rsidP="009957F6">
      <w:pPr>
        <w:shd w:val="clear" w:color="auto" w:fill="FFFFFF" w:themeFill="background1"/>
        <w:spacing w:before="0" w:after="0" w:line="240" w:lineRule="auto"/>
        <w:ind w:left="720"/>
        <w:jc w:val="both"/>
        <w:rPr>
          <w:rFonts w:ascii="Arial" w:eastAsia="MS Mincho" w:hAnsi="Arial" w:cs="Arial"/>
          <w:b/>
          <w:bCs/>
          <w:lang w:val="en-US"/>
        </w:rPr>
      </w:pPr>
      <w:r w:rsidRPr="00AC4FFE">
        <w:rPr>
          <w:lang w:val="en-GB"/>
        </w:rPr>
        <w:t xml:space="preserve">In the context of </w:t>
      </w:r>
      <w:r w:rsidRPr="00AC4FFE">
        <w:rPr>
          <w:i/>
          <w:iCs/>
          <w:lang w:val="en-GB"/>
        </w:rPr>
        <w:t>remedy*</w:t>
      </w:r>
      <w:r w:rsidRPr="00AC4FFE">
        <w:rPr>
          <w:lang w:val="en-GB"/>
        </w:rPr>
        <w:t xml:space="preserve"> for </w:t>
      </w:r>
      <w:r w:rsidR="00B86DC2" w:rsidRPr="00C60AA7">
        <w:rPr>
          <w:i/>
          <w:iCs/>
          <w:lang w:val="en-GB"/>
        </w:rPr>
        <w:t>The O</w:t>
      </w:r>
      <w:r w:rsidRPr="00C60AA7">
        <w:rPr>
          <w:i/>
          <w:iCs/>
          <w:lang w:val="en-GB"/>
        </w:rPr>
        <w:t>rganization</w:t>
      </w:r>
      <w:r w:rsidR="00B86DC2" w:rsidRPr="00C60AA7">
        <w:rPr>
          <w:i/>
          <w:iCs/>
          <w:lang w:val="en-GB"/>
        </w:rPr>
        <w:t>*</w:t>
      </w:r>
      <w:r w:rsidRPr="00AC4FFE">
        <w:rPr>
          <w:lang w:val="en-GB"/>
        </w:rPr>
        <w:t xml:space="preserve"> not involved in conversion but that ha</w:t>
      </w:r>
      <w:r w:rsidR="00B86DC2" w:rsidRPr="00AC4FFE">
        <w:rPr>
          <w:lang w:val="en-GB"/>
        </w:rPr>
        <w:t>s</w:t>
      </w:r>
      <w:r w:rsidRPr="00AC4FFE">
        <w:rPr>
          <w:lang w:val="en-GB"/>
        </w:rPr>
        <w:t xml:space="preserve"> acquired a management unit where conversion has taken place, such priority social harm includes all violations of human and customary rights, and </w:t>
      </w:r>
      <w:r w:rsidRPr="00AC4FFE">
        <w:rPr>
          <w:i/>
          <w:iCs/>
          <w:lang w:val="en-GB"/>
        </w:rPr>
        <w:t>conflicts</w:t>
      </w:r>
      <w:r w:rsidRPr="00AC4FFE">
        <w:rPr>
          <w:lang w:val="en-GB"/>
        </w:rPr>
        <w:t xml:space="preserve">* that have arisen while </w:t>
      </w:r>
      <w:r w:rsidRPr="00AC4FFE">
        <w:rPr>
          <w:i/>
          <w:iCs/>
          <w:lang w:val="en-GB"/>
        </w:rPr>
        <w:t>harm</w:t>
      </w:r>
      <w:r w:rsidRPr="00AC4FFE">
        <w:rPr>
          <w:lang w:val="en-GB"/>
        </w:rPr>
        <w:t xml:space="preserve">* was left unaddressed, especially those that are preventing </w:t>
      </w:r>
      <w:r w:rsidRPr="00AC4FFE">
        <w:rPr>
          <w:i/>
          <w:iCs/>
          <w:lang w:val="en-GB"/>
        </w:rPr>
        <w:t>remedy</w:t>
      </w:r>
      <w:r w:rsidRPr="00AC4FFE">
        <w:rPr>
          <w:lang w:val="en-GB"/>
        </w:rPr>
        <w:t>* from being initiated or achieved.</w:t>
      </w:r>
    </w:p>
    <w:p w14:paraId="65356FA9" w14:textId="77777777" w:rsidR="00BD040C" w:rsidRPr="00AC4FFE" w:rsidRDefault="00BD040C" w:rsidP="00923CB0">
      <w:pPr>
        <w:spacing w:before="0" w:after="0" w:line="240" w:lineRule="auto"/>
        <w:jc w:val="both"/>
        <w:rPr>
          <w:rFonts w:ascii="Arial" w:eastAsia="Times New Roman" w:hAnsi="Arial" w:cs="Arial"/>
          <w:b/>
          <w:bCs/>
          <w:lang w:val="en-US" w:eastAsia="en-GB"/>
        </w:rPr>
      </w:pPr>
    </w:p>
    <w:p w14:paraId="68F7B947" w14:textId="030801B0" w:rsidR="00923CB0" w:rsidRPr="00AC4FFE" w:rsidRDefault="00923CB0" w:rsidP="00923CB0">
      <w:pPr>
        <w:spacing w:before="0" w:after="0" w:line="240" w:lineRule="auto"/>
        <w:jc w:val="both"/>
        <w:rPr>
          <w:rFonts w:ascii="Arial" w:eastAsia="Times New Roman" w:hAnsi="Arial" w:cs="Arial"/>
          <w:lang w:val="en-US" w:eastAsia="en-GB"/>
        </w:rPr>
      </w:pPr>
      <w:r w:rsidRPr="00AC4FFE">
        <w:rPr>
          <w:rFonts w:ascii="Arial" w:eastAsia="Times New Roman" w:hAnsi="Arial" w:cs="Arial"/>
          <w:b/>
          <w:bCs/>
          <w:lang w:val="en-US" w:eastAsia="en-GB"/>
        </w:rPr>
        <w:t xml:space="preserve">Stakeholder: </w:t>
      </w:r>
      <w:r w:rsidRPr="00AC4FFE">
        <w:rPr>
          <w:rFonts w:ascii="Arial" w:eastAsia="Times New Roman" w:hAnsi="Arial" w:cs="Arial"/>
          <w:lang w:val="en-US" w:eastAsia="en-GB"/>
        </w:rPr>
        <w:t>See below:</w:t>
      </w:r>
    </w:p>
    <w:p w14:paraId="028BCF1C" w14:textId="77777777" w:rsidR="00923CB0" w:rsidRPr="00AC4FFE" w:rsidRDefault="00923CB0" w:rsidP="00923CB0">
      <w:pPr>
        <w:spacing w:before="0" w:after="0" w:line="240" w:lineRule="auto"/>
        <w:ind w:left="720"/>
        <w:jc w:val="both"/>
        <w:rPr>
          <w:rFonts w:ascii="Times New Roman" w:eastAsia="Times New Roman" w:hAnsi="Times New Roman" w:cs="Times New Roman"/>
          <w:i/>
          <w:iCs/>
          <w:lang w:val="en-GB" w:eastAsia="en-GB"/>
        </w:rPr>
      </w:pPr>
    </w:p>
    <w:p w14:paraId="48951161" w14:textId="7B921058" w:rsidR="00923CB0" w:rsidRPr="00AC4FFE" w:rsidRDefault="00923CB0" w:rsidP="00510772">
      <w:pPr>
        <w:numPr>
          <w:ilvl w:val="0"/>
          <w:numId w:val="49"/>
        </w:numPr>
        <w:spacing w:before="0" w:after="0" w:line="240" w:lineRule="auto"/>
        <w:jc w:val="both"/>
        <w:rPr>
          <w:rFonts w:ascii="Times New Roman" w:eastAsia="Times New Roman" w:hAnsi="Times New Roman" w:cs="Times New Roman"/>
          <w:i/>
          <w:iCs/>
          <w:lang w:val="en-GB" w:eastAsia="en-GB"/>
        </w:rPr>
      </w:pPr>
      <w:r w:rsidRPr="00AC4FFE">
        <w:rPr>
          <w:rFonts w:ascii="Arial" w:eastAsia="Times New Roman" w:hAnsi="Arial" w:cs="Arial"/>
          <w:b/>
          <w:bCs/>
          <w:color w:val="C00000"/>
          <w:lang w:val="en-US" w:eastAsia="en-GB"/>
        </w:rPr>
        <w:t>Affected stakeholders</w:t>
      </w:r>
      <w:r w:rsidRPr="00AC4FFE">
        <w:rPr>
          <w:rFonts w:ascii="Arial" w:eastAsia="Times New Roman" w:hAnsi="Arial" w:cs="Arial"/>
          <w:b/>
          <w:bCs/>
          <w:lang w:val="en-US" w:eastAsia="en-GB"/>
        </w:rPr>
        <w:t xml:space="preserve">: </w:t>
      </w:r>
      <w:r w:rsidRPr="00AC4FFE">
        <w:rPr>
          <w:rFonts w:ascii="Arial" w:eastAsia="Times New Roman" w:hAnsi="Arial" w:cs="Arial"/>
          <w:lang w:val="en-US" w:eastAsia="en-GB"/>
        </w:rPr>
        <w:t xml:space="preserve">Any person, group of persons or entity that is or is likely to be subject to the effects of the activities of a </w:t>
      </w:r>
      <w:r w:rsidRPr="00AC4FFE">
        <w:rPr>
          <w:rFonts w:ascii="Arial" w:eastAsia="Times New Roman" w:hAnsi="Arial" w:cs="Arial"/>
          <w:i/>
          <w:iCs/>
          <w:lang w:val="en-US" w:eastAsia="en-GB"/>
        </w:rPr>
        <w:t>management unit*</w:t>
      </w:r>
      <w:r w:rsidRPr="00AC4FFE">
        <w:rPr>
          <w:rFonts w:ascii="Arial" w:eastAsia="Times New Roman" w:hAnsi="Arial" w:cs="Arial"/>
          <w:lang w:val="en-US" w:eastAsia="en-GB"/>
        </w:rPr>
        <w:t xml:space="preserve">. Examples include, but are not restricted to (for example, in the case of downstream landowners), persons, groups of persons or entities located in the neighborhood of the </w:t>
      </w:r>
      <w:r w:rsidRPr="00AC4FFE">
        <w:rPr>
          <w:rFonts w:ascii="Arial" w:eastAsia="Times New Roman" w:hAnsi="Arial" w:cs="Arial"/>
          <w:i/>
          <w:iCs/>
          <w:lang w:val="en-US" w:eastAsia="en-GB"/>
        </w:rPr>
        <w:t>management unit*</w:t>
      </w:r>
      <w:r w:rsidRPr="00AC4FFE">
        <w:rPr>
          <w:rFonts w:ascii="Arial" w:eastAsia="Times New Roman" w:hAnsi="Arial" w:cs="Arial"/>
          <w:lang w:val="en-US" w:eastAsia="en-GB"/>
        </w:rPr>
        <w:t>.</w:t>
      </w:r>
      <w:r w:rsidRPr="00AC4FFE">
        <w:rPr>
          <w:rFonts w:ascii="Arial" w:eastAsia="Times New Roman" w:hAnsi="Arial" w:cs="Arial"/>
          <w:lang w:val="en-GB" w:eastAsia="en-GB"/>
        </w:rPr>
        <w:t> </w:t>
      </w:r>
      <w:r w:rsidRPr="00AC4FFE">
        <w:rPr>
          <w:rFonts w:ascii="Arial" w:eastAsia="Times New Roman" w:hAnsi="Arial" w:cs="Arial"/>
          <w:lang w:val="en-US" w:eastAsia="en-GB"/>
        </w:rPr>
        <w:t>The following are</w:t>
      </w:r>
      <w:r w:rsidR="009E6D93" w:rsidRPr="00AC4FFE">
        <w:rPr>
          <w:rFonts w:ascii="Arial" w:eastAsia="Times New Roman" w:hAnsi="Arial" w:cs="Arial"/>
          <w:lang w:val="en-US" w:eastAsia="en-GB"/>
        </w:rPr>
        <w:t xml:space="preserve"> additional</w:t>
      </w:r>
      <w:r w:rsidRPr="00AC4FFE">
        <w:rPr>
          <w:rFonts w:ascii="Arial" w:eastAsia="Times New Roman" w:hAnsi="Arial" w:cs="Arial"/>
          <w:lang w:val="en-US" w:eastAsia="en-GB"/>
        </w:rPr>
        <w:t xml:space="preserve"> examples of </w:t>
      </w:r>
      <w:r w:rsidRPr="00AC4FFE">
        <w:rPr>
          <w:rFonts w:ascii="Arial" w:eastAsia="Times New Roman" w:hAnsi="Arial" w:cs="Arial"/>
          <w:color w:val="C00000"/>
          <w:lang w:val="en-US" w:eastAsia="en-GB"/>
        </w:rPr>
        <w:t>affected stakeholders</w:t>
      </w:r>
      <w:r w:rsidRPr="00AC4FFE">
        <w:rPr>
          <w:rFonts w:ascii="Arial" w:eastAsia="Times New Roman" w:hAnsi="Arial" w:cs="Arial"/>
          <w:lang w:val="en-US" w:eastAsia="en-GB"/>
        </w:rPr>
        <w:t>:</w:t>
      </w:r>
      <w:r w:rsidRPr="00AC4FFE">
        <w:rPr>
          <w:rFonts w:ascii="Arial" w:eastAsia="Times New Roman" w:hAnsi="Arial" w:cs="Arial"/>
          <w:lang w:val="en-GB" w:eastAsia="en-GB"/>
        </w:rPr>
        <w:t> </w:t>
      </w:r>
    </w:p>
    <w:p w14:paraId="4E8CAA16" w14:textId="34311A3A" w:rsidR="002813A8" w:rsidRPr="00AC4FFE" w:rsidRDefault="002813A8" w:rsidP="00510772">
      <w:pPr>
        <w:numPr>
          <w:ilvl w:val="1"/>
          <w:numId w:val="49"/>
        </w:numPr>
        <w:spacing w:before="0" w:after="0" w:line="240" w:lineRule="auto"/>
        <w:contextualSpacing/>
        <w:jc w:val="both"/>
        <w:rPr>
          <w:rFonts w:ascii="Arial" w:eastAsia="MS Mincho" w:hAnsi="Arial" w:cs="Arial"/>
          <w:i/>
          <w:iCs/>
          <w:color w:val="5BC3F5" w:themeColor="accent5"/>
          <w:lang w:val="en-US"/>
        </w:rPr>
      </w:pPr>
      <w:r w:rsidRPr="00AC4FFE">
        <w:rPr>
          <w:rFonts w:ascii="Arial" w:eastAsia="MS Mincho" w:hAnsi="Arial" w:cs="Arial"/>
          <w:i/>
          <w:iCs/>
          <w:color w:val="5BC3F5" w:themeColor="accent5"/>
          <w:lang w:val="en-US"/>
        </w:rPr>
        <w:t>Impacted rights holders*</w:t>
      </w:r>
    </w:p>
    <w:p w14:paraId="57A3A34E" w14:textId="7FC99ED3" w:rsidR="002813A8" w:rsidRPr="00AC4FFE" w:rsidRDefault="002813A8" w:rsidP="00510772">
      <w:pPr>
        <w:numPr>
          <w:ilvl w:val="1"/>
          <w:numId w:val="49"/>
        </w:numPr>
        <w:spacing w:before="0" w:after="0" w:line="240" w:lineRule="auto"/>
        <w:contextualSpacing/>
        <w:jc w:val="both"/>
        <w:rPr>
          <w:rFonts w:ascii="Arial" w:eastAsia="MS Mincho" w:hAnsi="Arial" w:cs="Arial"/>
          <w:i/>
          <w:iCs/>
          <w:color w:val="7030A0"/>
          <w:lang w:val="en-US"/>
        </w:rPr>
      </w:pPr>
      <w:r w:rsidRPr="00AC4FFE">
        <w:rPr>
          <w:rFonts w:ascii="Arial" w:eastAsia="MS Mincho" w:hAnsi="Arial" w:cs="Arial"/>
          <w:i/>
          <w:iCs/>
          <w:color w:val="7030A0"/>
          <w:lang w:val="en-US"/>
        </w:rPr>
        <w:t>Affected rights holders*</w:t>
      </w:r>
    </w:p>
    <w:p w14:paraId="19C89687" w14:textId="4AF906F4" w:rsidR="00923CB0" w:rsidRPr="00AC4FFE" w:rsidRDefault="00923CB0" w:rsidP="00510772">
      <w:pPr>
        <w:numPr>
          <w:ilvl w:val="1"/>
          <w:numId w:val="49"/>
        </w:numPr>
        <w:spacing w:before="0" w:after="0" w:line="240" w:lineRule="auto"/>
        <w:contextualSpacing/>
        <w:jc w:val="both"/>
        <w:rPr>
          <w:rFonts w:ascii="Arial" w:eastAsia="MS Mincho" w:hAnsi="Arial" w:cs="Arial"/>
          <w:lang w:val="en-US"/>
        </w:rPr>
      </w:pPr>
      <w:r w:rsidRPr="00AC4FFE">
        <w:rPr>
          <w:rFonts w:ascii="Arial" w:eastAsia="Times New Roman" w:hAnsi="Arial" w:cs="Arial"/>
          <w:lang w:val="en-US"/>
        </w:rPr>
        <w:t>Local communities </w:t>
      </w:r>
    </w:p>
    <w:p w14:paraId="3F436CD2" w14:textId="77777777" w:rsidR="00923CB0" w:rsidRPr="00AC4FFE" w:rsidRDefault="00923CB0" w:rsidP="00510772">
      <w:pPr>
        <w:numPr>
          <w:ilvl w:val="1"/>
          <w:numId w:val="49"/>
        </w:numPr>
        <w:spacing w:before="0" w:after="0" w:line="240" w:lineRule="auto"/>
        <w:contextualSpacing/>
        <w:jc w:val="both"/>
        <w:rPr>
          <w:rFonts w:ascii="Arial" w:eastAsia="MS Mincho" w:hAnsi="Arial" w:cs="Arial"/>
          <w:lang w:val="en-US"/>
        </w:rPr>
      </w:pPr>
      <w:r w:rsidRPr="00AC4FFE">
        <w:rPr>
          <w:rFonts w:ascii="Arial" w:eastAsia="Times New Roman" w:hAnsi="Arial" w:cs="Arial"/>
          <w:lang w:val="en-US"/>
        </w:rPr>
        <w:t>Indigenous Peoples </w:t>
      </w:r>
    </w:p>
    <w:p w14:paraId="18B27B79" w14:textId="77777777" w:rsidR="00923CB0" w:rsidRPr="00AC4FFE" w:rsidRDefault="00923CB0" w:rsidP="00510772">
      <w:pPr>
        <w:numPr>
          <w:ilvl w:val="1"/>
          <w:numId w:val="49"/>
        </w:numPr>
        <w:spacing w:before="0" w:after="0" w:line="240" w:lineRule="auto"/>
        <w:contextualSpacing/>
        <w:jc w:val="both"/>
        <w:rPr>
          <w:rFonts w:ascii="Arial" w:eastAsia="MS Mincho" w:hAnsi="Arial" w:cs="Arial"/>
          <w:lang w:val="en-US"/>
        </w:rPr>
      </w:pPr>
      <w:r w:rsidRPr="00AC4FFE">
        <w:rPr>
          <w:rFonts w:ascii="Arial" w:eastAsia="Times New Roman" w:hAnsi="Arial" w:cs="Arial"/>
          <w:lang w:val="en-US"/>
        </w:rPr>
        <w:t>Workers </w:t>
      </w:r>
    </w:p>
    <w:p w14:paraId="123799DE" w14:textId="77777777" w:rsidR="00923CB0" w:rsidRPr="00AC4FFE" w:rsidRDefault="00923CB0" w:rsidP="00510772">
      <w:pPr>
        <w:numPr>
          <w:ilvl w:val="1"/>
          <w:numId w:val="49"/>
        </w:numPr>
        <w:spacing w:before="0" w:after="0" w:line="240" w:lineRule="auto"/>
        <w:contextualSpacing/>
        <w:jc w:val="both"/>
        <w:rPr>
          <w:rFonts w:ascii="Arial" w:eastAsia="MS Mincho" w:hAnsi="Arial" w:cs="Arial"/>
          <w:lang w:val="en-US"/>
        </w:rPr>
      </w:pPr>
      <w:r w:rsidRPr="00AC4FFE">
        <w:rPr>
          <w:rFonts w:ascii="Arial" w:eastAsia="Times New Roman" w:hAnsi="Arial" w:cs="Arial"/>
          <w:lang w:val="en-US"/>
        </w:rPr>
        <w:t>Forest dwellers </w:t>
      </w:r>
    </w:p>
    <w:p w14:paraId="7A168301" w14:textId="77777777" w:rsidR="00923CB0" w:rsidRPr="00AC4FFE" w:rsidRDefault="00923CB0" w:rsidP="00510772">
      <w:pPr>
        <w:numPr>
          <w:ilvl w:val="1"/>
          <w:numId w:val="49"/>
        </w:numPr>
        <w:spacing w:before="0" w:after="0" w:line="240" w:lineRule="auto"/>
        <w:contextualSpacing/>
        <w:jc w:val="both"/>
        <w:rPr>
          <w:rFonts w:ascii="Arial" w:eastAsia="MS Mincho" w:hAnsi="Arial" w:cs="Arial"/>
          <w:lang w:val="en-US"/>
        </w:rPr>
      </w:pPr>
      <w:r w:rsidRPr="00AC4FFE">
        <w:rPr>
          <w:rFonts w:ascii="Arial" w:eastAsia="Times New Roman" w:hAnsi="Arial" w:cs="Arial"/>
          <w:lang w:val="en-US"/>
        </w:rPr>
        <w:t>Neighbors </w:t>
      </w:r>
    </w:p>
    <w:p w14:paraId="4CACC7C1" w14:textId="77777777" w:rsidR="00923CB0" w:rsidRPr="00AC4FFE" w:rsidRDefault="00923CB0" w:rsidP="00510772">
      <w:pPr>
        <w:numPr>
          <w:ilvl w:val="1"/>
          <w:numId w:val="49"/>
        </w:numPr>
        <w:spacing w:before="0" w:after="0" w:line="240" w:lineRule="auto"/>
        <w:contextualSpacing/>
        <w:jc w:val="both"/>
        <w:rPr>
          <w:rFonts w:ascii="Arial" w:eastAsia="MS Mincho" w:hAnsi="Arial" w:cs="Arial"/>
          <w:lang w:val="en-US"/>
        </w:rPr>
      </w:pPr>
      <w:r w:rsidRPr="00AC4FFE">
        <w:rPr>
          <w:rFonts w:ascii="Arial" w:eastAsia="Times New Roman" w:hAnsi="Arial" w:cs="Arial"/>
          <w:lang w:val="en-US"/>
        </w:rPr>
        <w:t>Downstream landowners </w:t>
      </w:r>
    </w:p>
    <w:p w14:paraId="1B7823D6" w14:textId="77777777" w:rsidR="00923CB0" w:rsidRPr="00AC4FFE" w:rsidRDefault="00923CB0" w:rsidP="00510772">
      <w:pPr>
        <w:numPr>
          <w:ilvl w:val="1"/>
          <w:numId w:val="49"/>
        </w:numPr>
        <w:spacing w:before="0" w:after="0" w:line="240" w:lineRule="auto"/>
        <w:contextualSpacing/>
        <w:jc w:val="both"/>
        <w:rPr>
          <w:rFonts w:ascii="Arial" w:eastAsia="MS Mincho" w:hAnsi="Arial" w:cs="Arial"/>
          <w:lang w:val="en-US"/>
        </w:rPr>
      </w:pPr>
      <w:r w:rsidRPr="00AC4FFE">
        <w:rPr>
          <w:rFonts w:ascii="Arial" w:eastAsia="Times New Roman" w:hAnsi="Arial" w:cs="Arial"/>
          <w:lang w:val="en-US"/>
        </w:rPr>
        <w:t>Local processors </w:t>
      </w:r>
    </w:p>
    <w:p w14:paraId="6B0391B8" w14:textId="77777777" w:rsidR="00923CB0" w:rsidRPr="00AC4FFE" w:rsidRDefault="00923CB0" w:rsidP="00510772">
      <w:pPr>
        <w:numPr>
          <w:ilvl w:val="1"/>
          <w:numId w:val="49"/>
        </w:numPr>
        <w:spacing w:before="0" w:after="0" w:line="240" w:lineRule="auto"/>
        <w:contextualSpacing/>
        <w:jc w:val="both"/>
        <w:rPr>
          <w:rFonts w:ascii="Arial" w:eastAsia="MS Mincho" w:hAnsi="Arial" w:cs="Arial"/>
          <w:lang w:val="en-US"/>
        </w:rPr>
      </w:pPr>
      <w:r w:rsidRPr="00AC4FFE">
        <w:rPr>
          <w:rFonts w:ascii="Arial" w:eastAsia="Times New Roman" w:hAnsi="Arial" w:cs="Arial"/>
          <w:lang w:val="en-US"/>
        </w:rPr>
        <w:t>Local businesses </w:t>
      </w:r>
    </w:p>
    <w:p w14:paraId="02FA3CE7" w14:textId="77777777" w:rsidR="00923CB0" w:rsidRPr="00AC4FFE" w:rsidRDefault="00923CB0" w:rsidP="00510772">
      <w:pPr>
        <w:numPr>
          <w:ilvl w:val="1"/>
          <w:numId w:val="49"/>
        </w:numPr>
        <w:spacing w:before="0" w:after="0" w:line="240" w:lineRule="auto"/>
        <w:contextualSpacing/>
        <w:jc w:val="both"/>
        <w:rPr>
          <w:rFonts w:ascii="Arial" w:eastAsia="MS Mincho" w:hAnsi="Arial" w:cs="Arial"/>
          <w:lang w:val="en-US"/>
        </w:rPr>
      </w:pPr>
      <w:r w:rsidRPr="00AC4FFE">
        <w:rPr>
          <w:rFonts w:ascii="Arial" w:eastAsia="Times New Roman" w:hAnsi="Arial" w:cs="Arial"/>
          <w:lang w:val="en-US"/>
        </w:rPr>
        <w:t>Tenure and use rights holders, including landowners </w:t>
      </w:r>
    </w:p>
    <w:p w14:paraId="54FF2389" w14:textId="1A9E2E86" w:rsidR="00923CB0" w:rsidRPr="00AC4FFE" w:rsidRDefault="00923CB0" w:rsidP="00510772">
      <w:pPr>
        <w:numPr>
          <w:ilvl w:val="1"/>
          <w:numId w:val="49"/>
        </w:numPr>
        <w:spacing w:before="0" w:after="0" w:line="240" w:lineRule="auto"/>
        <w:contextualSpacing/>
        <w:jc w:val="both"/>
        <w:rPr>
          <w:rFonts w:ascii="Arial" w:eastAsia="MS Mincho" w:hAnsi="Arial" w:cs="Arial"/>
          <w:lang w:val="en-US"/>
        </w:rPr>
      </w:pPr>
      <w:r w:rsidRPr="00AC4FFE">
        <w:rPr>
          <w:rFonts w:ascii="Arial" w:eastAsia="Times New Roman" w:hAnsi="Arial" w:cs="Arial"/>
          <w:lang w:val="en-US"/>
        </w:rPr>
        <w:t xml:space="preserve">Organizations authorized or known to act on behalf of </w:t>
      </w:r>
      <w:r w:rsidRPr="00AC4FFE">
        <w:rPr>
          <w:rFonts w:ascii="Arial" w:eastAsia="Times New Roman" w:hAnsi="Arial" w:cs="Arial"/>
          <w:color w:val="C00000"/>
          <w:lang w:val="en-US"/>
        </w:rPr>
        <w:t>affected stakeholders</w:t>
      </w:r>
      <w:r w:rsidRPr="00AC4FFE">
        <w:rPr>
          <w:rFonts w:ascii="Arial" w:eastAsia="Times New Roman" w:hAnsi="Arial" w:cs="Arial"/>
          <w:lang w:val="en-US"/>
        </w:rPr>
        <w:t>, for example social and environmental NGOs, labor unions, etc. </w:t>
      </w:r>
      <w:r w:rsidRPr="00AC4FFE">
        <w:rPr>
          <w:rFonts w:ascii="Arial" w:eastAsia="Times New Roman" w:hAnsi="Arial" w:cs="Arial"/>
          <w:i/>
          <w:iCs/>
          <w:lang w:val="en-US"/>
        </w:rPr>
        <w:t xml:space="preserve">(Source: </w:t>
      </w:r>
      <w:r w:rsidR="002813A8" w:rsidRPr="00AC4FFE">
        <w:rPr>
          <w:rFonts w:ascii="Arial" w:eastAsia="Times New Roman" w:hAnsi="Arial" w:cs="Arial"/>
          <w:i/>
          <w:iCs/>
          <w:lang w:val="en-US"/>
        </w:rPr>
        <w:t xml:space="preserve">Adapted from </w:t>
      </w:r>
      <w:r w:rsidRPr="00AC4FFE">
        <w:rPr>
          <w:rFonts w:ascii="Arial" w:eastAsia="Times New Roman" w:hAnsi="Arial" w:cs="Arial"/>
          <w:i/>
          <w:iCs/>
          <w:lang w:val="en-US"/>
        </w:rPr>
        <w:t>FSC-STD-01-001 V5-2)</w:t>
      </w:r>
      <w:r w:rsidRPr="00AC4FFE">
        <w:rPr>
          <w:rFonts w:ascii="Arial" w:eastAsia="Times New Roman" w:hAnsi="Arial" w:cs="Arial"/>
          <w:lang w:val="en-US"/>
        </w:rPr>
        <w:t> </w:t>
      </w:r>
    </w:p>
    <w:p w14:paraId="5B0332C2" w14:textId="77777777" w:rsidR="00923CB0" w:rsidRPr="00AC4FFE" w:rsidRDefault="00923CB0" w:rsidP="00923CB0">
      <w:pPr>
        <w:spacing w:before="0" w:after="0" w:line="240" w:lineRule="auto"/>
        <w:ind w:left="720"/>
        <w:jc w:val="both"/>
        <w:rPr>
          <w:rFonts w:eastAsiaTheme="minorEastAsia"/>
          <w:color w:val="333333"/>
          <w:lang w:val="en-GB"/>
        </w:rPr>
      </w:pPr>
    </w:p>
    <w:p w14:paraId="24BF3437" w14:textId="77777777" w:rsidR="00923CB0" w:rsidRPr="00AC4FFE" w:rsidRDefault="00923CB0" w:rsidP="00923CB0">
      <w:pPr>
        <w:spacing w:before="0" w:after="0" w:line="240" w:lineRule="auto"/>
        <w:ind w:left="720"/>
        <w:jc w:val="both"/>
        <w:rPr>
          <w:rFonts w:eastAsiaTheme="minorEastAsia"/>
          <w:color w:val="333333"/>
          <w:lang w:val="en-GB"/>
        </w:rPr>
      </w:pPr>
      <w:r w:rsidRPr="00AC4FFE">
        <w:rPr>
          <w:rFonts w:eastAsiaTheme="minorEastAsia"/>
          <w:color w:val="333333"/>
          <w:lang w:val="en-GB"/>
        </w:rPr>
        <w:t xml:space="preserve">NOTE: For the purpose of this document, this definition refers to the effects of the </w:t>
      </w:r>
      <w:r w:rsidRPr="00AC4FFE">
        <w:rPr>
          <w:rFonts w:eastAsiaTheme="minorEastAsia"/>
          <w:i/>
          <w:iCs/>
          <w:color w:val="333333"/>
          <w:lang w:val="en-GB"/>
        </w:rPr>
        <w:t>conversion</w:t>
      </w:r>
      <w:r w:rsidRPr="00AC4FFE">
        <w:rPr>
          <w:rFonts w:eastAsiaTheme="minorEastAsia"/>
          <w:color w:val="333333"/>
          <w:lang w:val="en-GB"/>
        </w:rPr>
        <w:t xml:space="preserve">* activities in the </w:t>
      </w:r>
      <w:r w:rsidRPr="00AC4FFE">
        <w:rPr>
          <w:rFonts w:eastAsiaTheme="minorEastAsia"/>
          <w:i/>
          <w:iCs/>
          <w:color w:val="333333"/>
          <w:lang w:val="en-GB"/>
        </w:rPr>
        <w:t>management unit</w:t>
      </w:r>
      <w:r w:rsidRPr="00AC4FFE">
        <w:rPr>
          <w:rFonts w:eastAsiaTheme="minorEastAsia"/>
          <w:color w:val="333333"/>
          <w:lang w:val="en-GB"/>
        </w:rPr>
        <w:t xml:space="preserve">* and/or </w:t>
      </w:r>
      <w:r w:rsidRPr="00AC4FFE">
        <w:rPr>
          <w:rFonts w:eastAsiaTheme="minorEastAsia"/>
          <w:i/>
          <w:iCs/>
          <w:color w:val="333333"/>
          <w:lang w:val="en-GB"/>
        </w:rPr>
        <w:t>unacceptable activities</w:t>
      </w:r>
      <w:r w:rsidRPr="00AC4FFE">
        <w:rPr>
          <w:rFonts w:eastAsiaTheme="minorEastAsia"/>
          <w:color w:val="333333"/>
          <w:lang w:val="en-GB"/>
        </w:rPr>
        <w:t xml:space="preserve">* by the </w:t>
      </w:r>
      <w:r w:rsidRPr="00AC4FFE">
        <w:rPr>
          <w:rFonts w:eastAsiaTheme="minorEastAsia"/>
          <w:i/>
          <w:iCs/>
          <w:color w:val="333333"/>
          <w:lang w:val="en-GB"/>
        </w:rPr>
        <w:t>corporate group</w:t>
      </w:r>
      <w:r w:rsidRPr="00AC4FFE">
        <w:rPr>
          <w:rFonts w:eastAsiaTheme="minorEastAsia"/>
          <w:color w:val="333333"/>
          <w:lang w:val="en-GB"/>
        </w:rPr>
        <w:t xml:space="preserve">*. </w:t>
      </w:r>
    </w:p>
    <w:p w14:paraId="5642DF7F" w14:textId="77777777" w:rsidR="00923CB0" w:rsidRPr="00AC4FFE" w:rsidRDefault="00923CB0" w:rsidP="00923CB0">
      <w:pPr>
        <w:spacing w:before="0" w:after="0" w:line="240" w:lineRule="auto"/>
        <w:ind w:left="720"/>
        <w:jc w:val="both"/>
        <w:rPr>
          <w:rFonts w:ascii="Cambria" w:eastAsia="MS Mincho" w:hAnsi="Cambria" w:cs="Arial"/>
          <w:b/>
          <w:bCs/>
          <w:lang w:val="en-GB" w:eastAsia="en-GB"/>
        </w:rPr>
      </w:pPr>
    </w:p>
    <w:p w14:paraId="5E84E9D8" w14:textId="77777777" w:rsidR="00923CB0" w:rsidRPr="00AC4FFE" w:rsidRDefault="00923CB0" w:rsidP="00510772">
      <w:pPr>
        <w:numPr>
          <w:ilvl w:val="0"/>
          <w:numId w:val="49"/>
        </w:numPr>
        <w:spacing w:before="0" w:after="0" w:line="240" w:lineRule="auto"/>
        <w:jc w:val="both"/>
        <w:rPr>
          <w:rFonts w:ascii="Cambria" w:eastAsia="MS Mincho" w:hAnsi="Cambria" w:cs="Arial"/>
          <w:b/>
          <w:bCs/>
          <w:lang w:val="en-GB" w:eastAsia="en-GB"/>
        </w:rPr>
      </w:pPr>
      <w:r w:rsidRPr="00AC4FFE">
        <w:rPr>
          <w:rFonts w:ascii="Arial" w:eastAsia="Times New Roman" w:hAnsi="Arial" w:cs="Arial"/>
          <w:b/>
          <w:bCs/>
          <w:color w:val="B57E00" w:themeColor="accent3" w:themeShade="BF"/>
          <w:lang w:val="en-US" w:eastAsia="en-GB"/>
        </w:rPr>
        <w:t>Interested stakeholders</w:t>
      </w:r>
      <w:r w:rsidRPr="00AC4FFE">
        <w:rPr>
          <w:rFonts w:ascii="Arial" w:eastAsia="Times New Roman" w:hAnsi="Arial" w:cs="Arial"/>
          <w:b/>
          <w:bCs/>
          <w:lang w:val="en-US" w:eastAsia="en-GB"/>
        </w:rPr>
        <w:t>:</w:t>
      </w:r>
      <w:r w:rsidRPr="00AC4FFE">
        <w:rPr>
          <w:rFonts w:ascii="Arial" w:eastAsia="Times New Roman" w:hAnsi="Arial" w:cs="Arial"/>
          <w:lang w:val="en-US" w:eastAsia="en-GB"/>
        </w:rPr>
        <w:t xml:space="preserve"> Any person, group of persons, or entity that has shown an</w:t>
      </w:r>
      <w:r w:rsidRPr="00AC4FFE">
        <w:rPr>
          <w:rFonts w:ascii="Arial" w:eastAsia="Times New Roman" w:hAnsi="Arial" w:cs="Arial"/>
          <w:lang w:val="en-GB" w:eastAsia="en-GB"/>
        </w:rPr>
        <w:t> </w:t>
      </w:r>
      <w:r w:rsidRPr="00AC4FFE">
        <w:rPr>
          <w:rFonts w:ascii="Arial" w:eastAsia="Times New Roman" w:hAnsi="Arial" w:cs="Arial"/>
          <w:lang w:val="en-US" w:eastAsia="en-GB"/>
        </w:rPr>
        <w:t>interest, or is known to have an interest, in the activities of the organization.</w:t>
      </w:r>
      <w:r w:rsidRPr="00AC4FFE">
        <w:rPr>
          <w:rFonts w:ascii="Arial" w:eastAsia="Times New Roman" w:hAnsi="Arial" w:cs="Arial"/>
          <w:lang w:val="en-GB" w:eastAsia="en-GB"/>
        </w:rPr>
        <w:t> </w:t>
      </w:r>
      <w:r w:rsidRPr="00AC4FFE">
        <w:rPr>
          <w:rFonts w:ascii="Arial" w:eastAsia="Times New Roman" w:hAnsi="Arial" w:cs="Arial"/>
          <w:i/>
          <w:iCs/>
          <w:lang w:val="en-US" w:eastAsia="en-GB"/>
        </w:rPr>
        <w:t>(Adapted from FSC-STD-01-001 V5-2)</w:t>
      </w:r>
      <w:r w:rsidRPr="00AC4FFE">
        <w:rPr>
          <w:rFonts w:ascii="Arial" w:eastAsia="Times New Roman" w:hAnsi="Arial" w:cs="Arial"/>
          <w:lang w:val="en-GB" w:eastAsia="en-GB"/>
        </w:rPr>
        <w:t> </w:t>
      </w:r>
    </w:p>
    <w:p w14:paraId="2C0BF416" w14:textId="77777777" w:rsidR="00923CB0" w:rsidRPr="00AC4FFE" w:rsidRDefault="00923CB0" w:rsidP="00923CB0">
      <w:pPr>
        <w:spacing w:before="0" w:after="0" w:line="240" w:lineRule="auto"/>
        <w:jc w:val="both"/>
        <w:rPr>
          <w:rFonts w:ascii="Times New Roman" w:eastAsia="Times New Roman" w:hAnsi="Times New Roman" w:cs="Times New Roman"/>
          <w:b/>
          <w:bCs/>
          <w:lang w:val="en-US" w:eastAsia="en-GB"/>
        </w:rPr>
      </w:pPr>
    </w:p>
    <w:p w14:paraId="619FCA0E" w14:textId="77777777" w:rsidR="00923CB0" w:rsidRPr="00AC4FFE" w:rsidRDefault="00923CB0" w:rsidP="00923CB0">
      <w:pPr>
        <w:shd w:val="clear" w:color="auto" w:fill="FFFFFF" w:themeFill="background1"/>
        <w:spacing w:before="0" w:after="0" w:line="240" w:lineRule="auto"/>
        <w:jc w:val="both"/>
        <w:rPr>
          <w:rFonts w:ascii="Arial" w:eastAsia="MS Mincho" w:hAnsi="Arial" w:cs="Arial"/>
          <w:lang w:val="en-US"/>
        </w:rPr>
      </w:pPr>
      <w:r w:rsidRPr="00AC4FFE">
        <w:rPr>
          <w:rFonts w:ascii="Arial" w:eastAsia="MS Mincho" w:hAnsi="Arial" w:cs="Arial"/>
          <w:b/>
          <w:bCs/>
          <w:lang w:val="en-US"/>
        </w:rPr>
        <w:t xml:space="preserve">Substitution: </w:t>
      </w:r>
      <w:r w:rsidRPr="00AC4FFE">
        <w:rPr>
          <w:rFonts w:ascii="Arial" w:eastAsia="MS Mincho" w:hAnsi="Arial" w:cs="Arial"/>
          <w:lang w:val="en-US"/>
        </w:rPr>
        <w:t>Refer to the sub-definition under Restoration / Ecological Restoration in this Glossary.</w:t>
      </w:r>
    </w:p>
    <w:p w14:paraId="4A1761AA" w14:textId="77777777" w:rsidR="00923CB0" w:rsidRPr="00AC4FFE" w:rsidRDefault="00923CB0" w:rsidP="00923CB0">
      <w:pPr>
        <w:spacing w:before="0" w:after="0" w:line="240" w:lineRule="auto"/>
        <w:jc w:val="both"/>
        <w:rPr>
          <w:rFonts w:ascii="Arial" w:eastAsia="MS Mincho" w:hAnsi="Arial" w:cs="Arial"/>
          <w:b/>
          <w:bCs/>
          <w:i/>
          <w:iCs/>
          <w:lang w:val="en-US" w:eastAsia="en-GB"/>
        </w:rPr>
      </w:pPr>
    </w:p>
    <w:p w14:paraId="7E0A83C8" w14:textId="77777777" w:rsidR="00923CB0" w:rsidRPr="00AC4FFE" w:rsidRDefault="00923CB0" w:rsidP="00923CB0">
      <w:pPr>
        <w:shd w:val="clear" w:color="auto" w:fill="FFFFFF" w:themeFill="background1"/>
        <w:spacing w:before="0" w:after="0" w:line="240" w:lineRule="auto"/>
        <w:jc w:val="both"/>
        <w:rPr>
          <w:rFonts w:ascii="Arial" w:eastAsia="MS Mincho" w:hAnsi="Arial" w:cs="Arial"/>
          <w:lang w:val="en-US"/>
        </w:rPr>
      </w:pPr>
      <w:r w:rsidRPr="00AC4FFE">
        <w:rPr>
          <w:rFonts w:ascii="Arial" w:eastAsia="MS Mincho" w:hAnsi="Arial" w:cs="Arial"/>
          <w:b/>
          <w:bCs/>
          <w:lang w:val="en-US"/>
        </w:rPr>
        <w:t>Tenure</w:t>
      </w:r>
      <w:r w:rsidRPr="00AC4FFE">
        <w:rPr>
          <w:rFonts w:ascii="Arial" w:eastAsia="MS Mincho" w:hAnsi="Arial" w:cs="Arial"/>
          <w:lang w:val="en-US"/>
        </w:rPr>
        <w:t xml:space="preserve">: Socially defined agreements held by individuals or groups, recognized by legal statutes or customary practice, regarding the ‘bundle of rights and duties’ of ownership, holding, access and/or usage of a particular land unit or the associated resources there within (such as individual trees, plant species, </w:t>
      </w:r>
      <w:r w:rsidRPr="00AC4FFE">
        <w:rPr>
          <w:rFonts w:ascii="Arial" w:eastAsia="MS Mincho" w:hAnsi="Arial" w:cs="Arial"/>
          <w:lang w:val="en-US"/>
        </w:rPr>
        <w:lastRenderedPageBreak/>
        <w:t>water, minerals, etc.) (Source: World Conservation Union (IUCN). Glossary definitions as provided on IUCN website). (</w:t>
      </w:r>
      <w:r w:rsidRPr="00AC4FFE">
        <w:rPr>
          <w:rFonts w:ascii="Arial" w:eastAsia="MS Mincho" w:hAnsi="Arial" w:cs="Arial"/>
          <w:i/>
          <w:iCs/>
          <w:lang w:val="en-US"/>
        </w:rPr>
        <w:t>Source: FSC-STD-01-001 V5-2</w:t>
      </w:r>
      <w:r w:rsidRPr="00AC4FFE">
        <w:rPr>
          <w:rFonts w:ascii="Arial" w:eastAsia="MS Mincho" w:hAnsi="Arial" w:cs="Arial"/>
          <w:lang w:val="en-US"/>
        </w:rPr>
        <w:t>)</w:t>
      </w:r>
    </w:p>
    <w:p w14:paraId="746E855E" w14:textId="77777777" w:rsidR="00923CB0" w:rsidRPr="00AC4FFE" w:rsidRDefault="00923CB0" w:rsidP="00923CB0">
      <w:pPr>
        <w:spacing w:before="0" w:after="0" w:line="240" w:lineRule="auto"/>
        <w:jc w:val="both"/>
        <w:rPr>
          <w:rFonts w:ascii="Arial" w:eastAsia="Times New Roman" w:hAnsi="Arial" w:cs="Arial"/>
          <w:lang w:val="en-GB" w:eastAsia="en-GB"/>
        </w:rPr>
      </w:pPr>
    </w:p>
    <w:p w14:paraId="337DE3DD" w14:textId="13BAE365" w:rsidR="00923CB0" w:rsidRPr="00AC4FFE" w:rsidRDefault="00923CB0" w:rsidP="00923CB0">
      <w:pPr>
        <w:shd w:val="clear" w:color="auto" w:fill="FFFFFF" w:themeFill="background1"/>
        <w:spacing w:before="0" w:after="0" w:line="240" w:lineRule="auto"/>
        <w:jc w:val="both"/>
        <w:rPr>
          <w:rFonts w:ascii="Arial" w:eastAsia="MS Mincho" w:hAnsi="Arial" w:cs="Arial"/>
          <w:b/>
          <w:bCs/>
          <w:lang w:val="en-US"/>
        </w:rPr>
      </w:pPr>
      <w:r w:rsidRPr="00AC4FFE">
        <w:rPr>
          <w:rFonts w:ascii="Arial" w:eastAsia="MS Mincho" w:hAnsi="Arial" w:cs="Arial"/>
          <w:b/>
          <w:bCs/>
          <w:lang w:val="en-US"/>
        </w:rPr>
        <w:t>The Organization</w:t>
      </w:r>
      <w:r w:rsidRPr="00AC4FFE">
        <w:rPr>
          <w:rFonts w:ascii="Arial" w:eastAsia="MS Mincho" w:hAnsi="Arial" w:cs="Arial"/>
          <w:lang w:val="en-US"/>
        </w:rPr>
        <w:t>: The person or entity holding or applying for certification and therefore responsible for demonstrating compliance with the requirements upon which FSC certification is based (Source: FSC-STD-01-001 V5-2.) </w:t>
      </w:r>
    </w:p>
    <w:p w14:paraId="7F9B5844" w14:textId="77777777" w:rsidR="00923CB0" w:rsidRPr="00AC4FFE" w:rsidRDefault="00923CB0" w:rsidP="00923CB0">
      <w:pPr>
        <w:shd w:val="clear" w:color="auto" w:fill="FFFFFF" w:themeFill="background1"/>
        <w:spacing w:before="0" w:after="0" w:line="240" w:lineRule="auto"/>
        <w:jc w:val="both"/>
        <w:rPr>
          <w:rFonts w:ascii="Arial" w:eastAsia="MS Mincho" w:hAnsi="Arial" w:cs="Arial"/>
          <w:lang w:val="en-US"/>
        </w:rPr>
      </w:pPr>
    </w:p>
    <w:p w14:paraId="059637BF" w14:textId="77777777" w:rsidR="00923CB0" w:rsidRPr="00AC4FFE" w:rsidRDefault="00923CB0" w:rsidP="00923CB0">
      <w:pPr>
        <w:shd w:val="clear" w:color="auto" w:fill="FFFFFF" w:themeFill="background1"/>
        <w:spacing w:before="0" w:after="0" w:line="240" w:lineRule="auto"/>
        <w:jc w:val="both"/>
        <w:rPr>
          <w:rFonts w:ascii="Arial" w:eastAsia="MS Mincho" w:hAnsi="Arial" w:cs="Arial"/>
          <w:lang w:val="en-US"/>
        </w:rPr>
      </w:pPr>
      <w:r w:rsidRPr="00AC4FFE">
        <w:rPr>
          <w:rFonts w:ascii="Arial" w:eastAsia="MS Mincho" w:hAnsi="Arial" w:cs="Arial"/>
          <w:b/>
          <w:bCs/>
          <w:lang w:val="en-US"/>
        </w:rPr>
        <w:t>Third Party Verifier</w:t>
      </w:r>
      <w:r w:rsidRPr="00AC4FFE">
        <w:rPr>
          <w:rFonts w:ascii="Arial" w:eastAsia="MS Mincho" w:hAnsi="Arial" w:cs="Arial"/>
          <w:lang w:val="en-US"/>
        </w:rPr>
        <w:t xml:space="preserve">: An independent, third party entity approved by FSC International with expertise in environmental and social </w:t>
      </w:r>
      <w:r w:rsidRPr="00AC4FFE">
        <w:rPr>
          <w:rFonts w:ascii="Arial" w:eastAsia="MS Mincho" w:hAnsi="Arial" w:cs="Arial"/>
          <w:i/>
          <w:iCs/>
          <w:lang w:val="en-US"/>
        </w:rPr>
        <w:t>harm</w:t>
      </w:r>
      <w:r w:rsidRPr="00AC4FFE">
        <w:rPr>
          <w:rFonts w:ascii="Arial" w:eastAsia="MS Mincho" w:hAnsi="Arial" w:cs="Arial"/>
          <w:lang w:val="en-US"/>
        </w:rPr>
        <w:t xml:space="preserve">* and </w:t>
      </w:r>
      <w:r w:rsidRPr="00AC4FFE">
        <w:rPr>
          <w:rFonts w:ascii="Arial" w:eastAsia="MS Mincho" w:hAnsi="Arial" w:cs="Arial"/>
          <w:i/>
          <w:iCs/>
          <w:lang w:val="en-US"/>
        </w:rPr>
        <w:t>remedy</w:t>
      </w:r>
      <w:r w:rsidRPr="00AC4FFE">
        <w:rPr>
          <w:rFonts w:ascii="Arial" w:eastAsia="MS Mincho" w:hAnsi="Arial" w:cs="Arial"/>
          <w:lang w:val="en-US"/>
        </w:rPr>
        <w:t>* required to verify conformity of remedy processes. (</w:t>
      </w:r>
      <w:r w:rsidRPr="00AC4FFE">
        <w:rPr>
          <w:rFonts w:ascii="Arial" w:eastAsia="MS Mincho" w:hAnsi="Arial" w:cs="Arial"/>
          <w:i/>
          <w:iCs/>
          <w:lang w:val="en-US"/>
        </w:rPr>
        <w:t>Source: FSC-POL-01-007 V1-0</w:t>
      </w:r>
      <w:r w:rsidRPr="00AC4FFE">
        <w:rPr>
          <w:rFonts w:ascii="Arial" w:eastAsia="Times New Roman" w:hAnsi="Arial" w:cs="Arial"/>
          <w:lang w:val="en-US" w:eastAsia="en-GB"/>
        </w:rPr>
        <w:t>)</w:t>
      </w:r>
    </w:p>
    <w:p w14:paraId="6EE5446B" w14:textId="77777777" w:rsidR="00923CB0" w:rsidRPr="00AC4FFE" w:rsidRDefault="00923CB0" w:rsidP="00923CB0">
      <w:pPr>
        <w:shd w:val="clear" w:color="auto" w:fill="FFFFFF" w:themeFill="background1"/>
        <w:spacing w:before="0" w:after="0" w:line="240" w:lineRule="auto"/>
        <w:jc w:val="both"/>
        <w:rPr>
          <w:rFonts w:ascii="Arial" w:eastAsia="MS Mincho" w:hAnsi="Arial" w:cs="Arial"/>
          <w:lang w:val="en-US"/>
        </w:rPr>
      </w:pPr>
    </w:p>
    <w:p w14:paraId="6C7EB940" w14:textId="77777777" w:rsidR="00923CB0" w:rsidRPr="00AC4FFE" w:rsidRDefault="00923CB0" w:rsidP="00923CB0">
      <w:pPr>
        <w:shd w:val="clear" w:color="auto" w:fill="FFFFFF" w:themeFill="background1"/>
        <w:spacing w:before="0" w:after="0" w:line="240" w:lineRule="auto"/>
        <w:jc w:val="both"/>
        <w:rPr>
          <w:rFonts w:ascii="Arial" w:eastAsia="MS Mincho" w:hAnsi="Arial" w:cs="Arial"/>
          <w:lang w:val="en-US"/>
        </w:rPr>
      </w:pPr>
      <w:r w:rsidRPr="00AC4FFE">
        <w:rPr>
          <w:rFonts w:ascii="Arial" w:eastAsia="MS Mincho" w:hAnsi="Arial" w:cs="Arial"/>
          <w:lang w:val="en-US"/>
        </w:rPr>
        <w:t xml:space="preserve">NOTE: From the certification stage onwards, FSC-accredited certification bodies can also act as </w:t>
      </w:r>
      <w:r w:rsidRPr="00AC4FFE">
        <w:rPr>
          <w:rFonts w:ascii="Arial" w:eastAsia="MS Mincho" w:hAnsi="Arial" w:cs="Arial"/>
          <w:i/>
          <w:iCs/>
          <w:lang w:val="en-US"/>
        </w:rPr>
        <w:t>Third Party Verifiers*</w:t>
      </w:r>
      <w:r w:rsidRPr="00AC4FFE">
        <w:rPr>
          <w:rFonts w:ascii="Arial" w:eastAsia="MS Mincho" w:hAnsi="Arial" w:cs="Arial"/>
          <w:lang w:val="en-US"/>
        </w:rPr>
        <w:t xml:space="preserve">; however the certification body certifying an organization cannot have acted as a </w:t>
      </w:r>
      <w:r w:rsidRPr="00AC4FFE">
        <w:rPr>
          <w:rFonts w:ascii="Arial" w:eastAsia="MS Mincho" w:hAnsi="Arial" w:cs="Arial"/>
          <w:i/>
          <w:iCs/>
          <w:lang w:val="en-US"/>
        </w:rPr>
        <w:t xml:space="preserve">Third Party Verifier* </w:t>
      </w:r>
      <w:r w:rsidRPr="00AC4FFE">
        <w:rPr>
          <w:rFonts w:ascii="Arial" w:eastAsia="MS Mincho" w:hAnsi="Arial" w:cs="Arial"/>
          <w:lang w:val="en-US"/>
        </w:rPr>
        <w:t>for their client before the certification stage.</w:t>
      </w:r>
    </w:p>
    <w:p w14:paraId="5495BA2B" w14:textId="77777777" w:rsidR="00923CB0" w:rsidRPr="00AC4FFE" w:rsidRDefault="00923CB0" w:rsidP="00923CB0">
      <w:pPr>
        <w:shd w:val="clear" w:color="auto" w:fill="FFFFFF" w:themeFill="background1"/>
        <w:spacing w:before="0" w:after="0" w:line="240" w:lineRule="auto"/>
        <w:jc w:val="both"/>
        <w:rPr>
          <w:rFonts w:ascii="Arial" w:eastAsia="MS Mincho" w:hAnsi="Arial" w:cs="Arial"/>
          <w:b/>
          <w:bCs/>
          <w:lang w:val="en-US"/>
        </w:rPr>
      </w:pPr>
    </w:p>
    <w:p w14:paraId="0F13EF72" w14:textId="77777777" w:rsidR="00923CB0" w:rsidRPr="00AC4FFE" w:rsidRDefault="00923CB0" w:rsidP="00923CB0">
      <w:pPr>
        <w:shd w:val="clear" w:color="auto" w:fill="FFFFFF" w:themeFill="background1"/>
        <w:spacing w:before="0" w:after="0" w:line="240" w:lineRule="auto"/>
        <w:jc w:val="both"/>
        <w:rPr>
          <w:rFonts w:ascii="Arial" w:eastAsia="MS Mincho" w:hAnsi="Arial" w:cs="Arial"/>
          <w:lang w:val="en-US"/>
        </w:rPr>
      </w:pPr>
      <w:r w:rsidRPr="00AC4FFE">
        <w:rPr>
          <w:rFonts w:ascii="Arial" w:eastAsia="MS Mincho" w:hAnsi="Arial" w:cs="Arial"/>
          <w:b/>
          <w:bCs/>
          <w:lang w:val="en-US"/>
        </w:rPr>
        <w:t xml:space="preserve">Threshold: </w:t>
      </w:r>
      <w:r w:rsidRPr="00AC4FFE">
        <w:rPr>
          <w:rFonts w:ascii="Arial" w:eastAsia="MS Mincho" w:hAnsi="Arial" w:cs="Arial"/>
          <w:lang w:val="en-US"/>
        </w:rPr>
        <w:t>See below:</w:t>
      </w:r>
    </w:p>
    <w:p w14:paraId="0AD5AA81" w14:textId="77777777" w:rsidR="00923CB0" w:rsidRPr="00AC4FFE" w:rsidRDefault="00923CB0" w:rsidP="00923CB0">
      <w:pPr>
        <w:shd w:val="clear" w:color="auto" w:fill="FFFFFF" w:themeFill="background1"/>
        <w:spacing w:before="0" w:after="0" w:line="240" w:lineRule="auto"/>
        <w:jc w:val="both"/>
        <w:rPr>
          <w:rFonts w:ascii="Arial" w:eastAsia="MS Mincho" w:hAnsi="Arial" w:cs="Arial"/>
          <w:b/>
          <w:bCs/>
          <w:lang w:val="en-US"/>
        </w:rPr>
      </w:pPr>
    </w:p>
    <w:p w14:paraId="41FAD248" w14:textId="77777777" w:rsidR="00923CB0" w:rsidRPr="00AC4FFE" w:rsidRDefault="00923CB0" w:rsidP="00510772">
      <w:pPr>
        <w:numPr>
          <w:ilvl w:val="0"/>
          <w:numId w:val="48"/>
        </w:numPr>
        <w:spacing w:before="0" w:after="0" w:line="240" w:lineRule="auto"/>
        <w:contextualSpacing/>
        <w:jc w:val="both"/>
        <w:rPr>
          <w:rFonts w:ascii="Arial" w:eastAsia="Times New Roman" w:hAnsi="Arial" w:cs="Arial"/>
          <w:lang w:val="en-US"/>
        </w:rPr>
      </w:pPr>
      <w:r w:rsidRPr="00AC4FFE">
        <w:rPr>
          <w:rFonts w:ascii="Arial" w:eastAsia="Times New Roman" w:hAnsi="Arial" w:cs="Arial"/>
          <w:b/>
          <w:bCs/>
          <w:lang w:val="en-US"/>
        </w:rPr>
        <w:t xml:space="preserve">Association Threshold: </w:t>
      </w:r>
      <w:r w:rsidRPr="00AC4FFE">
        <w:rPr>
          <w:rFonts w:ascii="Arial" w:eastAsia="Times New Roman" w:hAnsi="Arial" w:cs="Arial"/>
          <w:lang w:val="en-US"/>
        </w:rPr>
        <w:t xml:space="preserve">The threshold specifies the minimum </w:t>
      </w:r>
      <w:r w:rsidRPr="00AC4FFE">
        <w:rPr>
          <w:rFonts w:ascii="Arial" w:eastAsia="Times New Roman" w:hAnsi="Arial" w:cs="Arial"/>
          <w:i/>
          <w:iCs/>
          <w:lang w:val="en-US"/>
        </w:rPr>
        <w:t>remedy*</w:t>
      </w:r>
      <w:r w:rsidRPr="00AC4FFE">
        <w:rPr>
          <w:rFonts w:ascii="Arial" w:eastAsia="Times New Roman" w:hAnsi="Arial" w:cs="Arial"/>
          <w:lang w:val="en-US"/>
        </w:rPr>
        <w:t xml:space="preserve"> stage that a </w:t>
      </w:r>
      <w:r w:rsidRPr="00AC4FFE">
        <w:rPr>
          <w:rFonts w:ascii="Arial" w:eastAsia="Times New Roman" w:hAnsi="Arial" w:cs="Arial"/>
          <w:i/>
          <w:iCs/>
          <w:lang w:val="en-US"/>
        </w:rPr>
        <w:t>corporate</w:t>
      </w:r>
      <w:r w:rsidRPr="00AC4FFE">
        <w:rPr>
          <w:rFonts w:ascii="Arial" w:eastAsia="Times New Roman" w:hAnsi="Arial" w:cs="Arial"/>
          <w:lang w:val="en-US"/>
        </w:rPr>
        <w:t xml:space="preserve"> </w:t>
      </w:r>
      <w:r w:rsidRPr="00AC4FFE">
        <w:rPr>
          <w:rFonts w:ascii="Arial" w:eastAsia="Times New Roman" w:hAnsi="Arial" w:cs="Arial"/>
          <w:i/>
          <w:iCs/>
          <w:lang w:val="en-US"/>
        </w:rPr>
        <w:t>group*</w:t>
      </w:r>
      <w:r w:rsidRPr="00AC4FFE">
        <w:rPr>
          <w:rFonts w:ascii="Arial" w:eastAsia="Times New Roman" w:hAnsi="Arial" w:cs="Arial"/>
          <w:lang w:val="en-US"/>
        </w:rPr>
        <w:t xml:space="preserve"> has to achieve to be eligible to associate with FSC. </w:t>
      </w:r>
    </w:p>
    <w:p w14:paraId="4E61EF91" w14:textId="77777777" w:rsidR="00923CB0" w:rsidRPr="00AC4FFE" w:rsidRDefault="00923CB0" w:rsidP="00510772">
      <w:pPr>
        <w:numPr>
          <w:ilvl w:val="1"/>
          <w:numId w:val="48"/>
        </w:numPr>
        <w:spacing w:before="0" w:after="0" w:line="240" w:lineRule="auto"/>
        <w:contextualSpacing/>
        <w:jc w:val="both"/>
        <w:rPr>
          <w:rFonts w:ascii="Arial" w:eastAsia="Times New Roman" w:hAnsi="Arial" w:cs="Arial"/>
          <w:lang w:val="en-US"/>
        </w:rPr>
      </w:pPr>
      <w:r w:rsidRPr="00AC4FFE">
        <w:rPr>
          <w:rFonts w:ascii="Arial" w:eastAsia="Times New Roman" w:hAnsi="Arial" w:cs="Arial"/>
          <w:i/>
          <w:iCs/>
          <w:lang w:val="en-US"/>
        </w:rPr>
        <w:t>Association threshold*</w:t>
      </w:r>
      <w:r w:rsidRPr="00AC4FFE">
        <w:rPr>
          <w:rFonts w:ascii="Arial" w:eastAsia="Times New Roman" w:hAnsi="Arial" w:cs="Arial"/>
          <w:lang w:val="en-US"/>
        </w:rPr>
        <w:t xml:space="preserve"> for </w:t>
      </w:r>
      <w:r w:rsidRPr="00AC4FFE">
        <w:rPr>
          <w:rFonts w:ascii="Arial" w:eastAsia="Times New Roman" w:hAnsi="Arial" w:cs="Arial"/>
          <w:i/>
          <w:iCs/>
          <w:lang w:val="en-US"/>
        </w:rPr>
        <w:t>environmental harm*</w:t>
      </w:r>
      <w:r w:rsidRPr="00AC4FFE">
        <w:rPr>
          <w:rFonts w:ascii="Arial" w:eastAsia="Times New Roman" w:hAnsi="Arial" w:cs="Arial"/>
          <w:lang w:val="en-US"/>
        </w:rPr>
        <w:t xml:space="preserve"> is the completion of the </w:t>
      </w:r>
      <w:r w:rsidRPr="00AC4FFE">
        <w:rPr>
          <w:rFonts w:ascii="Arial" w:eastAsia="Times New Roman" w:hAnsi="Arial" w:cs="Arial"/>
          <w:i/>
          <w:iCs/>
          <w:lang w:val="en-US"/>
        </w:rPr>
        <w:t>priority</w:t>
      </w:r>
      <w:r w:rsidRPr="00AC4FFE">
        <w:rPr>
          <w:rFonts w:ascii="Arial" w:eastAsia="Times New Roman" w:hAnsi="Arial" w:cs="Arial"/>
          <w:lang w:val="en-US"/>
        </w:rPr>
        <w:t xml:space="preserve"> </w:t>
      </w:r>
      <w:r w:rsidRPr="00AC4FFE">
        <w:rPr>
          <w:rFonts w:ascii="Arial" w:eastAsia="Times New Roman" w:hAnsi="Arial" w:cs="Arial"/>
          <w:i/>
          <w:iCs/>
          <w:lang w:val="en-US"/>
        </w:rPr>
        <w:t xml:space="preserve">activities* </w:t>
      </w:r>
      <w:r w:rsidRPr="00AC4FFE">
        <w:rPr>
          <w:rFonts w:ascii="Arial" w:eastAsia="Times New Roman" w:hAnsi="Arial" w:cs="Arial"/>
          <w:lang w:val="en-US"/>
        </w:rPr>
        <w:t xml:space="preserve">from the Remedy Plan to address </w:t>
      </w:r>
      <w:r w:rsidRPr="00AC4FFE">
        <w:rPr>
          <w:rFonts w:ascii="Arial" w:eastAsia="Times New Roman" w:hAnsi="Arial" w:cs="Arial"/>
          <w:i/>
          <w:iCs/>
          <w:lang w:val="en-US"/>
        </w:rPr>
        <w:t>environmental harm*</w:t>
      </w:r>
      <w:r w:rsidRPr="00AC4FFE">
        <w:rPr>
          <w:rFonts w:ascii="Arial" w:eastAsia="Times New Roman" w:hAnsi="Arial" w:cs="Arial"/>
          <w:lang w:val="en-US"/>
        </w:rPr>
        <w:t xml:space="preserve">. </w:t>
      </w:r>
    </w:p>
    <w:p w14:paraId="1E307E98" w14:textId="77777777" w:rsidR="00923CB0" w:rsidRPr="00AC4FFE" w:rsidRDefault="00923CB0" w:rsidP="00510772">
      <w:pPr>
        <w:numPr>
          <w:ilvl w:val="1"/>
          <w:numId w:val="48"/>
        </w:numPr>
        <w:spacing w:before="0" w:after="0" w:line="240" w:lineRule="auto"/>
        <w:contextualSpacing/>
        <w:jc w:val="both"/>
        <w:rPr>
          <w:rFonts w:ascii="Arial" w:eastAsia="Times New Roman" w:hAnsi="Arial" w:cs="Arial"/>
          <w:lang w:val="en-US"/>
        </w:rPr>
      </w:pPr>
      <w:r w:rsidRPr="00AC4FFE">
        <w:rPr>
          <w:rFonts w:ascii="Arial" w:eastAsia="Times New Roman" w:hAnsi="Arial" w:cs="Arial"/>
          <w:i/>
          <w:iCs/>
          <w:lang w:val="en-US"/>
        </w:rPr>
        <w:t>Association threshold*</w:t>
      </w:r>
      <w:r w:rsidRPr="00AC4FFE">
        <w:rPr>
          <w:rFonts w:ascii="Arial" w:eastAsia="Times New Roman" w:hAnsi="Arial" w:cs="Arial"/>
          <w:lang w:val="en-US"/>
        </w:rPr>
        <w:t xml:space="preserve"> for </w:t>
      </w:r>
      <w:r w:rsidRPr="00AC4FFE">
        <w:rPr>
          <w:rFonts w:ascii="Arial" w:eastAsia="Times New Roman" w:hAnsi="Arial" w:cs="Arial"/>
          <w:i/>
          <w:iCs/>
          <w:lang w:val="en-US"/>
        </w:rPr>
        <w:t>social harm*</w:t>
      </w:r>
      <w:r w:rsidRPr="00AC4FFE">
        <w:rPr>
          <w:rFonts w:ascii="Arial" w:eastAsia="Times New Roman" w:hAnsi="Arial" w:cs="Arial"/>
          <w:lang w:val="en-US"/>
        </w:rPr>
        <w:t xml:space="preserve"> is the completion of the </w:t>
      </w:r>
      <w:r w:rsidRPr="00AC4FFE">
        <w:rPr>
          <w:rFonts w:ascii="Arial" w:eastAsia="Times New Roman" w:hAnsi="Arial" w:cs="Arial"/>
          <w:i/>
          <w:iCs/>
          <w:lang w:val="en-US"/>
        </w:rPr>
        <w:t>priority</w:t>
      </w:r>
      <w:r w:rsidRPr="00AC4FFE">
        <w:rPr>
          <w:rFonts w:ascii="Arial" w:eastAsia="Times New Roman" w:hAnsi="Arial" w:cs="Arial"/>
          <w:lang w:val="en-US"/>
        </w:rPr>
        <w:t xml:space="preserve"> </w:t>
      </w:r>
      <w:r w:rsidRPr="00AC4FFE">
        <w:rPr>
          <w:rFonts w:ascii="Arial" w:eastAsia="Times New Roman" w:hAnsi="Arial" w:cs="Arial"/>
          <w:i/>
          <w:iCs/>
          <w:lang w:val="en-US"/>
        </w:rPr>
        <w:t>activities*</w:t>
      </w:r>
      <w:r w:rsidRPr="00AC4FFE">
        <w:rPr>
          <w:rFonts w:ascii="Arial" w:eastAsia="Times New Roman" w:hAnsi="Arial" w:cs="Arial"/>
          <w:lang w:val="en-US"/>
        </w:rPr>
        <w:t xml:space="preserve"> required for the remedy of </w:t>
      </w:r>
      <w:r w:rsidRPr="00AC4FFE">
        <w:rPr>
          <w:rFonts w:ascii="Arial" w:eastAsia="Times New Roman" w:hAnsi="Arial" w:cs="Arial"/>
          <w:i/>
          <w:iCs/>
          <w:lang w:val="en-US"/>
        </w:rPr>
        <w:t>priority social harm*</w:t>
      </w:r>
      <w:r w:rsidRPr="00AC4FFE">
        <w:rPr>
          <w:rFonts w:ascii="Arial" w:eastAsia="Times New Roman" w:hAnsi="Arial" w:cs="Arial"/>
          <w:lang w:val="en-US"/>
        </w:rPr>
        <w:t xml:space="preserve">. </w:t>
      </w:r>
    </w:p>
    <w:p w14:paraId="45755CCB" w14:textId="77777777" w:rsidR="00923CB0" w:rsidRPr="00AC4FFE" w:rsidRDefault="00923CB0" w:rsidP="00923CB0">
      <w:pPr>
        <w:spacing w:before="0" w:after="0" w:line="240" w:lineRule="auto"/>
        <w:ind w:left="1440"/>
        <w:contextualSpacing/>
        <w:jc w:val="both"/>
        <w:rPr>
          <w:rFonts w:ascii="Arial" w:eastAsia="Times New Roman" w:hAnsi="Arial" w:cs="Arial"/>
          <w:lang w:val="en-US"/>
        </w:rPr>
      </w:pPr>
    </w:p>
    <w:p w14:paraId="4275ADD7" w14:textId="59FDA6E8" w:rsidR="00923CB0" w:rsidRPr="00AC4FFE" w:rsidRDefault="00923CB0" w:rsidP="00510772">
      <w:pPr>
        <w:numPr>
          <w:ilvl w:val="0"/>
          <w:numId w:val="48"/>
        </w:numPr>
        <w:spacing w:before="0" w:after="0" w:line="240" w:lineRule="auto"/>
        <w:contextualSpacing/>
        <w:jc w:val="both"/>
        <w:rPr>
          <w:rFonts w:ascii="Arial" w:eastAsia="Times New Roman" w:hAnsi="Arial" w:cs="Arial"/>
          <w:lang w:val="en-US"/>
        </w:rPr>
      </w:pPr>
      <w:r w:rsidRPr="00AC4FFE">
        <w:rPr>
          <w:rFonts w:ascii="Arial" w:eastAsia="MS Mincho" w:hAnsi="Arial" w:cs="Arial"/>
          <w:b/>
          <w:bCs/>
          <w:lang w:val="en-US"/>
        </w:rPr>
        <w:t xml:space="preserve">Initial Implementation Threshold: </w:t>
      </w:r>
      <w:r w:rsidRPr="00AC4FFE">
        <w:rPr>
          <w:rFonts w:ascii="Arial" w:eastAsia="Times New Roman" w:hAnsi="Arial" w:cs="Arial"/>
          <w:lang w:val="en-US"/>
        </w:rPr>
        <w:t xml:space="preserve">The threshold specifies the minimum </w:t>
      </w:r>
      <w:r w:rsidRPr="00AC4FFE">
        <w:rPr>
          <w:rFonts w:ascii="Arial" w:eastAsia="Times New Roman" w:hAnsi="Arial" w:cs="Arial"/>
          <w:i/>
          <w:iCs/>
          <w:lang w:val="en-US"/>
        </w:rPr>
        <w:t>remedy*</w:t>
      </w:r>
      <w:r w:rsidRPr="00AC4FFE">
        <w:rPr>
          <w:rFonts w:ascii="Arial" w:eastAsia="Times New Roman" w:hAnsi="Arial" w:cs="Arial"/>
          <w:lang w:val="en-US"/>
        </w:rPr>
        <w:t xml:space="preserve"> stage that an organization has to achieve </w:t>
      </w:r>
      <w:r w:rsidR="00B62020" w:rsidRPr="00AC4FFE">
        <w:rPr>
          <w:rFonts w:ascii="Arial" w:eastAsia="Times New Roman" w:hAnsi="Arial" w:cs="Arial"/>
          <w:lang w:val="en-US"/>
        </w:rPr>
        <w:t xml:space="preserve">before </w:t>
      </w:r>
      <w:r w:rsidRPr="00AC4FFE">
        <w:rPr>
          <w:rFonts w:ascii="Arial" w:eastAsia="Times New Roman" w:hAnsi="Arial" w:cs="Arial"/>
          <w:lang w:val="en-US"/>
        </w:rPr>
        <w:t xml:space="preserve">forest management certification of a </w:t>
      </w:r>
      <w:r w:rsidRPr="00AC4FFE">
        <w:rPr>
          <w:rFonts w:ascii="Arial" w:eastAsia="Times New Roman" w:hAnsi="Arial" w:cs="Arial"/>
          <w:i/>
          <w:iCs/>
          <w:lang w:val="en-US"/>
        </w:rPr>
        <w:t>management unit*</w:t>
      </w:r>
      <w:r w:rsidR="00294E3A">
        <w:rPr>
          <w:rFonts w:ascii="Arial" w:eastAsia="Times New Roman" w:hAnsi="Arial" w:cs="Arial"/>
          <w:i/>
          <w:iCs/>
          <w:lang w:val="en-US"/>
        </w:rPr>
        <w:t xml:space="preserve"> </w:t>
      </w:r>
      <w:r w:rsidR="00294E3A">
        <w:rPr>
          <w:rFonts w:ascii="Arial" w:eastAsia="Times New Roman" w:hAnsi="Arial" w:cs="Arial"/>
          <w:lang w:val="en-US"/>
        </w:rPr>
        <w:t>can be granted</w:t>
      </w:r>
      <w:r w:rsidR="00B62020" w:rsidRPr="00AC4FFE">
        <w:rPr>
          <w:rFonts w:ascii="Arial" w:eastAsia="Times New Roman" w:hAnsi="Arial" w:cs="Arial"/>
          <w:lang w:val="en-US"/>
        </w:rPr>
        <w:t>.</w:t>
      </w:r>
      <w:r w:rsidRPr="00AC4FFE">
        <w:rPr>
          <w:rFonts w:ascii="Arial" w:eastAsia="Times New Roman" w:hAnsi="Arial" w:cs="Arial"/>
          <w:lang w:val="en-US"/>
        </w:rPr>
        <w:t xml:space="preserve"> </w:t>
      </w:r>
      <w:r w:rsidR="00B62020" w:rsidRPr="00AC4FFE">
        <w:rPr>
          <w:rFonts w:ascii="Arial" w:eastAsia="Times New Roman" w:hAnsi="Arial" w:cs="Arial"/>
          <w:lang w:val="en-US"/>
        </w:rPr>
        <w:t>I</w:t>
      </w:r>
      <w:r w:rsidRPr="00AC4FFE">
        <w:rPr>
          <w:rFonts w:ascii="Arial" w:eastAsia="Times New Roman" w:hAnsi="Arial" w:cs="Arial"/>
          <w:lang w:val="en-US"/>
        </w:rPr>
        <w:t>t includes:  </w:t>
      </w:r>
    </w:p>
    <w:p w14:paraId="379ADFA2" w14:textId="77777777" w:rsidR="00923CB0" w:rsidRPr="00AC4FFE" w:rsidRDefault="00923CB0" w:rsidP="00923CB0">
      <w:pPr>
        <w:spacing w:before="0" w:after="0" w:line="240" w:lineRule="auto"/>
        <w:jc w:val="both"/>
        <w:rPr>
          <w:rFonts w:ascii="Arial" w:eastAsia="Times New Roman" w:hAnsi="Arial" w:cs="Arial"/>
          <w:lang w:val="en-US"/>
        </w:rPr>
      </w:pPr>
      <w:r w:rsidRPr="00AC4FFE">
        <w:rPr>
          <w:rFonts w:ascii="Arial" w:eastAsia="Times New Roman" w:hAnsi="Arial" w:cs="Arial"/>
          <w:lang w:val="en-US"/>
        </w:rPr>
        <w:t> </w:t>
      </w:r>
    </w:p>
    <w:p w14:paraId="4B820B1D" w14:textId="3FA284E1" w:rsidR="00923CB0" w:rsidRPr="00AC4FFE" w:rsidRDefault="00923CB0" w:rsidP="00510772">
      <w:pPr>
        <w:pStyle w:val="ListParagraph"/>
        <w:numPr>
          <w:ilvl w:val="0"/>
          <w:numId w:val="52"/>
        </w:numPr>
        <w:spacing w:before="0" w:after="0" w:line="240" w:lineRule="auto"/>
        <w:jc w:val="both"/>
        <w:rPr>
          <w:rFonts w:ascii="Verdana" w:eastAsia="Times New Roman" w:hAnsi="Verdana" w:cs="Arial"/>
          <w:lang w:val="en-US"/>
        </w:rPr>
      </w:pPr>
      <w:r w:rsidRPr="00AC4FFE">
        <w:rPr>
          <w:rFonts w:ascii="Arial" w:eastAsia="Times New Roman" w:hAnsi="Arial" w:cs="Arial"/>
          <w:b/>
          <w:bCs/>
          <w:lang w:val="en-US"/>
        </w:rPr>
        <w:t xml:space="preserve">Initial Environmental Remedy Threshold:  </w:t>
      </w:r>
      <w:r w:rsidRPr="00AC4FFE">
        <w:rPr>
          <w:rFonts w:ascii="Arial" w:eastAsia="Times New Roman" w:hAnsi="Arial" w:cs="Arial"/>
          <w:lang w:val="en-US"/>
        </w:rPr>
        <w:t xml:space="preserve">Where the </w:t>
      </w:r>
      <w:r w:rsidRPr="00AC4FFE">
        <w:rPr>
          <w:rFonts w:ascii="Arial" w:eastAsia="Times New Roman" w:hAnsi="Arial" w:cs="Arial"/>
          <w:i/>
          <w:iCs/>
          <w:lang w:val="en-US"/>
        </w:rPr>
        <w:t>ecosystem attributes</w:t>
      </w:r>
      <w:r w:rsidRPr="00AC4FFE">
        <w:rPr>
          <w:rFonts w:ascii="Arial" w:eastAsia="Times New Roman" w:hAnsi="Arial" w:cs="Arial"/>
          <w:lang w:val="en-US"/>
        </w:rPr>
        <w:t xml:space="preserve">* have been restored and/or conserved to the point where native recovery </w:t>
      </w:r>
      <w:r w:rsidRPr="00C60AA7">
        <w:rPr>
          <w:rFonts w:ascii="Arial" w:eastAsia="Times New Roman" w:hAnsi="Arial" w:cs="Arial"/>
          <w:iCs/>
          <w:lang w:val="en-US"/>
        </w:rPr>
        <w:t>potential</w:t>
      </w:r>
      <w:r w:rsidRPr="00AC4FFE">
        <w:rPr>
          <w:rFonts w:ascii="Arial" w:eastAsia="Times New Roman" w:hAnsi="Arial" w:cs="Arial"/>
          <w:lang w:val="en-US"/>
        </w:rPr>
        <w:t xml:space="preserve"> to </w:t>
      </w:r>
      <w:r w:rsidRPr="00AC4FFE">
        <w:rPr>
          <w:rFonts w:ascii="Arial" w:eastAsia="Times New Roman" w:hAnsi="Arial" w:cs="Arial"/>
          <w:i/>
          <w:iCs/>
          <w:lang w:val="en-US"/>
        </w:rPr>
        <w:t>natural forest*</w:t>
      </w:r>
      <w:r w:rsidRPr="00AC4FFE">
        <w:rPr>
          <w:rFonts w:ascii="Arial" w:eastAsia="Times New Roman" w:hAnsi="Arial" w:cs="Arial"/>
          <w:lang w:val="en-US"/>
        </w:rPr>
        <w:t xml:space="preserve"> is ecologically viable (as per </w:t>
      </w:r>
      <w:r w:rsidRPr="00AC4FFE">
        <w:rPr>
          <w:rFonts w:ascii="Arial" w:eastAsia="Times New Roman" w:hAnsi="Arial" w:cs="Arial"/>
          <w:i/>
          <w:iCs/>
          <w:lang w:val="en-US"/>
        </w:rPr>
        <w:t>ecosystem attributes</w:t>
      </w:r>
      <w:r w:rsidRPr="00AC4FFE">
        <w:rPr>
          <w:rFonts w:ascii="Arial" w:eastAsia="Times New Roman" w:hAnsi="Arial" w:cs="Arial"/>
          <w:lang w:val="en-US"/>
        </w:rPr>
        <w:t xml:space="preserve">*) or where a selected </w:t>
      </w:r>
      <w:r w:rsidRPr="00AC4FFE">
        <w:rPr>
          <w:rFonts w:ascii="Arial" w:eastAsia="Times New Roman" w:hAnsi="Arial" w:cs="Arial"/>
          <w:i/>
          <w:lang w:val="en-US"/>
        </w:rPr>
        <w:t>natural forest</w:t>
      </w:r>
      <w:r w:rsidRPr="00AC4FFE">
        <w:rPr>
          <w:rFonts w:ascii="Arial" w:eastAsia="Times New Roman" w:hAnsi="Arial" w:cs="Arial"/>
          <w:lang w:val="en-US"/>
        </w:rPr>
        <w:t>* area is conserved</w:t>
      </w:r>
      <w:r w:rsidR="00CB7B5A" w:rsidRPr="00AC4FFE">
        <w:rPr>
          <w:rFonts w:ascii="Arial" w:eastAsia="Times New Roman" w:hAnsi="Arial" w:cs="Arial"/>
          <w:lang w:val="en-US"/>
        </w:rPr>
        <w:t>.</w:t>
      </w:r>
      <w:r w:rsidRPr="00AC4FFE">
        <w:rPr>
          <w:rFonts w:ascii="Arial" w:eastAsia="Times New Roman" w:hAnsi="Arial" w:cs="Arial"/>
          <w:lang w:val="en-US"/>
        </w:rPr>
        <w:t xml:space="preserve"> </w:t>
      </w:r>
      <w:r w:rsidR="00CB7B5A" w:rsidRPr="00AC4FFE">
        <w:rPr>
          <w:rFonts w:ascii="Arial" w:eastAsia="Times New Roman" w:hAnsi="Arial" w:cs="Arial"/>
          <w:lang w:val="en-US"/>
        </w:rPr>
        <w:t>T</w:t>
      </w:r>
      <w:r w:rsidRPr="00AC4FFE">
        <w:rPr>
          <w:rFonts w:ascii="Arial" w:eastAsia="Times New Roman" w:hAnsi="Arial" w:cs="Arial"/>
          <w:lang w:val="en-US"/>
        </w:rPr>
        <w:t xml:space="preserve">hese </w:t>
      </w:r>
      <w:r w:rsidRPr="00AC4FFE">
        <w:rPr>
          <w:rFonts w:ascii="Arial" w:eastAsia="Times New Roman" w:hAnsi="Arial" w:cs="Arial"/>
          <w:i/>
          <w:iCs/>
          <w:lang w:val="en-US"/>
        </w:rPr>
        <w:t>conservation*</w:t>
      </w:r>
      <w:r w:rsidRPr="00AC4FFE">
        <w:rPr>
          <w:rFonts w:ascii="Arial" w:eastAsia="Times New Roman" w:hAnsi="Arial" w:cs="Arial"/>
          <w:lang w:val="en-US"/>
        </w:rPr>
        <w:t xml:space="preserve"> outcomes should be </w:t>
      </w:r>
      <w:r w:rsidRPr="00AC4FFE">
        <w:rPr>
          <w:rFonts w:ascii="Arial" w:eastAsia="Times New Roman" w:hAnsi="Arial" w:cs="Arial"/>
          <w:i/>
          <w:iCs/>
          <w:lang w:val="en-US"/>
        </w:rPr>
        <w:t>equivalent</w:t>
      </w:r>
      <w:r w:rsidRPr="00AC4FFE">
        <w:rPr>
          <w:rFonts w:ascii="Arial" w:eastAsia="Times New Roman" w:hAnsi="Arial" w:cs="Arial"/>
          <w:lang w:val="en-US"/>
        </w:rPr>
        <w:t xml:space="preserve">* </w:t>
      </w:r>
      <w:r w:rsidR="00B54925" w:rsidRPr="00AC4FFE">
        <w:rPr>
          <w:rFonts w:ascii="Arial" w:eastAsia="Times New Roman" w:hAnsi="Arial" w:cs="Arial"/>
          <w:lang w:val="en-US"/>
        </w:rPr>
        <w:t xml:space="preserve">to </w:t>
      </w:r>
      <w:r w:rsidRPr="00AC4FFE">
        <w:rPr>
          <w:rFonts w:ascii="Arial" w:eastAsia="Times New Roman" w:hAnsi="Arial" w:cs="Arial"/>
          <w:lang w:val="en-US"/>
        </w:rPr>
        <w:t xml:space="preserve">or better than the converted area condition at the time of </w:t>
      </w:r>
      <w:r w:rsidRPr="00AC4FFE">
        <w:rPr>
          <w:rFonts w:ascii="Arial" w:eastAsia="Times New Roman" w:hAnsi="Arial" w:cs="Arial"/>
          <w:i/>
          <w:lang w:val="en-US"/>
        </w:rPr>
        <w:t>conversion</w:t>
      </w:r>
      <w:r w:rsidRPr="00AC4FFE">
        <w:rPr>
          <w:rFonts w:ascii="Arial" w:eastAsia="Times New Roman" w:hAnsi="Arial" w:cs="Arial"/>
          <w:lang w:val="en-US"/>
        </w:rPr>
        <w:t xml:space="preserve">*. Additionally, </w:t>
      </w:r>
      <w:r w:rsidRPr="00AC4FFE">
        <w:rPr>
          <w:rFonts w:ascii="Arial" w:eastAsia="Times New Roman" w:hAnsi="Arial" w:cs="Arial"/>
          <w:i/>
          <w:iCs/>
          <w:lang w:val="en-US"/>
        </w:rPr>
        <w:t>priority activities*</w:t>
      </w:r>
      <w:r w:rsidRPr="00AC4FFE">
        <w:rPr>
          <w:rFonts w:ascii="Arial" w:eastAsia="Times New Roman" w:hAnsi="Arial" w:cs="Arial"/>
          <w:lang w:val="en-US"/>
        </w:rPr>
        <w:t xml:space="preserve"> have been implemented.</w:t>
      </w:r>
    </w:p>
    <w:p w14:paraId="56F13964" w14:textId="77777777" w:rsidR="00923CB0" w:rsidRPr="00AC4FFE" w:rsidRDefault="00923CB0" w:rsidP="00923CB0">
      <w:pPr>
        <w:spacing w:before="0" w:after="0" w:line="240" w:lineRule="auto"/>
        <w:ind w:left="629"/>
        <w:contextualSpacing/>
        <w:jc w:val="both"/>
        <w:rPr>
          <w:rFonts w:ascii="Verdana" w:eastAsia="Times New Roman" w:hAnsi="Verdana" w:cs="Arial"/>
          <w:lang w:val="en-US"/>
        </w:rPr>
      </w:pPr>
    </w:p>
    <w:p w14:paraId="7F3393B5" w14:textId="77777777" w:rsidR="00923CB0" w:rsidRPr="00AC4FFE" w:rsidRDefault="00923CB0" w:rsidP="00510772">
      <w:pPr>
        <w:numPr>
          <w:ilvl w:val="1"/>
          <w:numId w:val="47"/>
        </w:numPr>
        <w:spacing w:before="0" w:after="0" w:line="240" w:lineRule="auto"/>
        <w:contextualSpacing/>
        <w:jc w:val="both"/>
        <w:rPr>
          <w:rFonts w:ascii="Arial" w:eastAsia="MS Mincho" w:hAnsi="Arial" w:cs="Arial"/>
          <w:b/>
          <w:bCs/>
          <w:lang w:val="en-US"/>
        </w:rPr>
      </w:pPr>
      <w:r w:rsidRPr="00AC4FFE">
        <w:rPr>
          <w:rFonts w:ascii="Arial" w:eastAsia="Times New Roman" w:hAnsi="Arial" w:cs="Arial"/>
          <w:b/>
          <w:bCs/>
          <w:lang w:val="en-US"/>
        </w:rPr>
        <w:t xml:space="preserve">Initial Social Remedy Threshold: </w:t>
      </w:r>
      <w:r w:rsidRPr="00AC4FFE">
        <w:rPr>
          <w:rFonts w:ascii="Arial" w:eastAsia="Times New Roman" w:hAnsi="Arial" w:cs="Arial"/>
          <w:lang w:val="en-US"/>
        </w:rPr>
        <w:t xml:space="preserve">Where the </w:t>
      </w:r>
      <w:r w:rsidRPr="00AC4FFE">
        <w:rPr>
          <w:rFonts w:ascii="Arial" w:eastAsia="Times New Roman" w:hAnsi="Arial" w:cs="Arial"/>
          <w:i/>
          <w:iCs/>
          <w:lang w:val="en-US"/>
        </w:rPr>
        <w:t>social harm</w:t>
      </w:r>
      <w:r w:rsidRPr="00AC4FFE">
        <w:rPr>
          <w:rFonts w:ascii="Arial" w:eastAsia="Times New Roman" w:hAnsi="Arial" w:cs="Arial"/>
          <w:lang w:val="en-US"/>
        </w:rPr>
        <w:t xml:space="preserve">* is being remedied with a </w:t>
      </w:r>
      <w:r w:rsidRPr="00AC4FFE">
        <w:rPr>
          <w:rFonts w:ascii="Arial" w:eastAsia="Times New Roman" w:hAnsi="Arial" w:cs="Arial"/>
          <w:i/>
          <w:iCs/>
          <w:lang w:val="en-US"/>
        </w:rPr>
        <w:t>remedy process agreement*</w:t>
      </w:r>
      <w:r w:rsidRPr="00AC4FFE">
        <w:rPr>
          <w:rFonts w:ascii="Arial" w:eastAsia="Times New Roman" w:hAnsi="Arial" w:cs="Arial"/>
          <w:lang w:val="en-US"/>
        </w:rPr>
        <w:t xml:space="preserve"> in place and where </w:t>
      </w:r>
      <w:r w:rsidRPr="00AC4FFE">
        <w:rPr>
          <w:rFonts w:ascii="Arial" w:eastAsia="Times New Roman" w:hAnsi="Arial" w:cs="Arial"/>
          <w:i/>
          <w:iCs/>
          <w:lang w:val="en-US"/>
        </w:rPr>
        <w:t>priority activities*</w:t>
      </w:r>
      <w:r w:rsidRPr="00AC4FFE">
        <w:rPr>
          <w:rFonts w:ascii="Arial" w:eastAsia="Times New Roman" w:hAnsi="Arial" w:cs="Arial"/>
          <w:lang w:val="en-US"/>
        </w:rPr>
        <w:t xml:space="preserve"> have been completed. </w:t>
      </w:r>
    </w:p>
    <w:p w14:paraId="78B6738C" w14:textId="77777777" w:rsidR="00923CB0" w:rsidRDefault="00923CB0" w:rsidP="00923CB0">
      <w:pPr>
        <w:shd w:val="clear" w:color="auto" w:fill="FFFFFF" w:themeFill="background1"/>
        <w:spacing w:before="0" w:after="0" w:line="240" w:lineRule="auto"/>
        <w:jc w:val="both"/>
        <w:rPr>
          <w:rFonts w:ascii="Arial" w:eastAsia="MS Mincho" w:hAnsi="Arial" w:cs="Arial"/>
          <w:b/>
          <w:bCs/>
          <w:lang w:val="en-US"/>
        </w:rPr>
      </w:pPr>
    </w:p>
    <w:p w14:paraId="0A7BB82D" w14:textId="77777777" w:rsidR="00923CB0" w:rsidRDefault="00923CB0" w:rsidP="00923CB0">
      <w:pPr>
        <w:spacing w:before="0" w:after="0" w:line="240" w:lineRule="auto"/>
        <w:jc w:val="both"/>
        <w:rPr>
          <w:rFonts w:ascii="Arial" w:eastAsia="MS Mincho" w:hAnsi="Arial" w:cs="Arial"/>
        </w:rPr>
      </w:pPr>
      <w:r w:rsidRPr="39AABCC9">
        <w:rPr>
          <w:rFonts w:ascii="Arial" w:eastAsia="Arial" w:hAnsi="Arial" w:cs="Arial"/>
          <w:b/>
          <w:bCs/>
          <w:lang w:val="en-US"/>
        </w:rPr>
        <w:t xml:space="preserve">Threatened species: </w:t>
      </w:r>
      <w:r w:rsidRPr="39AABCC9">
        <w:rPr>
          <w:rFonts w:ascii="Arial" w:eastAsia="Arial" w:hAnsi="Arial" w:cs="Arial"/>
          <w:lang w:val="en-US"/>
        </w:rPr>
        <w:t xml:space="preserve">Species that meet the IUCN (2001) criteria for Vulnerable (VU), Endangered (EN) or Critically Endangered (CR), and are facing a high, very high or extremely high risk of extinction in the wild. These categories may be re-interpreted for FSC purposes according to official national classifications (which have legal significance) and to local conditions and population densities (which should affect decisions about appropriate conservation measures) (Source: Based on IUCN. (2001). IUCN Red List Categories and Criteria: Version 3.1. IUCN Species Survival Commission. IUCN. Gland, Switzerland and Cambridge, UK.). </w:t>
      </w:r>
      <w:r w:rsidRPr="39AABCC9">
        <w:rPr>
          <w:rFonts w:ascii="Arial" w:eastAsia="MS Mincho" w:hAnsi="Arial" w:cs="Arial"/>
          <w:lang w:val="en-US"/>
        </w:rPr>
        <w:t>(</w:t>
      </w:r>
      <w:r w:rsidRPr="39AABCC9">
        <w:rPr>
          <w:rFonts w:ascii="Arial" w:eastAsia="MS Mincho" w:hAnsi="Arial" w:cs="Arial"/>
          <w:i/>
          <w:iCs/>
          <w:lang w:val="en-US"/>
        </w:rPr>
        <w:t>Source: FSC-STD-01-001 V5-2). </w:t>
      </w:r>
    </w:p>
    <w:p w14:paraId="475542A1" w14:textId="77777777" w:rsidR="00923CB0" w:rsidRPr="007B7699" w:rsidRDefault="00923CB0" w:rsidP="00923CB0">
      <w:pPr>
        <w:shd w:val="clear" w:color="auto" w:fill="FFFFFF" w:themeFill="background1"/>
        <w:spacing w:before="0" w:after="0" w:line="240" w:lineRule="auto"/>
        <w:jc w:val="both"/>
        <w:rPr>
          <w:rFonts w:ascii="Arial" w:eastAsia="MS Mincho" w:hAnsi="Arial" w:cs="Arial"/>
          <w:b/>
          <w:bCs/>
        </w:rPr>
      </w:pPr>
    </w:p>
    <w:p w14:paraId="2CEA01BE" w14:textId="77777777" w:rsidR="00923CB0" w:rsidRDefault="00923CB0" w:rsidP="00923CB0">
      <w:pPr>
        <w:shd w:val="clear" w:color="auto" w:fill="FFFFFF" w:themeFill="background1"/>
        <w:spacing w:before="0" w:after="0" w:line="240" w:lineRule="auto"/>
        <w:jc w:val="both"/>
        <w:rPr>
          <w:rFonts w:ascii="Arial" w:eastAsia="MS Mincho" w:hAnsi="Arial" w:cs="Arial"/>
          <w:lang w:val="en-US"/>
        </w:rPr>
      </w:pPr>
      <w:r w:rsidRPr="39AABCC9">
        <w:rPr>
          <w:rFonts w:ascii="Arial" w:eastAsia="MS Mincho" w:hAnsi="Arial" w:cs="Arial"/>
          <w:b/>
          <w:bCs/>
          <w:lang w:val="en-US"/>
        </w:rPr>
        <w:t xml:space="preserve">Trusted advisor: </w:t>
      </w:r>
      <w:r w:rsidRPr="39AABCC9">
        <w:rPr>
          <w:rFonts w:ascii="Arial" w:eastAsia="MS Mincho" w:hAnsi="Arial" w:cs="Arial"/>
          <w:lang w:val="en-US"/>
        </w:rPr>
        <w:t>Individual selected by the advisee to provide support and advice</w:t>
      </w:r>
      <w:r>
        <w:rPr>
          <w:rFonts w:ascii="Arial" w:eastAsia="MS Mincho" w:hAnsi="Arial" w:cs="Arial"/>
          <w:lang w:val="en-US"/>
        </w:rPr>
        <w:t>.</w:t>
      </w:r>
    </w:p>
    <w:p w14:paraId="2851950A" w14:textId="77777777" w:rsidR="00923CB0" w:rsidRDefault="00923CB0" w:rsidP="00923CB0">
      <w:pPr>
        <w:shd w:val="clear" w:color="auto" w:fill="FFFFFF" w:themeFill="background1"/>
        <w:spacing w:before="0" w:after="0" w:line="240" w:lineRule="auto"/>
        <w:jc w:val="both"/>
        <w:rPr>
          <w:rFonts w:ascii="Arial" w:eastAsia="MS Mincho" w:hAnsi="Arial" w:cs="Arial"/>
          <w:lang w:val="en-US"/>
        </w:rPr>
      </w:pPr>
    </w:p>
    <w:p w14:paraId="5CCF7141" w14:textId="6749D2F9" w:rsidR="00923CB0" w:rsidRDefault="00923CB0" w:rsidP="00923CB0">
      <w:pPr>
        <w:shd w:val="clear" w:color="auto" w:fill="FFFFFF" w:themeFill="background1"/>
        <w:spacing w:before="0" w:after="0" w:line="240" w:lineRule="auto"/>
        <w:jc w:val="both"/>
        <w:rPr>
          <w:rFonts w:ascii="Arial" w:eastAsia="Times New Roman" w:hAnsi="Arial" w:cs="Arial"/>
          <w:lang w:val="en-GB" w:eastAsia="en-GB"/>
        </w:rPr>
      </w:pPr>
      <w:r w:rsidRPr="39AABCC9">
        <w:rPr>
          <w:rFonts w:ascii="Arial" w:eastAsia="Times New Roman" w:hAnsi="Arial" w:cs="Arial"/>
          <w:b/>
          <w:bCs/>
          <w:lang w:val="en-GB" w:eastAsia="en-GB"/>
        </w:rPr>
        <w:t>Unacceptable Activities</w:t>
      </w:r>
      <w:r w:rsidRPr="39AABCC9">
        <w:rPr>
          <w:rFonts w:ascii="Arial" w:eastAsia="Times New Roman" w:hAnsi="Arial" w:cs="Arial"/>
          <w:lang w:val="en-GB" w:eastAsia="en-GB"/>
        </w:rPr>
        <w:t>:</w:t>
      </w:r>
      <w:r w:rsidRPr="39AABCC9">
        <w:rPr>
          <w:rFonts w:ascii="Arial" w:eastAsia="Times New Roman" w:hAnsi="Arial" w:cs="Arial"/>
          <w:lang w:val="en-US" w:eastAsia="en-GB"/>
        </w:rPr>
        <w:t xml:space="preserve"> As listed in the </w:t>
      </w:r>
      <w:r w:rsidRPr="00AF38BB">
        <w:rPr>
          <w:rFonts w:ascii="Arial" w:eastAsia="Times New Roman" w:hAnsi="Arial" w:cs="Arial"/>
          <w:i/>
          <w:iCs/>
          <w:lang w:val="en-US" w:eastAsia="en-GB"/>
        </w:rPr>
        <w:t xml:space="preserve">Policy for </w:t>
      </w:r>
      <w:r w:rsidR="000306E8">
        <w:rPr>
          <w:rFonts w:ascii="Arial" w:eastAsia="Times New Roman" w:hAnsi="Arial" w:cs="Arial"/>
          <w:i/>
          <w:iCs/>
          <w:lang w:val="en-US" w:eastAsia="en-GB"/>
        </w:rPr>
        <w:t xml:space="preserve">the </w:t>
      </w:r>
      <w:r w:rsidRPr="00AF38BB">
        <w:rPr>
          <w:rFonts w:ascii="Arial" w:eastAsia="Times New Roman" w:hAnsi="Arial" w:cs="Arial"/>
          <w:i/>
          <w:iCs/>
          <w:lang w:val="en-US" w:eastAsia="en-GB"/>
        </w:rPr>
        <w:t>Association</w:t>
      </w:r>
      <w:r w:rsidRPr="00AF38BB">
        <w:rPr>
          <w:i/>
          <w:iCs/>
        </w:rPr>
        <w:t xml:space="preserve"> </w:t>
      </w:r>
      <w:r w:rsidRPr="00AF38BB">
        <w:rPr>
          <w:rFonts w:ascii="Arial" w:eastAsia="Times New Roman" w:hAnsi="Arial" w:cs="Arial"/>
          <w:i/>
          <w:iCs/>
          <w:lang w:val="en-US" w:eastAsia="en-GB"/>
        </w:rPr>
        <w:t>of Organizations with FSC</w:t>
      </w:r>
      <w:r w:rsidRPr="39AABCC9">
        <w:rPr>
          <w:rFonts w:ascii="Arial" w:eastAsia="Times New Roman" w:hAnsi="Arial" w:cs="Arial"/>
          <w:i/>
          <w:iCs/>
          <w:lang w:val="en-US" w:eastAsia="en-GB"/>
        </w:rPr>
        <w:t xml:space="preserve"> V2-0:</w:t>
      </w:r>
      <w:r w:rsidRPr="39AABCC9">
        <w:rPr>
          <w:rFonts w:ascii="Arial" w:eastAsia="Times New Roman" w:hAnsi="Arial" w:cs="Arial"/>
          <w:lang w:val="en-GB" w:eastAsia="en-GB"/>
        </w:rPr>
        <w:t> </w:t>
      </w:r>
    </w:p>
    <w:p w14:paraId="1D38B58A" w14:textId="77777777" w:rsidR="00923CB0" w:rsidRDefault="00923CB0" w:rsidP="00923CB0">
      <w:pPr>
        <w:shd w:val="clear" w:color="auto" w:fill="FFFFFF" w:themeFill="background1"/>
        <w:spacing w:before="0" w:after="0" w:line="240" w:lineRule="auto"/>
        <w:jc w:val="both"/>
        <w:rPr>
          <w:rFonts w:ascii="Segoe UI" w:eastAsia="Times New Roman" w:hAnsi="Segoe UI" w:cs="Segoe UI"/>
          <w:sz w:val="18"/>
          <w:szCs w:val="18"/>
          <w:lang w:val="en-GB" w:eastAsia="en-GB"/>
        </w:rPr>
      </w:pPr>
    </w:p>
    <w:p w14:paraId="23992A54" w14:textId="77777777" w:rsidR="00923CB0" w:rsidRDefault="00923CB0" w:rsidP="00510772">
      <w:pPr>
        <w:numPr>
          <w:ilvl w:val="0"/>
          <w:numId w:val="50"/>
        </w:numPr>
        <w:spacing w:before="0" w:after="0" w:line="240" w:lineRule="auto"/>
        <w:jc w:val="both"/>
        <w:rPr>
          <w:rFonts w:ascii="Segoe UI" w:eastAsia="Times New Roman" w:hAnsi="Segoe UI" w:cs="Segoe UI"/>
          <w:sz w:val="18"/>
          <w:szCs w:val="18"/>
          <w:lang w:val="en-GB" w:eastAsia="en-GB"/>
        </w:rPr>
      </w:pPr>
      <w:r w:rsidRPr="39AABCC9">
        <w:rPr>
          <w:rFonts w:ascii="Arial" w:eastAsia="Times New Roman" w:hAnsi="Arial" w:cs="Arial"/>
          <w:lang w:val="en-US" w:eastAsia="en-GB"/>
        </w:rPr>
        <w:t>Illegal logging or the trade in illegal wood or forest products</w:t>
      </w:r>
      <w:r w:rsidRPr="39AABCC9">
        <w:rPr>
          <w:rFonts w:ascii="Arial" w:eastAsia="Times New Roman" w:hAnsi="Arial" w:cs="Arial"/>
          <w:lang w:val="en-GB" w:eastAsia="en-GB"/>
        </w:rPr>
        <w:t> </w:t>
      </w:r>
    </w:p>
    <w:p w14:paraId="45F99F06" w14:textId="77777777" w:rsidR="00923CB0" w:rsidRDefault="00923CB0" w:rsidP="00510772">
      <w:pPr>
        <w:numPr>
          <w:ilvl w:val="0"/>
          <w:numId w:val="50"/>
        </w:numPr>
        <w:spacing w:before="0" w:after="0" w:line="240" w:lineRule="auto"/>
        <w:jc w:val="both"/>
        <w:rPr>
          <w:rFonts w:ascii="Segoe UI" w:eastAsia="Times New Roman" w:hAnsi="Segoe UI" w:cs="Segoe UI"/>
          <w:sz w:val="18"/>
          <w:szCs w:val="18"/>
          <w:lang w:val="en-GB" w:eastAsia="en-GB"/>
        </w:rPr>
      </w:pPr>
      <w:r w:rsidRPr="39AABCC9">
        <w:rPr>
          <w:rFonts w:ascii="Arial" w:eastAsia="Times New Roman" w:hAnsi="Arial" w:cs="Arial"/>
          <w:lang w:val="en-US" w:eastAsia="en-GB"/>
        </w:rPr>
        <w:t>Violation of traditional and human rights in forestry operations</w:t>
      </w:r>
      <w:r w:rsidRPr="39AABCC9">
        <w:rPr>
          <w:rFonts w:ascii="Arial" w:eastAsia="Times New Roman" w:hAnsi="Arial" w:cs="Arial"/>
          <w:lang w:val="en-GB" w:eastAsia="en-GB"/>
        </w:rPr>
        <w:t> </w:t>
      </w:r>
    </w:p>
    <w:p w14:paraId="14568019" w14:textId="77777777" w:rsidR="00923CB0" w:rsidRDefault="00923CB0" w:rsidP="00510772">
      <w:pPr>
        <w:numPr>
          <w:ilvl w:val="0"/>
          <w:numId w:val="50"/>
        </w:numPr>
        <w:spacing w:before="0" w:after="0" w:line="240" w:lineRule="auto"/>
        <w:jc w:val="both"/>
        <w:rPr>
          <w:rFonts w:ascii="Segoe UI" w:eastAsia="Times New Roman" w:hAnsi="Segoe UI" w:cs="Segoe UI"/>
          <w:sz w:val="18"/>
          <w:szCs w:val="18"/>
          <w:lang w:val="en-GB" w:eastAsia="en-GB"/>
        </w:rPr>
      </w:pPr>
      <w:r w:rsidRPr="39AABCC9">
        <w:rPr>
          <w:rFonts w:ascii="Arial" w:eastAsia="Times New Roman" w:hAnsi="Arial" w:cs="Arial"/>
          <w:lang w:val="en-US" w:eastAsia="en-GB"/>
        </w:rPr>
        <w:t xml:space="preserve">Destruction of </w:t>
      </w:r>
      <w:r w:rsidRPr="39AABCC9">
        <w:rPr>
          <w:rFonts w:ascii="Arial" w:eastAsia="Times New Roman" w:hAnsi="Arial" w:cs="Arial"/>
          <w:i/>
          <w:iCs/>
          <w:lang w:val="en-US" w:eastAsia="en-GB"/>
        </w:rPr>
        <w:t>High Conservation Values*</w:t>
      </w:r>
      <w:r w:rsidRPr="39AABCC9">
        <w:rPr>
          <w:rFonts w:ascii="Arial" w:eastAsia="Times New Roman" w:hAnsi="Arial" w:cs="Arial"/>
          <w:lang w:val="en-US" w:eastAsia="en-GB"/>
        </w:rPr>
        <w:t xml:space="preserve"> in forestry operations</w:t>
      </w:r>
      <w:r w:rsidRPr="39AABCC9">
        <w:rPr>
          <w:rFonts w:ascii="Arial" w:eastAsia="Times New Roman" w:hAnsi="Arial" w:cs="Arial"/>
          <w:lang w:val="en-GB" w:eastAsia="en-GB"/>
        </w:rPr>
        <w:t> </w:t>
      </w:r>
    </w:p>
    <w:p w14:paraId="557D0D88" w14:textId="77777777" w:rsidR="00923CB0" w:rsidRDefault="00923CB0" w:rsidP="00510772">
      <w:pPr>
        <w:numPr>
          <w:ilvl w:val="0"/>
          <w:numId w:val="50"/>
        </w:numPr>
        <w:spacing w:before="0" w:after="0" w:line="240" w:lineRule="auto"/>
        <w:jc w:val="both"/>
        <w:rPr>
          <w:rFonts w:ascii="Segoe UI" w:eastAsia="Times New Roman" w:hAnsi="Segoe UI" w:cs="Segoe UI"/>
          <w:sz w:val="18"/>
          <w:szCs w:val="18"/>
          <w:lang w:val="en-GB" w:eastAsia="en-GB"/>
        </w:rPr>
      </w:pPr>
      <w:r w:rsidRPr="39AABCC9">
        <w:rPr>
          <w:rFonts w:ascii="Arial" w:eastAsia="Times New Roman" w:hAnsi="Arial" w:cs="Arial"/>
          <w:lang w:val="en-US" w:eastAsia="en-GB"/>
        </w:rPr>
        <w:t xml:space="preserve">Significant </w:t>
      </w:r>
      <w:r w:rsidRPr="004076A3">
        <w:rPr>
          <w:rFonts w:ascii="Arial" w:eastAsia="Times New Roman" w:hAnsi="Arial" w:cs="Arial"/>
          <w:lang w:val="en-US" w:eastAsia="en-GB"/>
        </w:rPr>
        <w:t>conversion</w:t>
      </w:r>
      <w:r w:rsidRPr="39AABCC9">
        <w:rPr>
          <w:rFonts w:ascii="Arial" w:eastAsia="Times New Roman" w:hAnsi="Arial" w:cs="Arial"/>
          <w:lang w:val="en-US" w:eastAsia="en-GB"/>
        </w:rPr>
        <w:t xml:space="preserve"> of forests to plantations or non-forest use</w:t>
      </w:r>
      <w:r w:rsidRPr="39AABCC9">
        <w:rPr>
          <w:rFonts w:ascii="Arial" w:eastAsia="Times New Roman" w:hAnsi="Arial" w:cs="Arial"/>
          <w:lang w:val="en-GB" w:eastAsia="en-GB"/>
        </w:rPr>
        <w:t> </w:t>
      </w:r>
    </w:p>
    <w:p w14:paraId="397CFB11" w14:textId="77777777" w:rsidR="00923CB0" w:rsidRDefault="00923CB0" w:rsidP="00510772">
      <w:pPr>
        <w:numPr>
          <w:ilvl w:val="0"/>
          <w:numId w:val="50"/>
        </w:numPr>
        <w:spacing w:before="0" w:after="0" w:line="240" w:lineRule="auto"/>
        <w:jc w:val="both"/>
        <w:rPr>
          <w:rFonts w:ascii="Segoe UI" w:eastAsia="Times New Roman" w:hAnsi="Segoe UI" w:cs="Segoe UI"/>
          <w:sz w:val="18"/>
          <w:szCs w:val="18"/>
          <w:lang w:val="en-GB" w:eastAsia="en-GB"/>
        </w:rPr>
      </w:pPr>
      <w:r w:rsidRPr="39AABCC9">
        <w:rPr>
          <w:rFonts w:ascii="Arial" w:eastAsia="Times New Roman" w:hAnsi="Arial" w:cs="Arial"/>
          <w:lang w:val="en-US" w:eastAsia="en-GB"/>
        </w:rPr>
        <w:t>Introduction of genetically modified organisms in forestry operations</w:t>
      </w:r>
      <w:r w:rsidRPr="39AABCC9">
        <w:rPr>
          <w:rFonts w:ascii="Arial" w:eastAsia="Times New Roman" w:hAnsi="Arial" w:cs="Arial"/>
          <w:lang w:val="en-GB" w:eastAsia="en-GB"/>
        </w:rPr>
        <w:t> </w:t>
      </w:r>
    </w:p>
    <w:p w14:paraId="0AB87ACB" w14:textId="77777777" w:rsidR="00923CB0" w:rsidRDefault="00923CB0" w:rsidP="00510772">
      <w:pPr>
        <w:numPr>
          <w:ilvl w:val="0"/>
          <w:numId w:val="50"/>
        </w:numPr>
        <w:spacing w:before="0" w:after="0" w:line="240" w:lineRule="auto"/>
        <w:jc w:val="both"/>
        <w:rPr>
          <w:rFonts w:ascii="Segoe UI" w:eastAsia="Times New Roman" w:hAnsi="Segoe UI" w:cs="Segoe UI"/>
          <w:sz w:val="18"/>
          <w:szCs w:val="18"/>
          <w:lang w:val="en-GB" w:eastAsia="en-GB"/>
        </w:rPr>
      </w:pPr>
      <w:r w:rsidRPr="39AABCC9">
        <w:rPr>
          <w:rFonts w:ascii="Arial" w:eastAsia="Times New Roman" w:hAnsi="Arial" w:cs="Arial"/>
          <w:lang w:val="en-US" w:eastAsia="en-GB"/>
        </w:rPr>
        <w:t>Violation of any of the ILO Core Conventions (*)</w:t>
      </w:r>
      <w:r w:rsidRPr="39AABCC9">
        <w:rPr>
          <w:rFonts w:ascii="Arial" w:eastAsia="Times New Roman" w:hAnsi="Arial" w:cs="Arial"/>
          <w:lang w:val="en-GB" w:eastAsia="en-GB"/>
        </w:rPr>
        <w:t> </w:t>
      </w:r>
    </w:p>
    <w:p w14:paraId="624B7963" w14:textId="77777777" w:rsidR="00923CB0" w:rsidRDefault="00923CB0" w:rsidP="00923CB0">
      <w:pPr>
        <w:spacing w:before="0" w:after="0" w:line="240" w:lineRule="auto"/>
        <w:jc w:val="both"/>
        <w:rPr>
          <w:rFonts w:ascii="Arial" w:eastAsia="Times New Roman" w:hAnsi="Arial" w:cs="Arial"/>
          <w:lang w:val="en-US" w:eastAsia="en-GB"/>
        </w:rPr>
      </w:pPr>
    </w:p>
    <w:p w14:paraId="047CBB49" w14:textId="77777777" w:rsidR="00923CB0" w:rsidRDefault="00923CB0" w:rsidP="00923CB0">
      <w:pPr>
        <w:spacing w:before="0" w:after="0" w:line="240" w:lineRule="auto"/>
        <w:jc w:val="both"/>
        <w:rPr>
          <w:rFonts w:ascii="Arial" w:eastAsia="Times New Roman" w:hAnsi="Arial" w:cs="Arial"/>
          <w:i/>
          <w:iCs/>
          <w:lang w:val="en-US" w:eastAsia="en-GB"/>
        </w:rPr>
      </w:pPr>
      <w:r w:rsidRPr="39AABCC9">
        <w:rPr>
          <w:rFonts w:ascii="Arial" w:eastAsia="Times New Roman" w:hAnsi="Arial" w:cs="Arial"/>
          <w:lang w:val="en-US" w:eastAsia="en-GB"/>
        </w:rPr>
        <w:t>(*) As defined in the ILO Declaration on Fundamental Principles and Rights at Work.</w:t>
      </w:r>
      <w:r w:rsidRPr="39AABCC9">
        <w:rPr>
          <w:rFonts w:ascii="Arial" w:eastAsia="Times New Roman" w:hAnsi="Arial" w:cs="Arial"/>
          <w:lang w:val="en-GB" w:eastAsia="en-GB"/>
        </w:rPr>
        <w:t> </w:t>
      </w:r>
      <w:r w:rsidRPr="39AABCC9">
        <w:rPr>
          <w:rFonts w:ascii="Arial" w:eastAsia="Times New Roman" w:hAnsi="Arial" w:cs="Arial"/>
          <w:lang w:val="en-US" w:eastAsia="en-GB"/>
        </w:rPr>
        <w:t>(</w:t>
      </w:r>
      <w:r w:rsidRPr="39AABCC9">
        <w:rPr>
          <w:rFonts w:ascii="Arial" w:eastAsia="Times New Roman" w:hAnsi="Arial" w:cs="Arial"/>
          <w:i/>
          <w:iCs/>
          <w:lang w:val="en-US" w:eastAsia="en-GB"/>
        </w:rPr>
        <w:t>Source: FSC-POL-01-004 V2-0)</w:t>
      </w:r>
    </w:p>
    <w:p w14:paraId="40299DB6" w14:textId="77777777" w:rsidR="00923CB0" w:rsidRDefault="00923CB0" w:rsidP="00923CB0">
      <w:pPr>
        <w:spacing w:before="0" w:after="0" w:line="240" w:lineRule="auto"/>
        <w:jc w:val="both"/>
        <w:rPr>
          <w:rFonts w:ascii="Times New Roman" w:eastAsia="Times New Roman" w:hAnsi="Times New Roman" w:cs="Times New Roman"/>
          <w:lang w:val="en-GB" w:eastAsia="en-GB"/>
        </w:rPr>
      </w:pPr>
    </w:p>
    <w:p w14:paraId="31318BCA" w14:textId="17941FD1" w:rsidR="00923CB0" w:rsidRDefault="00923CB0" w:rsidP="00923CB0">
      <w:pPr>
        <w:spacing w:before="0" w:after="160" w:line="259" w:lineRule="auto"/>
        <w:rPr>
          <w:lang w:val="en-GB"/>
        </w:rPr>
        <w:sectPr w:rsidR="00923CB0" w:rsidSect="00CB519D">
          <w:pgSz w:w="11906" w:h="16838" w:code="9"/>
          <w:pgMar w:top="851" w:right="851" w:bottom="851" w:left="851" w:header="1162" w:footer="284" w:gutter="0"/>
          <w:cols w:space="708"/>
          <w:docGrid w:linePitch="360"/>
        </w:sectPr>
      </w:pPr>
      <w:r w:rsidRPr="39AABCC9">
        <w:rPr>
          <w:rFonts w:ascii="Arial" w:eastAsia="Times New Roman" w:hAnsi="Arial" w:cs="Arial"/>
          <w:b/>
          <w:bCs/>
          <w:lang w:val="en-US" w:eastAsia="en-GB"/>
        </w:rPr>
        <w:t xml:space="preserve">Workers: </w:t>
      </w:r>
      <w:r w:rsidRPr="39AABCC9">
        <w:rPr>
          <w:rFonts w:ascii="Arial" w:eastAsia="Times New Roman" w:hAnsi="Arial" w:cs="Arial"/>
          <w:lang w:val="en-US" w:eastAsia="en-GB"/>
        </w:rPr>
        <w:t>1. All employed persons including public employees as well as ‘self-employed’ persons. This includes part-time and seasonal employees, of all ranks and categories, including laborers, administrators, supervisors, executives, contractor employees as well as self-employed contractors and sub-contractors (Source: ILO Convention C155 Occupational Safety and Health Convention, 1981). </w:t>
      </w:r>
      <w:r w:rsidRPr="39AABCC9">
        <w:rPr>
          <w:rFonts w:ascii="Arial" w:eastAsia="Times New Roman" w:hAnsi="Arial" w:cs="Arial"/>
          <w:lang w:val="en-GB" w:eastAsia="en-GB"/>
        </w:rPr>
        <w:t> </w:t>
      </w:r>
      <w:r w:rsidRPr="39AABCC9">
        <w:rPr>
          <w:rFonts w:ascii="Arial" w:eastAsia="Times New Roman" w:hAnsi="Arial" w:cs="Arial"/>
          <w:lang w:val="en-US" w:eastAsia="en-GB"/>
        </w:rPr>
        <w:t>2. An individual performing work for a corporate, regardless of the existence or nature of any contractual relationship with that corporate</w:t>
      </w:r>
      <w:r w:rsidRPr="39AABCC9">
        <w:rPr>
          <w:rFonts w:ascii="Arial" w:eastAsia="Times New Roman" w:hAnsi="Arial" w:cs="Arial"/>
          <w:lang w:val="en-GB" w:eastAsia="en-GB"/>
        </w:rPr>
        <w:t> </w:t>
      </w:r>
      <w:r w:rsidRPr="39AABCC9">
        <w:rPr>
          <w:rFonts w:ascii="Arial" w:eastAsia="Times New Roman" w:hAnsi="Arial" w:cs="Arial"/>
          <w:lang w:val="en-US" w:eastAsia="en-GB"/>
        </w:rPr>
        <w:t>(</w:t>
      </w:r>
      <w:r w:rsidRPr="39AABCC9">
        <w:rPr>
          <w:rFonts w:ascii="Arial" w:eastAsia="Times New Roman" w:hAnsi="Arial" w:cs="Arial"/>
          <w:i/>
          <w:iCs/>
          <w:lang w:val="en-US" w:eastAsia="en-GB"/>
        </w:rPr>
        <w:t>Source: 1.</w:t>
      </w:r>
      <w:r w:rsidRPr="39AABCC9">
        <w:rPr>
          <w:rFonts w:ascii="Arial" w:eastAsia="Times New Roman" w:hAnsi="Arial" w:cs="Arial"/>
          <w:lang w:val="en-US" w:eastAsia="en-GB"/>
        </w:rPr>
        <w:t xml:space="preserve"> </w:t>
      </w:r>
      <w:r w:rsidRPr="39AABCC9">
        <w:rPr>
          <w:rFonts w:ascii="Arial" w:eastAsia="Times New Roman" w:hAnsi="Arial" w:cs="Arial"/>
          <w:i/>
          <w:iCs/>
          <w:lang w:val="en-US" w:eastAsia="en-GB"/>
        </w:rPr>
        <w:t xml:space="preserve">FSC Principles and Criteria for Forest Stewardship FSC-STD-01-001 V5-2; </w:t>
      </w:r>
      <w:r w:rsidRPr="39AABCC9">
        <w:rPr>
          <w:rFonts w:ascii="Arial" w:eastAsia="Times New Roman" w:hAnsi="Arial" w:cs="Arial"/>
          <w:i/>
          <w:iCs/>
          <w:lang w:val="en-GB" w:eastAsia="en-GB"/>
        </w:rPr>
        <w:t>2. Guiding Principles on Business and Human Rights. UN. 2011</w:t>
      </w:r>
      <w:r w:rsidRPr="39AABCC9">
        <w:rPr>
          <w:rFonts w:ascii="Arial" w:eastAsia="Times New Roman" w:hAnsi="Arial" w:cs="Arial"/>
          <w:i/>
          <w:iCs/>
          <w:lang w:val="en-US" w:eastAsia="en-GB"/>
        </w:rPr>
        <w:t>)</w:t>
      </w:r>
      <w:r>
        <w:br w:type="page"/>
      </w:r>
    </w:p>
    <w:p w14:paraId="2F982216" w14:textId="77777777" w:rsidR="008934D1" w:rsidRPr="00EB791B" w:rsidRDefault="1A49037E" w:rsidP="008934D1">
      <w:pPr>
        <w:pStyle w:val="Heading1"/>
        <w:rPr>
          <w:rFonts w:asciiTheme="minorHAnsi" w:hAnsiTheme="minorHAnsi" w:cstheme="minorHAnsi"/>
          <w:b/>
          <w:bCs/>
        </w:rPr>
      </w:pPr>
      <w:bookmarkStart w:id="204" w:name="_Ref109055646"/>
      <w:bookmarkStart w:id="205" w:name="_Toc130303139"/>
      <w:bookmarkStart w:id="206" w:name="_Ref101787156"/>
      <w:bookmarkStart w:id="207" w:name="_Ref101787399"/>
      <w:bookmarkStart w:id="208" w:name="_Ref101787525"/>
      <w:bookmarkStart w:id="209" w:name="_Toc1138988528"/>
      <w:bookmarkStart w:id="210" w:name="_Toc1736728734"/>
      <w:bookmarkStart w:id="211" w:name="_Toc2030575843"/>
      <w:r w:rsidRPr="00AC4FFE">
        <w:rPr>
          <w:rFonts w:asciiTheme="minorHAnsi" w:hAnsiTheme="minorHAnsi" w:cstheme="minorHAnsi"/>
          <w:b/>
          <w:bCs/>
          <w:lang w:val="en-GB"/>
        </w:rPr>
        <w:lastRenderedPageBreak/>
        <w:t>Annex 1</w:t>
      </w:r>
      <w:r w:rsidR="19332353" w:rsidRPr="00AC4FFE">
        <w:rPr>
          <w:rFonts w:asciiTheme="minorHAnsi" w:hAnsiTheme="minorHAnsi" w:cstheme="minorHAnsi"/>
          <w:b/>
          <w:bCs/>
          <w:lang w:val="en-GB"/>
        </w:rPr>
        <w:t>:</w:t>
      </w:r>
      <w:r w:rsidR="008934D1" w:rsidRPr="00AC4FFE">
        <w:rPr>
          <w:rFonts w:asciiTheme="minorHAnsi" w:hAnsiTheme="minorHAnsi" w:cstheme="minorHAnsi"/>
          <w:b/>
          <w:bCs/>
          <w:lang w:val="en-GB"/>
        </w:rPr>
        <w:t xml:space="preserve"> </w:t>
      </w:r>
      <w:r w:rsidR="008934D1" w:rsidRPr="00AC4FFE">
        <w:rPr>
          <w:rFonts w:asciiTheme="minorHAnsi" w:hAnsiTheme="minorHAnsi" w:cstheme="minorHAnsi"/>
          <w:b/>
          <w:bCs/>
        </w:rPr>
        <w:t>Third Party Verification Checklist</w:t>
      </w:r>
      <w:bookmarkEnd w:id="204"/>
      <w:bookmarkEnd w:id="205"/>
    </w:p>
    <w:p w14:paraId="7A60606F" w14:textId="199FCD09" w:rsidR="008934D1" w:rsidRDefault="008934D1" w:rsidP="00081FCF">
      <w:pPr>
        <w:jc w:val="both"/>
      </w:pPr>
      <w:r>
        <w:t xml:space="preserve">This annex outlines clauses of the </w:t>
      </w:r>
      <w:r w:rsidRPr="00A2191B">
        <w:rPr>
          <w:i/>
          <w:iCs/>
        </w:rPr>
        <w:t>FSC Remedy Framework</w:t>
      </w:r>
      <w:r>
        <w:t xml:space="preserve"> that are to be third</w:t>
      </w:r>
      <w:r w:rsidR="001F14C5">
        <w:t>-</w:t>
      </w:r>
      <w:r>
        <w:t xml:space="preserve">party verified at relevant stages of the </w:t>
      </w:r>
      <w:r w:rsidRPr="009641B1">
        <w:rPr>
          <w:i/>
          <w:iCs/>
        </w:rPr>
        <w:t>remedy</w:t>
      </w:r>
      <w:r w:rsidR="00D777F8">
        <w:t>*</w:t>
      </w:r>
      <w:r>
        <w:t xml:space="preserve"> process, to ensure the </w:t>
      </w:r>
      <w:r w:rsidR="00076864" w:rsidRPr="00EB791B">
        <w:rPr>
          <w:i/>
          <w:iCs/>
        </w:rPr>
        <w:t xml:space="preserve">FSC Remedy </w:t>
      </w:r>
      <w:r w:rsidRPr="00EB791B">
        <w:rPr>
          <w:i/>
        </w:rPr>
        <w:t>Framework’s</w:t>
      </w:r>
      <w:r>
        <w:t xml:space="preserve"> objectives are met and that proper process is followed.  Unless otherwise noted, verification shall address all verifiable outcomes and processes covered by the listed clauses and their subclauses.  </w:t>
      </w:r>
    </w:p>
    <w:p w14:paraId="35A4DC00" w14:textId="0666A334" w:rsidR="008934D1" w:rsidRDefault="008934D1" w:rsidP="0099529F">
      <w:pPr>
        <w:jc w:val="both"/>
      </w:pPr>
      <w:r>
        <w:t xml:space="preserve">The </w:t>
      </w:r>
      <w:r w:rsidRPr="00A2191B">
        <w:rPr>
          <w:i/>
          <w:iCs/>
        </w:rPr>
        <w:t>FSC Remedy Framework</w:t>
      </w:r>
      <w:r>
        <w:t xml:space="preserve"> also specifies requirements for </w:t>
      </w:r>
      <w:r w:rsidRPr="407A2BD6">
        <w:rPr>
          <w:i/>
          <w:iCs/>
        </w:rPr>
        <w:t>Third Party Verifiers</w:t>
      </w:r>
      <w:r>
        <w:t>*</w:t>
      </w:r>
      <w:r w:rsidR="00DF0D14">
        <w:t xml:space="preserve"> beyond verification of the clauses below.</w:t>
      </w:r>
      <w:r w:rsidR="00586426">
        <w:t xml:space="preserve"> </w:t>
      </w:r>
      <w:r w:rsidR="00DF0D14">
        <w:rPr>
          <w:i/>
          <w:iCs/>
        </w:rPr>
        <w:t>Third Party Verifiers*</w:t>
      </w:r>
      <w:r>
        <w:t xml:space="preserve"> should review the </w:t>
      </w:r>
      <w:r w:rsidR="00076864" w:rsidRPr="00EB791B">
        <w:rPr>
          <w:i/>
          <w:iCs/>
        </w:rPr>
        <w:t xml:space="preserve">FSC Remedy </w:t>
      </w:r>
      <w:r w:rsidRPr="00EB791B">
        <w:rPr>
          <w:i/>
        </w:rPr>
        <w:t>Framework</w:t>
      </w:r>
      <w:r>
        <w:t xml:space="preserve"> to understand those requirements. Examples include requirements for issuing non-conformities</w:t>
      </w:r>
      <w:r w:rsidR="00790008">
        <w:t>,</w:t>
      </w:r>
      <w:r>
        <w:t xml:space="preserve"> monitoring</w:t>
      </w:r>
      <w:r w:rsidR="00790008">
        <w:t>,</w:t>
      </w:r>
      <w:r>
        <w:t xml:space="preserve"> submitting verification reports</w:t>
      </w:r>
      <w:r w:rsidR="00790008">
        <w:t>,</w:t>
      </w:r>
      <w:r w:rsidR="00586426">
        <w:t xml:space="preserve"> </w:t>
      </w:r>
      <w:r>
        <w:t>establishing Remedy Progress Websites</w:t>
      </w:r>
      <w:r w:rsidR="00790008">
        <w:t>,</w:t>
      </w:r>
      <w:r>
        <w:t xml:space="preserve"> and </w:t>
      </w:r>
      <w:r w:rsidR="000C281C">
        <w:t xml:space="preserve">verifying </w:t>
      </w:r>
      <w:r>
        <w:t>publish</w:t>
      </w:r>
      <w:r w:rsidR="000C281C">
        <w:t>ed</w:t>
      </w:r>
      <w:r>
        <w:t xml:space="preserve"> materials.</w:t>
      </w:r>
    </w:p>
    <w:tbl>
      <w:tblPr>
        <w:tblStyle w:val="FSCTable"/>
        <w:tblW w:w="9990" w:type="dxa"/>
        <w:tblLayout w:type="fixed"/>
        <w:tblCellMar>
          <w:top w:w="14" w:type="dxa"/>
          <w:bottom w:w="14" w:type="dxa"/>
        </w:tblCellMar>
        <w:tblLook w:val="04A0" w:firstRow="1" w:lastRow="0" w:firstColumn="1" w:lastColumn="0" w:noHBand="0" w:noVBand="1"/>
      </w:tblPr>
      <w:tblGrid>
        <w:gridCol w:w="1440"/>
        <w:gridCol w:w="8550"/>
      </w:tblGrid>
      <w:tr w:rsidR="008934D1" w:rsidRPr="001A35C5" w14:paraId="0245879B" w14:textId="77777777" w:rsidTr="00270C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1098BDAD" w14:textId="3B4910F6" w:rsidR="008934D1" w:rsidRPr="001A35C5" w:rsidRDefault="293CD77C" w:rsidP="00E13338">
            <w:pPr>
              <w:spacing w:before="0" w:after="0" w:line="240" w:lineRule="auto"/>
              <w:textAlignment w:val="baseline"/>
              <w:rPr>
                <w:rFonts w:eastAsia="Times New Roman"/>
                <w:sz w:val="18"/>
                <w:szCs w:val="18"/>
                <w:lang w:val="en-US"/>
              </w:rPr>
            </w:pPr>
            <w:r w:rsidRPr="0995B856">
              <w:rPr>
                <w:rFonts w:eastAsia="Times New Roman"/>
                <w:lang w:val="en-US"/>
              </w:rPr>
              <w:t>Clause</w:t>
            </w:r>
            <w:r w:rsidR="008934D1" w:rsidRPr="4C983085">
              <w:rPr>
                <w:rFonts w:eastAsia="Times New Roman"/>
                <w:lang w:val="en-US"/>
              </w:rPr>
              <w:t xml:space="preserve"> from the FSC </w:t>
            </w:r>
            <w:r w:rsidR="008934D1" w:rsidRPr="00A2191B">
              <w:rPr>
                <w:rFonts w:eastAsia="Times New Roman"/>
                <w:i/>
                <w:iCs/>
                <w:lang w:val="en-US"/>
              </w:rPr>
              <w:t>Remedy Framework</w:t>
            </w:r>
          </w:p>
        </w:tc>
        <w:tc>
          <w:tcPr>
            <w:tcW w:w="8550" w:type="dxa"/>
            <w:hideMark/>
          </w:tcPr>
          <w:p w14:paraId="4EB148E0" w14:textId="77777777" w:rsidR="008934D1" w:rsidRPr="001A35C5" w:rsidRDefault="008934D1" w:rsidP="00E13338">
            <w:pPr>
              <w:spacing w:before="0" w:after="0" w:line="240" w:lineRule="auto"/>
              <w:textAlignment w:val="baseline"/>
              <w:cnfStyle w:val="100000000000" w:firstRow="1" w:lastRow="0" w:firstColumn="0" w:lastColumn="0" w:oddVBand="0" w:evenVBand="0" w:oddHBand="0" w:evenHBand="0" w:firstRowFirstColumn="0" w:firstRowLastColumn="0" w:lastRowFirstColumn="0" w:lastRowLastColumn="0"/>
              <w:rPr>
                <w:rFonts w:eastAsia="Times New Roman"/>
                <w:sz w:val="18"/>
                <w:szCs w:val="18"/>
                <w:lang w:val="en-US"/>
              </w:rPr>
            </w:pPr>
            <w:r w:rsidRPr="0BC1C6D7">
              <w:rPr>
                <w:rFonts w:eastAsia="Times New Roman"/>
                <w:lang w:val="en-US"/>
              </w:rPr>
              <w:t>Summary description of requirements to be verified </w:t>
            </w:r>
          </w:p>
        </w:tc>
      </w:tr>
      <w:tr w:rsidR="008934D1" w:rsidRPr="001A35C5" w14:paraId="208BA102" w14:textId="77777777" w:rsidTr="00270C3F">
        <w:tc>
          <w:tcPr>
            <w:cnfStyle w:val="001000000000" w:firstRow="0" w:lastRow="0" w:firstColumn="1" w:lastColumn="0" w:oddVBand="0" w:evenVBand="0" w:oddHBand="0" w:evenHBand="0" w:firstRowFirstColumn="0" w:firstRowLastColumn="0" w:lastRowFirstColumn="0" w:lastRowLastColumn="0"/>
            <w:tcW w:w="9990" w:type="dxa"/>
            <w:gridSpan w:val="2"/>
            <w:shd w:val="clear" w:color="auto" w:fill="E7E6E6"/>
            <w:hideMark/>
          </w:tcPr>
          <w:p w14:paraId="406FEAB3" w14:textId="3816C410" w:rsidR="008934D1" w:rsidRPr="001A35C5" w:rsidRDefault="008934D1" w:rsidP="00E13338">
            <w:pPr>
              <w:spacing w:before="0" w:after="0" w:line="240" w:lineRule="auto"/>
              <w:jc w:val="center"/>
              <w:textAlignment w:val="baseline"/>
              <w:rPr>
                <w:rFonts w:eastAsia="Times New Roman"/>
                <w:sz w:val="18"/>
                <w:szCs w:val="18"/>
                <w:lang w:val="en-US"/>
              </w:rPr>
            </w:pPr>
            <w:r>
              <w:rPr>
                <w:rFonts w:eastAsia="Times New Roman"/>
                <w:sz w:val="28"/>
                <w:szCs w:val="28"/>
                <w:lang w:val="en-US"/>
              </w:rPr>
              <w:t xml:space="preserve">1. </w:t>
            </w:r>
            <w:r w:rsidR="00732B2E">
              <w:rPr>
                <w:rFonts w:eastAsia="Times New Roman"/>
                <w:sz w:val="28"/>
                <w:szCs w:val="28"/>
                <w:lang w:val="en-US"/>
              </w:rPr>
              <w:t>R</w:t>
            </w:r>
            <w:r w:rsidRPr="00F1431E">
              <w:rPr>
                <w:rFonts w:eastAsia="Times New Roman"/>
                <w:sz w:val="28"/>
                <w:szCs w:val="28"/>
                <w:lang w:val="en-US"/>
              </w:rPr>
              <w:t xml:space="preserve">equirements to be verified prior to </w:t>
            </w:r>
            <w:r w:rsidRPr="00A2191B">
              <w:rPr>
                <w:rFonts w:eastAsia="Times New Roman"/>
                <w:i/>
                <w:iCs/>
                <w:sz w:val="28"/>
                <w:szCs w:val="28"/>
                <w:lang w:val="en-US"/>
              </w:rPr>
              <w:t>ending</w:t>
            </w:r>
            <w:r w:rsidRPr="00F1431E">
              <w:rPr>
                <w:rFonts w:eastAsia="Times New Roman"/>
                <w:sz w:val="28"/>
                <w:szCs w:val="28"/>
                <w:lang w:val="en-US"/>
              </w:rPr>
              <w:t xml:space="preserve"> </w:t>
            </w:r>
            <w:r w:rsidRPr="00A2191B">
              <w:rPr>
                <w:rFonts w:eastAsia="Times New Roman"/>
                <w:i/>
                <w:iCs/>
                <w:sz w:val="28"/>
                <w:szCs w:val="28"/>
                <w:lang w:val="en-US"/>
              </w:rPr>
              <w:t>disassociation</w:t>
            </w:r>
            <w:r w:rsidR="004A63EE">
              <w:rPr>
                <w:rFonts w:eastAsia="Times New Roman"/>
                <w:i/>
                <w:iCs/>
                <w:sz w:val="28"/>
                <w:szCs w:val="28"/>
                <w:lang w:val="en-US"/>
              </w:rPr>
              <w:t>*</w:t>
            </w:r>
            <w:r w:rsidR="004A63EE">
              <w:rPr>
                <w:rFonts w:eastAsia="Times New Roman"/>
                <w:sz w:val="28"/>
                <w:szCs w:val="28"/>
                <w:lang w:val="en-US"/>
              </w:rPr>
              <w:t xml:space="preserve"> </w:t>
            </w:r>
            <w:r w:rsidR="00732B2E">
              <w:rPr>
                <w:rFonts w:eastAsia="Times New Roman"/>
                <w:sz w:val="28"/>
                <w:szCs w:val="28"/>
                <w:lang w:val="en-US"/>
              </w:rPr>
              <w:t>(</w:t>
            </w:r>
            <w:r w:rsidR="00732B2E" w:rsidRPr="00F1431E">
              <w:rPr>
                <w:rFonts w:eastAsia="Times New Roman"/>
                <w:sz w:val="28"/>
                <w:szCs w:val="28"/>
                <w:lang w:val="en-US"/>
              </w:rPr>
              <w:t>Chapter 1</w:t>
            </w:r>
            <w:r w:rsidR="00732B2E">
              <w:rPr>
                <w:rFonts w:eastAsia="Times New Roman"/>
                <w:sz w:val="28"/>
                <w:szCs w:val="28"/>
                <w:lang w:val="en-US"/>
              </w:rPr>
              <w:t>)</w:t>
            </w:r>
          </w:p>
        </w:tc>
      </w:tr>
      <w:tr w:rsidR="008934D1" w:rsidRPr="001A35C5" w14:paraId="23CCB1B4" w14:textId="77777777" w:rsidTr="00270C3F">
        <w:tc>
          <w:tcPr>
            <w:cnfStyle w:val="001000000000" w:firstRow="0" w:lastRow="0" w:firstColumn="1" w:lastColumn="0" w:oddVBand="0" w:evenVBand="0" w:oddHBand="0" w:evenHBand="0" w:firstRowFirstColumn="0" w:firstRowLastColumn="0" w:lastRowFirstColumn="0" w:lastRowLastColumn="0"/>
            <w:tcW w:w="9990" w:type="dxa"/>
            <w:gridSpan w:val="2"/>
            <w:shd w:val="clear" w:color="auto" w:fill="AEAAAA"/>
            <w:hideMark/>
          </w:tcPr>
          <w:p w14:paraId="27AC9B40" w14:textId="77777777" w:rsidR="008934D1" w:rsidRPr="001A35C5" w:rsidRDefault="008934D1" w:rsidP="00E13338">
            <w:pPr>
              <w:spacing w:before="0" w:after="0" w:line="240" w:lineRule="auto"/>
              <w:jc w:val="center"/>
              <w:textAlignment w:val="baseline"/>
              <w:rPr>
                <w:rFonts w:eastAsia="Times New Roman" w:cstheme="minorHAnsi"/>
                <w:sz w:val="18"/>
                <w:szCs w:val="18"/>
                <w:lang w:val="en-US"/>
              </w:rPr>
            </w:pPr>
            <w:r w:rsidRPr="001A35C5">
              <w:rPr>
                <w:rFonts w:eastAsia="Times New Roman" w:cstheme="minorHAnsi"/>
                <w:lang w:val="en-US"/>
              </w:rPr>
              <w:t>Additional requirements </w:t>
            </w:r>
          </w:p>
        </w:tc>
      </w:tr>
      <w:tr w:rsidR="008934D1" w:rsidRPr="001A35C5" w14:paraId="6CF7CD31"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7ECA1CDB" w14:textId="2012B806" w:rsidR="008934D1" w:rsidRPr="001A35C5" w:rsidRDefault="008934D1" w:rsidP="00E13338">
            <w:pPr>
              <w:spacing w:before="0" w:after="0" w:line="240" w:lineRule="auto"/>
              <w:textAlignment w:val="baseline"/>
              <w:rPr>
                <w:rFonts w:eastAsia="Times New Roman"/>
                <w:lang w:val="en-US"/>
              </w:rPr>
            </w:pPr>
            <w:r w:rsidRPr="2566ED3C">
              <w:rPr>
                <w:rFonts w:eastAsia="Times New Roman"/>
                <w:lang w:val="en-US"/>
              </w:rPr>
              <w:t>1.1</w:t>
            </w:r>
          </w:p>
        </w:tc>
        <w:tc>
          <w:tcPr>
            <w:tcW w:w="8550" w:type="dxa"/>
            <w:hideMark/>
          </w:tcPr>
          <w:p w14:paraId="2AC1EEED" w14:textId="16BCACF3" w:rsidR="008934D1" w:rsidRPr="001A35C5" w:rsidRDefault="008934D1" w:rsidP="00E1333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BC1C6D7">
              <w:rPr>
                <w:rFonts w:eastAsia="Times New Roman"/>
                <w:lang w:val="en-US"/>
              </w:rPr>
              <w:t>Management</w:t>
            </w:r>
            <w:r w:rsidRPr="2566ED3C">
              <w:rPr>
                <w:rFonts w:eastAsia="Times New Roman"/>
                <w:lang w:val="en-US"/>
              </w:rPr>
              <w:t xml:space="preserve"> systems to stop and prevent </w:t>
            </w:r>
            <w:r w:rsidRPr="00A2191B">
              <w:rPr>
                <w:rFonts w:eastAsia="Times New Roman"/>
                <w:i/>
                <w:lang w:val="en-US"/>
              </w:rPr>
              <w:t>unacceptable activities</w:t>
            </w:r>
            <w:r w:rsidR="00896ABC">
              <w:rPr>
                <w:rFonts w:eastAsia="Times New Roman"/>
                <w:lang w:val="en-US"/>
              </w:rPr>
              <w:t>*</w:t>
            </w:r>
            <w:r w:rsidRPr="0BC1C6D7">
              <w:rPr>
                <w:rFonts w:eastAsia="Times New Roman"/>
                <w:lang w:val="en-US"/>
              </w:rPr>
              <w:t xml:space="preserve"> are in place and documented</w:t>
            </w:r>
            <w:r w:rsidRPr="2566ED3C">
              <w:rPr>
                <w:rFonts w:eastAsia="Times New Roman"/>
                <w:lang w:val="en-US"/>
              </w:rPr>
              <w:t xml:space="preserve">.  </w:t>
            </w:r>
          </w:p>
        </w:tc>
      </w:tr>
      <w:tr w:rsidR="008934D1" w:rsidRPr="001A35C5" w14:paraId="5A93AD1D"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7987BB7F" w14:textId="092A6F56" w:rsidR="008934D1" w:rsidRPr="2566ED3C" w:rsidRDefault="008934D1" w:rsidP="00E13338">
            <w:pPr>
              <w:spacing w:before="0" w:after="0" w:line="240" w:lineRule="auto"/>
              <w:textAlignment w:val="baseline"/>
              <w:rPr>
                <w:rFonts w:eastAsia="Times New Roman"/>
                <w:lang w:val="en-US"/>
              </w:rPr>
            </w:pPr>
            <w:r w:rsidRPr="2566ED3C">
              <w:rPr>
                <w:rFonts w:eastAsia="Times New Roman"/>
                <w:lang w:val="en-US"/>
              </w:rPr>
              <w:t>1.2</w:t>
            </w:r>
          </w:p>
        </w:tc>
        <w:tc>
          <w:tcPr>
            <w:tcW w:w="8550" w:type="dxa"/>
          </w:tcPr>
          <w:p w14:paraId="6730EA26" w14:textId="77777777" w:rsidR="008934D1" w:rsidRPr="00B57F3B"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BC1C6D7">
              <w:rPr>
                <w:rFonts w:eastAsia="Times New Roman"/>
                <w:lang w:val="en-US"/>
              </w:rPr>
              <w:t>Monitoring</w:t>
            </w:r>
            <w:r w:rsidRPr="2566ED3C">
              <w:rPr>
                <w:rFonts w:eastAsia="Times New Roman"/>
                <w:lang w:val="en-US"/>
              </w:rPr>
              <w:t xml:space="preserve"> and review processes for management systems</w:t>
            </w:r>
            <w:r w:rsidRPr="0BC1C6D7">
              <w:rPr>
                <w:rFonts w:eastAsia="Times New Roman"/>
                <w:lang w:val="en-US"/>
              </w:rPr>
              <w:t xml:space="preserve"> are in place and being implemented</w:t>
            </w:r>
            <w:r w:rsidRPr="2566ED3C">
              <w:rPr>
                <w:rFonts w:eastAsia="Times New Roman"/>
                <w:lang w:val="en-US"/>
              </w:rPr>
              <w:t>. </w:t>
            </w:r>
          </w:p>
        </w:tc>
      </w:tr>
      <w:tr w:rsidR="008934D1" w:rsidRPr="001A35C5" w14:paraId="45EA7D0F"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6E650E4B" w14:textId="3BFDEFB6" w:rsidR="008934D1" w:rsidRPr="2566ED3C" w:rsidRDefault="008934D1" w:rsidP="00E13338">
            <w:pPr>
              <w:spacing w:before="0" w:after="0" w:line="240" w:lineRule="auto"/>
              <w:textAlignment w:val="baseline"/>
              <w:rPr>
                <w:rFonts w:eastAsia="Times New Roman"/>
                <w:lang w:val="en-US"/>
              </w:rPr>
            </w:pPr>
            <w:r w:rsidRPr="2566ED3C">
              <w:rPr>
                <w:rFonts w:eastAsia="Times New Roman"/>
                <w:lang w:val="en-US"/>
              </w:rPr>
              <w:t>1.3</w:t>
            </w:r>
          </w:p>
        </w:tc>
        <w:tc>
          <w:tcPr>
            <w:tcW w:w="8550" w:type="dxa"/>
          </w:tcPr>
          <w:p w14:paraId="35E24E81" w14:textId="03B24767" w:rsidR="008934D1" w:rsidRPr="2566ED3C" w:rsidRDefault="008934D1" w:rsidP="00E1333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lang w:val="en-US"/>
              </w:rPr>
            </w:pPr>
            <w:r>
              <w:rPr>
                <w:rFonts w:ascii="Arial" w:eastAsia="Arial" w:hAnsi="Arial" w:cs="Arial"/>
                <w:lang w:val="en-US"/>
              </w:rPr>
              <w:t>C</w:t>
            </w:r>
            <w:r w:rsidRPr="2566ED3C">
              <w:rPr>
                <w:rFonts w:ascii="Arial" w:eastAsia="Arial" w:hAnsi="Arial" w:cs="Arial"/>
                <w:lang w:val="en-US"/>
              </w:rPr>
              <w:t xml:space="preserve">ontinuous improvement in addressing and preventing </w:t>
            </w:r>
            <w:r w:rsidRPr="00A2191B">
              <w:rPr>
                <w:rFonts w:ascii="Arial" w:eastAsia="Arial" w:hAnsi="Arial" w:cs="Arial"/>
                <w:i/>
                <w:lang w:val="en-US"/>
              </w:rPr>
              <w:t>unacceptable activities</w:t>
            </w:r>
            <w:r w:rsidR="002458BA">
              <w:rPr>
                <w:rFonts w:ascii="Arial" w:eastAsia="Arial" w:hAnsi="Arial" w:cs="Arial"/>
                <w:lang w:val="en-US"/>
              </w:rPr>
              <w:t>*</w:t>
            </w:r>
            <w:r w:rsidRPr="2566ED3C">
              <w:rPr>
                <w:rFonts w:ascii="Arial" w:eastAsia="Arial" w:hAnsi="Arial" w:cs="Arial"/>
                <w:lang w:val="en-US"/>
              </w:rPr>
              <w:t xml:space="preserve"> through annual P</w:t>
            </w:r>
            <w:r w:rsidR="002B4263">
              <w:rPr>
                <w:rFonts w:ascii="Arial" w:eastAsia="Arial" w:hAnsi="Arial" w:cs="Arial"/>
                <w:lang w:val="en-US"/>
              </w:rPr>
              <w:t xml:space="preserve">olicy for </w:t>
            </w:r>
            <w:r w:rsidRPr="2566ED3C">
              <w:rPr>
                <w:rFonts w:ascii="Arial" w:eastAsia="Arial" w:hAnsi="Arial" w:cs="Arial"/>
                <w:lang w:val="en-US"/>
              </w:rPr>
              <w:t>A</w:t>
            </w:r>
            <w:r w:rsidR="002B4263">
              <w:rPr>
                <w:rFonts w:ascii="Arial" w:eastAsia="Arial" w:hAnsi="Arial" w:cs="Arial"/>
                <w:lang w:val="en-US"/>
              </w:rPr>
              <w:t>ssociation</w:t>
            </w:r>
            <w:r w:rsidRPr="2566ED3C">
              <w:rPr>
                <w:rFonts w:ascii="Arial" w:eastAsia="Arial" w:hAnsi="Arial" w:cs="Arial"/>
                <w:lang w:val="en-US"/>
              </w:rPr>
              <w:t xml:space="preserve"> assessments, </w:t>
            </w:r>
            <w:r w:rsidRPr="00A2191B">
              <w:rPr>
                <w:rFonts w:ascii="Arial" w:eastAsia="Arial" w:hAnsi="Arial" w:cs="Arial"/>
                <w:i/>
                <w:iCs/>
                <w:lang w:val="en-US"/>
              </w:rPr>
              <w:t>independent</w:t>
            </w:r>
            <w:r w:rsidR="00CD2B93">
              <w:rPr>
                <w:rFonts w:ascii="Arial" w:eastAsia="Arial" w:hAnsi="Arial" w:cs="Arial"/>
                <w:i/>
                <w:iCs/>
                <w:lang w:val="en-US"/>
              </w:rPr>
              <w:t>*</w:t>
            </w:r>
            <w:r w:rsidRPr="2566ED3C">
              <w:rPr>
                <w:rFonts w:ascii="Arial" w:eastAsia="Arial" w:hAnsi="Arial" w:cs="Arial"/>
                <w:lang w:val="en-US"/>
              </w:rPr>
              <w:t xml:space="preserve"> monitoring, and reporting.</w:t>
            </w:r>
          </w:p>
        </w:tc>
      </w:tr>
      <w:tr w:rsidR="008934D1" w:rsidRPr="001A35C5" w14:paraId="3C99422A"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4FCC8C41" w14:textId="77777777" w:rsidR="008934D1" w:rsidRPr="001A35C5" w:rsidRDefault="008934D1" w:rsidP="00E13338">
            <w:pPr>
              <w:spacing w:before="0" w:after="0" w:line="240" w:lineRule="auto"/>
              <w:textAlignment w:val="baseline"/>
              <w:rPr>
                <w:rFonts w:eastAsia="Times New Roman"/>
                <w:lang w:val="en-US"/>
              </w:rPr>
            </w:pPr>
            <w:r w:rsidRPr="2566ED3C">
              <w:rPr>
                <w:rFonts w:eastAsia="Times New Roman"/>
                <w:lang w:val="en-US"/>
              </w:rPr>
              <w:t>2.1</w:t>
            </w:r>
          </w:p>
        </w:tc>
        <w:tc>
          <w:tcPr>
            <w:tcW w:w="8550" w:type="dxa"/>
            <w:hideMark/>
          </w:tcPr>
          <w:p w14:paraId="752D715A" w14:textId="310D5CD3" w:rsidR="008934D1" w:rsidRPr="001A35C5"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0A2191B">
              <w:rPr>
                <w:rFonts w:eastAsia="Times New Roman"/>
                <w:i/>
                <w:lang w:val="en-US"/>
              </w:rPr>
              <w:t>Human Rights Due Diligence</w:t>
            </w:r>
            <w:r w:rsidR="00015679">
              <w:rPr>
                <w:rFonts w:eastAsia="Times New Roman"/>
                <w:lang w:val="en-US"/>
              </w:rPr>
              <w:t>*</w:t>
            </w:r>
            <w:r w:rsidRPr="2566ED3C">
              <w:rPr>
                <w:rFonts w:eastAsia="Times New Roman"/>
                <w:lang w:val="en-US"/>
              </w:rPr>
              <w:t xml:space="preserve"> frameworks</w:t>
            </w:r>
            <w:r w:rsidRPr="0BC1C6D7">
              <w:rPr>
                <w:rFonts w:eastAsia="Times New Roman"/>
                <w:lang w:val="en-US"/>
              </w:rPr>
              <w:t xml:space="preserve"> and their required elements are in place and being implemented</w:t>
            </w:r>
            <w:r w:rsidRPr="2566ED3C">
              <w:rPr>
                <w:rFonts w:eastAsia="Times New Roman"/>
                <w:lang w:val="en-US"/>
              </w:rPr>
              <w:t>.   </w:t>
            </w:r>
          </w:p>
          <w:p w14:paraId="6B627E6E" w14:textId="77777777" w:rsidR="008934D1" w:rsidRPr="001A35C5"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p>
        </w:tc>
      </w:tr>
      <w:tr w:rsidR="008934D1" w:rsidRPr="001A35C5" w14:paraId="109E8931"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5E8C1701" w14:textId="4651E790" w:rsidR="008934D1" w:rsidRPr="001A35C5" w:rsidRDefault="008934D1" w:rsidP="00E13338">
            <w:pPr>
              <w:spacing w:before="0" w:after="0" w:line="240" w:lineRule="auto"/>
              <w:textAlignment w:val="baseline"/>
              <w:rPr>
                <w:rFonts w:eastAsia="Times New Roman"/>
                <w:lang w:val="en-US"/>
              </w:rPr>
            </w:pPr>
            <w:r w:rsidRPr="2566ED3C">
              <w:rPr>
                <w:rFonts w:eastAsia="Times New Roman"/>
                <w:lang w:val="en-US"/>
              </w:rPr>
              <w:t>3.1</w:t>
            </w:r>
          </w:p>
        </w:tc>
        <w:tc>
          <w:tcPr>
            <w:tcW w:w="8550" w:type="dxa"/>
            <w:hideMark/>
          </w:tcPr>
          <w:p w14:paraId="3F5B61B9" w14:textId="64D8289C" w:rsidR="008934D1" w:rsidRPr="001A35C5"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A2191B">
              <w:rPr>
                <w:rFonts w:eastAsia="Times New Roman"/>
                <w:i/>
                <w:lang w:val="en-US"/>
              </w:rPr>
              <w:t>Environmental Due Diligence</w:t>
            </w:r>
            <w:r w:rsidR="002458BA">
              <w:rPr>
                <w:rFonts w:eastAsia="Times New Roman"/>
                <w:lang w:val="en-US"/>
              </w:rPr>
              <w:t>*</w:t>
            </w:r>
            <w:r w:rsidRPr="2566ED3C">
              <w:rPr>
                <w:rFonts w:eastAsia="Times New Roman"/>
                <w:lang w:val="en-US"/>
              </w:rPr>
              <w:t xml:space="preserve"> frameworks</w:t>
            </w:r>
            <w:r w:rsidRPr="0BC1C6D7">
              <w:rPr>
                <w:rFonts w:eastAsia="Times New Roman"/>
                <w:lang w:val="en-US"/>
              </w:rPr>
              <w:t xml:space="preserve"> and their required elements are in place and being implemented</w:t>
            </w:r>
            <w:r w:rsidRPr="2566ED3C">
              <w:rPr>
                <w:rFonts w:eastAsia="Times New Roman"/>
                <w:lang w:val="en-US"/>
              </w:rPr>
              <w:t>.</w:t>
            </w:r>
          </w:p>
          <w:p w14:paraId="2FC0C050" w14:textId="77777777" w:rsidR="008934D1" w:rsidRPr="001A35C5"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p>
        </w:tc>
      </w:tr>
      <w:tr w:rsidR="008934D1" w:rsidRPr="001A35C5" w14:paraId="3CC4E141" w14:textId="77777777" w:rsidTr="00270C3F">
        <w:tc>
          <w:tcPr>
            <w:cnfStyle w:val="001000000000" w:firstRow="0" w:lastRow="0" w:firstColumn="1" w:lastColumn="0" w:oddVBand="0" w:evenVBand="0" w:oddHBand="0" w:evenHBand="0" w:firstRowFirstColumn="0" w:firstRowLastColumn="0" w:lastRowFirstColumn="0" w:lastRowLastColumn="0"/>
            <w:tcW w:w="9990" w:type="dxa"/>
            <w:gridSpan w:val="2"/>
            <w:shd w:val="clear" w:color="auto" w:fill="E7E6E6"/>
            <w:hideMark/>
          </w:tcPr>
          <w:p w14:paraId="2D01E542" w14:textId="7C3ADA48" w:rsidR="008934D1" w:rsidRPr="000F4FD4" w:rsidRDefault="008934D1" w:rsidP="00E13338">
            <w:pPr>
              <w:spacing w:before="0" w:after="0" w:line="240" w:lineRule="auto"/>
              <w:jc w:val="center"/>
              <w:textAlignment w:val="baseline"/>
              <w:rPr>
                <w:rFonts w:eastAsia="Times New Roman"/>
                <w:sz w:val="28"/>
                <w:szCs w:val="28"/>
                <w:lang w:val="en-US"/>
              </w:rPr>
            </w:pPr>
            <w:r>
              <w:rPr>
                <w:rFonts w:eastAsia="Times New Roman"/>
                <w:sz w:val="28"/>
                <w:szCs w:val="28"/>
                <w:lang w:val="en-US"/>
              </w:rPr>
              <w:t xml:space="preserve">2. </w:t>
            </w:r>
            <w:r w:rsidR="3B381BF9" w:rsidRPr="0C8FB8A4">
              <w:rPr>
                <w:rFonts w:eastAsia="Times New Roman"/>
                <w:sz w:val="28"/>
                <w:szCs w:val="28"/>
                <w:lang w:val="en-US"/>
              </w:rPr>
              <w:t>Requirements</w:t>
            </w:r>
            <w:r w:rsidRPr="000F4FD4">
              <w:rPr>
                <w:rFonts w:eastAsia="Times New Roman"/>
                <w:sz w:val="28"/>
                <w:szCs w:val="28"/>
                <w:lang w:val="en-US"/>
              </w:rPr>
              <w:t xml:space="preserve"> to be verified prior to </w:t>
            </w:r>
            <w:r w:rsidRPr="00A2191B">
              <w:rPr>
                <w:rFonts w:eastAsia="Times New Roman"/>
                <w:i/>
                <w:iCs/>
                <w:sz w:val="28"/>
                <w:szCs w:val="28"/>
                <w:lang w:val="en-US"/>
              </w:rPr>
              <w:t>ending</w:t>
            </w:r>
            <w:r w:rsidRPr="000F4FD4">
              <w:rPr>
                <w:rFonts w:eastAsia="Times New Roman"/>
                <w:sz w:val="28"/>
                <w:szCs w:val="28"/>
                <w:lang w:val="en-US"/>
              </w:rPr>
              <w:t xml:space="preserve"> </w:t>
            </w:r>
            <w:r w:rsidRPr="00A2191B">
              <w:rPr>
                <w:rFonts w:eastAsia="Times New Roman"/>
                <w:i/>
                <w:iCs/>
                <w:sz w:val="28"/>
                <w:szCs w:val="28"/>
                <w:lang w:val="en-US"/>
              </w:rPr>
              <w:t>disassociation</w:t>
            </w:r>
            <w:r w:rsidR="004C1FB7">
              <w:rPr>
                <w:rFonts w:eastAsia="Times New Roman"/>
                <w:i/>
                <w:iCs/>
                <w:sz w:val="28"/>
                <w:szCs w:val="28"/>
                <w:lang w:val="en-US"/>
              </w:rPr>
              <w:t>*</w:t>
            </w:r>
            <w:r w:rsidR="1C8ED199" w:rsidRPr="0C8FB8A4">
              <w:rPr>
                <w:rFonts w:eastAsia="Times New Roman"/>
                <w:i/>
                <w:iCs/>
                <w:sz w:val="28"/>
                <w:szCs w:val="28"/>
                <w:lang w:val="en-US"/>
              </w:rPr>
              <w:t xml:space="preserve"> </w:t>
            </w:r>
            <w:r w:rsidR="1C8ED199" w:rsidRPr="00A2191B">
              <w:rPr>
                <w:rFonts w:eastAsia="Times New Roman"/>
                <w:sz w:val="28"/>
                <w:szCs w:val="28"/>
                <w:lang w:val="en-US"/>
              </w:rPr>
              <w:t>(Chapter 2)</w:t>
            </w:r>
            <w:r w:rsidRPr="000F4FD4">
              <w:rPr>
                <w:rFonts w:eastAsia="Times New Roman"/>
                <w:sz w:val="28"/>
                <w:szCs w:val="28"/>
                <w:lang w:val="en-US"/>
              </w:rPr>
              <w:t> </w:t>
            </w:r>
          </w:p>
        </w:tc>
      </w:tr>
      <w:tr w:rsidR="008934D1" w:rsidRPr="001A35C5" w14:paraId="3BEA7DC3" w14:textId="77777777" w:rsidTr="00270C3F">
        <w:tc>
          <w:tcPr>
            <w:cnfStyle w:val="001000000000" w:firstRow="0" w:lastRow="0" w:firstColumn="1" w:lastColumn="0" w:oddVBand="0" w:evenVBand="0" w:oddHBand="0" w:evenHBand="0" w:firstRowFirstColumn="0" w:firstRowLastColumn="0" w:lastRowFirstColumn="0" w:lastRowLastColumn="0"/>
            <w:tcW w:w="9990" w:type="dxa"/>
            <w:gridSpan w:val="2"/>
            <w:shd w:val="clear" w:color="auto" w:fill="AEAAAA"/>
            <w:hideMark/>
          </w:tcPr>
          <w:p w14:paraId="68025101" w14:textId="77777777" w:rsidR="008934D1" w:rsidRPr="001A35C5" w:rsidRDefault="008934D1" w:rsidP="00E13338">
            <w:pPr>
              <w:spacing w:before="0" w:after="0" w:line="240" w:lineRule="auto"/>
              <w:jc w:val="center"/>
              <w:textAlignment w:val="baseline"/>
              <w:rPr>
                <w:rFonts w:eastAsia="Times New Roman" w:cstheme="minorHAnsi"/>
                <w:sz w:val="18"/>
                <w:szCs w:val="18"/>
                <w:lang w:val="en-US"/>
              </w:rPr>
            </w:pPr>
            <w:r w:rsidRPr="001A35C5">
              <w:rPr>
                <w:rFonts w:eastAsia="Times New Roman" w:cstheme="minorHAnsi"/>
                <w:lang w:val="en-US"/>
              </w:rPr>
              <w:t>Additional requirements </w:t>
            </w:r>
          </w:p>
        </w:tc>
      </w:tr>
      <w:tr w:rsidR="008934D1" w:rsidRPr="001A35C5" w14:paraId="71CF3A6D"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2DE778FC" w14:textId="17E1FF2C" w:rsidR="008934D1" w:rsidRPr="001A35C5" w:rsidRDefault="008934D1" w:rsidP="00E13338">
            <w:pPr>
              <w:spacing w:before="0" w:after="0" w:line="240" w:lineRule="auto"/>
              <w:textAlignment w:val="baseline"/>
              <w:rPr>
                <w:rFonts w:eastAsia="Times New Roman"/>
                <w:lang w:val="en-US"/>
              </w:rPr>
            </w:pPr>
            <w:r w:rsidRPr="2566ED3C">
              <w:rPr>
                <w:rFonts w:eastAsia="Times New Roman"/>
                <w:lang w:val="en-US"/>
              </w:rPr>
              <w:t>3.1</w:t>
            </w:r>
            <w:r w:rsidR="001F7204">
              <w:rPr>
                <w:rFonts w:eastAsia="Times New Roman"/>
                <w:lang w:val="en-US"/>
              </w:rPr>
              <w:t>a</w:t>
            </w:r>
          </w:p>
        </w:tc>
        <w:tc>
          <w:tcPr>
            <w:tcW w:w="8550" w:type="dxa"/>
            <w:hideMark/>
          </w:tcPr>
          <w:p w14:paraId="2419188A" w14:textId="163196A0" w:rsidR="008934D1" w:rsidRPr="001A35C5"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BC1C6D7">
              <w:rPr>
                <w:rFonts w:ascii="Arial" w:eastAsia="Arial" w:hAnsi="Arial" w:cs="Arial"/>
                <w:lang w:val="en-US"/>
              </w:rPr>
              <w:t>Implementation</w:t>
            </w:r>
            <w:r w:rsidRPr="2566ED3C">
              <w:rPr>
                <w:rFonts w:ascii="Arial" w:eastAsia="Arial" w:hAnsi="Arial" w:cs="Arial"/>
                <w:lang w:val="en-US"/>
              </w:rPr>
              <w:t xml:space="preserve"> of health and safety practices for</w:t>
            </w:r>
            <w:r w:rsidRPr="009641B1">
              <w:rPr>
                <w:rFonts w:ascii="Arial" w:eastAsia="Arial" w:hAnsi="Arial" w:cs="Arial"/>
                <w:i/>
                <w:iCs/>
                <w:lang w:val="en-US"/>
              </w:rPr>
              <w:t xml:space="preserve"> workers</w:t>
            </w:r>
            <w:r w:rsidR="00D777F8">
              <w:rPr>
                <w:rFonts w:ascii="Arial" w:eastAsia="Arial" w:hAnsi="Arial" w:cs="Arial"/>
                <w:lang w:val="en-US"/>
              </w:rPr>
              <w:t>*</w:t>
            </w:r>
            <w:r w:rsidRPr="2566ED3C">
              <w:rPr>
                <w:rFonts w:ascii="Arial" w:eastAsia="Arial" w:hAnsi="Arial" w:cs="Arial"/>
                <w:lang w:val="en-US"/>
              </w:rPr>
              <w:t xml:space="preserve">, and prevention and </w:t>
            </w:r>
            <w:r w:rsidRPr="009641B1">
              <w:rPr>
                <w:rFonts w:ascii="Arial" w:eastAsia="Arial" w:hAnsi="Arial" w:cs="Arial"/>
                <w:i/>
                <w:iCs/>
                <w:lang w:val="en-US"/>
              </w:rPr>
              <w:t>remedy</w:t>
            </w:r>
            <w:r w:rsidRPr="2566ED3C">
              <w:rPr>
                <w:rFonts w:ascii="Arial" w:eastAsia="Arial" w:hAnsi="Arial" w:cs="Arial"/>
                <w:lang w:val="en-US"/>
              </w:rPr>
              <w:t xml:space="preserve"> of </w:t>
            </w:r>
            <w:r w:rsidRPr="009641B1">
              <w:rPr>
                <w:rFonts w:ascii="Arial" w:eastAsia="Arial" w:hAnsi="Arial" w:cs="Arial"/>
                <w:i/>
                <w:iCs/>
                <w:lang w:val="en-US"/>
              </w:rPr>
              <w:t>harm</w:t>
            </w:r>
            <w:r w:rsidR="00D777F8" w:rsidRPr="009641B1">
              <w:rPr>
                <w:rFonts w:ascii="Arial" w:eastAsia="Arial" w:hAnsi="Arial" w:cs="Arial"/>
                <w:i/>
                <w:iCs/>
                <w:lang w:val="en-US"/>
              </w:rPr>
              <w:t>*</w:t>
            </w:r>
            <w:r w:rsidRPr="2566ED3C">
              <w:rPr>
                <w:rFonts w:ascii="Arial" w:eastAsia="Arial" w:hAnsi="Arial" w:cs="Arial"/>
                <w:lang w:val="en-US"/>
              </w:rPr>
              <w:t xml:space="preserve"> to human health and </w:t>
            </w:r>
            <w:r w:rsidRPr="2566ED3C">
              <w:rPr>
                <w:rFonts w:ascii="Arial" w:eastAsia="Arial" w:hAnsi="Arial" w:cs="Arial"/>
                <w:i/>
                <w:iCs/>
                <w:lang w:val="en-US"/>
              </w:rPr>
              <w:t xml:space="preserve">environmental values* </w:t>
            </w:r>
            <w:r w:rsidRPr="2566ED3C">
              <w:rPr>
                <w:rFonts w:ascii="Arial" w:eastAsia="Arial" w:hAnsi="Arial" w:cs="Arial"/>
                <w:lang w:val="en-US"/>
              </w:rPr>
              <w:t>from chemical use.</w:t>
            </w:r>
          </w:p>
        </w:tc>
      </w:tr>
      <w:tr w:rsidR="008934D1" w:rsidRPr="001A35C5" w14:paraId="6B5FD475"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36014EB3" w14:textId="5406FD98" w:rsidR="008934D1" w:rsidRPr="001A35C5" w:rsidRDefault="008934D1" w:rsidP="00E13338">
            <w:pPr>
              <w:spacing w:before="0" w:after="0" w:line="240" w:lineRule="auto"/>
              <w:textAlignment w:val="baseline"/>
              <w:rPr>
                <w:rFonts w:eastAsia="Times New Roman"/>
                <w:sz w:val="18"/>
                <w:szCs w:val="18"/>
                <w:lang w:val="en-US"/>
              </w:rPr>
            </w:pPr>
            <w:r w:rsidRPr="2566ED3C">
              <w:rPr>
                <w:rFonts w:eastAsia="Times New Roman"/>
                <w:lang w:val="en-US"/>
              </w:rPr>
              <w:t>3.</w:t>
            </w:r>
            <w:r w:rsidR="001F7204">
              <w:rPr>
                <w:rFonts w:eastAsia="Times New Roman"/>
                <w:lang w:val="en-US"/>
              </w:rPr>
              <w:t>1</w:t>
            </w:r>
            <w:r w:rsidR="7FF92526" w:rsidRPr="60B945CB">
              <w:rPr>
                <w:rFonts w:eastAsia="Times New Roman"/>
                <w:lang w:val="en-US"/>
              </w:rPr>
              <w:t>b</w:t>
            </w:r>
          </w:p>
        </w:tc>
        <w:tc>
          <w:tcPr>
            <w:tcW w:w="8550" w:type="dxa"/>
            <w:hideMark/>
          </w:tcPr>
          <w:p w14:paraId="6B350077" w14:textId="77777777" w:rsidR="008934D1" w:rsidRPr="001A35C5"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BC1C6D7">
              <w:rPr>
                <w:rFonts w:ascii="Arial" w:eastAsia="Arial" w:hAnsi="Arial" w:cs="Arial"/>
                <w:lang w:val="en-US"/>
              </w:rPr>
              <w:t>Development and implementation</w:t>
            </w:r>
            <w:r w:rsidRPr="2566ED3C">
              <w:rPr>
                <w:rFonts w:ascii="Arial" w:eastAsia="Arial" w:hAnsi="Arial" w:cs="Arial"/>
                <w:lang w:val="en-US"/>
              </w:rPr>
              <w:t xml:space="preserve"> of management plans and activities to reduce the risk and impacts of fires.  </w:t>
            </w:r>
          </w:p>
        </w:tc>
      </w:tr>
      <w:tr w:rsidR="008934D1" w:rsidRPr="001A35C5" w14:paraId="1DF7BFC9"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566676D3" w14:textId="2B3B9C6B" w:rsidR="008934D1" w:rsidRPr="001A35C5" w:rsidRDefault="008934D1" w:rsidP="00E13338">
            <w:pPr>
              <w:spacing w:before="0" w:after="0" w:line="240" w:lineRule="auto"/>
              <w:textAlignment w:val="baseline"/>
              <w:rPr>
                <w:rFonts w:eastAsia="Times New Roman"/>
                <w:sz w:val="18"/>
                <w:szCs w:val="18"/>
                <w:lang w:val="en-US"/>
              </w:rPr>
            </w:pPr>
            <w:r w:rsidRPr="2566ED3C">
              <w:rPr>
                <w:rFonts w:eastAsia="Times New Roman"/>
                <w:lang w:val="en-US"/>
              </w:rPr>
              <w:t>3.</w:t>
            </w:r>
            <w:r w:rsidR="001F7204">
              <w:rPr>
                <w:rFonts w:eastAsia="Times New Roman"/>
                <w:lang w:val="en-US"/>
              </w:rPr>
              <w:t>1</w:t>
            </w:r>
            <w:r w:rsidRPr="2566ED3C">
              <w:rPr>
                <w:rFonts w:eastAsia="Times New Roman"/>
                <w:lang w:val="en-US"/>
              </w:rPr>
              <w:t>.</w:t>
            </w:r>
            <w:r w:rsidR="3A6811EB" w:rsidRPr="22C9362A">
              <w:rPr>
                <w:rFonts w:eastAsia="Times New Roman"/>
                <w:lang w:val="en-US"/>
              </w:rPr>
              <w:t>c.i</w:t>
            </w:r>
          </w:p>
        </w:tc>
        <w:tc>
          <w:tcPr>
            <w:tcW w:w="8550" w:type="dxa"/>
            <w:hideMark/>
          </w:tcPr>
          <w:p w14:paraId="33E97344" w14:textId="77777777" w:rsidR="008934D1" w:rsidRPr="001A35C5"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BC1C6D7">
              <w:rPr>
                <w:rFonts w:ascii="Arial" w:eastAsia="Arial" w:hAnsi="Arial" w:cs="Arial"/>
                <w:lang w:val="en-US"/>
              </w:rPr>
              <w:t>Preparation of greenhouse gas assessments.</w:t>
            </w:r>
          </w:p>
        </w:tc>
      </w:tr>
      <w:tr w:rsidR="008934D1" w:rsidRPr="001A35C5" w14:paraId="33A3AB43"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448551D1" w14:textId="28EC7370" w:rsidR="008934D1" w:rsidRPr="001A35C5" w:rsidRDefault="008934D1" w:rsidP="00E13338">
            <w:pPr>
              <w:spacing w:before="0" w:after="0" w:line="240" w:lineRule="auto"/>
              <w:textAlignment w:val="baseline"/>
              <w:rPr>
                <w:rFonts w:eastAsia="Times New Roman"/>
                <w:sz w:val="18"/>
                <w:szCs w:val="18"/>
                <w:lang w:val="en-US"/>
              </w:rPr>
            </w:pPr>
            <w:r w:rsidRPr="2566ED3C">
              <w:rPr>
                <w:rFonts w:eastAsia="Times New Roman"/>
                <w:lang w:val="en-US"/>
              </w:rPr>
              <w:t>3.</w:t>
            </w:r>
            <w:r w:rsidR="001F7204">
              <w:rPr>
                <w:rFonts w:eastAsia="Times New Roman"/>
                <w:lang w:val="en-US"/>
              </w:rPr>
              <w:t>1</w:t>
            </w:r>
            <w:r w:rsidRPr="2566ED3C">
              <w:rPr>
                <w:rFonts w:eastAsia="Times New Roman"/>
                <w:lang w:val="en-US"/>
              </w:rPr>
              <w:t>.</w:t>
            </w:r>
            <w:r w:rsidR="407B07B8" w:rsidRPr="22C9362A">
              <w:rPr>
                <w:rFonts w:eastAsia="Times New Roman"/>
                <w:lang w:val="en-US"/>
              </w:rPr>
              <w:t>c.ii</w:t>
            </w:r>
          </w:p>
        </w:tc>
        <w:tc>
          <w:tcPr>
            <w:tcW w:w="8550" w:type="dxa"/>
            <w:hideMark/>
          </w:tcPr>
          <w:p w14:paraId="49A0A9EC" w14:textId="77777777" w:rsidR="008934D1" w:rsidRPr="001A35C5"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BC1C6D7">
              <w:rPr>
                <w:rFonts w:ascii="Arial" w:eastAsia="Arial" w:hAnsi="Arial" w:cs="Arial"/>
                <w:lang w:val="en-US"/>
              </w:rPr>
              <w:t>Implementation</w:t>
            </w:r>
            <w:r w:rsidRPr="2566ED3C">
              <w:rPr>
                <w:rFonts w:ascii="Arial" w:eastAsia="Arial" w:hAnsi="Arial" w:cs="Arial"/>
                <w:lang w:val="en-US"/>
              </w:rPr>
              <w:t xml:space="preserve"> of plans to reduce greenhouse gas emissions.   </w:t>
            </w:r>
          </w:p>
        </w:tc>
      </w:tr>
      <w:tr w:rsidR="008934D1" w:rsidRPr="001A35C5" w14:paraId="4A7915DD" w14:textId="77777777" w:rsidTr="00191B6C">
        <w:tc>
          <w:tcPr>
            <w:cnfStyle w:val="001000000000" w:firstRow="0" w:lastRow="0" w:firstColumn="1" w:lastColumn="0" w:oddVBand="0" w:evenVBand="0" w:oddHBand="0" w:evenHBand="0" w:firstRowFirstColumn="0" w:firstRowLastColumn="0" w:lastRowFirstColumn="0" w:lastRowLastColumn="0"/>
            <w:tcW w:w="9990" w:type="dxa"/>
            <w:gridSpan w:val="2"/>
            <w:shd w:val="clear" w:color="auto" w:fill="E7E6E6"/>
            <w:hideMark/>
          </w:tcPr>
          <w:p w14:paraId="28EDEBBA" w14:textId="41F05293" w:rsidR="008934D1" w:rsidRPr="00A75609" w:rsidRDefault="008934D1" w:rsidP="00E13338">
            <w:pPr>
              <w:spacing w:before="0" w:after="0" w:line="240" w:lineRule="auto"/>
              <w:jc w:val="center"/>
              <w:textAlignment w:val="baseline"/>
              <w:rPr>
                <w:rFonts w:eastAsia="Times New Roman"/>
                <w:sz w:val="28"/>
                <w:szCs w:val="28"/>
                <w:lang w:val="en-US"/>
              </w:rPr>
            </w:pPr>
            <w:r>
              <w:rPr>
                <w:rFonts w:eastAsia="Times New Roman"/>
                <w:sz w:val="28"/>
                <w:szCs w:val="28"/>
                <w:lang w:val="en-US"/>
              </w:rPr>
              <w:t xml:space="preserve">3. </w:t>
            </w:r>
            <w:r w:rsidR="3B381BF9" w:rsidRPr="0C8FB8A4">
              <w:rPr>
                <w:rFonts w:eastAsia="Times New Roman"/>
                <w:sz w:val="28"/>
                <w:szCs w:val="28"/>
                <w:lang w:val="en-US"/>
              </w:rPr>
              <w:t>Requirements</w:t>
            </w:r>
            <w:r w:rsidRPr="00A75609">
              <w:rPr>
                <w:rFonts w:eastAsia="Times New Roman"/>
                <w:sz w:val="28"/>
                <w:szCs w:val="28"/>
                <w:lang w:val="en-US"/>
              </w:rPr>
              <w:t xml:space="preserve"> to be verified</w:t>
            </w:r>
            <w:r>
              <w:rPr>
                <w:rFonts w:eastAsia="Times New Roman"/>
                <w:sz w:val="28"/>
                <w:szCs w:val="28"/>
                <w:lang w:val="en-US"/>
              </w:rPr>
              <w:t xml:space="preserve"> prior or during t</w:t>
            </w:r>
            <w:r w:rsidRPr="00A75609">
              <w:rPr>
                <w:rFonts w:eastAsia="Times New Roman"/>
                <w:sz w:val="28"/>
                <w:szCs w:val="28"/>
                <w:lang w:val="en-US"/>
              </w:rPr>
              <w:t>he Concept Note approval phase </w:t>
            </w:r>
            <w:r w:rsidR="3B381BF9" w:rsidRPr="0C8FB8A4">
              <w:rPr>
                <w:rFonts w:eastAsia="Times New Roman"/>
                <w:sz w:val="28"/>
                <w:szCs w:val="28"/>
                <w:lang w:val="en-US"/>
              </w:rPr>
              <w:t>(Chapter 3)</w:t>
            </w:r>
          </w:p>
        </w:tc>
      </w:tr>
      <w:tr w:rsidR="008934D1" w:rsidRPr="001A35C5" w14:paraId="53EB2C08" w14:textId="77777777" w:rsidTr="00191B6C">
        <w:tc>
          <w:tcPr>
            <w:cnfStyle w:val="001000000000" w:firstRow="0" w:lastRow="0" w:firstColumn="1" w:lastColumn="0" w:oddVBand="0" w:evenVBand="0" w:oddHBand="0" w:evenHBand="0" w:firstRowFirstColumn="0" w:firstRowLastColumn="0" w:lastRowFirstColumn="0" w:lastRowLastColumn="0"/>
            <w:tcW w:w="9990" w:type="dxa"/>
            <w:gridSpan w:val="2"/>
            <w:shd w:val="clear" w:color="auto" w:fill="A6A6A6" w:themeFill="background1" w:themeFillShade="A6"/>
            <w:hideMark/>
          </w:tcPr>
          <w:p w14:paraId="22488A37" w14:textId="77777777" w:rsidR="008934D1" w:rsidRPr="001A35C5" w:rsidRDefault="008934D1" w:rsidP="00E13338">
            <w:pPr>
              <w:spacing w:before="0" w:after="0" w:line="240" w:lineRule="auto"/>
              <w:jc w:val="center"/>
              <w:textAlignment w:val="baseline"/>
              <w:rPr>
                <w:rFonts w:eastAsia="Times New Roman" w:cstheme="minorHAnsi"/>
                <w:sz w:val="18"/>
                <w:szCs w:val="18"/>
                <w:lang w:val="en-US"/>
              </w:rPr>
            </w:pPr>
            <w:r w:rsidRPr="001A35C5">
              <w:rPr>
                <w:rFonts w:eastAsia="Times New Roman" w:cstheme="minorHAnsi"/>
                <w:lang w:val="en-US"/>
              </w:rPr>
              <w:t>Core requirements </w:t>
            </w:r>
          </w:p>
        </w:tc>
      </w:tr>
      <w:tr w:rsidR="008934D1" w:rsidRPr="001A35C5" w14:paraId="602DC764" w14:textId="77777777" w:rsidTr="00270C3F">
        <w:trPr>
          <w:trHeight w:val="300"/>
        </w:trPr>
        <w:tc>
          <w:tcPr>
            <w:cnfStyle w:val="001000000000" w:firstRow="0" w:lastRow="0" w:firstColumn="1" w:lastColumn="0" w:oddVBand="0" w:evenVBand="0" w:oddHBand="0" w:evenHBand="0" w:firstRowFirstColumn="0" w:firstRowLastColumn="0" w:lastRowFirstColumn="0" w:lastRowLastColumn="0"/>
            <w:tcW w:w="1440" w:type="dxa"/>
            <w:hideMark/>
          </w:tcPr>
          <w:p w14:paraId="000516C3" w14:textId="20C8185C" w:rsidR="008934D1" w:rsidRPr="001A35C5" w:rsidRDefault="008934D1" w:rsidP="00E13338">
            <w:pPr>
              <w:spacing w:before="0" w:after="0" w:line="240" w:lineRule="auto"/>
              <w:textAlignment w:val="baseline"/>
              <w:rPr>
                <w:rFonts w:eastAsia="Times New Roman"/>
                <w:lang w:val="en-US"/>
              </w:rPr>
            </w:pPr>
            <w:r w:rsidRPr="0BC1C6D7">
              <w:rPr>
                <w:rFonts w:eastAsia="Times New Roman"/>
                <w:lang w:val="en-US"/>
              </w:rPr>
              <w:t xml:space="preserve">Scope (see </w:t>
            </w:r>
            <w:r w:rsidR="005C5EE6">
              <w:rPr>
                <w:rFonts w:eastAsia="Times New Roman"/>
                <w:lang w:val="en-US"/>
              </w:rPr>
              <w:fldChar w:fldCharType="begin"/>
            </w:r>
            <w:r w:rsidR="005C5EE6">
              <w:rPr>
                <w:rFonts w:eastAsia="Times New Roman"/>
                <w:lang w:val="en-US"/>
              </w:rPr>
              <w:instrText xml:space="preserve"> REF _Ref109123924 \h </w:instrText>
            </w:r>
            <w:r w:rsidR="005C5EE6">
              <w:rPr>
                <w:rFonts w:eastAsia="Times New Roman"/>
                <w:lang w:val="en-US"/>
              </w:rPr>
            </w:r>
            <w:r w:rsidR="005C5EE6">
              <w:rPr>
                <w:rFonts w:eastAsia="Times New Roman"/>
                <w:lang w:val="en-US"/>
              </w:rPr>
              <w:fldChar w:fldCharType="separate"/>
            </w:r>
            <w:ins w:id="212" w:author="Diana Franco Gil" w:date="2023-03-14T21:55:00Z">
              <w:r w:rsidR="00167A13" w:rsidRPr="006C55A5">
                <w:rPr>
                  <w:rFonts w:cstheme="minorHAnsi"/>
                  <w:bCs/>
                </w:rPr>
                <w:t>Introduction</w:t>
              </w:r>
            </w:ins>
            <w:r w:rsidR="005C5EE6">
              <w:rPr>
                <w:rFonts w:eastAsia="Times New Roman"/>
                <w:lang w:val="en-US"/>
              </w:rPr>
              <w:fldChar w:fldCharType="end"/>
            </w:r>
            <w:r w:rsidRPr="0BC1C6D7">
              <w:rPr>
                <w:rFonts w:eastAsia="Times New Roman"/>
                <w:lang w:val="en-US"/>
              </w:rPr>
              <w:t>)</w:t>
            </w:r>
          </w:p>
        </w:tc>
        <w:tc>
          <w:tcPr>
            <w:tcW w:w="8550" w:type="dxa"/>
            <w:hideMark/>
          </w:tcPr>
          <w:p w14:paraId="5E46E0E0" w14:textId="78AC13CC" w:rsidR="008934D1" w:rsidRPr="001A35C5"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407A2BD6">
              <w:rPr>
                <w:rFonts w:eastAsia="Times New Roman"/>
                <w:lang w:val="en-US"/>
              </w:rPr>
              <w:t xml:space="preserve">Verification of whether </w:t>
            </w:r>
            <w:r w:rsidRPr="407A2BD6">
              <w:rPr>
                <w:rFonts w:eastAsia="Times New Roman"/>
                <w:i/>
                <w:iCs/>
                <w:lang w:val="en-US"/>
              </w:rPr>
              <w:t>The Organization*</w:t>
            </w:r>
            <w:r w:rsidRPr="407A2BD6">
              <w:rPr>
                <w:rFonts w:eastAsia="Times New Roman"/>
                <w:lang w:val="en-US"/>
              </w:rPr>
              <w:t xml:space="preserve"> had </w:t>
            </w:r>
            <w:r w:rsidRPr="00A2191B">
              <w:rPr>
                <w:rFonts w:eastAsia="Times New Roman"/>
                <w:i/>
                <w:lang w:val="en-US"/>
              </w:rPr>
              <w:t>direct</w:t>
            </w:r>
            <w:r>
              <w:rPr>
                <w:rFonts w:eastAsia="Times New Roman"/>
                <w:i/>
                <w:lang w:val="en-US"/>
              </w:rPr>
              <w:t xml:space="preserve"> </w:t>
            </w:r>
            <w:r w:rsidR="000F743A">
              <w:rPr>
                <w:rFonts w:eastAsia="Times New Roman"/>
                <w:i/>
                <w:lang w:val="en-US"/>
              </w:rPr>
              <w:t>involvement*</w:t>
            </w:r>
            <w:r w:rsidRPr="00A2191B">
              <w:rPr>
                <w:rFonts w:eastAsia="Times New Roman"/>
                <w:i/>
                <w:lang w:val="en-US"/>
              </w:rPr>
              <w:t xml:space="preserve"> </w:t>
            </w:r>
            <w:r w:rsidRPr="000F743A">
              <w:rPr>
                <w:rFonts w:eastAsia="Times New Roman"/>
                <w:lang w:val="en-US"/>
              </w:rPr>
              <w:t>or</w:t>
            </w:r>
            <w:r w:rsidRPr="00A2191B">
              <w:rPr>
                <w:rFonts w:eastAsia="Times New Roman"/>
                <w:i/>
                <w:lang w:val="en-US"/>
              </w:rPr>
              <w:t xml:space="preserve"> indirect involvement</w:t>
            </w:r>
            <w:r w:rsidR="00FC763C">
              <w:rPr>
                <w:rFonts w:eastAsia="Times New Roman"/>
                <w:lang w:val="en-US"/>
              </w:rPr>
              <w:t>*</w:t>
            </w:r>
            <w:r w:rsidRPr="407A2BD6">
              <w:rPr>
                <w:rFonts w:eastAsia="Times New Roman"/>
                <w:lang w:val="en-US"/>
              </w:rPr>
              <w:t xml:space="preserve"> in the </w:t>
            </w:r>
            <w:r w:rsidRPr="009641B1">
              <w:rPr>
                <w:rFonts w:eastAsia="Times New Roman"/>
                <w:i/>
                <w:iCs/>
                <w:lang w:val="en-US"/>
              </w:rPr>
              <w:t>conversion</w:t>
            </w:r>
            <w:r w:rsidR="00D57542" w:rsidRPr="009641B1">
              <w:rPr>
                <w:rFonts w:eastAsia="Times New Roman"/>
                <w:i/>
                <w:iCs/>
                <w:lang w:val="en-US"/>
              </w:rPr>
              <w:t>*</w:t>
            </w:r>
            <w:r w:rsidRPr="009641B1">
              <w:rPr>
                <w:rFonts w:eastAsia="Times New Roman"/>
                <w:i/>
                <w:iCs/>
                <w:lang w:val="en-US"/>
              </w:rPr>
              <w:t>,</w:t>
            </w:r>
            <w:r w:rsidRPr="407A2BD6">
              <w:rPr>
                <w:rFonts w:eastAsia="Times New Roman"/>
                <w:lang w:val="en-US"/>
              </w:rPr>
              <w:t xml:space="preserve"> or it acquired the converted land.</w:t>
            </w:r>
          </w:p>
        </w:tc>
      </w:tr>
      <w:tr w:rsidR="009E05D3" w:rsidRPr="001A35C5" w14:paraId="0D261595"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62736910" w14:textId="227E0908" w:rsidR="009E05D3" w:rsidRPr="407A2BD6" w:rsidRDefault="009E05D3" w:rsidP="00E13338">
            <w:pPr>
              <w:spacing w:before="0" w:after="0" w:line="240" w:lineRule="auto"/>
              <w:textAlignment w:val="baseline"/>
              <w:rPr>
                <w:rFonts w:eastAsia="Times New Roman"/>
                <w:lang w:val="en-US"/>
              </w:rPr>
            </w:pPr>
            <w:r>
              <w:rPr>
                <w:rFonts w:eastAsia="Times New Roman"/>
                <w:lang w:val="en-US"/>
              </w:rPr>
              <w:t>2.1</w:t>
            </w:r>
          </w:p>
        </w:tc>
        <w:tc>
          <w:tcPr>
            <w:tcW w:w="8550" w:type="dxa"/>
          </w:tcPr>
          <w:p w14:paraId="009271D8" w14:textId="3D843F6C" w:rsidR="009E05D3" w:rsidRPr="00085773" w:rsidRDefault="009E05D3"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Pr>
                <w:rFonts w:eastAsia="Times New Roman"/>
                <w:lang w:val="en-US"/>
              </w:rPr>
              <w:t>Agreement with FSC</w:t>
            </w:r>
          </w:p>
        </w:tc>
      </w:tr>
      <w:tr w:rsidR="008934D1" w:rsidRPr="001A35C5" w14:paraId="18D8B71C"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5747431C" w14:textId="77777777" w:rsidR="008934D1" w:rsidRPr="001A35C5" w:rsidRDefault="008934D1" w:rsidP="00E13338">
            <w:pPr>
              <w:spacing w:before="0" w:after="0" w:line="240" w:lineRule="auto"/>
              <w:textAlignment w:val="baseline"/>
              <w:rPr>
                <w:rFonts w:eastAsia="Times New Roman"/>
                <w:sz w:val="18"/>
                <w:szCs w:val="18"/>
                <w:lang w:val="en-US"/>
              </w:rPr>
            </w:pPr>
            <w:r w:rsidRPr="407A2BD6">
              <w:rPr>
                <w:rFonts w:eastAsia="Times New Roman"/>
                <w:lang w:val="en-US"/>
              </w:rPr>
              <w:t>3.1, 3.2, 3.3, 3.4.b-e</w:t>
            </w:r>
          </w:p>
        </w:tc>
        <w:tc>
          <w:tcPr>
            <w:tcW w:w="8550" w:type="dxa"/>
            <w:hideMark/>
          </w:tcPr>
          <w:p w14:paraId="63E665B5" w14:textId="5D0122EB" w:rsidR="008934D1" w:rsidRPr="00085773"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0085773">
              <w:rPr>
                <w:rFonts w:eastAsia="Times New Roman"/>
                <w:lang w:val="en-US"/>
              </w:rPr>
              <w:t xml:space="preserve">Establishment and implementation of </w:t>
            </w:r>
            <w:r w:rsidRPr="009641B1">
              <w:rPr>
                <w:rFonts w:eastAsia="Times New Roman"/>
                <w:i/>
                <w:iCs/>
                <w:lang w:val="en-US"/>
              </w:rPr>
              <w:t>grievance mechanisms</w:t>
            </w:r>
            <w:r w:rsidR="00B166C6" w:rsidRPr="00085773">
              <w:rPr>
                <w:rFonts w:eastAsia="Times New Roman"/>
                <w:lang w:val="en-US"/>
              </w:rPr>
              <w:t>*</w:t>
            </w:r>
            <w:r w:rsidRPr="00085773">
              <w:rPr>
                <w:rFonts w:eastAsia="Times New Roman"/>
                <w:lang w:val="en-US"/>
              </w:rPr>
              <w:t>.</w:t>
            </w:r>
          </w:p>
        </w:tc>
      </w:tr>
      <w:tr w:rsidR="008934D1" w:rsidRPr="001A35C5" w14:paraId="79BFA26D"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4CF5654B" w14:textId="38BBC56A" w:rsidR="008934D1" w:rsidRPr="001A35C5" w:rsidRDefault="008934D1" w:rsidP="00E13338">
            <w:pPr>
              <w:spacing w:before="0" w:after="0" w:line="240" w:lineRule="auto"/>
              <w:textAlignment w:val="baseline"/>
              <w:rPr>
                <w:rFonts w:eastAsia="Times New Roman"/>
                <w:lang w:val="en-US"/>
              </w:rPr>
            </w:pPr>
            <w:r w:rsidRPr="407A2BD6">
              <w:rPr>
                <w:rFonts w:eastAsia="Times New Roman"/>
                <w:lang w:val="en-US"/>
              </w:rPr>
              <w:t>3.4.a</w:t>
            </w:r>
          </w:p>
        </w:tc>
        <w:tc>
          <w:tcPr>
            <w:tcW w:w="8550" w:type="dxa"/>
            <w:hideMark/>
          </w:tcPr>
          <w:p w14:paraId="7D3BC9F4" w14:textId="1FE6406E" w:rsidR="008934D1" w:rsidRPr="00085773"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0085773">
              <w:rPr>
                <w:rFonts w:eastAsia="Times New Roman"/>
                <w:lang w:val="en-US"/>
              </w:rPr>
              <w:t xml:space="preserve">Proof that </w:t>
            </w:r>
            <w:r w:rsidR="0069544A" w:rsidRPr="00EB791B">
              <w:rPr>
                <w:rFonts w:eastAsia="Times New Roman"/>
                <w:i/>
                <w:color w:val="C00000"/>
                <w:lang w:val="en-US"/>
              </w:rPr>
              <w:t>affected stakeholders</w:t>
            </w:r>
            <w:r w:rsidRPr="00085773">
              <w:rPr>
                <w:rFonts w:eastAsia="Times New Roman"/>
                <w:lang w:val="en-US"/>
              </w:rPr>
              <w:t xml:space="preserve">* are aware of </w:t>
            </w:r>
            <w:r w:rsidRPr="009641B1">
              <w:rPr>
                <w:rFonts w:eastAsia="Times New Roman"/>
                <w:i/>
                <w:iCs/>
                <w:lang w:val="en-US"/>
              </w:rPr>
              <w:t>grievance mechanisms</w:t>
            </w:r>
            <w:r w:rsidR="00085773" w:rsidRPr="009641B1">
              <w:rPr>
                <w:rFonts w:eastAsia="Times New Roman"/>
                <w:i/>
                <w:iCs/>
                <w:lang w:val="en-US"/>
              </w:rPr>
              <w:t>*</w:t>
            </w:r>
            <w:r w:rsidRPr="009641B1">
              <w:rPr>
                <w:rFonts w:eastAsia="Times New Roman"/>
                <w:i/>
                <w:iCs/>
                <w:lang w:val="en-US"/>
              </w:rPr>
              <w:t>.</w:t>
            </w:r>
          </w:p>
        </w:tc>
      </w:tr>
      <w:tr w:rsidR="008934D1" w:rsidRPr="001A35C5" w14:paraId="1D61D4A6"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47C73B7D" w14:textId="77777777" w:rsidR="008934D1" w:rsidRPr="2566ED3C" w:rsidRDefault="008934D1" w:rsidP="00E13338">
            <w:pPr>
              <w:spacing w:before="0" w:after="0" w:line="240" w:lineRule="auto"/>
              <w:textAlignment w:val="baseline"/>
              <w:rPr>
                <w:rFonts w:eastAsia="Times New Roman"/>
                <w:lang w:val="en-US"/>
              </w:rPr>
            </w:pPr>
            <w:r w:rsidRPr="407A2BD6">
              <w:rPr>
                <w:rFonts w:eastAsia="Times New Roman"/>
                <w:lang w:val="en-US"/>
              </w:rPr>
              <w:t>4.1, 4.2</w:t>
            </w:r>
          </w:p>
        </w:tc>
        <w:tc>
          <w:tcPr>
            <w:tcW w:w="8550" w:type="dxa"/>
          </w:tcPr>
          <w:p w14:paraId="4142090B" w14:textId="097E608D" w:rsidR="008934D1" w:rsidRPr="00085773"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085773">
              <w:rPr>
                <w:rFonts w:eastAsia="Times New Roman"/>
                <w:lang w:val="en-US"/>
              </w:rPr>
              <w:t xml:space="preserve">Proof of application of </w:t>
            </w:r>
            <w:r w:rsidRPr="009641B1">
              <w:rPr>
                <w:rFonts w:eastAsia="Times New Roman"/>
                <w:i/>
                <w:iCs/>
                <w:lang w:val="en-US"/>
              </w:rPr>
              <w:t>FPIC</w:t>
            </w:r>
            <w:r w:rsidR="00085773" w:rsidRPr="00085773">
              <w:rPr>
                <w:rFonts w:eastAsia="Times New Roman"/>
                <w:lang w:val="en-US"/>
              </w:rPr>
              <w:t>*</w:t>
            </w:r>
            <w:r w:rsidRPr="00085773">
              <w:rPr>
                <w:rFonts w:eastAsia="Times New Roman"/>
                <w:lang w:val="en-US"/>
              </w:rPr>
              <w:t xml:space="preserve">-processes in cases involving </w:t>
            </w:r>
            <w:r w:rsidRPr="009641B1">
              <w:rPr>
                <w:rFonts w:eastAsia="Times New Roman"/>
                <w:i/>
                <w:color w:val="7030A0"/>
                <w:lang w:val="en-US"/>
              </w:rPr>
              <w:t>affected rights holders</w:t>
            </w:r>
            <w:r w:rsidRPr="00085773">
              <w:rPr>
                <w:rFonts w:eastAsia="Times New Roman"/>
                <w:lang w:val="en-US"/>
              </w:rPr>
              <w:t>*.</w:t>
            </w:r>
          </w:p>
        </w:tc>
      </w:tr>
      <w:tr w:rsidR="008934D1" w:rsidRPr="001A35C5" w14:paraId="47255E90"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4D279C20" w14:textId="77777777" w:rsidR="008934D1" w:rsidRPr="001A35C5" w:rsidRDefault="008934D1" w:rsidP="00E13338">
            <w:pPr>
              <w:spacing w:before="0" w:after="0" w:line="240" w:lineRule="auto"/>
              <w:textAlignment w:val="baseline"/>
              <w:rPr>
                <w:rFonts w:eastAsia="Times New Roman"/>
                <w:sz w:val="18"/>
                <w:szCs w:val="18"/>
                <w:lang w:val="en-US"/>
              </w:rPr>
            </w:pPr>
            <w:r w:rsidRPr="407A2BD6">
              <w:rPr>
                <w:rFonts w:eastAsia="Times New Roman"/>
                <w:lang w:val="en-US"/>
              </w:rPr>
              <w:t>5.1, 5.2 </w:t>
            </w:r>
          </w:p>
        </w:tc>
        <w:tc>
          <w:tcPr>
            <w:tcW w:w="8550" w:type="dxa"/>
            <w:hideMark/>
          </w:tcPr>
          <w:p w14:paraId="039D5DD5" w14:textId="77777777" w:rsidR="008934D1" w:rsidRPr="001A35C5"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BC1C6D7">
              <w:rPr>
                <w:rFonts w:eastAsia="Times New Roman"/>
                <w:lang w:val="en-US"/>
              </w:rPr>
              <w:t>Establishment and implementation of anti-corruption and bribery policies and procedures</w:t>
            </w:r>
            <w:r>
              <w:rPr>
                <w:rFonts w:eastAsia="Times New Roman"/>
                <w:lang w:val="en-US"/>
              </w:rPr>
              <w:t>.</w:t>
            </w:r>
          </w:p>
        </w:tc>
      </w:tr>
      <w:tr w:rsidR="008934D1" w:rsidRPr="001A35C5" w14:paraId="379581CF"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7FA99E43" w14:textId="77777777" w:rsidR="008934D1" w:rsidRPr="2566ED3C" w:rsidRDefault="008934D1" w:rsidP="00E13338">
            <w:pPr>
              <w:spacing w:before="0" w:after="0" w:line="240" w:lineRule="auto"/>
              <w:textAlignment w:val="baseline"/>
              <w:rPr>
                <w:rFonts w:eastAsia="Times New Roman"/>
                <w:lang w:val="en-US"/>
              </w:rPr>
            </w:pPr>
            <w:r w:rsidRPr="407A2BD6">
              <w:rPr>
                <w:rFonts w:eastAsia="Times New Roman"/>
                <w:lang w:val="en-US"/>
              </w:rPr>
              <w:lastRenderedPageBreak/>
              <w:t>7.1, 7.2, 7.3</w:t>
            </w:r>
          </w:p>
        </w:tc>
        <w:tc>
          <w:tcPr>
            <w:tcW w:w="8550" w:type="dxa"/>
          </w:tcPr>
          <w:p w14:paraId="29297C62" w14:textId="3F9229C2" w:rsidR="008934D1" w:rsidRPr="00FF2BA2"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i/>
                <w:iCs/>
                <w:lang w:val="en-US"/>
              </w:rPr>
            </w:pPr>
            <w:r w:rsidRPr="0BC1C6D7">
              <w:rPr>
                <w:rFonts w:eastAsia="Times New Roman"/>
                <w:lang w:val="en-US"/>
              </w:rPr>
              <w:t xml:space="preserve">Identification of </w:t>
            </w:r>
            <w:r w:rsidRPr="00A75609">
              <w:rPr>
                <w:rFonts w:eastAsia="Times New Roman"/>
                <w:i/>
                <w:iCs/>
                <w:lang w:val="en-US"/>
              </w:rPr>
              <w:t>impact areas*</w:t>
            </w:r>
            <w:r w:rsidRPr="0BC1C6D7">
              <w:rPr>
                <w:rFonts w:eastAsia="Times New Roman"/>
                <w:i/>
                <w:iCs/>
                <w:lang w:val="en-US"/>
              </w:rPr>
              <w:t xml:space="preserve">, </w:t>
            </w:r>
            <w:r w:rsidRPr="0BC1C6D7">
              <w:rPr>
                <w:rFonts w:eastAsia="Times New Roman"/>
                <w:lang w:val="en-US"/>
              </w:rPr>
              <w:t xml:space="preserve">including through </w:t>
            </w:r>
            <w:r w:rsidRPr="00A2191B">
              <w:rPr>
                <w:rFonts w:eastAsia="Times New Roman"/>
                <w:i/>
                <w:iCs/>
                <w:lang w:val="en-US"/>
              </w:rPr>
              <w:t>consultation</w:t>
            </w:r>
            <w:r w:rsidR="00573655">
              <w:rPr>
                <w:rFonts w:eastAsia="Times New Roman"/>
                <w:i/>
                <w:iCs/>
                <w:lang w:val="en-US"/>
              </w:rPr>
              <w:t>*</w:t>
            </w:r>
            <w:r>
              <w:rPr>
                <w:rFonts w:eastAsia="Times New Roman"/>
                <w:lang w:val="en-US"/>
              </w:rPr>
              <w:t>.</w:t>
            </w:r>
          </w:p>
        </w:tc>
      </w:tr>
      <w:tr w:rsidR="6BEFDE02" w14:paraId="5086EE2E" w14:textId="77777777" w:rsidTr="6BEFDE02">
        <w:tc>
          <w:tcPr>
            <w:cnfStyle w:val="001000000000" w:firstRow="0" w:lastRow="0" w:firstColumn="1" w:lastColumn="0" w:oddVBand="0" w:evenVBand="0" w:oddHBand="0" w:evenHBand="0" w:firstRowFirstColumn="0" w:firstRowLastColumn="0" w:lastRowFirstColumn="0" w:lastRowLastColumn="0"/>
            <w:tcW w:w="1440" w:type="dxa"/>
          </w:tcPr>
          <w:p w14:paraId="3F80C45A" w14:textId="366A9134" w:rsidR="30ED52ED" w:rsidRDefault="30ED52ED" w:rsidP="6BEFDE02">
            <w:pPr>
              <w:spacing w:line="240" w:lineRule="auto"/>
              <w:rPr>
                <w:rFonts w:eastAsia="Times New Roman"/>
                <w:lang w:val="en-US"/>
              </w:rPr>
            </w:pPr>
            <w:r w:rsidRPr="6BEFDE02">
              <w:rPr>
                <w:rFonts w:eastAsia="Times New Roman"/>
                <w:lang w:val="en-US"/>
              </w:rPr>
              <w:t>7.4</w:t>
            </w:r>
          </w:p>
        </w:tc>
        <w:tc>
          <w:tcPr>
            <w:tcW w:w="8550" w:type="dxa"/>
          </w:tcPr>
          <w:p w14:paraId="1F21EFF0" w14:textId="48A12AC9" w:rsidR="30ED52ED" w:rsidRDefault="30ED52ED" w:rsidP="6BEFDE0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6BEFDE02">
              <w:rPr>
                <w:rFonts w:eastAsia="Times New Roman"/>
                <w:lang w:val="en-US"/>
              </w:rPr>
              <w:t xml:space="preserve">Verification of implementation of </w:t>
            </w:r>
            <w:r w:rsidRPr="6BEFDE02">
              <w:rPr>
                <w:rFonts w:eastAsia="Times New Roman"/>
                <w:i/>
                <w:iCs/>
                <w:lang w:val="en-US"/>
              </w:rPr>
              <w:t>FPIC</w:t>
            </w:r>
            <w:r w:rsidRPr="6BEFDE02">
              <w:rPr>
                <w:rFonts w:eastAsia="Times New Roman"/>
                <w:lang w:val="en-US"/>
              </w:rPr>
              <w:t>*-based processes.</w:t>
            </w:r>
          </w:p>
        </w:tc>
      </w:tr>
      <w:tr w:rsidR="008934D1" w:rsidRPr="001A35C5" w14:paraId="60E259C1"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7DA1C39A" w14:textId="77777777" w:rsidR="008934D1" w:rsidRPr="2566ED3C" w:rsidRDefault="008934D1" w:rsidP="00E13338">
            <w:pPr>
              <w:spacing w:before="0" w:after="0" w:line="240" w:lineRule="auto"/>
              <w:textAlignment w:val="baseline"/>
              <w:rPr>
                <w:rFonts w:eastAsia="Times New Roman"/>
                <w:lang w:val="en-US"/>
              </w:rPr>
            </w:pPr>
            <w:r w:rsidRPr="407A2BD6">
              <w:rPr>
                <w:rFonts w:eastAsia="Times New Roman"/>
                <w:lang w:val="en-US"/>
              </w:rPr>
              <w:t>8.1</w:t>
            </w:r>
          </w:p>
        </w:tc>
        <w:tc>
          <w:tcPr>
            <w:tcW w:w="8550" w:type="dxa"/>
          </w:tcPr>
          <w:p w14:paraId="41D9F03E" w14:textId="7EBA26F0" w:rsidR="008934D1" w:rsidRPr="00CE0013"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Pr>
                <w:rFonts w:eastAsia="Times New Roman" w:cstheme="minorHAnsi"/>
                <w:lang w:val="en-US"/>
              </w:rPr>
              <w:t xml:space="preserve">Identification of </w:t>
            </w:r>
            <w:r w:rsidR="0069544A" w:rsidRPr="00EB791B">
              <w:rPr>
                <w:rFonts w:eastAsia="Times New Roman" w:cstheme="minorHAnsi"/>
                <w:i/>
                <w:iCs/>
                <w:color w:val="C00000"/>
                <w:lang w:val="en-US"/>
              </w:rPr>
              <w:t>affected stakeholders</w:t>
            </w:r>
            <w:r w:rsidRPr="00A75609">
              <w:rPr>
                <w:rFonts w:eastAsia="Times New Roman" w:cstheme="minorHAnsi"/>
                <w:i/>
                <w:iCs/>
                <w:lang w:val="en-US"/>
              </w:rPr>
              <w:t xml:space="preserve">*, </w:t>
            </w:r>
            <w:r w:rsidR="009811D9" w:rsidRPr="00EB791B">
              <w:rPr>
                <w:rFonts w:eastAsia="Times New Roman" w:cstheme="minorHAnsi"/>
                <w:i/>
                <w:iCs/>
                <w:color w:val="5BC3F5" w:themeColor="accent5"/>
                <w:lang w:val="en-US"/>
              </w:rPr>
              <w:t>impacted rights holders</w:t>
            </w:r>
            <w:r>
              <w:rPr>
                <w:rFonts w:eastAsia="Times New Roman" w:cstheme="minorHAnsi"/>
                <w:lang w:val="en-US"/>
              </w:rPr>
              <w:t xml:space="preserve">*, and </w:t>
            </w:r>
            <w:r w:rsidRPr="009641B1">
              <w:rPr>
                <w:rFonts w:eastAsia="Times New Roman" w:cstheme="minorHAnsi"/>
                <w:i/>
                <w:color w:val="7030A0"/>
                <w:lang w:val="en-US"/>
              </w:rPr>
              <w:t>affected rights holders</w:t>
            </w:r>
            <w:r w:rsidRPr="00A75609">
              <w:rPr>
                <w:rFonts w:eastAsia="Times New Roman" w:cstheme="minorHAnsi"/>
                <w:i/>
                <w:iCs/>
                <w:lang w:val="en-US"/>
              </w:rPr>
              <w:t>*</w:t>
            </w:r>
            <w:r>
              <w:rPr>
                <w:rFonts w:eastAsia="Times New Roman" w:cstheme="minorHAnsi"/>
                <w:i/>
                <w:iCs/>
                <w:lang w:val="en-US"/>
              </w:rPr>
              <w:t>.</w:t>
            </w:r>
          </w:p>
        </w:tc>
      </w:tr>
      <w:tr w:rsidR="008934D1" w:rsidRPr="001A35C5" w14:paraId="5E9F1804"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669A3C25" w14:textId="77777777" w:rsidR="008934D1" w:rsidRPr="001A35C5" w:rsidRDefault="008934D1" w:rsidP="00E13338">
            <w:pPr>
              <w:spacing w:before="0" w:after="0" w:line="240" w:lineRule="auto"/>
              <w:textAlignment w:val="baseline"/>
              <w:rPr>
                <w:rFonts w:eastAsia="Times New Roman"/>
                <w:lang w:val="en-US"/>
              </w:rPr>
            </w:pPr>
            <w:r w:rsidRPr="407A2BD6">
              <w:rPr>
                <w:rFonts w:eastAsia="Times New Roman"/>
                <w:lang w:val="en-US"/>
              </w:rPr>
              <w:t xml:space="preserve">8.2 </w:t>
            </w:r>
          </w:p>
        </w:tc>
        <w:tc>
          <w:tcPr>
            <w:tcW w:w="8550" w:type="dxa"/>
          </w:tcPr>
          <w:p w14:paraId="46023B05" w14:textId="69AFE9A1" w:rsidR="008934D1" w:rsidRPr="00085773"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085773">
              <w:rPr>
                <w:rFonts w:eastAsia="Times New Roman"/>
                <w:lang w:val="en-US"/>
              </w:rPr>
              <w:t xml:space="preserve">Maps of </w:t>
            </w:r>
            <w:r w:rsidR="0069544A" w:rsidRPr="00EB791B">
              <w:rPr>
                <w:rFonts w:eastAsia="Times New Roman"/>
                <w:i/>
                <w:iCs/>
                <w:color w:val="C00000"/>
                <w:lang w:val="en-US"/>
              </w:rPr>
              <w:t>affected stakeholders</w:t>
            </w:r>
            <w:r w:rsidR="00085773" w:rsidRPr="00EB791B">
              <w:rPr>
                <w:rFonts w:eastAsia="Times New Roman"/>
                <w:i/>
                <w:iCs/>
                <w:lang w:val="en-US"/>
              </w:rPr>
              <w:t>*</w:t>
            </w:r>
            <w:r w:rsidRPr="003E3CDC">
              <w:rPr>
                <w:rFonts w:eastAsia="Times New Roman"/>
                <w:lang w:val="en-US"/>
              </w:rPr>
              <w:t xml:space="preserve"> </w:t>
            </w:r>
            <w:r w:rsidRPr="00085773">
              <w:rPr>
                <w:rFonts w:eastAsia="Times New Roman"/>
                <w:lang w:val="en-US"/>
              </w:rPr>
              <w:t xml:space="preserve">and identification of types of </w:t>
            </w:r>
            <w:r w:rsidRPr="009641B1">
              <w:rPr>
                <w:rFonts w:eastAsia="Times New Roman"/>
                <w:i/>
                <w:iCs/>
                <w:lang w:val="en-US"/>
              </w:rPr>
              <w:t>harm</w:t>
            </w:r>
            <w:r w:rsidR="00085773" w:rsidRPr="009641B1">
              <w:rPr>
                <w:rFonts w:eastAsia="Times New Roman"/>
                <w:i/>
                <w:iCs/>
                <w:lang w:val="en-US"/>
              </w:rPr>
              <w:t>*</w:t>
            </w:r>
            <w:r w:rsidRPr="009641B1">
              <w:rPr>
                <w:rFonts w:eastAsia="Times New Roman"/>
                <w:i/>
                <w:iCs/>
                <w:lang w:val="en-US"/>
              </w:rPr>
              <w:t>.</w:t>
            </w:r>
          </w:p>
        </w:tc>
      </w:tr>
      <w:tr w:rsidR="6BEFDE02" w14:paraId="44A6FC51" w14:textId="77777777" w:rsidTr="00EB791B">
        <w:trPr>
          <w:trHeight w:val="510"/>
        </w:trPr>
        <w:tc>
          <w:tcPr>
            <w:cnfStyle w:val="001000000000" w:firstRow="0" w:lastRow="0" w:firstColumn="1" w:lastColumn="0" w:oddVBand="0" w:evenVBand="0" w:oddHBand="0" w:evenHBand="0" w:firstRowFirstColumn="0" w:firstRowLastColumn="0" w:lastRowFirstColumn="0" w:lastRowLastColumn="0"/>
            <w:tcW w:w="1440" w:type="dxa"/>
          </w:tcPr>
          <w:p w14:paraId="229A8BEF" w14:textId="23502563" w:rsidR="48779D4B" w:rsidRDefault="48779D4B" w:rsidP="6BEFDE02">
            <w:pPr>
              <w:spacing w:line="240" w:lineRule="auto"/>
              <w:rPr>
                <w:rFonts w:eastAsia="Times New Roman"/>
                <w:lang w:val="en-US"/>
              </w:rPr>
            </w:pPr>
            <w:r w:rsidRPr="6BEFDE02">
              <w:rPr>
                <w:rFonts w:eastAsia="Times New Roman"/>
                <w:lang w:val="en-US"/>
              </w:rPr>
              <w:t>8.3</w:t>
            </w:r>
          </w:p>
        </w:tc>
        <w:tc>
          <w:tcPr>
            <w:tcW w:w="8550" w:type="dxa"/>
          </w:tcPr>
          <w:p w14:paraId="1A9484B0" w14:textId="7CC6B0EF" w:rsidR="48779D4B" w:rsidRDefault="48779D4B" w:rsidP="6BEFDE0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6BEFDE02">
              <w:rPr>
                <w:rFonts w:eastAsia="Times New Roman"/>
                <w:lang w:val="en-US"/>
              </w:rPr>
              <w:t xml:space="preserve">Verification of implementation of </w:t>
            </w:r>
            <w:r w:rsidRPr="6BEFDE02">
              <w:rPr>
                <w:rFonts w:eastAsia="Times New Roman"/>
                <w:i/>
                <w:iCs/>
                <w:lang w:val="en-US"/>
              </w:rPr>
              <w:t>FPIC</w:t>
            </w:r>
            <w:r w:rsidRPr="6BEFDE02">
              <w:rPr>
                <w:rFonts w:eastAsia="Times New Roman"/>
                <w:lang w:val="en-US"/>
              </w:rPr>
              <w:t>*-based processes.</w:t>
            </w:r>
          </w:p>
        </w:tc>
      </w:tr>
      <w:tr w:rsidR="6BEFDE02" w14:paraId="2DF072EC" w14:textId="77777777" w:rsidTr="6BEFDE02">
        <w:trPr>
          <w:trHeight w:val="510"/>
        </w:trPr>
        <w:tc>
          <w:tcPr>
            <w:cnfStyle w:val="001000000000" w:firstRow="0" w:lastRow="0" w:firstColumn="1" w:lastColumn="0" w:oddVBand="0" w:evenVBand="0" w:oddHBand="0" w:evenHBand="0" w:firstRowFirstColumn="0" w:firstRowLastColumn="0" w:lastRowFirstColumn="0" w:lastRowLastColumn="0"/>
            <w:tcW w:w="1440" w:type="dxa"/>
          </w:tcPr>
          <w:p w14:paraId="1423BF3E" w14:textId="111008FC" w:rsidR="48779D4B" w:rsidRDefault="48779D4B" w:rsidP="6BEFDE02">
            <w:pPr>
              <w:spacing w:line="240" w:lineRule="auto"/>
              <w:rPr>
                <w:rFonts w:eastAsia="Times New Roman"/>
                <w:lang w:val="en-US"/>
              </w:rPr>
            </w:pPr>
            <w:r w:rsidRPr="6BEFDE02">
              <w:rPr>
                <w:rFonts w:eastAsia="Times New Roman"/>
                <w:lang w:val="en-US"/>
              </w:rPr>
              <w:t>9.3</w:t>
            </w:r>
          </w:p>
        </w:tc>
        <w:tc>
          <w:tcPr>
            <w:tcW w:w="8550" w:type="dxa"/>
          </w:tcPr>
          <w:p w14:paraId="3705AFF8" w14:textId="7C7EF8AD" w:rsidR="48779D4B" w:rsidRDefault="48779D4B" w:rsidP="6BEFDE0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6BEFDE02">
              <w:rPr>
                <w:rFonts w:eastAsia="Times New Roman"/>
                <w:lang w:val="en-US"/>
              </w:rPr>
              <w:t xml:space="preserve">Verification of implementation of </w:t>
            </w:r>
            <w:r w:rsidRPr="6BEFDE02">
              <w:rPr>
                <w:rFonts w:eastAsia="Times New Roman"/>
                <w:i/>
                <w:iCs/>
                <w:lang w:val="en-US"/>
              </w:rPr>
              <w:t>FPIC</w:t>
            </w:r>
            <w:r w:rsidRPr="6BEFDE02">
              <w:rPr>
                <w:rFonts w:eastAsia="Times New Roman"/>
                <w:lang w:val="en-US"/>
              </w:rPr>
              <w:t>*-based processes.</w:t>
            </w:r>
          </w:p>
        </w:tc>
      </w:tr>
      <w:tr w:rsidR="008934D1" w:rsidRPr="001A35C5" w14:paraId="149FE074"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18692C32" w14:textId="625FE545" w:rsidR="008934D1" w:rsidRPr="001A35C5" w:rsidRDefault="008934D1" w:rsidP="00E13338">
            <w:pPr>
              <w:spacing w:before="0" w:after="0" w:line="240" w:lineRule="auto"/>
              <w:textAlignment w:val="baseline"/>
              <w:rPr>
                <w:rFonts w:eastAsia="Times New Roman"/>
                <w:lang w:val="en-US"/>
              </w:rPr>
            </w:pPr>
            <w:r w:rsidRPr="407A2BD6">
              <w:rPr>
                <w:rFonts w:eastAsia="Times New Roman"/>
                <w:lang w:val="en-US"/>
              </w:rPr>
              <w:t xml:space="preserve">10.1, 10.2, 10.3, 10.4, 10.5 </w:t>
            </w:r>
          </w:p>
        </w:tc>
        <w:tc>
          <w:tcPr>
            <w:tcW w:w="8550" w:type="dxa"/>
          </w:tcPr>
          <w:p w14:paraId="15D12C5E" w14:textId="77777777" w:rsidR="008934D1" w:rsidRPr="00085773"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085773">
              <w:rPr>
                <w:rFonts w:eastAsia="Times New Roman"/>
                <w:lang w:val="en-US"/>
              </w:rPr>
              <w:t>Preparation of Social Baseline Assessments.</w:t>
            </w:r>
          </w:p>
        </w:tc>
      </w:tr>
      <w:tr w:rsidR="008934D1" w:rsidRPr="001A35C5" w14:paraId="0F494052"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54726E7F" w14:textId="77777777" w:rsidR="008934D1" w:rsidRPr="001A35C5" w:rsidRDefault="008934D1" w:rsidP="00E13338">
            <w:pPr>
              <w:spacing w:before="0" w:after="0" w:line="240" w:lineRule="auto"/>
              <w:textAlignment w:val="baseline"/>
              <w:rPr>
                <w:rFonts w:eastAsia="Times New Roman"/>
                <w:lang w:val="en-US"/>
              </w:rPr>
            </w:pPr>
            <w:r w:rsidRPr="407A2BD6">
              <w:rPr>
                <w:rFonts w:eastAsia="Times New Roman"/>
                <w:lang w:val="en-US"/>
              </w:rPr>
              <w:t xml:space="preserve">11.1, 11.2, 11.3, 11.4, 23.1 </w:t>
            </w:r>
          </w:p>
        </w:tc>
        <w:tc>
          <w:tcPr>
            <w:tcW w:w="8550" w:type="dxa"/>
          </w:tcPr>
          <w:p w14:paraId="4505EC5B" w14:textId="77777777" w:rsidR="008934D1" w:rsidRPr="00085773"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085773">
              <w:rPr>
                <w:rFonts w:eastAsia="Times New Roman"/>
                <w:lang w:val="en-US"/>
              </w:rPr>
              <w:t>Preparation of Environmental Baseline Assessments.</w:t>
            </w:r>
          </w:p>
        </w:tc>
      </w:tr>
      <w:tr w:rsidR="008934D1" w:rsidRPr="001A35C5" w14:paraId="4B240C2A"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0835346D" w14:textId="77777777" w:rsidR="008934D1" w:rsidRPr="2566ED3C" w:rsidRDefault="008934D1" w:rsidP="00E13338">
            <w:pPr>
              <w:spacing w:before="0" w:after="0" w:line="240" w:lineRule="auto"/>
              <w:textAlignment w:val="baseline"/>
              <w:rPr>
                <w:rFonts w:eastAsia="Times New Roman"/>
                <w:lang w:val="en-US"/>
              </w:rPr>
            </w:pPr>
            <w:r w:rsidRPr="407A2BD6">
              <w:rPr>
                <w:rFonts w:eastAsia="Times New Roman"/>
                <w:lang w:val="en-US"/>
              </w:rPr>
              <w:t>13.1</w:t>
            </w:r>
          </w:p>
        </w:tc>
        <w:tc>
          <w:tcPr>
            <w:tcW w:w="8550" w:type="dxa"/>
          </w:tcPr>
          <w:p w14:paraId="7C28FAA2" w14:textId="1CA2AE8A" w:rsidR="008934D1" w:rsidRPr="00085773"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085773">
              <w:rPr>
                <w:rFonts w:eastAsia="Times New Roman"/>
                <w:lang w:val="en-US"/>
              </w:rPr>
              <w:t xml:space="preserve">Identification and documentation of </w:t>
            </w:r>
            <w:r w:rsidRPr="009641B1">
              <w:rPr>
                <w:rFonts w:eastAsia="Times New Roman"/>
                <w:i/>
                <w:iCs/>
                <w:lang w:val="en-US"/>
              </w:rPr>
              <w:t>priority social harm</w:t>
            </w:r>
            <w:r w:rsidR="00085773" w:rsidRPr="00085773">
              <w:rPr>
                <w:rFonts w:eastAsia="Times New Roman"/>
                <w:lang w:val="en-US"/>
              </w:rPr>
              <w:t>*</w:t>
            </w:r>
            <w:r w:rsidRPr="00085773">
              <w:rPr>
                <w:rFonts w:eastAsia="Times New Roman"/>
                <w:lang w:val="en-US"/>
              </w:rPr>
              <w:t xml:space="preserve"> by </w:t>
            </w:r>
            <w:r w:rsidRPr="00A2191B">
              <w:rPr>
                <w:rFonts w:eastAsia="Times New Roman"/>
                <w:i/>
                <w:iCs/>
                <w:lang w:val="en-US"/>
              </w:rPr>
              <w:t>Independent Assessors</w:t>
            </w:r>
            <w:r w:rsidR="00CD2B93">
              <w:rPr>
                <w:rFonts w:eastAsia="Times New Roman"/>
                <w:i/>
                <w:iCs/>
                <w:lang w:val="en-US"/>
              </w:rPr>
              <w:t>*</w:t>
            </w:r>
            <w:r w:rsidRPr="00085773">
              <w:rPr>
                <w:rFonts w:eastAsia="Times New Roman"/>
                <w:lang w:val="en-US"/>
              </w:rPr>
              <w:t>.</w:t>
            </w:r>
          </w:p>
        </w:tc>
      </w:tr>
      <w:tr w:rsidR="008934D1" w:rsidRPr="001A35C5" w14:paraId="06FF2FE4"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40F39614" w14:textId="77777777" w:rsidR="008934D1" w:rsidRPr="001A35C5" w:rsidRDefault="008934D1" w:rsidP="00E13338">
            <w:pPr>
              <w:spacing w:before="0" w:after="0" w:line="240" w:lineRule="auto"/>
              <w:textAlignment w:val="baseline"/>
              <w:rPr>
                <w:rFonts w:eastAsia="Times New Roman"/>
                <w:lang w:val="en-US"/>
              </w:rPr>
            </w:pPr>
            <w:r w:rsidRPr="407A2BD6">
              <w:rPr>
                <w:rFonts w:eastAsia="Times New Roman"/>
                <w:lang w:val="en-US"/>
              </w:rPr>
              <w:t xml:space="preserve">14.1 </w:t>
            </w:r>
          </w:p>
        </w:tc>
        <w:tc>
          <w:tcPr>
            <w:tcW w:w="8550" w:type="dxa"/>
          </w:tcPr>
          <w:p w14:paraId="5BD1498B" w14:textId="280EB0F0" w:rsidR="008934D1" w:rsidRPr="00085773"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085773">
              <w:rPr>
                <w:rFonts w:eastAsia="Times New Roman"/>
                <w:lang w:val="en-US"/>
              </w:rPr>
              <w:t>Preparation of Harm Analysis Reports.</w:t>
            </w:r>
          </w:p>
        </w:tc>
      </w:tr>
      <w:tr w:rsidR="008934D1" w:rsidRPr="001A35C5" w14:paraId="197002F5"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06DD01DE" w14:textId="77777777" w:rsidR="008934D1" w:rsidRPr="001A35C5" w:rsidRDefault="008934D1" w:rsidP="00E13338">
            <w:pPr>
              <w:spacing w:before="0" w:after="0" w:line="240" w:lineRule="auto"/>
              <w:textAlignment w:val="baseline"/>
              <w:rPr>
                <w:rFonts w:eastAsia="Times New Roman"/>
                <w:lang w:val="en-US"/>
              </w:rPr>
            </w:pPr>
            <w:r w:rsidRPr="407A2BD6">
              <w:rPr>
                <w:rFonts w:eastAsia="Times New Roman"/>
                <w:lang w:val="en-US"/>
              </w:rPr>
              <w:t xml:space="preserve">15.1 </w:t>
            </w:r>
          </w:p>
        </w:tc>
        <w:tc>
          <w:tcPr>
            <w:tcW w:w="8550" w:type="dxa"/>
          </w:tcPr>
          <w:p w14:paraId="679D526D" w14:textId="5C81E45D" w:rsidR="008934D1" w:rsidRPr="00085773"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085773">
              <w:rPr>
                <w:rFonts w:eastAsia="Times New Roman"/>
                <w:lang w:val="en-US"/>
              </w:rPr>
              <w:t xml:space="preserve">Proof of dialogue and agreements with </w:t>
            </w:r>
            <w:r w:rsidRPr="00085773">
              <w:rPr>
                <w:rFonts w:eastAsia="Times New Roman"/>
                <w:i/>
                <w:color w:val="7030A0"/>
                <w:lang w:val="en-US"/>
              </w:rPr>
              <w:t xml:space="preserve">affected </w:t>
            </w:r>
            <w:r w:rsidRPr="00085773">
              <w:rPr>
                <w:rFonts w:eastAsia="Times New Roman"/>
                <w:i/>
                <w:iCs/>
                <w:color w:val="7030A0"/>
                <w:lang w:val="en-US"/>
              </w:rPr>
              <w:t>rights</w:t>
            </w:r>
            <w:r w:rsidR="00FC6834" w:rsidRPr="00085773">
              <w:rPr>
                <w:rFonts w:eastAsia="Times New Roman"/>
                <w:i/>
                <w:iCs/>
                <w:color w:val="7030A0"/>
                <w:lang w:val="en-US"/>
              </w:rPr>
              <w:t xml:space="preserve"> </w:t>
            </w:r>
            <w:r w:rsidRPr="00085773">
              <w:rPr>
                <w:rFonts w:eastAsia="Times New Roman"/>
                <w:i/>
                <w:iCs/>
                <w:color w:val="7030A0"/>
                <w:lang w:val="en-US"/>
              </w:rPr>
              <w:t>holders</w:t>
            </w:r>
            <w:r w:rsidR="00FC6834" w:rsidRPr="00085773">
              <w:rPr>
                <w:rFonts w:eastAsia="Times New Roman"/>
                <w:i/>
                <w:iCs/>
                <w:lang w:val="en-US"/>
              </w:rPr>
              <w:t>*</w:t>
            </w:r>
          </w:p>
        </w:tc>
      </w:tr>
      <w:tr w:rsidR="00F14C17" w:rsidRPr="001A35C5" w14:paraId="63478CB5"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21F07895" w14:textId="681BA949" w:rsidR="00F14C17" w:rsidRPr="407A2BD6" w:rsidRDefault="00F14C17" w:rsidP="00E13338">
            <w:pPr>
              <w:spacing w:before="0" w:after="0" w:line="240" w:lineRule="auto"/>
              <w:textAlignment w:val="baseline"/>
              <w:rPr>
                <w:rFonts w:eastAsia="Times New Roman"/>
                <w:lang w:val="en-US"/>
              </w:rPr>
            </w:pPr>
            <w:r>
              <w:rPr>
                <w:rFonts w:eastAsia="Times New Roman"/>
                <w:lang w:val="en-US"/>
              </w:rPr>
              <w:t>15.2</w:t>
            </w:r>
          </w:p>
        </w:tc>
        <w:tc>
          <w:tcPr>
            <w:tcW w:w="8550" w:type="dxa"/>
          </w:tcPr>
          <w:p w14:paraId="214EB376" w14:textId="2EAF1701" w:rsidR="00F14C17" w:rsidRPr="00EB791B" w:rsidRDefault="00DD704A"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i/>
                <w:iCs/>
                <w:lang w:val="en-US"/>
              </w:rPr>
            </w:pPr>
            <w:r w:rsidRPr="00EB791B">
              <w:rPr>
                <w:rFonts w:eastAsia="Times New Roman"/>
                <w:i/>
                <w:iCs/>
                <w:lang w:val="en-US"/>
              </w:rPr>
              <w:t>Remedy process agreements*</w:t>
            </w:r>
          </w:p>
        </w:tc>
      </w:tr>
      <w:tr w:rsidR="008934D1" w:rsidRPr="001A35C5" w14:paraId="4A68648A"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792E1EEF" w14:textId="77777777" w:rsidR="008934D1" w:rsidRDefault="008934D1" w:rsidP="00E13338">
            <w:pPr>
              <w:spacing w:before="0" w:after="0" w:line="240" w:lineRule="auto"/>
              <w:textAlignment w:val="baseline"/>
              <w:rPr>
                <w:rFonts w:eastAsia="Times New Roman"/>
                <w:lang w:val="en-US"/>
              </w:rPr>
            </w:pPr>
            <w:r w:rsidRPr="407A2BD6">
              <w:rPr>
                <w:rFonts w:eastAsia="Times New Roman"/>
                <w:lang w:val="en-US"/>
              </w:rPr>
              <w:t>17.1</w:t>
            </w:r>
          </w:p>
        </w:tc>
        <w:tc>
          <w:tcPr>
            <w:tcW w:w="8550" w:type="dxa"/>
          </w:tcPr>
          <w:p w14:paraId="79659DEC" w14:textId="56A6A1A1" w:rsidR="008934D1" w:rsidRPr="00085773"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085773">
              <w:rPr>
                <w:rFonts w:eastAsia="Times New Roman"/>
                <w:lang w:val="en-US"/>
              </w:rPr>
              <w:t xml:space="preserve">Use of dialogue processes and expert and </w:t>
            </w:r>
            <w:r w:rsidRPr="00A2191B">
              <w:rPr>
                <w:rFonts w:eastAsia="Times New Roman"/>
                <w:i/>
                <w:iCs/>
                <w:lang w:val="en-US"/>
              </w:rPr>
              <w:t>stakeholder</w:t>
            </w:r>
            <w:r w:rsidR="00107355">
              <w:rPr>
                <w:rFonts w:eastAsia="Times New Roman"/>
                <w:i/>
                <w:iCs/>
                <w:lang w:val="en-US"/>
              </w:rPr>
              <w:t>*</w:t>
            </w:r>
            <w:r w:rsidRPr="00085773">
              <w:rPr>
                <w:rFonts w:eastAsia="Times New Roman"/>
                <w:lang w:val="en-US"/>
              </w:rPr>
              <w:t xml:space="preserve"> input for </w:t>
            </w:r>
            <w:r w:rsidR="00CC33B8">
              <w:rPr>
                <w:rFonts w:eastAsia="Times New Roman"/>
                <w:lang w:val="en-US"/>
              </w:rPr>
              <w:t xml:space="preserve">the </w:t>
            </w:r>
            <w:r w:rsidRPr="00085773">
              <w:rPr>
                <w:rFonts w:eastAsia="Times New Roman"/>
                <w:lang w:val="en-US"/>
              </w:rPr>
              <w:t>Remedy Plan.</w:t>
            </w:r>
          </w:p>
        </w:tc>
      </w:tr>
      <w:tr w:rsidR="008934D1" w:rsidRPr="001A35C5" w14:paraId="772F21B0"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21E5DB13" w14:textId="77777777" w:rsidR="008934D1" w:rsidRPr="001A35C5" w:rsidRDefault="008934D1" w:rsidP="00E13338">
            <w:pPr>
              <w:spacing w:before="0" w:after="0" w:line="240" w:lineRule="auto"/>
              <w:textAlignment w:val="baseline"/>
              <w:rPr>
                <w:rFonts w:eastAsia="Times New Roman"/>
                <w:sz w:val="18"/>
                <w:szCs w:val="18"/>
                <w:lang w:val="en-US"/>
              </w:rPr>
            </w:pPr>
            <w:r w:rsidRPr="407A2BD6">
              <w:rPr>
                <w:rFonts w:eastAsia="Times New Roman"/>
                <w:lang w:val="en-US"/>
              </w:rPr>
              <w:t>17.4 </w:t>
            </w:r>
          </w:p>
        </w:tc>
        <w:tc>
          <w:tcPr>
            <w:tcW w:w="8550" w:type="dxa"/>
            <w:hideMark/>
          </w:tcPr>
          <w:p w14:paraId="0A1232AF" w14:textId="3F6A8A1F" w:rsidR="008934D1" w:rsidRPr="00085773" w:rsidRDefault="008934D1" w:rsidP="00E1333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085773">
              <w:rPr>
                <w:rFonts w:eastAsia="Times New Roman"/>
                <w:lang w:val="en-US"/>
              </w:rPr>
              <w:t xml:space="preserve">Selection of sites and other required outcomes for social and environmental </w:t>
            </w:r>
            <w:r w:rsidRPr="009641B1">
              <w:rPr>
                <w:rFonts w:eastAsia="Times New Roman"/>
                <w:i/>
                <w:iCs/>
                <w:lang w:val="en-US"/>
              </w:rPr>
              <w:t>remedy</w:t>
            </w:r>
            <w:r w:rsidR="00085773" w:rsidRPr="00085773">
              <w:rPr>
                <w:rFonts w:eastAsia="Times New Roman"/>
                <w:lang w:val="en-US"/>
              </w:rPr>
              <w:t>*</w:t>
            </w:r>
            <w:r w:rsidRPr="00085773">
              <w:rPr>
                <w:rFonts w:eastAsia="Times New Roman"/>
                <w:lang w:val="en-US"/>
              </w:rPr>
              <w:t>.</w:t>
            </w:r>
          </w:p>
        </w:tc>
      </w:tr>
      <w:tr w:rsidR="008934D1" w:rsidRPr="001A35C5" w14:paraId="642653A5"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662C4D07" w14:textId="77777777" w:rsidR="008934D1" w:rsidRPr="001A35C5" w:rsidRDefault="008934D1" w:rsidP="00E13338">
            <w:pPr>
              <w:spacing w:before="0" w:after="0" w:line="240" w:lineRule="auto"/>
              <w:textAlignment w:val="baseline"/>
              <w:rPr>
                <w:rFonts w:eastAsia="Times New Roman"/>
                <w:lang w:val="en-US"/>
              </w:rPr>
            </w:pPr>
            <w:r w:rsidRPr="407A2BD6">
              <w:rPr>
                <w:rFonts w:eastAsia="Times New Roman"/>
                <w:lang w:val="en-US"/>
              </w:rPr>
              <w:t xml:space="preserve">17.5 </w:t>
            </w:r>
          </w:p>
        </w:tc>
        <w:tc>
          <w:tcPr>
            <w:tcW w:w="8550" w:type="dxa"/>
          </w:tcPr>
          <w:p w14:paraId="4C93FB8E" w14:textId="71CF4920" w:rsidR="008934D1" w:rsidRPr="00085773" w:rsidRDefault="008934D1" w:rsidP="00E13338">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085773">
              <w:rPr>
                <w:rFonts w:eastAsia="Times New Roman" w:cstheme="minorHAnsi"/>
                <w:lang w:val="en-US"/>
              </w:rPr>
              <w:t xml:space="preserve">Proof of </w:t>
            </w:r>
            <w:r w:rsidRPr="00A2191B">
              <w:rPr>
                <w:rFonts w:eastAsia="Times New Roman" w:cstheme="minorHAnsi"/>
                <w:i/>
                <w:iCs/>
                <w:lang w:val="en-US"/>
              </w:rPr>
              <w:t>consultation</w:t>
            </w:r>
            <w:r w:rsidR="00573655">
              <w:rPr>
                <w:rFonts w:eastAsia="Times New Roman" w:cstheme="minorHAnsi"/>
                <w:i/>
                <w:iCs/>
                <w:lang w:val="en-US"/>
              </w:rPr>
              <w:t>*</w:t>
            </w:r>
            <w:r w:rsidRPr="00085773">
              <w:rPr>
                <w:rFonts w:eastAsia="Times New Roman" w:cstheme="minorHAnsi"/>
                <w:lang w:val="en-US"/>
              </w:rPr>
              <w:t xml:space="preserve"> with </w:t>
            </w:r>
            <w:r w:rsidR="0069544A" w:rsidRPr="00EB791B">
              <w:rPr>
                <w:rFonts w:eastAsia="Times New Roman" w:cstheme="minorHAnsi"/>
                <w:i/>
                <w:iCs/>
                <w:color w:val="C00000"/>
                <w:lang w:val="en-US"/>
              </w:rPr>
              <w:t>affected stakeholders</w:t>
            </w:r>
            <w:r w:rsidR="00085773" w:rsidRPr="00EB791B">
              <w:rPr>
                <w:rFonts w:eastAsia="Times New Roman" w:cstheme="minorHAnsi"/>
                <w:lang w:val="en-US"/>
              </w:rPr>
              <w:t>*</w:t>
            </w:r>
            <w:r w:rsidRPr="00085773">
              <w:rPr>
                <w:rFonts w:eastAsia="Times New Roman" w:cstheme="minorHAnsi"/>
                <w:lang w:val="en-US"/>
              </w:rPr>
              <w:t xml:space="preserve"> if </w:t>
            </w:r>
            <w:r w:rsidRPr="009641B1">
              <w:rPr>
                <w:rFonts w:eastAsia="Times New Roman" w:cstheme="minorHAnsi"/>
                <w:i/>
                <w:iCs/>
                <w:lang w:val="en-US"/>
              </w:rPr>
              <w:t>remedy</w:t>
            </w:r>
            <w:r w:rsidR="00085773" w:rsidRPr="00085773">
              <w:rPr>
                <w:rFonts w:eastAsia="Times New Roman" w:cstheme="minorHAnsi"/>
                <w:lang w:val="en-US"/>
              </w:rPr>
              <w:t>*</w:t>
            </w:r>
            <w:r w:rsidRPr="00085773">
              <w:rPr>
                <w:rFonts w:eastAsia="Times New Roman" w:cstheme="minorHAnsi"/>
                <w:lang w:val="en-US"/>
              </w:rPr>
              <w:t xml:space="preserve"> actions are outside of the </w:t>
            </w:r>
            <w:r w:rsidRPr="00A2191B">
              <w:rPr>
                <w:rFonts w:eastAsia="Times New Roman" w:cstheme="minorHAnsi"/>
                <w:i/>
                <w:iCs/>
                <w:lang w:val="en-US"/>
              </w:rPr>
              <w:t>impact area</w:t>
            </w:r>
            <w:r w:rsidR="00E75398">
              <w:rPr>
                <w:rFonts w:eastAsia="Times New Roman" w:cstheme="minorHAnsi"/>
                <w:lang w:val="en-US"/>
              </w:rPr>
              <w:t>*</w:t>
            </w:r>
            <w:r w:rsidRPr="00085773">
              <w:rPr>
                <w:rFonts w:eastAsia="Times New Roman" w:cstheme="minorHAnsi"/>
                <w:lang w:val="en-US"/>
              </w:rPr>
              <w:t>.</w:t>
            </w:r>
          </w:p>
        </w:tc>
      </w:tr>
      <w:tr w:rsidR="0020205F" w:rsidRPr="001A35C5" w14:paraId="4CD48FD6"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49B7CE77" w14:textId="362C106E" w:rsidR="0020205F" w:rsidRPr="407A2BD6" w:rsidRDefault="0020205F" w:rsidP="0020205F">
            <w:pPr>
              <w:spacing w:before="0" w:after="0" w:line="240" w:lineRule="auto"/>
              <w:textAlignment w:val="baseline"/>
              <w:rPr>
                <w:rFonts w:eastAsia="Times New Roman"/>
                <w:lang w:val="en-US"/>
              </w:rPr>
            </w:pPr>
            <w:r w:rsidRPr="407A2BD6">
              <w:rPr>
                <w:rFonts w:eastAsia="Times New Roman"/>
                <w:lang w:val="en-US"/>
              </w:rPr>
              <w:t>18.</w:t>
            </w:r>
            <w:r>
              <w:rPr>
                <w:rFonts w:eastAsia="Times New Roman"/>
                <w:lang w:val="en-US"/>
              </w:rPr>
              <w:t>3</w:t>
            </w:r>
            <w:r w:rsidRPr="407A2BD6">
              <w:rPr>
                <w:rFonts w:eastAsia="Times New Roman"/>
                <w:lang w:val="en-US"/>
              </w:rPr>
              <w:t xml:space="preserve"> </w:t>
            </w:r>
          </w:p>
        </w:tc>
        <w:tc>
          <w:tcPr>
            <w:tcW w:w="8550" w:type="dxa"/>
          </w:tcPr>
          <w:p w14:paraId="2B789ABA" w14:textId="537F2B32" w:rsidR="0020205F" w:rsidRPr="00085773"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085773">
              <w:rPr>
                <w:rFonts w:eastAsia="Times New Roman"/>
                <w:lang w:val="en-US"/>
              </w:rPr>
              <w:t xml:space="preserve">Required outcomes and justification for </w:t>
            </w:r>
            <w:r w:rsidRPr="00286D57">
              <w:rPr>
                <w:rFonts w:eastAsia="Times New Roman"/>
                <w:iCs/>
                <w:lang w:val="en-US"/>
              </w:rPr>
              <w:t>environmental</w:t>
            </w:r>
            <w:r w:rsidRPr="00085773">
              <w:rPr>
                <w:rFonts w:eastAsia="Times New Roman"/>
                <w:lang w:val="en-US"/>
              </w:rPr>
              <w:t xml:space="preserve"> </w:t>
            </w:r>
            <w:r w:rsidRPr="009641B1">
              <w:rPr>
                <w:rFonts w:eastAsia="Times New Roman"/>
                <w:i/>
                <w:iCs/>
                <w:lang w:val="en-US"/>
              </w:rPr>
              <w:t>remedy</w:t>
            </w:r>
            <w:r w:rsidRPr="00085773">
              <w:rPr>
                <w:rFonts w:eastAsia="Times New Roman"/>
                <w:lang w:val="en-US"/>
              </w:rPr>
              <w:t>* actions.</w:t>
            </w:r>
          </w:p>
        </w:tc>
      </w:tr>
      <w:tr w:rsidR="0020205F" w:rsidRPr="001A35C5" w14:paraId="2D6A6E73"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2D63D1B6" w14:textId="3D08B58D" w:rsidR="0020205F" w:rsidRPr="001A35C5" w:rsidRDefault="0020205F" w:rsidP="0020205F">
            <w:pPr>
              <w:spacing w:before="0" w:after="0" w:line="240" w:lineRule="auto"/>
              <w:textAlignment w:val="baseline"/>
              <w:rPr>
                <w:rFonts w:eastAsia="Times New Roman"/>
                <w:lang w:val="en-US"/>
              </w:rPr>
            </w:pPr>
            <w:r w:rsidRPr="407A2BD6">
              <w:rPr>
                <w:rFonts w:eastAsia="Times New Roman"/>
                <w:lang w:val="en-US"/>
              </w:rPr>
              <w:t>18.</w:t>
            </w:r>
            <w:r>
              <w:rPr>
                <w:rFonts w:eastAsia="Times New Roman"/>
                <w:lang w:val="en-US"/>
              </w:rPr>
              <w:t>4</w:t>
            </w:r>
            <w:r w:rsidRPr="407A2BD6">
              <w:rPr>
                <w:rFonts w:eastAsia="Times New Roman"/>
                <w:lang w:val="en-US"/>
              </w:rPr>
              <w:t xml:space="preserve"> </w:t>
            </w:r>
          </w:p>
        </w:tc>
        <w:tc>
          <w:tcPr>
            <w:tcW w:w="8550" w:type="dxa"/>
          </w:tcPr>
          <w:p w14:paraId="6970F4C1" w14:textId="51939167" w:rsidR="0020205F" w:rsidRPr="00085773"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085773">
              <w:rPr>
                <w:rFonts w:eastAsia="Times New Roman"/>
                <w:lang w:val="en-US"/>
              </w:rPr>
              <w:t xml:space="preserve">Demonstrating </w:t>
            </w:r>
            <w:r w:rsidRPr="009641B1">
              <w:rPr>
                <w:rFonts w:eastAsia="Times New Roman"/>
                <w:i/>
                <w:lang w:val="en-US"/>
              </w:rPr>
              <w:t>equivalence</w:t>
            </w:r>
            <w:r w:rsidRPr="00085773">
              <w:rPr>
                <w:rFonts w:eastAsia="Times New Roman"/>
                <w:lang w:val="en-US"/>
              </w:rPr>
              <w:t xml:space="preserve">* and </w:t>
            </w:r>
            <w:r w:rsidRPr="009641B1">
              <w:rPr>
                <w:rFonts w:eastAsia="Times New Roman"/>
                <w:i/>
                <w:lang w:val="en-US"/>
              </w:rPr>
              <w:t>proportionality</w:t>
            </w:r>
            <w:r w:rsidRPr="00085773">
              <w:rPr>
                <w:rFonts w:eastAsia="Times New Roman"/>
                <w:lang w:val="en-US"/>
              </w:rPr>
              <w:t xml:space="preserve">* of </w:t>
            </w:r>
            <w:r w:rsidRPr="00286D57">
              <w:rPr>
                <w:rFonts w:eastAsia="Times New Roman"/>
                <w:iCs/>
                <w:lang w:val="en-US"/>
              </w:rPr>
              <w:t>environmental</w:t>
            </w:r>
            <w:r w:rsidRPr="009641B1">
              <w:rPr>
                <w:rFonts w:eastAsia="Times New Roman"/>
                <w:i/>
                <w:lang w:val="en-US"/>
              </w:rPr>
              <w:t xml:space="preserve"> remedy</w:t>
            </w:r>
            <w:r w:rsidRPr="00085773">
              <w:rPr>
                <w:rFonts w:eastAsia="Times New Roman"/>
                <w:lang w:val="en-US"/>
              </w:rPr>
              <w:t>* action and use of best practice methods.</w:t>
            </w:r>
          </w:p>
        </w:tc>
      </w:tr>
      <w:tr w:rsidR="0020205F" w:rsidRPr="001A35C5" w14:paraId="65EEAA57"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2B08750B" w14:textId="77777777" w:rsidR="0020205F" w:rsidRPr="001A35C5" w:rsidRDefault="0020205F" w:rsidP="0020205F">
            <w:pPr>
              <w:spacing w:before="0" w:after="0" w:line="240" w:lineRule="auto"/>
              <w:textAlignment w:val="baseline"/>
              <w:rPr>
                <w:rFonts w:eastAsia="Times New Roman"/>
                <w:lang w:val="en-US"/>
              </w:rPr>
            </w:pPr>
            <w:r w:rsidRPr="407A2BD6">
              <w:rPr>
                <w:rFonts w:eastAsia="Times New Roman"/>
                <w:lang w:val="en-US"/>
              </w:rPr>
              <w:t xml:space="preserve">19.3 </w:t>
            </w:r>
          </w:p>
        </w:tc>
        <w:tc>
          <w:tcPr>
            <w:tcW w:w="8550" w:type="dxa"/>
          </w:tcPr>
          <w:p w14:paraId="7E7EEA47" w14:textId="007FB042" w:rsidR="0020205F" w:rsidRPr="00085773"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085773">
              <w:rPr>
                <w:rFonts w:eastAsia="Times New Roman"/>
                <w:lang w:val="en-US"/>
              </w:rPr>
              <w:t xml:space="preserve">Demonstrating </w:t>
            </w:r>
            <w:r w:rsidRPr="00085773">
              <w:rPr>
                <w:rFonts w:eastAsia="Times New Roman"/>
                <w:i/>
                <w:lang w:val="en-US"/>
              </w:rPr>
              <w:t>equivalence*</w:t>
            </w:r>
            <w:r w:rsidRPr="00085773">
              <w:rPr>
                <w:rFonts w:eastAsia="Times New Roman"/>
                <w:lang w:val="en-US"/>
              </w:rPr>
              <w:t xml:space="preserve"> and </w:t>
            </w:r>
            <w:r w:rsidRPr="00085773">
              <w:rPr>
                <w:rFonts w:eastAsia="Times New Roman"/>
                <w:i/>
                <w:lang w:val="en-US"/>
              </w:rPr>
              <w:t>proportionality*</w:t>
            </w:r>
            <w:r w:rsidRPr="00085773">
              <w:rPr>
                <w:rFonts w:eastAsia="Times New Roman"/>
                <w:lang w:val="en-US"/>
              </w:rPr>
              <w:t xml:space="preserve"> for social </w:t>
            </w:r>
            <w:r w:rsidRPr="009641B1">
              <w:rPr>
                <w:rFonts w:eastAsia="Times New Roman"/>
                <w:i/>
                <w:iCs/>
                <w:lang w:val="en-US"/>
              </w:rPr>
              <w:t>remedy</w:t>
            </w:r>
            <w:r w:rsidRPr="00085773">
              <w:rPr>
                <w:rFonts w:eastAsia="Times New Roman"/>
                <w:lang w:val="en-US"/>
              </w:rPr>
              <w:t xml:space="preserve">* actions and use of best practice </w:t>
            </w:r>
            <w:r w:rsidRPr="00085773" w:rsidDel="00D151FA">
              <w:rPr>
                <w:rFonts w:eastAsia="Times New Roman"/>
                <w:lang w:val="en-US"/>
              </w:rPr>
              <w:t>methods</w:t>
            </w:r>
            <w:r w:rsidRPr="00085773">
              <w:rPr>
                <w:rFonts w:eastAsia="Times New Roman"/>
                <w:lang w:val="en-US"/>
              </w:rPr>
              <w:t>.</w:t>
            </w:r>
          </w:p>
        </w:tc>
      </w:tr>
      <w:tr w:rsidR="0020205F" w:rsidRPr="001A35C5" w14:paraId="3843473C"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1009B1E3" w14:textId="77777777" w:rsidR="0020205F" w:rsidRDefault="0020205F" w:rsidP="0020205F">
            <w:pPr>
              <w:spacing w:before="0" w:after="0" w:line="240" w:lineRule="auto"/>
              <w:textAlignment w:val="baseline"/>
              <w:rPr>
                <w:rFonts w:eastAsia="Times New Roman"/>
                <w:lang w:val="en-US"/>
              </w:rPr>
            </w:pPr>
            <w:r w:rsidRPr="407A2BD6">
              <w:rPr>
                <w:rFonts w:eastAsia="Times New Roman"/>
                <w:lang w:val="en-US"/>
              </w:rPr>
              <w:t xml:space="preserve">20.1 </w:t>
            </w:r>
          </w:p>
        </w:tc>
        <w:tc>
          <w:tcPr>
            <w:tcW w:w="8550" w:type="dxa"/>
          </w:tcPr>
          <w:p w14:paraId="5EFA029E" w14:textId="6A2E7ED3" w:rsidR="0020205F" w:rsidRPr="00962412"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BC1C6D7">
              <w:rPr>
                <w:rFonts w:eastAsia="Times New Roman"/>
                <w:lang w:val="en-US"/>
              </w:rPr>
              <w:t>Use of dialogue processes and proof</w:t>
            </w:r>
            <w:r w:rsidRPr="2566ED3C">
              <w:rPr>
                <w:rFonts w:eastAsia="Times New Roman"/>
                <w:lang w:val="en-US"/>
              </w:rPr>
              <w:t xml:space="preserve"> of </w:t>
            </w:r>
            <w:r w:rsidRPr="00A2191B">
              <w:rPr>
                <w:rFonts w:eastAsia="Times New Roman"/>
                <w:i/>
                <w:iCs/>
                <w:lang w:val="en-US"/>
              </w:rPr>
              <w:t>consultation</w:t>
            </w:r>
            <w:r>
              <w:rPr>
                <w:rFonts w:eastAsia="Times New Roman"/>
                <w:i/>
                <w:iCs/>
                <w:lang w:val="en-US"/>
              </w:rPr>
              <w:t>*</w:t>
            </w:r>
            <w:r w:rsidRPr="2566ED3C">
              <w:rPr>
                <w:rFonts w:eastAsia="Times New Roman"/>
                <w:lang w:val="en-US"/>
              </w:rPr>
              <w:t xml:space="preserve"> with experts and </w:t>
            </w:r>
            <w:r w:rsidRPr="00EB791B">
              <w:rPr>
                <w:rFonts w:eastAsia="Times New Roman"/>
                <w:i/>
                <w:color w:val="5BC3F5" w:themeColor="accent5"/>
                <w:lang w:val="en-US"/>
              </w:rPr>
              <w:t>impacted rights holders</w:t>
            </w:r>
            <w:r w:rsidRPr="00F1431E">
              <w:rPr>
                <w:rFonts w:eastAsia="Times New Roman"/>
                <w:i/>
                <w:iCs/>
                <w:lang w:val="en-US"/>
              </w:rPr>
              <w:t>*</w:t>
            </w:r>
            <w:r w:rsidRPr="2566ED3C">
              <w:rPr>
                <w:rFonts w:eastAsia="Times New Roman"/>
                <w:lang w:val="en-US"/>
              </w:rPr>
              <w:t xml:space="preserve"> to select </w:t>
            </w:r>
            <w:r w:rsidRPr="00A2191B">
              <w:rPr>
                <w:rFonts w:eastAsia="Times New Roman"/>
                <w:i/>
                <w:iCs/>
                <w:lang w:val="en-US"/>
              </w:rPr>
              <w:t>priority activities</w:t>
            </w:r>
            <w:r>
              <w:rPr>
                <w:rFonts w:eastAsia="Times New Roman"/>
                <w:lang w:val="en-US"/>
              </w:rPr>
              <w:t>*.</w:t>
            </w:r>
          </w:p>
        </w:tc>
      </w:tr>
      <w:tr w:rsidR="0020205F" w:rsidRPr="001A35C5" w14:paraId="23953A04"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0810887D" w14:textId="77777777" w:rsidR="0020205F" w:rsidRDefault="0020205F" w:rsidP="0020205F">
            <w:pPr>
              <w:spacing w:before="0" w:after="0" w:line="240" w:lineRule="auto"/>
              <w:textAlignment w:val="baseline"/>
              <w:rPr>
                <w:rFonts w:eastAsia="Times New Roman"/>
                <w:lang w:val="en-US"/>
              </w:rPr>
            </w:pPr>
            <w:r w:rsidRPr="407A2BD6">
              <w:rPr>
                <w:rFonts w:eastAsia="Times New Roman"/>
                <w:lang w:val="en-US"/>
              </w:rPr>
              <w:t>20.2</w:t>
            </w:r>
          </w:p>
        </w:tc>
        <w:tc>
          <w:tcPr>
            <w:tcW w:w="8550" w:type="dxa"/>
          </w:tcPr>
          <w:p w14:paraId="7D50E605" w14:textId="45CE9D4A" w:rsidR="0020205F" w:rsidRPr="2566ED3C"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BC1C6D7">
              <w:rPr>
                <w:rFonts w:eastAsia="Times New Roman"/>
                <w:lang w:val="en-US"/>
              </w:rPr>
              <w:t xml:space="preserve">Required objectives and outcomes of </w:t>
            </w:r>
            <w:r w:rsidRPr="00A2191B">
              <w:rPr>
                <w:rFonts w:eastAsia="Times New Roman"/>
                <w:i/>
                <w:lang w:val="en-US"/>
              </w:rPr>
              <w:t>priority activities</w:t>
            </w:r>
            <w:r>
              <w:rPr>
                <w:rFonts w:eastAsia="Times New Roman"/>
                <w:lang w:val="en-US"/>
              </w:rPr>
              <w:t>*.</w:t>
            </w:r>
          </w:p>
        </w:tc>
      </w:tr>
      <w:tr w:rsidR="0020205F" w:rsidRPr="001A35C5" w14:paraId="4693038F"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2EDF6A05" w14:textId="77777777" w:rsidR="0020205F" w:rsidRDefault="0020205F" w:rsidP="0020205F">
            <w:pPr>
              <w:spacing w:before="0" w:after="0" w:line="240" w:lineRule="auto"/>
              <w:textAlignment w:val="baseline"/>
              <w:rPr>
                <w:rFonts w:eastAsia="Times New Roman"/>
                <w:lang w:val="en-US"/>
              </w:rPr>
            </w:pPr>
            <w:r w:rsidRPr="407A2BD6">
              <w:rPr>
                <w:rFonts w:eastAsia="Times New Roman"/>
                <w:lang w:val="en-US"/>
              </w:rPr>
              <w:t xml:space="preserve">21.1 </w:t>
            </w:r>
          </w:p>
        </w:tc>
        <w:tc>
          <w:tcPr>
            <w:tcW w:w="8550" w:type="dxa"/>
          </w:tcPr>
          <w:p w14:paraId="4BF30EFE" w14:textId="01322416" w:rsidR="0020205F" w:rsidRPr="00A90741"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A90741">
              <w:rPr>
                <w:rFonts w:eastAsia="Times New Roman"/>
                <w:lang w:val="en-US"/>
              </w:rPr>
              <w:t xml:space="preserve">Proof of contracts for </w:t>
            </w:r>
            <w:r w:rsidRPr="009641B1">
              <w:rPr>
                <w:rFonts w:eastAsia="Times New Roman"/>
                <w:i/>
                <w:iCs/>
                <w:lang w:val="en-US"/>
              </w:rPr>
              <w:t>remedy</w:t>
            </w:r>
            <w:r w:rsidRPr="00A90741">
              <w:rPr>
                <w:rFonts w:eastAsia="Times New Roman"/>
                <w:lang w:val="en-US"/>
              </w:rPr>
              <w:t>* sites, where applicable.</w:t>
            </w:r>
          </w:p>
        </w:tc>
      </w:tr>
      <w:tr w:rsidR="0020205F" w:rsidRPr="001A35C5" w14:paraId="1AC04D7F"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10FC6443" w14:textId="77777777" w:rsidR="0020205F" w:rsidRDefault="0020205F" w:rsidP="0020205F">
            <w:pPr>
              <w:spacing w:before="0" w:after="0" w:line="240" w:lineRule="auto"/>
              <w:textAlignment w:val="baseline"/>
              <w:rPr>
                <w:rFonts w:eastAsia="Times New Roman"/>
                <w:lang w:val="en-US"/>
              </w:rPr>
            </w:pPr>
            <w:r w:rsidRPr="407A2BD6">
              <w:rPr>
                <w:rFonts w:eastAsia="Times New Roman"/>
                <w:lang w:val="en-US"/>
              </w:rPr>
              <w:t>21.2</w:t>
            </w:r>
          </w:p>
        </w:tc>
        <w:tc>
          <w:tcPr>
            <w:tcW w:w="8550" w:type="dxa"/>
          </w:tcPr>
          <w:p w14:paraId="3D9F139D" w14:textId="37C536F2" w:rsidR="0020205F" w:rsidRPr="00A90741"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A90741">
              <w:rPr>
                <w:rFonts w:eastAsia="Times New Roman" w:cstheme="minorHAnsi"/>
                <w:lang w:val="en-US"/>
              </w:rPr>
              <w:t xml:space="preserve">Justification that aggregating sites maximizes </w:t>
            </w:r>
            <w:r w:rsidRPr="009641B1">
              <w:rPr>
                <w:rFonts w:eastAsia="Times New Roman" w:cstheme="minorHAnsi"/>
                <w:i/>
                <w:iCs/>
                <w:lang w:val="en-US"/>
              </w:rPr>
              <w:t>remedy</w:t>
            </w:r>
            <w:r w:rsidRPr="00A90741">
              <w:rPr>
                <w:rFonts w:eastAsia="Times New Roman" w:cstheme="minorHAnsi"/>
                <w:lang w:val="en-US"/>
              </w:rPr>
              <w:t>* outcomes, when applicable.</w:t>
            </w:r>
          </w:p>
        </w:tc>
      </w:tr>
      <w:tr w:rsidR="0020205F" w:rsidRPr="001A35C5" w14:paraId="4911222F"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5E69C459" w14:textId="77777777" w:rsidR="0020205F" w:rsidRPr="2566ED3C" w:rsidRDefault="0020205F" w:rsidP="0020205F">
            <w:pPr>
              <w:spacing w:before="0" w:after="0" w:line="240" w:lineRule="auto"/>
              <w:textAlignment w:val="baseline"/>
              <w:rPr>
                <w:rFonts w:eastAsia="Times New Roman"/>
                <w:lang w:val="en-US"/>
              </w:rPr>
            </w:pPr>
            <w:r w:rsidRPr="407A2BD6">
              <w:rPr>
                <w:rFonts w:eastAsia="Times New Roman"/>
                <w:lang w:val="en-US"/>
              </w:rPr>
              <w:t>22.2, 22.3</w:t>
            </w:r>
          </w:p>
        </w:tc>
        <w:tc>
          <w:tcPr>
            <w:tcW w:w="8550" w:type="dxa"/>
          </w:tcPr>
          <w:p w14:paraId="1A9E618D" w14:textId="253DF62F" w:rsidR="0020205F" w:rsidRPr="00A90741"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A90741">
              <w:rPr>
                <w:rFonts w:eastAsia="Times New Roman"/>
                <w:lang w:val="en-US"/>
              </w:rPr>
              <w:t>Development of Concept Note, as required.</w:t>
            </w:r>
          </w:p>
        </w:tc>
      </w:tr>
      <w:tr w:rsidR="0020205F" w:rsidRPr="001A35C5" w14:paraId="697458B4"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31593540" w14:textId="77777777" w:rsidR="0020205F" w:rsidRPr="2566ED3C" w:rsidRDefault="0020205F" w:rsidP="0020205F">
            <w:pPr>
              <w:spacing w:before="0" w:after="0" w:line="240" w:lineRule="auto"/>
              <w:textAlignment w:val="baseline"/>
              <w:rPr>
                <w:rFonts w:eastAsia="Times New Roman"/>
                <w:lang w:val="en-US"/>
              </w:rPr>
            </w:pPr>
            <w:r w:rsidRPr="407A2BD6">
              <w:rPr>
                <w:rFonts w:eastAsia="Times New Roman"/>
                <w:lang w:val="en-US"/>
              </w:rPr>
              <w:t>23.2</w:t>
            </w:r>
          </w:p>
        </w:tc>
        <w:tc>
          <w:tcPr>
            <w:tcW w:w="8550" w:type="dxa"/>
          </w:tcPr>
          <w:p w14:paraId="465C995D" w14:textId="551A33C7" w:rsidR="0020205F" w:rsidRPr="00A90741"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i/>
                <w:iCs/>
                <w:lang w:val="en-US"/>
              </w:rPr>
            </w:pPr>
            <w:r w:rsidRPr="00A90741">
              <w:rPr>
                <w:rFonts w:eastAsia="Times New Roman"/>
                <w:lang w:val="en-US"/>
              </w:rPr>
              <w:t xml:space="preserve">Evaluation of Concept Note, including for </w:t>
            </w:r>
            <w:r w:rsidRPr="00A90741">
              <w:rPr>
                <w:rFonts w:eastAsia="Times New Roman"/>
                <w:i/>
                <w:iCs/>
                <w:lang w:val="en-US"/>
              </w:rPr>
              <w:t xml:space="preserve">conservation* </w:t>
            </w:r>
            <w:r w:rsidRPr="00A90741">
              <w:rPr>
                <w:rFonts w:eastAsia="Times New Roman"/>
                <w:lang w:val="en-US"/>
              </w:rPr>
              <w:t xml:space="preserve">and </w:t>
            </w:r>
            <w:r w:rsidRPr="00A90741">
              <w:rPr>
                <w:rFonts w:eastAsia="Times New Roman"/>
                <w:i/>
                <w:iCs/>
                <w:lang w:val="en-US"/>
              </w:rPr>
              <w:t xml:space="preserve">remedy* </w:t>
            </w:r>
            <w:r w:rsidRPr="00A90741">
              <w:rPr>
                <w:rFonts w:eastAsia="Times New Roman"/>
                <w:lang w:val="en-US"/>
              </w:rPr>
              <w:t>outcomes.</w:t>
            </w:r>
          </w:p>
        </w:tc>
      </w:tr>
      <w:tr w:rsidR="0020205F" w:rsidRPr="001A35C5" w14:paraId="48B354B5"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2F7BDC04" w14:textId="77777777" w:rsidR="0020205F" w:rsidRDefault="0020205F" w:rsidP="0020205F">
            <w:pPr>
              <w:spacing w:before="0" w:after="0" w:line="240" w:lineRule="auto"/>
              <w:textAlignment w:val="baseline"/>
              <w:rPr>
                <w:rFonts w:eastAsia="Times New Roman"/>
                <w:lang w:val="en-US"/>
              </w:rPr>
            </w:pPr>
            <w:r w:rsidRPr="407A2BD6">
              <w:rPr>
                <w:rFonts w:eastAsia="Times New Roman"/>
                <w:lang w:val="en-US"/>
              </w:rPr>
              <w:t xml:space="preserve">23.3 </w:t>
            </w:r>
          </w:p>
        </w:tc>
        <w:tc>
          <w:tcPr>
            <w:tcW w:w="8550" w:type="dxa"/>
          </w:tcPr>
          <w:p w14:paraId="3DB44B23" w14:textId="7A4CCD1E" w:rsidR="0020205F" w:rsidRPr="00A90741"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A90741">
              <w:rPr>
                <w:rFonts w:eastAsia="Times New Roman"/>
                <w:lang w:val="en-US"/>
              </w:rPr>
              <w:t xml:space="preserve">Verification of implementation of </w:t>
            </w:r>
            <w:r w:rsidRPr="009641B1">
              <w:rPr>
                <w:rFonts w:eastAsia="Times New Roman"/>
                <w:i/>
                <w:iCs/>
                <w:lang w:val="en-US"/>
              </w:rPr>
              <w:t>FPIC</w:t>
            </w:r>
            <w:r w:rsidRPr="00A90741">
              <w:rPr>
                <w:rFonts w:eastAsia="Times New Roman"/>
                <w:lang w:val="en-US"/>
              </w:rPr>
              <w:t>*-based processes.</w:t>
            </w:r>
          </w:p>
        </w:tc>
      </w:tr>
      <w:tr w:rsidR="0020205F" w:rsidRPr="001A35C5" w14:paraId="32CAF9AB"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22C5792D" w14:textId="77777777" w:rsidR="0020205F" w:rsidRDefault="0020205F" w:rsidP="0020205F">
            <w:pPr>
              <w:spacing w:before="0" w:after="0" w:line="240" w:lineRule="auto"/>
              <w:textAlignment w:val="baseline"/>
              <w:rPr>
                <w:rFonts w:eastAsia="Times New Roman"/>
                <w:lang w:val="en-US"/>
              </w:rPr>
            </w:pPr>
            <w:r w:rsidRPr="407A2BD6">
              <w:rPr>
                <w:rFonts w:eastAsia="Times New Roman"/>
                <w:lang w:val="en-US"/>
              </w:rPr>
              <w:t xml:space="preserve">23.4 </w:t>
            </w:r>
          </w:p>
        </w:tc>
        <w:tc>
          <w:tcPr>
            <w:tcW w:w="8550" w:type="dxa"/>
          </w:tcPr>
          <w:p w14:paraId="0CC66986" w14:textId="694136CD" w:rsidR="0020205F" w:rsidRPr="00A90741"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A90741">
              <w:rPr>
                <w:rFonts w:eastAsia="Times New Roman"/>
                <w:lang w:val="en-US"/>
              </w:rPr>
              <w:t>Confirmation of</w:t>
            </w:r>
            <w:r w:rsidRPr="00A90741">
              <w:rPr>
                <w:i/>
                <w:lang w:val="en-US"/>
              </w:rPr>
              <w:t xml:space="preserve"> </w:t>
            </w:r>
            <w:r w:rsidRPr="00EB791B">
              <w:rPr>
                <w:i/>
                <w:color w:val="5BC3F5" w:themeColor="accent5"/>
                <w:lang w:val="en-US"/>
              </w:rPr>
              <w:t>impacted rights holders</w:t>
            </w:r>
            <w:r w:rsidRPr="00A90741">
              <w:rPr>
                <w:i/>
                <w:lang w:val="en-US"/>
              </w:rPr>
              <w:t xml:space="preserve">* </w:t>
            </w:r>
            <w:r w:rsidRPr="00A90741">
              <w:rPr>
                <w:rFonts w:eastAsia="Times New Roman"/>
                <w:lang w:val="en-US"/>
              </w:rPr>
              <w:t xml:space="preserve">approval of the </w:t>
            </w:r>
            <w:r w:rsidRPr="009641B1">
              <w:rPr>
                <w:rFonts w:eastAsia="Times New Roman"/>
                <w:i/>
                <w:iCs/>
                <w:lang w:val="en-US"/>
              </w:rPr>
              <w:t>remedies</w:t>
            </w:r>
            <w:r w:rsidRPr="00A90741">
              <w:rPr>
                <w:rFonts w:eastAsia="Times New Roman"/>
                <w:lang w:val="en-US"/>
              </w:rPr>
              <w:t>* in Concept Note.</w:t>
            </w:r>
          </w:p>
        </w:tc>
      </w:tr>
      <w:tr w:rsidR="0020205F" w:rsidRPr="001A35C5" w14:paraId="31065D06" w14:textId="77777777" w:rsidTr="00191B6C">
        <w:tc>
          <w:tcPr>
            <w:cnfStyle w:val="001000000000" w:firstRow="0" w:lastRow="0" w:firstColumn="1" w:lastColumn="0" w:oddVBand="0" w:evenVBand="0" w:oddHBand="0" w:evenHBand="0" w:firstRowFirstColumn="0" w:firstRowLastColumn="0" w:lastRowFirstColumn="0" w:lastRowLastColumn="0"/>
            <w:tcW w:w="9990" w:type="dxa"/>
            <w:gridSpan w:val="2"/>
            <w:shd w:val="clear" w:color="auto" w:fill="A6A6A6" w:themeFill="background1" w:themeFillShade="A6"/>
            <w:hideMark/>
          </w:tcPr>
          <w:p w14:paraId="2FD8F39B" w14:textId="77777777" w:rsidR="0020205F" w:rsidRPr="001A35C5" w:rsidRDefault="0020205F" w:rsidP="0020205F">
            <w:pPr>
              <w:spacing w:before="0" w:after="0" w:line="240" w:lineRule="auto"/>
              <w:jc w:val="center"/>
              <w:textAlignment w:val="baseline"/>
              <w:rPr>
                <w:rFonts w:eastAsia="Times New Roman" w:cstheme="minorHAnsi"/>
                <w:sz w:val="18"/>
                <w:szCs w:val="18"/>
                <w:lang w:val="en-US"/>
              </w:rPr>
            </w:pPr>
            <w:r w:rsidRPr="001A35C5">
              <w:rPr>
                <w:rFonts w:eastAsia="Times New Roman" w:cstheme="minorHAnsi"/>
                <w:lang w:val="en-US"/>
              </w:rPr>
              <w:t>Additional requirements </w:t>
            </w:r>
          </w:p>
        </w:tc>
      </w:tr>
      <w:tr w:rsidR="0020205F" w:rsidRPr="001A35C5" w14:paraId="7D488868"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5C2B6F3E" w14:textId="12155CDE" w:rsidR="0020205F" w:rsidRPr="001A35C5" w:rsidRDefault="0020205F" w:rsidP="0020205F">
            <w:pPr>
              <w:spacing w:before="0" w:after="0" w:line="240" w:lineRule="auto"/>
              <w:textAlignment w:val="baseline"/>
              <w:rPr>
                <w:rFonts w:eastAsia="Times New Roman"/>
                <w:sz w:val="18"/>
                <w:szCs w:val="18"/>
                <w:lang w:val="en-US"/>
              </w:rPr>
            </w:pPr>
            <w:r w:rsidRPr="407A2BD6">
              <w:rPr>
                <w:rFonts w:eastAsia="Times New Roman"/>
                <w:lang w:val="en-US"/>
              </w:rPr>
              <w:t>3.5</w:t>
            </w:r>
          </w:p>
        </w:tc>
        <w:tc>
          <w:tcPr>
            <w:tcW w:w="8550" w:type="dxa"/>
            <w:hideMark/>
          </w:tcPr>
          <w:p w14:paraId="095782FB" w14:textId="5DECB10A" w:rsidR="0020205F" w:rsidRPr="00085773"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085773">
              <w:rPr>
                <w:rFonts w:eastAsia="Times New Roman"/>
                <w:lang w:val="en-US"/>
              </w:rPr>
              <w:t xml:space="preserve">Governance and review of </w:t>
            </w:r>
            <w:r w:rsidRPr="009641B1">
              <w:rPr>
                <w:rFonts w:eastAsia="Times New Roman"/>
                <w:i/>
                <w:iCs/>
                <w:lang w:val="en-US"/>
              </w:rPr>
              <w:t>grievance mechanisms</w:t>
            </w:r>
            <w:r w:rsidRPr="00085773">
              <w:rPr>
                <w:rFonts w:eastAsia="Times New Roman"/>
                <w:lang w:val="en-US"/>
              </w:rPr>
              <w:t xml:space="preserve">*, and other additional requirements.  </w:t>
            </w:r>
          </w:p>
        </w:tc>
      </w:tr>
      <w:tr w:rsidR="0020205F" w:rsidRPr="001A35C5" w14:paraId="474592D1"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62A60AF2" w14:textId="58986792" w:rsidR="0020205F" w:rsidRPr="001A35C5" w:rsidRDefault="0020205F" w:rsidP="0020205F">
            <w:pPr>
              <w:spacing w:before="0" w:after="0" w:line="240" w:lineRule="auto"/>
              <w:textAlignment w:val="baseline"/>
              <w:rPr>
                <w:rFonts w:eastAsia="Times New Roman"/>
                <w:sz w:val="18"/>
                <w:szCs w:val="18"/>
                <w:lang w:val="en-US"/>
              </w:rPr>
            </w:pPr>
            <w:r w:rsidRPr="407A2BD6">
              <w:rPr>
                <w:rFonts w:eastAsia="Times New Roman"/>
                <w:lang w:val="en-US"/>
              </w:rPr>
              <w:t>4.3</w:t>
            </w:r>
          </w:p>
        </w:tc>
        <w:tc>
          <w:tcPr>
            <w:tcW w:w="8550" w:type="dxa"/>
            <w:hideMark/>
          </w:tcPr>
          <w:p w14:paraId="16FEC7D9" w14:textId="22A66EF0" w:rsidR="0020205F" w:rsidRPr="00085773"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0085773">
              <w:rPr>
                <w:rFonts w:eastAsia="Times New Roman"/>
                <w:lang w:val="en-US"/>
              </w:rPr>
              <w:t xml:space="preserve">Establishment and implementation of </w:t>
            </w:r>
            <w:r w:rsidRPr="009641B1">
              <w:rPr>
                <w:rFonts w:eastAsia="Times New Roman"/>
                <w:i/>
                <w:iCs/>
                <w:lang w:val="en-US"/>
              </w:rPr>
              <w:t>FPIC</w:t>
            </w:r>
            <w:r w:rsidRPr="00085773">
              <w:rPr>
                <w:rFonts w:eastAsia="Times New Roman"/>
                <w:lang w:val="en-US"/>
              </w:rPr>
              <w:t>* policies and procedures.</w:t>
            </w:r>
          </w:p>
        </w:tc>
      </w:tr>
      <w:tr w:rsidR="0020205F" w:rsidRPr="001A35C5" w14:paraId="21F05E1E"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531E449A" w14:textId="69CA2B58" w:rsidR="0020205F" w:rsidRPr="001A35C5" w:rsidRDefault="0020205F" w:rsidP="0020205F">
            <w:pPr>
              <w:spacing w:before="0" w:after="0" w:line="240" w:lineRule="auto"/>
              <w:textAlignment w:val="baseline"/>
              <w:rPr>
                <w:rFonts w:eastAsia="Times New Roman"/>
                <w:lang w:val="en-US"/>
              </w:rPr>
            </w:pPr>
            <w:r w:rsidRPr="407A2BD6">
              <w:rPr>
                <w:rFonts w:eastAsia="Times New Roman"/>
                <w:lang w:val="en-US"/>
              </w:rPr>
              <w:t>4.4</w:t>
            </w:r>
          </w:p>
        </w:tc>
        <w:tc>
          <w:tcPr>
            <w:tcW w:w="8550" w:type="dxa"/>
          </w:tcPr>
          <w:p w14:paraId="4B3A9845" w14:textId="115D13A1" w:rsidR="0020205F" w:rsidRPr="00085773"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085773">
              <w:rPr>
                <w:rFonts w:eastAsia="Times New Roman"/>
                <w:lang w:val="en-US"/>
              </w:rPr>
              <w:t xml:space="preserve">Evidence of </w:t>
            </w:r>
            <w:r w:rsidRPr="00085773">
              <w:rPr>
                <w:rFonts w:eastAsia="Times New Roman"/>
                <w:i/>
                <w:color w:val="7030A0"/>
                <w:lang w:val="en-US"/>
              </w:rPr>
              <w:t>affected rights holder</w:t>
            </w:r>
            <w:r w:rsidRPr="00085773">
              <w:rPr>
                <w:rFonts w:eastAsia="Times New Roman"/>
                <w:i/>
                <w:iCs/>
                <w:color w:val="7030A0"/>
                <w:lang w:val="en-US"/>
              </w:rPr>
              <w:t>s</w:t>
            </w:r>
            <w:r w:rsidRPr="00085773">
              <w:rPr>
                <w:rFonts w:eastAsia="Times New Roman"/>
                <w:i/>
                <w:iCs/>
                <w:lang w:val="en-US"/>
              </w:rPr>
              <w:t>*</w:t>
            </w:r>
            <w:r w:rsidRPr="00085773">
              <w:rPr>
                <w:rFonts w:eastAsia="Times New Roman"/>
                <w:lang w:val="en-US"/>
              </w:rPr>
              <w:t xml:space="preserve"> satisfaction with</w:t>
            </w:r>
            <w:r w:rsidRPr="009641B1">
              <w:rPr>
                <w:rFonts w:eastAsia="Times New Roman"/>
                <w:i/>
                <w:iCs/>
                <w:lang w:val="en-US"/>
              </w:rPr>
              <w:t xml:space="preserve"> FPIC</w:t>
            </w:r>
            <w:r w:rsidRPr="00085773">
              <w:rPr>
                <w:rFonts w:eastAsia="Times New Roman"/>
                <w:lang w:val="en-US"/>
              </w:rPr>
              <w:t xml:space="preserve">* processes.  </w:t>
            </w:r>
          </w:p>
        </w:tc>
      </w:tr>
      <w:tr w:rsidR="0020205F" w:rsidRPr="001A35C5" w14:paraId="4E1F6AEF"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1D577094" w14:textId="0BEDD0F9" w:rsidR="0020205F" w:rsidRPr="001A35C5" w:rsidRDefault="0020205F" w:rsidP="0020205F">
            <w:pPr>
              <w:spacing w:before="0" w:after="0" w:line="240" w:lineRule="auto"/>
              <w:textAlignment w:val="baseline"/>
              <w:rPr>
                <w:rFonts w:eastAsia="Times New Roman"/>
                <w:lang w:val="en-US"/>
              </w:rPr>
            </w:pPr>
            <w:r w:rsidRPr="407A2BD6">
              <w:rPr>
                <w:rFonts w:eastAsia="Times New Roman"/>
                <w:lang w:val="en-US"/>
              </w:rPr>
              <w:t>5.3</w:t>
            </w:r>
          </w:p>
        </w:tc>
        <w:tc>
          <w:tcPr>
            <w:tcW w:w="8550" w:type="dxa"/>
          </w:tcPr>
          <w:p w14:paraId="3E86A2C6" w14:textId="77777777" w:rsidR="0020205F" w:rsidRPr="001A35C5"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BC1C6D7">
              <w:rPr>
                <w:rFonts w:eastAsia="Times New Roman"/>
                <w:lang w:val="en-US"/>
              </w:rPr>
              <w:t>Dialogue and communication of anti-corruption and bribery commitments and measures</w:t>
            </w:r>
            <w:r>
              <w:rPr>
                <w:rFonts w:eastAsia="Times New Roman"/>
                <w:lang w:val="en-US"/>
              </w:rPr>
              <w:t>.</w:t>
            </w:r>
          </w:p>
        </w:tc>
      </w:tr>
      <w:tr w:rsidR="0020205F" w:rsidRPr="001A35C5" w14:paraId="7665B0A8"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265626F8" w14:textId="3D76998E" w:rsidR="0020205F" w:rsidRPr="001A35C5" w:rsidRDefault="0020205F" w:rsidP="0020205F">
            <w:pPr>
              <w:spacing w:before="0" w:after="0" w:line="240" w:lineRule="auto"/>
              <w:textAlignment w:val="baseline"/>
              <w:rPr>
                <w:rFonts w:eastAsia="Times New Roman"/>
                <w:lang w:val="en-US"/>
              </w:rPr>
            </w:pPr>
            <w:r w:rsidRPr="407A2BD6">
              <w:rPr>
                <w:rFonts w:eastAsia="Times New Roman"/>
                <w:lang w:val="en-US"/>
              </w:rPr>
              <w:t>5.4</w:t>
            </w:r>
          </w:p>
        </w:tc>
        <w:tc>
          <w:tcPr>
            <w:tcW w:w="8550" w:type="dxa"/>
          </w:tcPr>
          <w:p w14:paraId="5221D142" w14:textId="77777777" w:rsidR="0020205F" w:rsidRPr="001A35C5"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BC1C6D7">
              <w:rPr>
                <w:rFonts w:eastAsia="Times New Roman"/>
                <w:lang w:val="en-US"/>
              </w:rPr>
              <w:t>Corruption and bribery prevention training for employees</w:t>
            </w:r>
            <w:r>
              <w:rPr>
                <w:rFonts w:eastAsia="Times New Roman"/>
                <w:lang w:val="en-US"/>
              </w:rPr>
              <w:t>.</w:t>
            </w:r>
          </w:p>
        </w:tc>
      </w:tr>
      <w:tr w:rsidR="0020205F" w:rsidRPr="001A35C5" w14:paraId="2B204980"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36371B83" w14:textId="09ED9FCD" w:rsidR="0020205F" w:rsidRPr="001A35C5" w:rsidRDefault="0020205F" w:rsidP="0020205F">
            <w:pPr>
              <w:spacing w:before="0" w:after="0" w:line="240" w:lineRule="auto"/>
              <w:textAlignment w:val="baseline"/>
              <w:rPr>
                <w:rFonts w:eastAsia="Times New Roman"/>
                <w:lang w:val="en-US"/>
              </w:rPr>
            </w:pPr>
            <w:r w:rsidRPr="407A2BD6">
              <w:rPr>
                <w:rFonts w:eastAsia="Times New Roman"/>
                <w:lang w:val="en-US"/>
              </w:rPr>
              <w:t>7.</w:t>
            </w:r>
            <w:r w:rsidR="00942863">
              <w:rPr>
                <w:rFonts w:eastAsia="Times New Roman"/>
                <w:lang w:val="en-US"/>
              </w:rPr>
              <w:t>5</w:t>
            </w:r>
          </w:p>
        </w:tc>
        <w:tc>
          <w:tcPr>
            <w:tcW w:w="8550" w:type="dxa"/>
          </w:tcPr>
          <w:p w14:paraId="7B273B71" w14:textId="05E04AB1" w:rsidR="0020205F" w:rsidRPr="007F1568"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2566ED3C">
              <w:rPr>
                <w:rFonts w:eastAsia="Times New Roman"/>
                <w:lang w:val="en-US"/>
              </w:rPr>
              <w:t xml:space="preserve">Methodologies for mapping and inventorying </w:t>
            </w:r>
            <w:r w:rsidRPr="00A2191B">
              <w:rPr>
                <w:rFonts w:eastAsia="Times New Roman"/>
                <w:i/>
                <w:lang w:val="en-US"/>
              </w:rPr>
              <w:t>past</w:t>
            </w:r>
            <w:r>
              <w:rPr>
                <w:rFonts w:eastAsia="Times New Roman"/>
                <w:lang w:val="en-US"/>
              </w:rPr>
              <w:t>*</w:t>
            </w:r>
            <w:r w:rsidRPr="2566ED3C">
              <w:rPr>
                <w:rFonts w:eastAsia="Times New Roman"/>
                <w:lang w:val="en-US"/>
              </w:rPr>
              <w:t xml:space="preserve"> and current status of </w:t>
            </w:r>
            <w:r w:rsidRPr="00A2191B">
              <w:rPr>
                <w:rFonts w:eastAsia="Times New Roman"/>
                <w:i/>
                <w:lang w:val="en-US"/>
              </w:rPr>
              <w:t>impact areas</w:t>
            </w:r>
            <w:r>
              <w:rPr>
                <w:rFonts w:eastAsia="Times New Roman"/>
                <w:lang w:val="en-US"/>
              </w:rPr>
              <w:t>*</w:t>
            </w:r>
            <w:r w:rsidRPr="2566ED3C">
              <w:rPr>
                <w:rFonts w:eastAsia="Times New Roman"/>
                <w:lang w:val="en-US"/>
              </w:rPr>
              <w:t>.</w:t>
            </w:r>
          </w:p>
        </w:tc>
      </w:tr>
      <w:tr w:rsidR="0020205F" w:rsidRPr="001A35C5" w14:paraId="7DFEE67B"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10B07943" w14:textId="7C182C53" w:rsidR="0020205F" w:rsidRPr="001A35C5" w:rsidRDefault="0020205F" w:rsidP="0020205F">
            <w:pPr>
              <w:spacing w:before="0" w:after="0" w:line="240" w:lineRule="auto"/>
              <w:textAlignment w:val="baseline"/>
              <w:rPr>
                <w:rFonts w:eastAsia="Times New Roman"/>
                <w:lang w:val="en-US"/>
              </w:rPr>
            </w:pPr>
            <w:r w:rsidRPr="407A2BD6">
              <w:rPr>
                <w:rFonts w:eastAsia="Times New Roman"/>
                <w:lang w:val="en-US"/>
              </w:rPr>
              <w:t>7.</w:t>
            </w:r>
            <w:r w:rsidR="00942863">
              <w:rPr>
                <w:rFonts w:eastAsia="Times New Roman"/>
                <w:lang w:val="en-US"/>
              </w:rPr>
              <w:t>6</w:t>
            </w:r>
          </w:p>
        </w:tc>
        <w:tc>
          <w:tcPr>
            <w:tcW w:w="8550" w:type="dxa"/>
          </w:tcPr>
          <w:p w14:paraId="5D28B6EF" w14:textId="06BE3FA3" w:rsidR="0020205F" w:rsidRPr="007F1568"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2566ED3C">
              <w:rPr>
                <w:rFonts w:eastAsia="Times New Roman"/>
                <w:lang w:val="en-US"/>
              </w:rPr>
              <w:t xml:space="preserve">Proof of maps and inventories of </w:t>
            </w:r>
            <w:r w:rsidRPr="00A2191B">
              <w:rPr>
                <w:rFonts w:eastAsia="Times New Roman"/>
                <w:i/>
                <w:iCs/>
                <w:lang w:val="en-US"/>
              </w:rPr>
              <w:t>past</w:t>
            </w:r>
            <w:r>
              <w:rPr>
                <w:rFonts w:eastAsia="Times New Roman"/>
                <w:i/>
                <w:iCs/>
                <w:lang w:val="en-US"/>
              </w:rPr>
              <w:t>*</w:t>
            </w:r>
            <w:r w:rsidRPr="2566ED3C">
              <w:rPr>
                <w:rFonts w:eastAsia="Times New Roman"/>
                <w:lang w:val="en-US"/>
              </w:rPr>
              <w:t xml:space="preserve"> and current status</w:t>
            </w:r>
            <w:r>
              <w:rPr>
                <w:rFonts w:eastAsia="Times New Roman"/>
                <w:lang w:val="en-US"/>
              </w:rPr>
              <w:t>.</w:t>
            </w:r>
          </w:p>
        </w:tc>
      </w:tr>
      <w:tr w:rsidR="0020205F" w:rsidRPr="001A35C5" w14:paraId="55AEA79F"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36DCFFF5" w14:textId="4669567A" w:rsidR="0020205F" w:rsidRPr="00A75609" w:rsidRDefault="0020205F" w:rsidP="0020205F">
            <w:pPr>
              <w:spacing w:before="0" w:after="0" w:line="240" w:lineRule="auto"/>
              <w:textAlignment w:val="baseline"/>
              <w:rPr>
                <w:rFonts w:eastAsia="Times New Roman"/>
                <w:highlight w:val="yellow"/>
                <w:lang w:val="en-US"/>
              </w:rPr>
            </w:pPr>
            <w:r w:rsidRPr="407A2BD6">
              <w:rPr>
                <w:rFonts w:eastAsia="Times New Roman"/>
                <w:lang w:val="en-US"/>
              </w:rPr>
              <w:t>9.</w:t>
            </w:r>
            <w:r w:rsidR="001B5F94">
              <w:rPr>
                <w:rFonts w:eastAsia="Times New Roman"/>
                <w:lang w:val="en-US"/>
              </w:rPr>
              <w:t>4</w:t>
            </w:r>
          </w:p>
        </w:tc>
        <w:tc>
          <w:tcPr>
            <w:tcW w:w="8550" w:type="dxa"/>
          </w:tcPr>
          <w:p w14:paraId="57543CD5" w14:textId="77777777" w:rsidR="0020205F" w:rsidRPr="007F1568"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BC1C6D7">
              <w:rPr>
                <w:rFonts w:eastAsia="Times New Roman"/>
                <w:lang w:val="en-US"/>
              </w:rPr>
              <w:t xml:space="preserve">Development of methods for Social and Environmental Baseline Assessments. </w:t>
            </w:r>
          </w:p>
        </w:tc>
      </w:tr>
      <w:tr w:rsidR="0020205F" w:rsidRPr="001A35C5" w14:paraId="0F537E53"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28615C59" w14:textId="52275691" w:rsidR="0020205F" w:rsidRPr="001A35C5" w:rsidRDefault="0020205F" w:rsidP="0020205F">
            <w:pPr>
              <w:spacing w:before="0" w:after="0" w:line="240" w:lineRule="auto"/>
              <w:textAlignment w:val="baseline"/>
              <w:rPr>
                <w:rFonts w:eastAsia="Times New Roman"/>
                <w:sz w:val="18"/>
                <w:szCs w:val="18"/>
                <w:lang w:val="en-US"/>
              </w:rPr>
            </w:pPr>
            <w:r w:rsidRPr="407A2BD6">
              <w:rPr>
                <w:rFonts w:eastAsia="Times New Roman"/>
                <w:lang w:val="en-US"/>
              </w:rPr>
              <w:t>12.2</w:t>
            </w:r>
          </w:p>
        </w:tc>
        <w:tc>
          <w:tcPr>
            <w:tcW w:w="8550" w:type="dxa"/>
            <w:hideMark/>
          </w:tcPr>
          <w:p w14:paraId="3A209727" w14:textId="342AF48A" w:rsidR="0020205F" w:rsidRPr="00A90741"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0A90741">
              <w:rPr>
                <w:rFonts w:eastAsia="Times New Roman"/>
                <w:lang w:val="en-US"/>
              </w:rPr>
              <w:t xml:space="preserve">Reporting of </w:t>
            </w:r>
            <w:r w:rsidRPr="009641B1">
              <w:rPr>
                <w:rFonts w:eastAsia="Times New Roman"/>
                <w:i/>
                <w:iCs/>
                <w:lang w:val="en-US"/>
              </w:rPr>
              <w:t>harm</w:t>
            </w:r>
            <w:r w:rsidRPr="00A90741">
              <w:rPr>
                <w:rFonts w:eastAsia="Times New Roman"/>
                <w:lang w:val="en-US"/>
              </w:rPr>
              <w:t xml:space="preserve">* to the </w:t>
            </w:r>
            <w:r w:rsidRPr="009641B1">
              <w:rPr>
                <w:rFonts w:eastAsia="Times New Roman"/>
                <w:i/>
                <w:iCs/>
                <w:lang w:val="en-US"/>
              </w:rPr>
              <w:t>registry of harm</w:t>
            </w:r>
            <w:r w:rsidRPr="00A90741">
              <w:rPr>
                <w:rFonts w:eastAsia="Times New Roman"/>
                <w:lang w:val="en-US"/>
              </w:rPr>
              <w:t>*.</w:t>
            </w:r>
          </w:p>
        </w:tc>
      </w:tr>
      <w:tr w:rsidR="0020205F" w:rsidRPr="001A35C5" w14:paraId="333124E6"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1121F0C0" w14:textId="0AA6C07A" w:rsidR="0020205F" w:rsidRPr="001A35C5" w:rsidRDefault="0020205F" w:rsidP="0020205F">
            <w:pPr>
              <w:spacing w:before="0" w:after="0" w:line="240" w:lineRule="auto"/>
              <w:textAlignment w:val="baseline"/>
              <w:rPr>
                <w:rFonts w:eastAsia="Times New Roman"/>
                <w:sz w:val="18"/>
                <w:szCs w:val="18"/>
                <w:lang w:val="en-US"/>
              </w:rPr>
            </w:pPr>
            <w:r w:rsidRPr="407A2BD6">
              <w:rPr>
                <w:rFonts w:eastAsia="Times New Roman"/>
                <w:lang w:val="en-US"/>
              </w:rPr>
              <w:lastRenderedPageBreak/>
              <w:t>15.</w:t>
            </w:r>
            <w:r w:rsidR="006129CC">
              <w:rPr>
                <w:rFonts w:eastAsia="Times New Roman"/>
                <w:lang w:val="en-US"/>
              </w:rPr>
              <w:t>3</w:t>
            </w:r>
            <w:r w:rsidRPr="407A2BD6">
              <w:rPr>
                <w:rFonts w:eastAsia="Times New Roman"/>
                <w:lang w:val="en-US"/>
              </w:rPr>
              <w:t>, 15.</w:t>
            </w:r>
            <w:r w:rsidR="006129CC">
              <w:rPr>
                <w:rFonts w:eastAsia="Times New Roman"/>
                <w:lang w:val="en-US"/>
              </w:rPr>
              <w:t>4</w:t>
            </w:r>
            <w:r w:rsidRPr="407A2BD6">
              <w:rPr>
                <w:rFonts w:eastAsia="Times New Roman"/>
                <w:lang w:val="en-US"/>
              </w:rPr>
              <w:t>, 15.</w:t>
            </w:r>
            <w:r w:rsidR="006129CC">
              <w:rPr>
                <w:rFonts w:eastAsia="Times New Roman"/>
                <w:lang w:val="en-US"/>
              </w:rPr>
              <w:t>5</w:t>
            </w:r>
            <w:r w:rsidRPr="407A2BD6">
              <w:rPr>
                <w:rFonts w:eastAsia="Times New Roman"/>
                <w:lang w:val="en-US"/>
              </w:rPr>
              <w:t> </w:t>
            </w:r>
          </w:p>
        </w:tc>
        <w:tc>
          <w:tcPr>
            <w:tcW w:w="8550" w:type="dxa"/>
            <w:hideMark/>
          </w:tcPr>
          <w:p w14:paraId="5E1DAADF" w14:textId="658468E0" w:rsidR="0020205F" w:rsidRPr="00A90741"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0A2191B">
              <w:rPr>
                <w:rFonts w:eastAsia="Times New Roman"/>
                <w:i/>
                <w:iCs/>
                <w:lang w:val="en-US"/>
              </w:rPr>
              <w:t>Core Dialogue Group</w:t>
            </w:r>
            <w:r w:rsidRPr="00A90741">
              <w:rPr>
                <w:rFonts w:eastAsia="Times New Roman"/>
                <w:lang w:val="en-US"/>
              </w:rPr>
              <w:t>s</w:t>
            </w:r>
            <w:r>
              <w:rPr>
                <w:rFonts w:eastAsia="Times New Roman"/>
                <w:lang w:val="en-US"/>
              </w:rPr>
              <w:t>*</w:t>
            </w:r>
            <w:r w:rsidRPr="00A90741">
              <w:rPr>
                <w:rFonts w:eastAsia="Times New Roman"/>
                <w:lang w:val="en-US"/>
              </w:rPr>
              <w:t>, including proof of members, procedures, agreements, and meetings.</w:t>
            </w:r>
          </w:p>
        </w:tc>
      </w:tr>
      <w:tr w:rsidR="0020205F" w:rsidRPr="001A35C5" w14:paraId="1A8971E1"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3F53B762" w14:textId="5C2305C2" w:rsidR="0020205F" w:rsidRPr="001A35C5" w:rsidRDefault="0020205F" w:rsidP="0020205F">
            <w:pPr>
              <w:spacing w:before="0" w:after="0" w:line="240" w:lineRule="auto"/>
              <w:textAlignment w:val="baseline"/>
              <w:rPr>
                <w:rFonts w:eastAsia="Times New Roman"/>
                <w:lang w:val="en-US"/>
              </w:rPr>
            </w:pPr>
            <w:r w:rsidRPr="407A2BD6">
              <w:rPr>
                <w:rFonts w:eastAsia="Times New Roman"/>
                <w:lang w:val="en-US"/>
              </w:rPr>
              <w:t>16.3</w:t>
            </w:r>
          </w:p>
        </w:tc>
        <w:tc>
          <w:tcPr>
            <w:tcW w:w="8550" w:type="dxa"/>
          </w:tcPr>
          <w:p w14:paraId="09AF0618" w14:textId="45C9B632" w:rsidR="0020205F" w:rsidRPr="001A35C5"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BC1C6D7">
              <w:rPr>
                <w:rFonts w:eastAsia="Times New Roman"/>
                <w:lang w:val="en-US"/>
              </w:rPr>
              <w:t>Concept Notes and Remedy Plan, when pilot cases are used.</w:t>
            </w:r>
          </w:p>
        </w:tc>
      </w:tr>
      <w:tr w:rsidR="0020205F" w:rsidRPr="001A35C5" w14:paraId="6372E811"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25E29031" w14:textId="263BB888" w:rsidR="0020205F" w:rsidRDefault="0020205F" w:rsidP="0020205F">
            <w:pPr>
              <w:spacing w:before="0" w:after="0" w:line="240" w:lineRule="auto"/>
              <w:textAlignment w:val="baseline"/>
              <w:rPr>
                <w:rFonts w:eastAsia="Times New Roman"/>
                <w:lang w:val="en-US"/>
              </w:rPr>
            </w:pPr>
            <w:r w:rsidRPr="407A2BD6">
              <w:rPr>
                <w:rFonts w:eastAsia="Times New Roman"/>
                <w:lang w:val="en-US"/>
              </w:rPr>
              <w:t>16.4</w:t>
            </w:r>
          </w:p>
        </w:tc>
        <w:tc>
          <w:tcPr>
            <w:tcW w:w="8550" w:type="dxa"/>
          </w:tcPr>
          <w:p w14:paraId="7FC27E44" w14:textId="69B74BFE" w:rsidR="0020205F" w:rsidRPr="00B87090"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BC1C6D7">
              <w:rPr>
                <w:rFonts w:eastAsia="Times New Roman"/>
                <w:lang w:val="en-US"/>
              </w:rPr>
              <w:t xml:space="preserve">Proof of </w:t>
            </w:r>
            <w:r w:rsidRPr="00EB791B">
              <w:rPr>
                <w:rFonts w:eastAsia="Times New Roman"/>
                <w:i/>
                <w:iCs/>
                <w:color w:val="5BC3F5" w:themeColor="accent5"/>
                <w:lang w:val="en-US"/>
              </w:rPr>
              <w:t>impacted rights holders</w:t>
            </w:r>
            <w:r w:rsidRPr="00AB6216">
              <w:rPr>
                <w:rFonts w:eastAsia="Times New Roman"/>
                <w:i/>
                <w:iCs/>
                <w:lang w:val="en-US"/>
              </w:rPr>
              <w:t>*</w:t>
            </w:r>
            <w:r w:rsidRPr="0BC1C6D7">
              <w:rPr>
                <w:rFonts w:eastAsia="Times New Roman"/>
                <w:lang w:val="en-US"/>
              </w:rPr>
              <w:t xml:space="preserve"> satisfaction with progress in implementing agreements, when pilot cases are used.</w:t>
            </w:r>
          </w:p>
        </w:tc>
      </w:tr>
      <w:tr w:rsidR="0020205F" w:rsidRPr="001A35C5" w14:paraId="5AC9AFDF"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4A3DCDA2" w14:textId="06091A1F" w:rsidR="0020205F" w:rsidRDefault="0020205F" w:rsidP="0020205F">
            <w:pPr>
              <w:spacing w:before="0" w:after="0" w:line="240" w:lineRule="auto"/>
              <w:textAlignment w:val="baseline"/>
              <w:rPr>
                <w:rFonts w:eastAsia="Times New Roman"/>
                <w:lang w:val="en-US"/>
              </w:rPr>
            </w:pPr>
            <w:r w:rsidRPr="407A2BD6">
              <w:rPr>
                <w:rFonts w:eastAsia="Times New Roman"/>
                <w:lang w:val="en-US"/>
              </w:rPr>
              <w:t>16.5</w:t>
            </w:r>
          </w:p>
        </w:tc>
        <w:tc>
          <w:tcPr>
            <w:tcW w:w="8550" w:type="dxa"/>
          </w:tcPr>
          <w:p w14:paraId="4006AA8D" w14:textId="0B4818ED" w:rsidR="0020205F" w:rsidRPr="001C1C68"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1C1C68">
              <w:rPr>
                <w:rFonts w:eastAsia="Times New Roman"/>
                <w:lang w:val="en-US"/>
              </w:rPr>
              <w:t xml:space="preserve">Timebound agreements for </w:t>
            </w:r>
            <w:r w:rsidRPr="009641B1">
              <w:rPr>
                <w:rFonts w:eastAsia="Times New Roman"/>
                <w:i/>
                <w:iCs/>
                <w:lang w:val="en-US"/>
              </w:rPr>
              <w:t>remedy</w:t>
            </w:r>
            <w:r w:rsidRPr="001C1C68">
              <w:rPr>
                <w:rFonts w:eastAsia="Times New Roman"/>
                <w:lang w:val="en-US"/>
              </w:rPr>
              <w:t xml:space="preserve"> of </w:t>
            </w:r>
            <w:r w:rsidRPr="009641B1">
              <w:rPr>
                <w:rFonts w:eastAsia="Times New Roman"/>
                <w:i/>
                <w:iCs/>
                <w:lang w:val="en-US"/>
              </w:rPr>
              <w:t>harm</w:t>
            </w:r>
            <w:r w:rsidRPr="001C1C68">
              <w:rPr>
                <w:rFonts w:eastAsia="Times New Roman"/>
                <w:i/>
                <w:iCs/>
                <w:lang w:val="en-US"/>
              </w:rPr>
              <w:t>*</w:t>
            </w:r>
            <w:r w:rsidRPr="001C1C68">
              <w:rPr>
                <w:rFonts w:eastAsia="Times New Roman"/>
                <w:lang w:val="en-US"/>
              </w:rPr>
              <w:t>, when</w:t>
            </w:r>
            <w:r w:rsidRPr="001C1C68" w:rsidDel="63ED8F86">
              <w:rPr>
                <w:rFonts w:eastAsia="Times New Roman"/>
                <w:lang w:val="en-US"/>
              </w:rPr>
              <w:t xml:space="preserve"> </w:t>
            </w:r>
            <w:r w:rsidRPr="001C1C68">
              <w:rPr>
                <w:rFonts w:eastAsia="Times New Roman"/>
                <w:lang w:val="en-US"/>
              </w:rPr>
              <w:t>pilot cases are used.</w:t>
            </w:r>
          </w:p>
        </w:tc>
      </w:tr>
      <w:tr w:rsidR="0020205F" w:rsidRPr="001A35C5" w14:paraId="078B493B"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066CF740" w14:textId="4259B1DC" w:rsidR="0020205F" w:rsidRDefault="0020205F" w:rsidP="0020205F">
            <w:pPr>
              <w:spacing w:before="0" w:after="0" w:line="240" w:lineRule="auto"/>
              <w:textAlignment w:val="baseline"/>
              <w:rPr>
                <w:rFonts w:eastAsia="Times New Roman"/>
                <w:lang w:val="en-US"/>
              </w:rPr>
            </w:pPr>
            <w:r w:rsidRPr="407A2BD6">
              <w:rPr>
                <w:rFonts w:eastAsia="Times New Roman"/>
                <w:lang w:val="en-US"/>
              </w:rPr>
              <w:t>16.6</w:t>
            </w:r>
          </w:p>
        </w:tc>
        <w:tc>
          <w:tcPr>
            <w:tcW w:w="8550" w:type="dxa"/>
          </w:tcPr>
          <w:p w14:paraId="1D5601AF" w14:textId="652D31FA" w:rsidR="0020205F" w:rsidRPr="001C1C68"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1C1C68">
              <w:rPr>
                <w:rFonts w:eastAsia="Times New Roman"/>
                <w:lang w:val="en-US"/>
              </w:rPr>
              <w:t>Annual publication of monitoring summaries when pilot cases are used.</w:t>
            </w:r>
          </w:p>
        </w:tc>
      </w:tr>
      <w:tr w:rsidR="0020205F" w:rsidRPr="001A35C5" w14:paraId="4E2F63A0"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058507D2" w14:textId="631F49A9" w:rsidR="0020205F" w:rsidRDefault="0020205F" w:rsidP="0020205F">
            <w:pPr>
              <w:spacing w:before="0" w:after="0" w:line="240" w:lineRule="auto"/>
              <w:textAlignment w:val="baseline"/>
              <w:rPr>
                <w:rFonts w:eastAsia="Times New Roman"/>
                <w:lang w:val="en-US"/>
              </w:rPr>
            </w:pPr>
            <w:r w:rsidRPr="407A2BD6">
              <w:rPr>
                <w:rFonts w:eastAsia="Times New Roman"/>
                <w:lang w:val="en-US"/>
              </w:rPr>
              <w:t>16.7</w:t>
            </w:r>
          </w:p>
        </w:tc>
        <w:tc>
          <w:tcPr>
            <w:tcW w:w="8550" w:type="dxa"/>
          </w:tcPr>
          <w:p w14:paraId="5B89BD48" w14:textId="21160495" w:rsidR="0020205F" w:rsidRPr="001C1C68"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1C1C68">
              <w:rPr>
                <w:rFonts w:eastAsia="Times New Roman"/>
                <w:lang w:val="en-US"/>
              </w:rPr>
              <w:t xml:space="preserve">Use of pilot case results to update </w:t>
            </w:r>
            <w:r w:rsidRPr="009641B1">
              <w:rPr>
                <w:rFonts w:eastAsia="Times New Roman"/>
                <w:i/>
                <w:iCs/>
                <w:lang w:val="en-US"/>
              </w:rPr>
              <w:t>harm</w:t>
            </w:r>
            <w:r w:rsidRPr="001C1C68">
              <w:rPr>
                <w:rFonts w:eastAsia="Times New Roman"/>
                <w:lang w:val="en-US"/>
              </w:rPr>
              <w:t xml:space="preserve">* assessment methods and other procedures. </w:t>
            </w:r>
          </w:p>
        </w:tc>
      </w:tr>
      <w:tr w:rsidR="0020205F" w:rsidRPr="001A35C5" w14:paraId="1F7491D2"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0B0DBD41" w14:textId="0AC92F11" w:rsidR="0020205F" w:rsidRDefault="0020205F" w:rsidP="0020205F">
            <w:pPr>
              <w:spacing w:before="0" w:after="0" w:line="240" w:lineRule="auto"/>
              <w:textAlignment w:val="baseline"/>
              <w:rPr>
                <w:rFonts w:eastAsia="Times New Roman"/>
                <w:lang w:val="en-US"/>
              </w:rPr>
            </w:pPr>
            <w:r w:rsidRPr="407A2BD6">
              <w:rPr>
                <w:rFonts w:eastAsia="Times New Roman"/>
                <w:lang w:val="en-US"/>
              </w:rPr>
              <w:t>17.6</w:t>
            </w:r>
          </w:p>
        </w:tc>
        <w:tc>
          <w:tcPr>
            <w:tcW w:w="8550" w:type="dxa"/>
          </w:tcPr>
          <w:p w14:paraId="29222F12" w14:textId="76078CCB" w:rsidR="0020205F" w:rsidRPr="001C1C68"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1C1C68">
              <w:rPr>
                <w:rFonts w:eastAsia="Times New Roman"/>
                <w:lang w:val="en-US"/>
              </w:rPr>
              <w:t xml:space="preserve">Proof of </w:t>
            </w:r>
            <w:r w:rsidRPr="00EB791B">
              <w:rPr>
                <w:rFonts w:eastAsia="Times New Roman"/>
                <w:i/>
                <w:color w:val="5BC3F5" w:themeColor="accent5"/>
                <w:lang w:val="en-US"/>
              </w:rPr>
              <w:t>impacted rights holders</w:t>
            </w:r>
            <w:r w:rsidRPr="001C1C68">
              <w:rPr>
                <w:rFonts w:eastAsia="Times New Roman"/>
                <w:lang w:val="en-US"/>
              </w:rPr>
              <w:t>’ agreement to</w:t>
            </w:r>
            <w:r w:rsidRPr="009641B1">
              <w:rPr>
                <w:rFonts w:eastAsia="Times New Roman"/>
                <w:i/>
                <w:iCs/>
                <w:lang w:val="en-US"/>
              </w:rPr>
              <w:t xml:space="preserve"> remedy</w:t>
            </w:r>
            <w:r w:rsidRPr="001C1C68">
              <w:rPr>
                <w:rFonts w:eastAsia="Times New Roman"/>
                <w:lang w:val="en-US"/>
              </w:rPr>
              <w:t>* activities.</w:t>
            </w:r>
          </w:p>
        </w:tc>
      </w:tr>
      <w:tr w:rsidR="0020205F" w:rsidRPr="001A35C5" w14:paraId="23F66BCC"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560AD551" w14:textId="641B6A48" w:rsidR="0020205F" w:rsidRDefault="0020205F" w:rsidP="0020205F">
            <w:pPr>
              <w:spacing w:before="0" w:after="0" w:line="240" w:lineRule="auto"/>
              <w:textAlignment w:val="baseline"/>
              <w:rPr>
                <w:rFonts w:eastAsia="Times New Roman"/>
                <w:lang w:val="en-US"/>
              </w:rPr>
            </w:pPr>
            <w:r>
              <w:rPr>
                <w:rFonts w:eastAsia="Times New Roman"/>
                <w:lang w:val="en-US"/>
              </w:rPr>
              <w:t>18.6</w:t>
            </w:r>
          </w:p>
        </w:tc>
        <w:tc>
          <w:tcPr>
            <w:tcW w:w="8550" w:type="dxa"/>
          </w:tcPr>
          <w:p w14:paraId="78A66ED2" w14:textId="2424998A" w:rsidR="0020205F" w:rsidRPr="001C1C68"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1C1C68">
              <w:rPr>
                <w:rFonts w:eastAsia="Times New Roman" w:cstheme="minorHAnsi"/>
                <w:lang w:val="en-US"/>
              </w:rPr>
              <w:t xml:space="preserve">Documentation of environmental </w:t>
            </w:r>
            <w:r w:rsidRPr="001C1C68">
              <w:rPr>
                <w:rFonts w:eastAsia="Times New Roman" w:cstheme="minorHAnsi"/>
                <w:i/>
                <w:iCs/>
                <w:lang w:val="en-US"/>
              </w:rPr>
              <w:t>High Conservation Values</w:t>
            </w:r>
            <w:r w:rsidRPr="001C1C68">
              <w:rPr>
                <w:rFonts w:eastAsia="Times New Roman" w:cstheme="minorHAnsi"/>
                <w:lang w:val="en-US"/>
              </w:rPr>
              <w:t xml:space="preserve">* </w:t>
            </w:r>
            <w:r w:rsidRPr="00A2191B">
              <w:rPr>
                <w:rFonts w:eastAsia="Times New Roman" w:cstheme="minorHAnsi"/>
                <w:i/>
                <w:iCs/>
                <w:lang w:val="en-US"/>
              </w:rPr>
              <w:t>harmed</w:t>
            </w:r>
            <w:r>
              <w:rPr>
                <w:rFonts w:eastAsia="Times New Roman" w:cstheme="minorHAnsi"/>
                <w:lang w:val="en-US"/>
              </w:rPr>
              <w:t>*</w:t>
            </w:r>
            <w:r w:rsidRPr="001C1C68">
              <w:rPr>
                <w:rFonts w:eastAsia="Times New Roman" w:cstheme="minorHAnsi"/>
                <w:lang w:val="en-US"/>
              </w:rPr>
              <w:t xml:space="preserve"> that require specific consideration for </w:t>
            </w:r>
            <w:r w:rsidRPr="001C1C68">
              <w:rPr>
                <w:rFonts w:eastAsia="Times New Roman" w:cstheme="minorHAnsi"/>
                <w:i/>
                <w:iCs/>
                <w:lang w:val="en-US"/>
              </w:rPr>
              <w:t>remedy</w:t>
            </w:r>
            <w:r w:rsidRPr="001C1C68">
              <w:rPr>
                <w:rFonts w:eastAsia="Times New Roman" w:cstheme="minorHAnsi"/>
                <w:lang w:val="en-US"/>
              </w:rPr>
              <w:t>*.</w:t>
            </w:r>
          </w:p>
        </w:tc>
      </w:tr>
      <w:tr w:rsidR="0020205F" w:rsidRPr="001A35C5" w14:paraId="01B4F6A8"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3F922E2D" w14:textId="30161566" w:rsidR="0020205F" w:rsidRDefault="0020205F" w:rsidP="0020205F">
            <w:pPr>
              <w:spacing w:before="0" w:after="0" w:line="240" w:lineRule="auto"/>
              <w:textAlignment w:val="baseline"/>
              <w:rPr>
                <w:rFonts w:eastAsia="Times New Roman"/>
                <w:lang w:val="en-US"/>
              </w:rPr>
            </w:pPr>
            <w:r w:rsidRPr="407A2BD6">
              <w:rPr>
                <w:rFonts w:eastAsia="Times New Roman"/>
                <w:lang w:val="en-US"/>
              </w:rPr>
              <w:t>19.</w:t>
            </w:r>
            <w:r>
              <w:rPr>
                <w:rFonts w:eastAsia="Times New Roman"/>
                <w:lang w:val="en-US"/>
              </w:rPr>
              <w:t>5</w:t>
            </w:r>
          </w:p>
        </w:tc>
        <w:tc>
          <w:tcPr>
            <w:tcW w:w="8550" w:type="dxa"/>
          </w:tcPr>
          <w:p w14:paraId="66024F9C" w14:textId="44A6CCCE" w:rsidR="0020205F" w:rsidRPr="001C1C68"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1C1C68">
              <w:rPr>
                <w:rFonts w:eastAsia="Times New Roman"/>
                <w:lang w:val="en-US"/>
              </w:rPr>
              <w:t xml:space="preserve">Documentation of social </w:t>
            </w:r>
            <w:r w:rsidRPr="009641B1">
              <w:rPr>
                <w:rFonts w:eastAsia="Times New Roman"/>
                <w:i/>
                <w:iCs/>
                <w:lang w:val="en-US"/>
              </w:rPr>
              <w:t>HCVs</w:t>
            </w:r>
            <w:r w:rsidRPr="001C1C68">
              <w:rPr>
                <w:rFonts w:eastAsia="Times New Roman"/>
                <w:lang w:val="en-US"/>
              </w:rPr>
              <w:t xml:space="preserve">* that were </w:t>
            </w:r>
            <w:r w:rsidRPr="00A2191B">
              <w:rPr>
                <w:rFonts w:eastAsia="Times New Roman"/>
                <w:i/>
                <w:iCs/>
                <w:lang w:val="en-US"/>
              </w:rPr>
              <w:t>harmed</w:t>
            </w:r>
            <w:r>
              <w:rPr>
                <w:rFonts w:eastAsia="Times New Roman"/>
                <w:lang w:val="en-US"/>
              </w:rPr>
              <w:t>*</w:t>
            </w:r>
            <w:r w:rsidRPr="001C1C68">
              <w:rPr>
                <w:rFonts w:eastAsia="Times New Roman"/>
                <w:lang w:val="en-US"/>
              </w:rPr>
              <w:t xml:space="preserve"> and require specific consideration for </w:t>
            </w:r>
            <w:r w:rsidRPr="00A2191B">
              <w:rPr>
                <w:rFonts w:eastAsia="Times New Roman"/>
                <w:i/>
                <w:iCs/>
                <w:lang w:val="en-US"/>
              </w:rPr>
              <w:t>remedy</w:t>
            </w:r>
            <w:r>
              <w:rPr>
                <w:rFonts w:eastAsia="Times New Roman"/>
                <w:i/>
                <w:iCs/>
                <w:lang w:val="en-US"/>
              </w:rPr>
              <w:t>*</w:t>
            </w:r>
            <w:r w:rsidRPr="001C1C68">
              <w:rPr>
                <w:rFonts w:eastAsia="Times New Roman"/>
                <w:lang w:val="en-US"/>
              </w:rPr>
              <w:t>.</w:t>
            </w:r>
          </w:p>
        </w:tc>
      </w:tr>
      <w:tr w:rsidR="0020205F" w:rsidRPr="001A35C5" w14:paraId="319B86E7"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16673C7D" w14:textId="77777777" w:rsidR="0020205F" w:rsidRDefault="0020205F" w:rsidP="0020205F">
            <w:pPr>
              <w:spacing w:before="0" w:after="0" w:line="240" w:lineRule="auto"/>
              <w:textAlignment w:val="baseline"/>
              <w:rPr>
                <w:rFonts w:eastAsia="Times New Roman"/>
                <w:lang w:val="en-US"/>
              </w:rPr>
            </w:pPr>
            <w:r w:rsidRPr="407A2BD6">
              <w:rPr>
                <w:rFonts w:eastAsia="Times New Roman"/>
                <w:lang w:val="en-US"/>
              </w:rPr>
              <w:t xml:space="preserve"> 23.7</w:t>
            </w:r>
          </w:p>
        </w:tc>
        <w:tc>
          <w:tcPr>
            <w:tcW w:w="8550" w:type="dxa"/>
          </w:tcPr>
          <w:p w14:paraId="11883665" w14:textId="101A70FD" w:rsidR="0020205F" w:rsidRPr="00D65BF8"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B36A46">
              <w:rPr>
                <w:rFonts w:eastAsia="Times New Roman" w:cstheme="minorHAnsi"/>
                <w:lang w:val="en-US"/>
              </w:rPr>
              <w:t xml:space="preserve">Confirmation of the scope of the </w:t>
            </w:r>
            <w:r w:rsidRPr="00AB6216">
              <w:rPr>
                <w:rFonts w:eastAsia="Times New Roman" w:cstheme="minorHAnsi"/>
                <w:i/>
                <w:lang w:val="en-US"/>
              </w:rPr>
              <w:t>corporate group</w:t>
            </w:r>
            <w:r w:rsidRPr="00AB6216">
              <w:rPr>
                <w:rFonts w:eastAsia="Times New Roman" w:cstheme="minorHAnsi"/>
                <w:i/>
                <w:iCs/>
                <w:lang w:val="en-US"/>
              </w:rPr>
              <w:t>*</w:t>
            </w:r>
            <w:r>
              <w:rPr>
                <w:rFonts w:eastAsia="Times New Roman" w:cstheme="minorHAnsi"/>
                <w:i/>
                <w:iCs/>
                <w:lang w:val="en-US"/>
              </w:rPr>
              <w:t>.</w:t>
            </w:r>
          </w:p>
        </w:tc>
      </w:tr>
      <w:tr w:rsidR="0020205F" w:rsidRPr="001A35C5" w14:paraId="3CEF6B22"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369306F6" w14:textId="77777777" w:rsidR="0020205F" w:rsidRDefault="0020205F" w:rsidP="0020205F">
            <w:pPr>
              <w:spacing w:before="0" w:after="0" w:line="240" w:lineRule="auto"/>
              <w:textAlignment w:val="baseline"/>
              <w:rPr>
                <w:rFonts w:eastAsia="Times New Roman"/>
                <w:lang w:val="en-US"/>
              </w:rPr>
            </w:pPr>
            <w:r w:rsidRPr="407A2BD6">
              <w:rPr>
                <w:rFonts w:eastAsia="Times New Roman"/>
                <w:lang w:val="en-US"/>
              </w:rPr>
              <w:t xml:space="preserve"> 23.8</w:t>
            </w:r>
          </w:p>
        </w:tc>
        <w:tc>
          <w:tcPr>
            <w:tcW w:w="8550" w:type="dxa"/>
          </w:tcPr>
          <w:p w14:paraId="417EEA4D" w14:textId="7A2823D1" w:rsidR="0020205F" w:rsidRPr="00D65BF8"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BC1C6D7">
              <w:rPr>
                <w:rFonts w:eastAsia="Times New Roman"/>
                <w:lang w:val="en-US"/>
              </w:rPr>
              <w:t xml:space="preserve">Verification that the </w:t>
            </w:r>
            <w:r w:rsidRPr="00A75609">
              <w:rPr>
                <w:rFonts w:eastAsia="Times New Roman"/>
                <w:i/>
                <w:lang w:val="en-US"/>
              </w:rPr>
              <w:t>Core Dialogue Group</w:t>
            </w:r>
            <w:r>
              <w:rPr>
                <w:rFonts w:eastAsia="Times New Roman"/>
                <w:lang w:val="en-US"/>
              </w:rPr>
              <w:t>*</w:t>
            </w:r>
            <w:r w:rsidRPr="0BC1C6D7">
              <w:rPr>
                <w:rFonts w:eastAsia="Times New Roman"/>
                <w:lang w:val="en-US"/>
              </w:rPr>
              <w:t xml:space="preserve"> has reviewed the Concept Note</w:t>
            </w:r>
            <w:r>
              <w:rPr>
                <w:rFonts w:eastAsia="Times New Roman"/>
                <w:lang w:val="en-US"/>
              </w:rPr>
              <w:t>.</w:t>
            </w:r>
          </w:p>
        </w:tc>
      </w:tr>
      <w:tr w:rsidR="0020205F" w:rsidRPr="001A35C5" w14:paraId="07AD6B6D" w14:textId="77777777" w:rsidTr="00191B6C">
        <w:tc>
          <w:tcPr>
            <w:cnfStyle w:val="001000000000" w:firstRow="0" w:lastRow="0" w:firstColumn="1" w:lastColumn="0" w:oddVBand="0" w:evenVBand="0" w:oddHBand="0" w:evenHBand="0" w:firstRowFirstColumn="0" w:firstRowLastColumn="0" w:lastRowFirstColumn="0" w:lastRowLastColumn="0"/>
            <w:tcW w:w="9990" w:type="dxa"/>
            <w:gridSpan w:val="2"/>
            <w:shd w:val="clear" w:color="auto" w:fill="E7E6E6"/>
            <w:hideMark/>
          </w:tcPr>
          <w:p w14:paraId="47EDC50D" w14:textId="2FE841B5" w:rsidR="0020205F" w:rsidRPr="001A35C5" w:rsidRDefault="0020205F" w:rsidP="0020205F">
            <w:pPr>
              <w:spacing w:before="0" w:after="0" w:line="240" w:lineRule="auto"/>
              <w:jc w:val="center"/>
              <w:textAlignment w:val="baseline"/>
              <w:rPr>
                <w:rFonts w:eastAsia="Times New Roman"/>
                <w:sz w:val="18"/>
                <w:szCs w:val="18"/>
                <w:lang w:val="en-US"/>
              </w:rPr>
            </w:pPr>
            <w:r w:rsidRPr="0C8FB8A4">
              <w:rPr>
                <w:rFonts w:eastAsia="Times New Roman"/>
                <w:sz w:val="28"/>
                <w:szCs w:val="28"/>
                <w:lang w:val="en-US"/>
              </w:rPr>
              <w:t>4. Requirements to be verified in the Remedy Plan approval phase (Chapter 3)</w:t>
            </w:r>
          </w:p>
        </w:tc>
      </w:tr>
      <w:tr w:rsidR="0020205F" w:rsidRPr="001A35C5" w14:paraId="2A58D8B6" w14:textId="77777777" w:rsidTr="00191B6C">
        <w:tc>
          <w:tcPr>
            <w:cnfStyle w:val="001000000000" w:firstRow="0" w:lastRow="0" w:firstColumn="1" w:lastColumn="0" w:oddVBand="0" w:evenVBand="0" w:oddHBand="0" w:evenHBand="0" w:firstRowFirstColumn="0" w:firstRowLastColumn="0" w:lastRowFirstColumn="0" w:lastRowLastColumn="0"/>
            <w:tcW w:w="9990" w:type="dxa"/>
            <w:gridSpan w:val="2"/>
            <w:shd w:val="clear" w:color="auto" w:fill="A6A6A6" w:themeFill="background1" w:themeFillShade="A6"/>
            <w:hideMark/>
          </w:tcPr>
          <w:p w14:paraId="22FEF710" w14:textId="77777777" w:rsidR="0020205F" w:rsidRPr="001A35C5" w:rsidRDefault="0020205F" w:rsidP="0020205F">
            <w:pPr>
              <w:spacing w:before="0" w:after="0" w:line="240" w:lineRule="auto"/>
              <w:jc w:val="center"/>
              <w:textAlignment w:val="baseline"/>
              <w:rPr>
                <w:rFonts w:eastAsia="Times New Roman" w:cstheme="minorHAnsi"/>
                <w:sz w:val="18"/>
                <w:szCs w:val="18"/>
                <w:lang w:val="en-US"/>
              </w:rPr>
            </w:pPr>
            <w:r w:rsidRPr="001A35C5">
              <w:rPr>
                <w:rFonts w:eastAsia="Times New Roman" w:cstheme="minorHAnsi"/>
                <w:lang w:val="en-US"/>
              </w:rPr>
              <w:t>Core requirements </w:t>
            </w:r>
          </w:p>
        </w:tc>
      </w:tr>
      <w:tr w:rsidR="0020205F" w:rsidRPr="001A35C5" w14:paraId="4357AD02"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2D7E84ED" w14:textId="77777777" w:rsidR="0020205F" w:rsidRPr="407A2BD6" w:rsidRDefault="0020205F" w:rsidP="0020205F">
            <w:pPr>
              <w:spacing w:before="0" w:after="0" w:line="240" w:lineRule="auto"/>
              <w:textAlignment w:val="baseline"/>
              <w:rPr>
                <w:rFonts w:eastAsia="Times New Roman"/>
                <w:lang w:val="en-US"/>
              </w:rPr>
            </w:pPr>
            <w:r>
              <w:rPr>
                <w:rFonts w:eastAsia="Times New Roman"/>
                <w:lang w:val="en-US"/>
              </w:rPr>
              <w:t>23.1</w:t>
            </w:r>
          </w:p>
        </w:tc>
        <w:tc>
          <w:tcPr>
            <w:tcW w:w="8550" w:type="dxa"/>
          </w:tcPr>
          <w:p w14:paraId="69BE4486" w14:textId="29272A60" w:rsidR="0020205F" w:rsidRPr="0BC1C6D7"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DA1F16">
              <w:rPr>
                <w:rFonts w:eastAsia="Times New Roman"/>
                <w:lang w:val="en-US"/>
              </w:rPr>
              <w:t>Concept Note had been verified</w:t>
            </w:r>
            <w:r>
              <w:rPr>
                <w:rFonts w:eastAsia="Times New Roman"/>
                <w:lang w:val="en-US"/>
              </w:rPr>
              <w:t>.</w:t>
            </w:r>
          </w:p>
        </w:tc>
      </w:tr>
      <w:tr w:rsidR="0020205F" w:rsidRPr="001A35C5" w14:paraId="1B362C96"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159507E3" w14:textId="77777777" w:rsidR="0020205F" w:rsidRPr="407A2BD6" w:rsidRDefault="0020205F" w:rsidP="0020205F">
            <w:pPr>
              <w:spacing w:before="0" w:after="0" w:line="240" w:lineRule="auto"/>
              <w:textAlignment w:val="baseline"/>
              <w:rPr>
                <w:rFonts w:eastAsia="Times New Roman"/>
                <w:lang w:val="en-US"/>
              </w:rPr>
            </w:pPr>
            <w:r w:rsidRPr="407A2BD6">
              <w:rPr>
                <w:rFonts w:eastAsia="Times New Roman"/>
                <w:lang w:val="en-US"/>
              </w:rPr>
              <w:t>24.2, 24.3</w:t>
            </w:r>
          </w:p>
        </w:tc>
        <w:tc>
          <w:tcPr>
            <w:tcW w:w="8550" w:type="dxa"/>
          </w:tcPr>
          <w:p w14:paraId="115C40FF" w14:textId="458E6F9F" w:rsidR="0020205F" w:rsidRPr="0BC1C6D7"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407A2BD6">
              <w:rPr>
                <w:rFonts w:eastAsia="Times New Roman"/>
                <w:lang w:val="en-US"/>
              </w:rPr>
              <w:t>Inclusion in Remedy Plans of required content for Concept Notes (including but not limited to the requirements of 17.4, 18.3, 18.4, and 21.1), and of additional content and outcomes required for Remedy Plan.</w:t>
            </w:r>
          </w:p>
        </w:tc>
      </w:tr>
      <w:tr w:rsidR="0020205F" w:rsidRPr="001A35C5" w14:paraId="2DE00CDC"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085947F1" w14:textId="1F48D452" w:rsidR="0020205F" w:rsidRPr="001A35C5" w:rsidRDefault="0020205F" w:rsidP="0020205F">
            <w:pPr>
              <w:spacing w:before="0" w:after="0" w:line="240" w:lineRule="auto"/>
              <w:textAlignment w:val="baseline"/>
              <w:rPr>
                <w:rFonts w:eastAsia="Times New Roman"/>
                <w:sz w:val="18"/>
                <w:szCs w:val="18"/>
                <w:lang w:val="en-US"/>
              </w:rPr>
            </w:pPr>
            <w:r w:rsidRPr="407A2BD6">
              <w:rPr>
                <w:rFonts w:eastAsia="Times New Roman"/>
                <w:lang w:val="en-US"/>
              </w:rPr>
              <w:t>24.4</w:t>
            </w:r>
          </w:p>
        </w:tc>
        <w:tc>
          <w:tcPr>
            <w:tcW w:w="8550" w:type="dxa"/>
            <w:hideMark/>
          </w:tcPr>
          <w:p w14:paraId="6429AD09" w14:textId="3F673DBA" w:rsidR="0020205F" w:rsidRPr="001A35C5"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BC1C6D7">
              <w:rPr>
                <w:rFonts w:eastAsia="Times New Roman"/>
                <w:lang w:val="en-US"/>
              </w:rPr>
              <w:t xml:space="preserve">Proof of </w:t>
            </w:r>
            <w:r w:rsidRPr="00A2191B">
              <w:rPr>
                <w:rFonts w:eastAsia="Times New Roman"/>
                <w:i/>
                <w:iCs/>
                <w:lang w:val="en-US"/>
              </w:rPr>
              <w:t>consultation</w:t>
            </w:r>
            <w:r>
              <w:rPr>
                <w:rFonts w:eastAsia="Times New Roman"/>
                <w:lang w:val="en-US"/>
              </w:rPr>
              <w:t>*</w:t>
            </w:r>
            <w:r w:rsidRPr="0BC1C6D7">
              <w:rPr>
                <w:rFonts w:eastAsia="Times New Roman"/>
                <w:lang w:val="en-US"/>
              </w:rPr>
              <w:t xml:space="preserve"> of the Remedy Plan with experts and </w:t>
            </w:r>
            <w:r w:rsidRPr="00EB791B">
              <w:rPr>
                <w:rFonts w:eastAsia="Times New Roman"/>
                <w:i/>
                <w:color w:val="C00000"/>
                <w:lang w:val="en-US"/>
              </w:rPr>
              <w:t>affected stakeholders</w:t>
            </w:r>
            <w:r w:rsidRPr="0BC1C6D7">
              <w:rPr>
                <w:rFonts w:eastAsia="Times New Roman"/>
                <w:lang w:val="en-US"/>
              </w:rPr>
              <w:t>*</w:t>
            </w:r>
          </w:p>
        </w:tc>
      </w:tr>
      <w:tr w:rsidR="0020205F" w:rsidRPr="001A35C5" w14:paraId="31127A2D"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075A1E8E" w14:textId="77777777" w:rsidR="0020205F" w:rsidRDefault="0020205F" w:rsidP="0020205F">
            <w:pPr>
              <w:spacing w:before="0" w:after="0" w:line="240" w:lineRule="auto"/>
              <w:textAlignment w:val="baseline"/>
              <w:rPr>
                <w:rFonts w:eastAsia="Times New Roman"/>
                <w:lang w:val="en-US"/>
              </w:rPr>
            </w:pPr>
            <w:r w:rsidRPr="407A2BD6">
              <w:rPr>
                <w:rFonts w:eastAsia="Times New Roman"/>
                <w:lang w:val="en-US"/>
              </w:rPr>
              <w:t>24.5</w:t>
            </w:r>
          </w:p>
        </w:tc>
        <w:tc>
          <w:tcPr>
            <w:tcW w:w="8550" w:type="dxa"/>
          </w:tcPr>
          <w:p w14:paraId="2752DDC4" w14:textId="438F0460" w:rsidR="0020205F" w:rsidRPr="00A515A0"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BC1C6D7">
              <w:rPr>
                <w:rFonts w:eastAsia="Times New Roman"/>
                <w:lang w:val="en-US"/>
              </w:rPr>
              <w:t xml:space="preserve">Proof of agreements with </w:t>
            </w:r>
            <w:r w:rsidRPr="00EB791B">
              <w:rPr>
                <w:rFonts w:eastAsia="Times New Roman"/>
                <w:i/>
                <w:color w:val="5BC3F5" w:themeColor="accent5"/>
                <w:lang w:val="en-US"/>
              </w:rPr>
              <w:t>impacted rights holders</w:t>
            </w:r>
            <w:r w:rsidRPr="00270C3F">
              <w:rPr>
                <w:rFonts w:eastAsia="Times New Roman"/>
                <w:i/>
                <w:lang w:val="en-US"/>
              </w:rPr>
              <w:t xml:space="preserve">* </w:t>
            </w:r>
            <w:r w:rsidRPr="009641B1">
              <w:rPr>
                <w:rFonts w:eastAsia="Times New Roman"/>
                <w:lang w:val="en-US"/>
              </w:rPr>
              <w:t>for</w:t>
            </w:r>
            <w:r w:rsidRPr="0BC1C6D7">
              <w:rPr>
                <w:rFonts w:eastAsia="Times New Roman"/>
                <w:lang w:val="en-US"/>
              </w:rPr>
              <w:t xml:space="preserve"> the </w:t>
            </w:r>
            <w:r w:rsidRPr="009641B1">
              <w:rPr>
                <w:rFonts w:eastAsia="Times New Roman"/>
                <w:i/>
                <w:iCs/>
                <w:lang w:val="en-US"/>
              </w:rPr>
              <w:t>remedy*</w:t>
            </w:r>
            <w:r w:rsidRPr="0BC1C6D7">
              <w:rPr>
                <w:rFonts w:eastAsia="Times New Roman"/>
                <w:lang w:val="en-US"/>
              </w:rPr>
              <w:t xml:space="preserve"> activities</w:t>
            </w:r>
            <w:r>
              <w:rPr>
                <w:rFonts w:eastAsia="Times New Roman"/>
                <w:lang w:val="en-US"/>
              </w:rPr>
              <w:t>.</w:t>
            </w:r>
          </w:p>
        </w:tc>
      </w:tr>
      <w:tr w:rsidR="0020205F" w:rsidRPr="001A35C5" w14:paraId="19E67887"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2CE5DF40" w14:textId="46A0C0D6" w:rsidR="0020205F" w:rsidRPr="001A35C5" w:rsidRDefault="0020205F" w:rsidP="0020205F">
            <w:pPr>
              <w:spacing w:before="0" w:after="0" w:line="240" w:lineRule="auto"/>
              <w:textAlignment w:val="baseline"/>
              <w:rPr>
                <w:rFonts w:eastAsia="Times New Roman"/>
                <w:lang w:val="en-US"/>
              </w:rPr>
            </w:pPr>
            <w:r w:rsidRPr="407A2BD6">
              <w:rPr>
                <w:rFonts w:eastAsia="Times New Roman"/>
                <w:lang w:val="en-US"/>
              </w:rPr>
              <w:t>25.1</w:t>
            </w:r>
          </w:p>
        </w:tc>
        <w:tc>
          <w:tcPr>
            <w:tcW w:w="8550" w:type="dxa"/>
          </w:tcPr>
          <w:p w14:paraId="09B257FF" w14:textId="1ED56D33" w:rsidR="0020205F" w:rsidRPr="001A35C5"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3320ED">
              <w:rPr>
                <w:rFonts w:eastAsia="Times New Roman" w:cstheme="minorHAnsi"/>
                <w:lang w:val="en-US"/>
              </w:rPr>
              <w:t xml:space="preserve">Verification of targets, goals, and objectives of the </w:t>
            </w:r>
            <w:r>
              <w:rPr>
                <w:rFonts w:eastAsia="Times New Roman" w:cstheme="minorHAnsi"/>
                <w:lang w:val="en-US"/>
              </w:rPr>
              <w:t>R</w:t>
            </w:r>
            <w:r w:rsidRPr="003320ED">
              <w:rPr>
                <w:rFonts w:eastAsia="Times New Roman" w:cstheme="minorHAnsi"/>
                <w:lang w:val="en-US"/>
              </w:rPr>
              <w:t xml:space="preserve">emedy </w:t>
            </w:r>
            <w:r>
              <w:rPr>
                <w:rFonts w:eastAsia="Times New Roman" w:cstheme="minorHAnsi"/>
                <w:lang w:val="en-US"/>
              </w:rPr>
              <w:t>P</w:t>
            </w:r>
            <w:r w:rsidRPr="003320ED">
              <w:rPr>
                <w:rFonts w:eastAsia="Times New Roman" w:cstheme="minorHAnsi"/>
                <w:lang w:val="en-US"/>
              </w:rPr>
              <w:t>lan</w:t>
            </w:r>
            <w:r>
              <w:rPr>
                <w:rFonts w:eastAsia="Times New Roman" w:cstheme="minorHAnsi"/>
                <w:lang w:val="en-US"/>
              </w:rPr>
              <w:t>.</w:t>
            </w:r>
          </w:p>
        </w:tc>
      </w:tr>
      <w:tr w:rsidR="0020205F" w:rsidRPr="001A35C5" w14:paraId="587EDB1A"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39AA90EF" w14:textId="77777777" w:rsidR="0020205F" w:rsidRPr="2566ED3C" w:rsidRDefault="0020205F" w:rsidP="0020205F">
            <w:pPr>
              <w:spacing w:before="0" w:after="0" w:line="240" w:lineRule="auto"/>
              <w:textAlignment w:val="baseline"/>
              <w:rPr>
                <w:rFonts w:eastAsia="Times New Roman"/>
                <w:lang w:val="en-US"/>
              </w:rPr>
            </w:pPr>
            <w:r w:rsidRPr="407A2BD6">
              <w:rPr>
                <w:rFonts w:eastAsia="Times New Roman"/>
                <w:lang w:val="en-US"/>
              </w:rPr>
              <w:t>25.2</w:t>
            </w:r>
          </w:p>
        </w:tc>
        <w:tc>
          <w:tcPr>
            <w:tcW w:w="8550" w:type="dxa"/>
          </w:tcPr>
          <w:p w14:paraId="5F86FC03" w14:textId="045CFB36" w:rsidR="0020205F" w:rsidRPr="00F51639"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Pr>
                <w:rFonts w:eastAsia="Times New Roman" w:cstheme="minorHAnsi"/>
                <w:lang w:val="en-US"/>
              </w:rPr>
              <w:t xml:space="preserve">Expert </w:t>
            </w:r>
            <w:r w:rsidRPr="00A2191B">
              <w:rPr>
                <w:rFonts w:eastAsia="Times New Roman" w:cstheme="minorHAnsi"/>
                <w:i/>
                <w:iCs/>
                <w:lang w:val="en-US"/>
              </w:rPr>
              <w:t>peer review</w:t>
            </w:r>
            <w:r>
              <w:rPr>
                <w:rFonts w:eastAsia="Times New Roman" w:cstheme="minorHAnsi"/>
                <w:i/>
                <w:iCs/>
                <w:lang w:val="en-US"/>
              </w:rPr>
              <w:t>*</w:t>
            </w:r>
            <w:r>
              <w:rPr>
                <w:rFonts w:eastAsia="Times New Roman" w:cstheme="minorHAnsi"/>
                <w:lang w:val="en-US"/>
              </w:rPr>
              <w:t xml:space="preserve"> of Remedy Plan.</w:t>
            </w:r>
          </w:p>
        </w:tc>
      </w:tr>
      <w:tr w:rsidR="0020205F" w:rsidRPr="001A35C5" w14:paraId="7DF07E20"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15A85063" w14:textId="77777777" w:rsidR="0020205F" w:rsidRPr="001A35C5" w:rsidRDefault="0020205F" w:rsidP="0020205F">
            <w:pPr>
              <w:spacing w:before="0" w:after="0" w:line="240" w:lineRule="auto"/>
              <w:textAlignment w:val="baseline"/>
              <w:rPr>
                <w:rFonts w:eastAsia="Times New Roman"/>
                <w:sz w:val="18"/>
                <w:szCs w:val="18"/>
                <w:lang w:val="en-US"/>
              </w:rPr>
            </w:pPr>
            <w:r w:rsidRPr="407A2BD6">
              <w:rPr>
                <w:rFonts w:eastAsia="Times New Roman"/>
                <w:lang w:val="en-US"/>
              </w:rPr>
              <w:t xml:space="preserve">25.3  </w:t>
            </w:r>
          </w:p>
        </w:tc>
        <w:tc>
          <w:tcPr>
            <w:tcW w:w="8550" w:type="dxa"/>
            <w:hideMark/>
          </w:tcPr>
          <w:p w14:paraId="75209491" w14:textId="029609AD" w:rsidR="0020205F" w:rsidRPr="000D399F"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sz w:val="18"/>
                <w:szCs w:val="18"/>
                <w:lang w:val="en-US"/>
              </w:rPr>
            </w:pPr>
            <w:r w:rsidRPr="000D399F">
              <w:rPr>
                <w:rFonts w:eastAsia="Times New Roman" w:cstheme="minorHAnsi"/>
                <w:lang w:val="en-US"/>
              </w:rPr>
              <w:t xml:space="preserve">Verification of </w:t>
            </w:r>
            <w:r w:rsidRPr="009641B1">
              <w:rPr>
                <w:rFonts w:eastAsia="Times New Roman" w:cstheme="minorHAnsi"/>
                <w:i/>
                <w:iCs/>
                <w:lang w:val="en-US"/>
              </w:rPr>
              <w:t>FPIC</w:t>
            </w:r>
            <w:r w:rsidRPr="000D399F">
              <w:rPr>
                <w:rFonts w:eastAsia="Times New Roman" w:cstheme="minorHAnsi"/>
                <w:lang w:val="en-US"/>
              </w:rPr>
              <w:t>*-based processes.</w:t>
            </w:r>
          </w:p>
        </w:tc>
      </w:tr>
      <w:tr w:rsidR="0020205F" w:rsidRPr="001A35C5" w14:paraId="1BC0A5BB"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0E2390C8" w14:textId="77777777" w:rsidR="0020205F" w:rsidRPr="001A35C5" w:rsidRDefault="0020205F" w:rsidP="0020205F">
            <w:pPr>
              <w:spacing w:before="0" w:after="0" w:line="240" w:lineRule="auto"/>
              <w:textAlignment w:val="baseline"/>
              <w:rPr>
                <w:rFonts w:eastAsia="Times New Roman"/>
                <w:sz w:val="18"/>
                <w:szCs w:val="18"/>
                <w:lang w:val="en-US"/>
              </w:rPr>
            </w:pPr>
            <w:r w:rsidRPr="407A2BD6">
              <w:rPr>
                <w:rFonts w:eastAsia="Times New Roman"/>
                <w:lang w:val="en-US"/>
              </w:rPr>
              <w:t xml:space="preserve">25.4 </w:t>
            </w:r>
          </w:p>
        </w:tc>
        <w:tc>
          <w:tcPr>
            <w:tcW w:w="8550" w:type="dxa"/>
            <w:hideMark/>
          </w:tcPr>
          <w:p w14:paraId="05760594" w14:textId="360A4D67" w:rsidR="0020205F" w:rsidRPr="000D399F"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sz w:val="18"/>
                <w:szCs w:val="18"/>
                <w:lang w:val="en-US"/>
              </w:rPr>
            </w:pPr>
            <w:r w:rsidRPr="009641B1">
              <w:rPr>
                <w:rFonts w:eastAsia="Times New Roman" w:cstheme="minorHAnsi"/>
                <w:i/>
                <w:iCs/>
                <w:lang w:val="en-US"/>
              </w:rPr>
              <w:t>Rights holder</w:t>
            </w:r>
            <w:r w:rsidRPr="000D399F">
              <w:rPr>
                <w:rFonts w:eastAsia="Times New Roman" w:cstheme="minorHAnsi"/>
                <w:lang w:val="en-US"/>
              </w:rPr>
              <w:t>* approval of Remedy Plan.</w:t>
            </w:r>
          </w:p>
        </w:tc>
      </w:tr>
      <w:tr w:rsidR="0020205F" w:rsidRPr="001A35C5" w14:paraId="1682D4F4"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48A2BBCB" w14:textId="77777777" w:rsidR="0020205F" w:rsidRDefault="0020205F" w:rsidP="0020205F">
            <w:pPr>
              <w:spacing w:before="0" w:after="0" w:line="240" w:lineRule="auto"/>
              <w:textAlignment w:val="baseline"/>
              <w:rPr>
                <w:rFonts w:eastAsia="Times New Roman"/>
                <w:lang w:val="en-US"/>
              </w:rPr>
            </w:pPr>
            <w:r w:rsidRPr="407A2BD6">
              <w:rPr>
                <w:rFonts w:eastAsia="Times New Roman"/>
                <w:lang w:val="en-US"/>
              </w:rPr>
              <w:t>25.5</w:t>
            </w:r>
          </w:p>
        </w:tc>
        <w:tc>
          <w:tcPr>
            <w:tcW w:w="8550" w:type="dxa"/>
          </w:tcPr>
          <w:p w14:paraId="260B31D1" w14:textId="10E3BFBD" w:rsidR="0020205F" w:rsidRPr="00B257C3"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Pr>
                <w:rFonts w:eastAsia="Times New Roman" w:cstheme="minorHAnsi"/>
                <w:lang w:val="en-US"/>
              </w:rPr>
              <w:t xml:space="preserve">Consideration of </w:t>
            </w:r>
            <w:r w:rsidRPr="00A2191B">
              <w:rPr>
                <w:rFonts w:eastAsia="Times New Roman" w:cstheme="minorHAnsi"/>
                <w:i/>
                <w:iCs/>
                <w:lang w:val="en-US"/>
              </w:rPr>
              <w:t>consultation</w:t>
            </w:r>
            <w:r>
              <w:rPr>
                <w:rFonts w:eastAsia="Times New Roman" w:cstheme="minorHAnsi"/>
                <w:lang w:val="en-US"/>
              </w:rPr>
              <w:t>* results.</w:t>
            </w:r>
          </w:p>
        </w:tc>
      </w:tr>
      <w:tr w:rsidR="0020205F" w:rsidRPr="001A35C5" w14:paraId="2A237682"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343046B2" w14:textId="77777777" w:rsidR="0020205F" w:rsidRPr="001A35C5" w:rsidRDefault="0020205F" w:rsidP="0020205F">
            <w:pPr>
              <w:spacing w:before="0" w:after="0" w:line="240" w:lineRule="auto"/>
              <w:textAlignment w:val="baseline"/>
              <w:rPr>
                <w:rFonts w:eastAsia="Times New Roman"/>
                <w:sz w:val="18"/>
                <w:szCs w:val="18"/>
                <w:lang w:val="en-US"/>
              </w:rPr>
            </w:pPr>
            <w:r w:rsidRPr="407A2BD6">
              <w:rPr>
                <w:rFonts w:eastAsia="Times New Roman"/>
                <w:lang w:val="en-US"/>
              </w:rPr>
              <w:t>25.</w:t>
            </w:r>
            <w:r>
              <w:rPr>
                <w:rFonts w:eastAsia="Times New Roman"/>
                <w:lang w:val="en-US"/>
              </w:rPr>
              <w:t>9</w:t>
            </w:r>
            <w:r w:rsidRPr="407A2BD6">
              <w:rPr>
                <w:rFonts w:eastAsia="Times New Roman"/>
                <w:lang w:val="en-US"/>
              </w:rPr>
              <w:t xml:space="preserve"> </w:t>
            </w:r>
          </w:p>
        </w:tc>
        <w:tc>
          <w:tcPr>
            <w:tcW w:w="8550" w:type="dxa"/>
            <w:hideMark/>
          </w:tcPr>
          <w:p w14:paraId="3B14DB07" w14:textId="0CCED7CE" w:rsidR="0020205F" w:rsidRPr="001A35C5"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sz w:val="18"/>
                <w:szCs w:val="18"/>
                <w:lang w:val="en-US"/>
              </w:rPr>
            </w:pPr>
            <w:r w:rsidRPr="0015281A">
              <w:rPr>
                <w:rFonts w:eastAsia="Times New Roman" w:cstheme="minorHAnsi"/>
                <w:lang w:val="en-US"/>
              </w:rPr>
              <w:t>Verification of any changes to the Remedy Plan</w:t>
            </w:r>
            <w:r>
              <w:rPr>
                <w:rFonts w:eastAsia="Times New Roman" w:cstheme="minorHAnsi"/>
                <w:lang w:val="en-US"/>
              </w:rPr>
              <w:t>.</w:t>
            </w:r>
          </w:p>
        </w:tc>
      </w:tr>
      <w:tr w:rsidR="0020205F" w:rsidRPr="001A35C5" w14:paraId="0D93452F" w14:textId="77777777" w:rsidTr="00191B6C">
        <w:tc>
          <w:tcPr>
            <w:cnfStyle w:val="001000000000" w:firstRow="0" w:lastRow="0" w:firstColumn="1" w:lastColumn="0" w:oddVBand="0" w:evenVBand="0" w:oddHBand="0" w:evenHBand="0" w:firstRowFirstColumn="0" w:firstRowLastColumn="0" w:lastRowFirstColumn="0" w:lastRowLastColumn="0"/>
            <w:tcW w:w="9990" w:type="dxa"/>
            <w:gridSpan w:val="2"/>
            <w:shd w:val="clear" w:color="auto" w:fill="A6A6A6" w:themeFill="background1" w:themeFillShade="A6"/>
            <w:hideMark/>
          </w:tcPr>
          <w:p w14:paraId="2D862056" w14:textId="77777777" w:rsidR="0020205F" w:rsidRPr="001A35C5" w:rsidRDefault="0020205F" w:rsidP="0020205F">
            <w:pPr>
              <w:spacing w:before="0" w:after="0" w:line="240" w:lineRule="auto"/>
              <w:jc w:val="center"/>
              <w:textAlignment w:val="baseline"/>
              <w:rPr>
                <w:rFonts w:eastAsia="Times New Roman" w:cstheme="minorHAnsi"/>
                <w:sz w:val="18"/>
                <w:szCs w:val="18"/>
                <w:lang w:val="en-US"/>
              </w:rPr>
            </w:pPr>
            <w:r w:rsidRPr="001A35C5">
              <w:rPr>
                <w:rFonts w:eastAsia="Times New Roman" w:cstheme="minorHAnsi"/>
                <w:lang w:val="en-US"/>
              </w:rPr>
              <w:t>Additional requirements </w:t>
            </w:r>
          </w:p>
        </w:tc>
      </w:tr>
      <w:tr w:rsidR="0020205F" w:rsidRPr="001A35C5" w14:paraId="52FD8454"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65D1C98E" w14:textId="7CCAF199" w:rsidR="0020205F" w:rsidRPr="001A35C5" w:rsidRDefault="0020205F" w:rsidP="0020205F">
            <w:pPr>
              <w:spacing w:before="0" w:after="0" w:line="240" w:lineRule="auto"/>
              <w:textAlignment w:val="baseline"/>
              <w:rPr>
                <w:rFonts w:eastAsia="Times New Roman"/>
                <w:sz w:val="18"/>
                <w:szCs w:val="18"/>
                <w:lang w:val="en-US"/>
              </w:rPr>
            </w:pPr>
            <w:r w:rsidRPr="407A2BD6">
              <w:rPr>
                <w:rFonts w:eastAsia="Times New Roman"/>
                <w:lang w:val="en-US"/>
              </w:rPr>
              <w:t>24.7</w:t>
            </w:r>
          </w:p>
        </w:tc>
        <w:tc>
          <w:tcPr>
            <w:tcW w:w="8550" w:type="dxa"/>
            <w:hideMark/>
          </w:tcPr>
          <w:p w14:paraId="3C2E303E" w14:textId="0E860FBB" w:rsidR="0020205F" w:rsidRPr="001A35C5"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BC1C6D7">
              <w:rPr>
                <w:rFonts w:eastAsia="Times New Roman"/>
                <w:lang w:val="en-US"/>
              </w:rPr>
              <w:t xml:space="preserve">Use of </w:t>
            </w:r>
            <w:r>
              <w:rPr>
                <w:rFonts w:eastAsia="Times New Roman"/>
                <w:lang w:val="en-US"/>
              </w:rPr>
              <w:t>R</w:t>
            </w:r>
            <w:r w:rsidRPr="0BC1C6D7">
              <w:rPr>
                <w:rFonts w:eastAsia="Times New Roman"/>
                <w:lang w:val="en-US"/>
              </w:rPr>
              <w:t xml:space="preserve">emedy </w:t>
            </w:r>
            <w:r>
              <w:rPr>
                <w:rFonts w:eastAsia="Times New Roman"/>
                <w:lang w:val="en-US"/>
              </w:rPr>
              <w:t>P</w:t>
            </w:r>
            <w:r w:rsidRPr="0BC1C6D7">
              <w:rPr>
                <w:rFonts w:eastAsia="Times New Roman"/>
                <w:lang w:val="en-US"/>
              </w:rPr>
              <w:t>lan dialogue processes</w:t>
            </w:r>
            <w:r w:rsidRPr="2C245471">
              <w:rPr>
                <w:rFonts w:eastAsia="Times New Roman"/>
                <w:lang w:val="en-US"/>
              </w:rPr>
              <w:t xml:space="preserve"> </w:t>
            </w:r>
            <w:r w:rsidRPr="0BC1C6D7">
              <w:rPr>
                <w:rFonts w:eastAsia="Times New Roman"/>
                <w:lang w:val="en-US"/>
              </w:rPr>
              <w:t>for</w:t>
            </w:r>
            <w:r w:rsidRPr="0BC1C6D7" w:rsidDel="6E90C7C2">
              <w:rPr>
                <w:rFonts w:eastAsia="Times New Roman"/>
                <w:lang w:val="en-US"/>
              </w:rPr>
              <w:t xml:space="preserve"> </w:t>
            </w:r>
            <w:r w:rsidRPr="2C245471">
              <w:rPr>
                <w:rFonts w:eastAsia="Times New Roman"/>
                <w:lang w:val="en-US"/>
              </w:rPr>
              <w:t xml:space="preserve">all </w:t>
            </w:r>
            <w:r w:rsidRPr="00A2191B">
              <w:rPr>
                <w:rFonts w:eastAsia="Times New Roman"/>
                <w:i/>
                <w:lang w:val="en-US"/>
              </w:rPr>
              <w:t>remedy</w:t>
            </w:r>
            <w:r>
              <w:rPr>
                <w:rFonts w:eastAsia="Times New Roman"/>
                <w:lang w:val="en-US"/>
              </w:rPr>
              <w:t>*</w:t>
            </w:r>
            <w:r w:rsidRPr="000D399F">
              <w:rPr>
                <w:rFonts w:eastAsia="Times New Roman"/>
                <w:lang w:val="en-US"/>
              </w:rPr>
              <w:t xml:space="preserve"> sites.</w:t>
            </w:r>
          </w:p>
        </w:tc>
      </w:tr>
      <w:tr w:rsidR="0020205F" w:rsidRPr="001A35C5" w14:paraId="73E5BE06"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62CA6122" w14:textId="77777777" w:rsidR="0020205F" w:rsidRPr="001A35C5" w:rsidRDefault="0020205F" w:rsidP="0020205F">
            <w:pPr>
              <w:spacing w:before="0" w:after="0" w:line="240" w:lineRule="auto"/>
              <w:textAlignment w:val="baseline"/>
              <w:rPr>
                <w:rFonts w:eastAsia="Times New Roman"/>
                <w:sz w:val="18"/>
                <w:szCs w:val="18"/>
                <w:lang w:val="en-US"/>
              </w:rPr>
            </w:pPr>
            <w:r w:rsidRPr="407A2BD6">
              <w:rPr>
                <w:rFonts w:eastAsia="Times New Roman"/>
                <w:lang w:val="en-US"/>
              </w:rPr>
              <w:t>24.8 </w:t>
            </w:r>
          </w:p>
        </w:tc>
        <w:tc>
          <w:tcPr>
            <w:tcW w:w="8550" w:type="dxa"/>
            <w:hideMark/>
          </w:tcPr>
          <w:p w14:paraId="08FD2E4C" w14:textId="4522623C" w:rsidR="0020205F" w:rsidRPr="001A35C5"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sz w:val="18"/>
                <w:szCs w:val="18"/>
                <w:lang w:val="en-US"/>
              </w:rPr>
            </w:pPr>
            <w:r w:rsidRPr="006A0E6D">
              <w:rPr>
                <w:rFonts w:eastAsia="Times New Roman" w:cstheme="minorHAnsi"/>
                <w:lang w:val="en-US"/>
              </w:rPr>
              <w:t xml:space="preserve">Proof of </w:t>
            </w:r>
            <w:r w:rsidRPr="00A2191B">
              <w:rPr>
                <w:rFonts w:eastAsia="Times New Roman" w:cstheme="minorHAnsi"/>
                <w:i/>
                <w:iCs/>
                <w:lang w:val="en-US"/>
              </w:rPr>
              <w:t>consultation</w:t>
            </w:r>
            <w:r>
              <w:rPr>
                <w:rFonts w:eastAsia="Times New Roman" w:cstheme="minorHAnsi"/>
                <w:lang w:val="en-US"/>
              </w:rPr>
              <w:t>*</w:t>
            </w:r>
            <w:r w:rsidRPr="006A0E6D">
              <w:rPr>
                <w:rFonts w:eastAsia="Times New Roman" w:cstheme="minorHAnsi"/>
                <w:lang w:val="en-US"/>
              </w:rPr>
              <w:t xml:space="preserve"> with </w:t>
            </w:r>
            <w:r w:rsidRPr="009641B1">
              <w:rPr>
                <w:rFonts w:eastAsia="Times New Roman" w:cstheme="minorHAnsi"/>
                <w:i/>
                <w:iCs/>
                <w:lang w:val="en-US"/>
              </w:rPr>
              <w:t>independent experts*,</w:t>
            </w:r>
            <w:r w:rsidRPr="006A0E6D">
              <w:rPr>
                <w:rFonts w:eastAsia="Times New Roman" w:cstheme="minorHAnsi"/>
                <w:lang w:val="en-US"/>
              </w:rPr>
              <w:t xml:space="preserve"> </w:t>
            </w:r>
            <w:r w:rsidRPr="009641B1">
              <w:rPr>
                <w:rFonts w:eastAsia="Times New Roman" w:cstheme="minorHAnsi"/>
                <w:i/>
                <w:color w:val="B57E00" w:themeColor="accent3" w:themeShade="BF"/>
                <w:lang w:val="en-US"/>
              </w:rPr>
              <w:t>interested stakeholders</w:t>
            </w:r>
            <w:r w:rsidRPr="006A0E6D">
              <w:rPr>
                <w:rFonts w:eastAsia="Times New Roman" w:cstheme="minorHAnsi"/>
                <w:lang w:val="en-US"/>
              </w:rPr>
              <w:t xml:space="preserve">* and </w:t>
            </w:r>
            <w:r w:rsidRPr="00EB791B">
              <w:rPr>
                <w:rFonts w:eastAsia="Times New Roman" w:cstheme="minorHAnsi"/>
                <w:i/>
                <w:color w:val="C00000"/>
                <w:lang w:val="en-US"/>
              </w:rPr>
              <w:t>affected stakeholders</w:t>
            </w:r>
            <w:r w:rsidRPr="006A0E6D">
              <w:rPr>
                <w:rFonts w:eastAsia="Times New Roman" w:cstheme="minorHAnsi"/>
                <w:lang w:val="en-US"/>
              </w:rPr>
              <w:t>* and how that feedback was used</w:t>
            </w:r>
            <w:r>
              <w:rPr>
                <w:rFonts w:eastAsia="Times New Roman" w:cstheme="minorHAnsi"/>
                <w:lang w:val="en-US"/>
              </w:rPr>
              <w:t>.</w:t>
            </w:r>
          </w:p>
        </w:tc>
      </w:tr>
      <w:tr w:rsidR="0020205F" w:rsidRPr="001A35C5" w14:paraId="1C1D5426"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4FB7D0A8" w14:textId="77777777" w:rsidR="0020205F" w:rsidRPr="001A35C5" w:rsidRDefault="0020205F" w:rsidP="0020205F">
            <w:pPr>
              <w:spacing w:before="0" w:after="0" w:line="240" w:lineRule="auto"/>
              <w:textAlignment w:val="baseline"/>
              <w:rPr>
                <w:rFonts w:eastAsia="Times New Roman"/>
                <w:lang w:val="en-US"/>
              </w:rPr>
            </w:pPr>
            <w:r w:rsidRPr="407A2BD6">
              <w:rPr>
                <w:rFonts w:eastAsia="Times New Roman"/>
                <w:lang w:val="en-US"/>
              </w:rPr>
              <w:t xml:space="preserve">24.9 </w:t>
            </w:r>
          </w:p>
        </w:tc>
        <w:tc>
          <w:tcPr>
            <w:tcW w:w="8550" w:type="dxa"/>
          </w:tcPr>
          <w:p w14:paraId="59CCAD33" w14:textId="3B17D59A" w:rsidR="0020205F" w:rsidRPr="001A35C5" w:rsidRDefault="0020205F" w:rsidP="0020205F">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2566ED3C">
              <w:rPr>
                <w:rFonts w:eastAsia="Times New Roman"/>
                <w:lang w:val="en-US"/>
              </w:rPr>
              <w:t xml:space="preserve">Proof of submission of the </w:t>
            </w:r>
            <w:r>
              <w:rPr>
                <w:rFonts w:eastAsia="Times New Roman"/>
                <w:lang w:val="en-US"/>
              </w:rPr>
              <w:t>R</w:t>
            </w:r>
            <w:r w:rsidRPr="2566ED3C">
              <w:rPr>
                <w:rFonts w:eastAsia="Times New Roman"/>
                <w:lang w:val="en-US"/>
              </w:rPr>
              <w:t xml:space="preserve">emedy </w:t>
            </w:r>
            <w:r>
              <w:rPr>
                <w:rFonts w:eastAsia="Times New Roman"/>
                <w:lang w:val="en-US"/>
              </w:rPr>
              <w:t>P</w:t>
            </w:r>
            <w:r w:rsidRPr="2566ED3C">
              <w:rPr>
                <w:rFonts w:eastAsia="Times New Roman"/>
                <w:lang w:val="en-US"/>
              </w:rPr>
              <w:t xml:space="preserve">lan to the </w:t>
            </w:r>
            <w:r w:rsidRPr="00A2191B">
              <w:rPr>
                <w:rFonts w:eastAsia="Times New Roman"/>
                <w:i/>
                <w:iCs/>
                <w:lang w:val="en-US"/>
              </w:rPr>
              <w:t>Core Dialogue Group</w:t>
            </w:r>
            <w:r>
              <w:rPr>
                <w:rFonts w:eastAsia="Times New Roman"/>
                <w:lang w:val="en-US"/>
              </w:rPr>
              <w:t>*</w:t>
            </w:r>
            <w:r w:rsidRPr="2566ED3C">
              <w:rPr>
                <w:rFonts w:eastAsia="Times New Roman"/>
                <w:lang w:val="en-US"/>
              </w:rPr>
              <w:t xml:space="preserve"> and revision </w:t>
            </w:r>
            <w:r>
              <w:rPr>
                <w:rFonts w:eastAsia="Times New Roman"/>
                <w:lang w:val="en-US"/>
              </w:rPr>
              <w:t xml:space="preserve">of the </w:t>
            </w:r>
            <w:r w:rsidRPr="0BC1C6D7">
              <w:rPr>
                <w:rFonts w:eastAsia="Times New Roman"/>
                <w:lang w:val="en-US"/>
              </w:rPr>
              <w:t>plan</w:t>
            </w:r>
            <w:r>
              <w:rPr>
                <w:rFonts w:eastAsia="Times New Roman"/>
                <w:lang w:val="en-US"/>
              </w:rPr>
              <w:t xml:space="preserve"> </w:t>
            </w:r>
            <w:r w:rsidRPr="0BC1C6D7">
              <w:rPr>
                <w:rFonts w:eastAsia="Times New Roman"/>
                <w:lang w:val="en-US"/>
              </w:rPr>
              <w:t>to</w:t>
            </w:r>
            <w:r w:rsidRPr="2566ED3C">
              <w:rPr>
                <w:rFonts w:eastAsia="Times New Roman"/>
                <w:lang w:val="en-US"/>
              </w:rPr>
              <w:t xml:space="preserve"> address feedback.</w:t>
            </w:r>
          </w:p>
        </w:tc>
      </w:tr>
      <w:tr w:rsidR="0020205F" w:rsidRPr="001A35C5" w14:paraId="11ACC262" w14:textId="77777777" w:rsidTr="00191B6C">
        <w:tc>
          <w:tcPr>
            <w:cnfStyle w:val="001000000000" w:firstRow="0" w:lastRow="0" w:firstColumn="1" w:lastColumn="0" w:oddVBand="0" w:evenVBand="0" w:oddHBand="0" w:evenHBand="0" w:firstRowFirstColumn="0" w:firstRowLastColumn="0" w:lastRowFirstColumn="0" w:lastRowLastColumn="0"/>
            <w:tcW w:w="9990" w:type="dxa"/>
            <w:gridSpan w:val="2"/>
            <w:shd w:val="clear" w:color="auto" w:fill="E7E6E6"/>
            <w:hideMark/>
          </w:tcPr>
          <w:p w14:paraId="2C31E862" w14:textId="038D9ADC" w:rsidR="0020205F" w:rsidRPr="00A75609" w:rsidRDefault="0020205F" w:rsidP="0020205F">
            <w:pPr>
              <w:spacing w:before="0" w:after="0" w:line="240" w:lineRule="auto"/>
              <w:jc w:val="center"/>
              <w:textAlignment w:val="baseline"/>
              <w:rPr>
                <w:rFonts w:eastAsia="Times New Roman"/>
                <w:sz w:val="28"/>
                <w:szCs w:val="28"/>
                <w:lang w:val="en-US"/>
              </w:rPr>
            </w:pPr>
            <w:r w:rsidRPr="0C8FB8A4">
              <w:rPr>
                <w:rFonts w:eastAsia="Times New Roman"/>
                <w:sz w:val="28"/>
                <w:szCs w:val="28"/>
                <w:lang w:val="en-US"/>
              </w:rPr>
              <w:t xml:space="preserve">5. Requirements to be verified in the </w:t>
            </w:r>
            <w:r w:rsidRPr="00A2191B">
              <w:rPr>
                <w:rFonts w:eastAsia="Times New Roman"/>
                <w:i/>
                <w:iCs/>
                <w:sz w:val="28"/>
                <w:szCs w:val="28"/>
                <w:lang w:val="en-US"/>
              </w:rPr>
              <w:t>Initial Implementation</w:t>
            </w:r>
            <w:r w:rsidRPr="0C8FB8A4">
              <w:rPr>
                <w:rFonts w:eastAsia="Times New Roman"/>
                <w:sz w:val="28"/>
                <w:szCs w:val="28"/>
                <w:lang w:val="en-US"/>
              </w:rPr>
              <w:t xml:space="preserve"> </w:t>
            </w:r>
            <w:r w:rsidRPr="00A2191B">
              <w:rPr>
                <w:rFonts w:eastAsia="Times New Roman"/>
                <w:i/>
                <w:iCs/>
                <w:sz w:val="28"/>
                <w:szCs w:val="28"/>
                <w:lang w:val="en-US"/>
              </w:rPr>
              <w:t>Threshold</w:t>
            </w:r>
            <w:r w:rsidRPr="0C8FB8A4">
              <w:rPr>
                <w:rFonts w:eastAsia="Times New Roman"/>
                <w:sz w:val="28"/>
                <w:szCs w:val="28"/>
                <w:lang w:val="en-US"/>
              </w:rPr>
              <w:t>/</w:t>
            </w:r>
            <w:r w:rsidRPr="00A2191B">
              <w:rPr>
                <w:rFonts w:eastAsia="Times New Roman"/>
                <w:i/>
                <w:sz w:val="28"/>
                <w:szCs w:val="28"/>
                <w:lang w:val="en-US"/>
              </w:rPr>
              <w:t>Association Threshold</w:t>
            </w:r>
            <w:r w:rsidRPr="0C8FB8A4">
              <w:rPr>
                <w:rFonts w:eastAsia="Times New Roman"/>
                <w:sz w:val="28"/>
                <w:szCs w:val="28"/>
                <w:lang w:val="en-US"/>
              </w:rPr>
              <w:t>* phase (Chapter 3)</w:t>
            </w:r>
          </w:p>
        </w:tc>
      </w:tr>
      <w:tr w:rsidR="0020205F" w:rsidRPr="001A35C5" w14:paraId="302B4793" w14:textId="77777777" w:rsidTr="00191B6C">
        <w:tc>
          <w:tcPr>
            <w:cnfStyle w:val="001000000000" w:firstRow="0" w:lastRow="0" w:firstColumn="1" w:lastColumn="0" w:oddVBand="0" w:evenVBand="0" w:oddHBand="0" w:evenHBand="0" w:firstRowFirstColumn="0" w:firstRowLastColumn="0" w:lastRowFirstColumn="0" w:lastRowLastColumn="0"/>
            <w:tcW w:w="9990" w:type="dxa"/>
            <w:gridSpan w:val="2"/>
            <w:shd w:val="clear" w:color="auto" w:fill="A6A6A6" w:themeFill="background1" w:themeFillShade="A6"/>
            <w:hideMark/>
          </w:tcPr>
          <w:p w14:paraId="2BA9E7B8" w14:textId="77777777" w:rsidR="0020205F" w:rsidRPr="001A35C5" w:rsidRDefault="0020205F" w:rsidP="0020205F">
            <w:pPr>
              <w:spacing w:before="0" w:after="0" w:line="240" w:lineRule="auto"/>
              <w:jc w:val="center"/>
              <w:textAlignment w:val="baseline"/>
              <w:rPr>
                <w:rFonts w:eastAsia="Times New Roman" w:cstheme="minorHAnsi"/>
                <w:sz w:val="18"/>
                <w:szCs w:val="18"/>
                <w:lang w:val="en-US"/>
              </w:rPr>
            </w:pPr>
            <w:r w:rsidRPr="001A35C5">
              <w:rPr>
                <w:rFonts w:eastAsia="Times New Roman" w:cstheme="minorHAnsi"/>
                <w:lang w:val="en-US"/>
              </w:rPr>
              <w:t>Core requirements </w:t>
            </w:r>
          </w:p>
        </w:tc>
      </w:tr>
      <w:tr w:rsidR="006A2295" w:rsidRPr="001A35C5" w14:paraId="052C561F"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02CF31C7" w14:textId="4D12F872" w:rsidR="006A2295" w:rsidRPr="407A2BD6" w:rsidRDefault="006A2295" w:rsidP="006A2295">
            <w:pPr>
              <w:spacing w:before="0" w:after="0" w:line="240" w:lineRule="auto"/>
              <w:textAlignment w:val="baseline"/>
              <w:rPr>
                <w:rFonts w:eastAsia="Times New Roman"/>
                <w:lang w:val="en-US"/>
              </w:rPr>
            </w:pPr>
            <w:r w:rsidRPr="407A2BD6">
              <w:rPr>
                <w:rFonts w:eastAsia="Times New Roman"/>
                <w:lang w:val="en-US"/>
              </w:rPr>
              <w:t>26.1</w:t>
            </w:r>
          </w:p>
        </w:tc>
        <w:tc>
          <w:tcPr>
            <w:tcW w:w="8550" w:type="dxa"/>
          </w:tcPr>
          <w:p w14:paraId="61B55936" w14:textId="6BD2005B" w:rsidR="006A2295" w:rsidRPr="2566ED3C" w:rsidRDefault="006A2295" w:rsidP="006A2295">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BC1C6D7">
              <w:rPr>
                <w:rFonts w:eastAsia="Times New Roman"/>
                <w:lang w:val="en-US"/>
              </w:rPr>
              <w:t>Proof of implementation of the Remedy Plan</w:t>
            </w:r>
            <w:r>
              <w:rPr>
                <w:rFonts w:eastAsia="Times New Roman"/>
                <w:lang w:val="en-US"/>
              </w:rPr>
              <w:t>.</w:t>
            </w:r>
          </w:p>
        </w:tc>
      </w:tr>
      <w:tr w:rsidR="006A2295" w:rsidRPr="001A35C5" w14:paraId="57AC4E6C"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0765A20E" w14:textId="4A30E71F" w:rsidR="006A2295" w:rsidRPr="001A35C5" w:rsidRDefault="006A2295" w:rsidP="006A2295">
            <w:pPr>
              <w:spacing w:before="0" w:after="0" w:line="240" w:lineRule="auto"/>
              <w:textAlignment w:val="baseline"/>
              <w:rPr>
                <w:rFonts w:eastAsia="Times New Roman"/>
                <w:sz w:val="18"/>
                <w:szCs w:val="18"/>
                <w:lang w:val="en-US"/>
              </w:rPr>
            </w:pPr>
            <w:r w:rsidRPr="407A2BD6">
              <w:rPr>
                <w:rFonts w:eastAsia="Times New Roman"/>
                <w:lang w:val="en-US"/>
              </w:rPr>
              <w:t>29.1</w:t>
            </w:r>
          </w:p>
        </w:tc>
        <w:tc>
          <w:tcPr>
            <w:tcW w:w="8550" w:type="dxa"/>
            <w:hideMark/>
          </w:tcPr>
          <w:p w14:paraId="6106A9C8" w14:textId="48060589" w:rsidR="006A2295" w:rsidRPr="001A35C5" w:rsidRDefault="006A2295" w:rsidP="006A2295">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2566ED3C">
              <w:rPr>
                <w:rFonts w:eastAsia="Times New Roman"/>
                <w:lang w:val="en-US"/>
              </w:rPr>
              <w:t xml:space="preserve">Proof of signed agreements with </w:t>
            </w:r>
            <w:r w:rsidRPr="00EB791B">
              <w:rPr>
                <w:rFonts w:eastAsia="Times New Roman"/>
                <w:i/>
                <w:color w:val="5BC3F5" w:themeColor="accent5"/>
                <w:lang w:val="en-US"/>
              </w:rPr>
              <w:t>impacted rights holders</w:t>
            </w:r>
            <w:r w:rsidRPr="2566ED3C">
              <w:rPr>
                <w:rFonts w:eastAsia="Times New Roman"/>
                <w:lang w:val="en-US"/>
              </w:rPr>
              <w:t xml:space="preserve">*, and </w:t>
            </w:r>
            <w:r>
              <w:rPr>
                <w:rFonts w:eastAsia="Times New Roman"/>
                <w:lang w:val="en-US"/>
              </w:rPr>
              <w:t xml:space="preserve">proof of </w:t>
            </w:r>
            <w:r w:rsidRPr="00EB791B">
              <w:rPr>
                <w:rFonts w:eastAsia="Times New Roman"/>
                <w:i/>
                <w:color w:val="5BC3F5" w:themeColor="accent5"/>
                <w:lang w:val="en-US"/>
              </w:rPr>
              <w:t>impacted rights holder</w:t>
            </w:r>
            <w:r w:rsidRPr="009641B1">
              <w:rPr>
                <w:rFonts w:eastAsia="Times New Roman"/>
                <w:i/>
                <w:lang w:val="en-US"/>
              </w:rPr>
              <w:t>*</w:t>
            </w:r>
            <w:r>
              <w:rPr>
                <w:rFonts w:eastAsia="Times New Roman"/>
                <w:lang w:val="en-US"/>
              </w:rPr>
              <w:t xml:space="preserve">’s </w:t>
            </w:r>
            <w:r w:rsidRPr="2566ED3C">
              <w:rPr>
                <w:rFonts w:eastAsia="Times New Roman"/>
                <w:lang w:val="en-US"/>
              </w:rPr>
              <w:t>satisfaction of implementation</w:t>
            </w:r>
            <w:r>
              <w:rPr>
                <w:rFonts w:eastAsia="Times New Roman"/>
                <w:lang w:val="en-US"/>
              </w:rPr>
              <w:t>.</w:t>
            </w:r>
            <w:r w:rsidRPr="2566ED3C">
              <w:rPr>
                <w:rFonts w:eastAsia="Times New Roman"/>
                <w:lang w:val="en-US"/>
              </w:rPr>
              <w:t xml:space="preserve"> </w:t>
            </w:r>
          </w:p>
        </w:tc>
      </w:tr>
      <w:tr w:rsidR="006A2295" w:rsidRPr="001A35C5" w14:paraId="3ACA6721"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08496D3D" w14:textId="511F600F" w:rsidR="006A2295" w:rsidRPr="001A35C5" w:rsidRDefault="006A2295" w:rsidP="006A2295">
            <w:pPr>
              <w:spacing w:before="0" w:after="0" w:line="240" w:lineRule="auto"/>
              <w:textAlignment w:val="baseline"/>
              <w:rPr>
                <w:rFonts w:eastAsia="Times New Roman"/>
                <w:sz w:val="18"/>
                <w:szCs w:val="18"/>
                <w:lang w:val="en-US"/>
              </w:rPr>
            </w:pPr>
            <w:r w:rsidRPr="407A2BD6">
              <w:rPr>
                <w:rFonts w:eastAsia="Times New Roman"/>
                <w:lang w:val="en-US"/>
              </w:rPr>
              <w:t>29.3</w:t>
            </w:r>
          </w:p>
        </w:tc>
        <w:tc>
          <w:tcPr>
            <w:tcW w:w="8550" w:type="dxa"/>
            <w:hideMark/>
          </w:tcPr>
          <w:p w14:paraId="03F07523" w14:textId="707EC950" w:rsidR="006A2295" w:rsidRPr="001A35C5" w:rsidRDefault="006A2295" w:rsidP="006A2295">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BC1C6D7">
              <w:rPr>
                <w:rFonts w:eastAsia="Times New Roman"/>
                <w:lang w:val="en-US"/>
              </w:rPr>
              <w:t xml:space="preserve">Verification of </w:t>
            </w:r>
            <w:r w:rsidRPr="00A75609">
              <w:rPr>
                <w:rFonts w:eastAsia="Times New Roman"/>
                <w:i/>
                <w:lang w:val="en-US"/>
              </w:rPr>
              <w:t xml:space="preserve">The </w:t>
            </w:r>
            <w:r w:rsidRPr="00A75609">
              <w:rPr>
                <w:rFonts w:eastAsia="Times New Roman"/>
                <w:i/>
                <w:iCs/>
                <w:lang w:val="en-US"/>
              </w:rPr>
              <w:t>Organization</w:t>
            </w:r>
            <w:r w:rsidRPr="00A75609">
              <w:rPr>
                <w:rFonts w:eastAsia="Times New Roman"/>
                <w:i/>
                <w:lang w:val="en-US"/>
              </w:rPr>
              <w:t>*</w:t>
            </w:r>
            <w:r w:rsidRPr="0BC1C6D7">
              <w:rPr>
                <w:rFonts w:eastAsia="Times New Roman"/>
                <w:lang w:val="en-US"/>
              </w:rPr>
              <w:t xml:space="preserve"> or </w:t>
            </w:r>
            <w:r w:rsidRPr="00A75609">
              <w:rPr>
                <w:rFonts w:eastAsia="Times New Roman"/>
                <w:i/>
                <w:lang w:val="en-US"/>
              </w:rPr>
              <w:t>corporate group’s</w:t>
            </w:r>
            <w:r w:rsidRPr="0BC1C6D7">
              <w:rPr>
                <w:rFonts w:eastAsia="Times New Roman"/>
                <w:lang w:val="en-US"/>
              </w:rPr>
              <w:t>* monitoring reports</w:t>
            </w:r>
            <w:r>
              <w:rPr>
                <w:rFonts w:eastAsia="Times New Roman"/>
                <w:lang w:val="en-US"/>
              </w:rPr>
              <w:t>.</w:t>
            </w:r>
          </w:p>
        </w:tc>
      </w:tr>
      <w:tr w:rsidR="006A2295" w:rsidRPr="001A35C5" w14:paraId="508452EA"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01E3254C" w14:textId="3BB50A73" w:rsidR="006A2295" w:rsidRPr="001A35C5" w:rsidRDefault="006A2295" w:rsidP="006A2295">
            <w:pPr>
              <w:spacing w:before="0" w:after="0" w:line="240" w:lineRule="auto"/>
              <w:textAlignment w:val="baseline"/>
              <w:rPr>
                <w:rFonts w:eastAsia="Times New Roman"/>
                <w:sz w:val="18"/>
                <w:szCs w:val="18"/>
                <w:lang w:val="en-US"/>
              </w:rPr>
            </w:pPr>
            <w:r w:rsidRPr="407A2BD6">
              <w:rPr>
                <w:rFonts w:eastAsia="Times New Roman"/>
                <w:lang w:val="en-US"/>
              </w:rPr>
              <w:t>30.1</w:t>
            </w:r>
          </w:p>
        </w:tc>
        <w:tc>
          <w:tcPr>
            <w:tcW w:w="8550" w:type="dxa"/>
            <w:hideMark/>
          </w:tcPr>
          <w:p w14:paraId="021A92F4" w14:textId="0BFA5F45" w:rsidR="006A2295" w:rsidRPr="001A35C5" w:rsidRDefault="006A2295" w:rsidP="006A2295">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2566ED3C">
              <w:rPr>
                <w:rFonts w:eastAsia="Times New Roman"/>
                <w:lang w:val="en-US"/>
              </w:rPr>
              <w:t xml:space="preserve">Verification of </w:t>
            </w:r>
            <w:r w:rsidRPr="00647509">
              <w:rPr>
                <w:rFonts w:eastAsia="Times New Roman"/>
                <w:i/>
                <w:iCs/>
                <w:lang w:val="en-US"/>
              </w:rPr>
              <w:t>Initial Implementation Threshold</w:t>
            </w:r>
            <w:r>
              <w:rPr>
                <w:rFonts w:eastAsia="Times New Roman"/>
                <w:lang w:val="en-US"/>
              </w:rPr>
              <w:t>*</w:t>
            </w:r>
            <w:r w:rsidRPr="2566ED3C">
              <w:rPr>
                <w:rFonts w:eastAsia="Times New Roman"/>
                <w:lang w:val="en-US"/>
              </w:rPr>
              <w:t xml:space="preserve"> or </w:t>
            </w:r>
            <w:r w:rsidRPr="00647509">
              <w:rPr>
                <w:rFonts w:eastAsia="Times New Roman"/>
                <w:i/>
                <w:iCs/>
                <w:lang w:val="en-US"/>
              </w:rPr>
              <w:t>Association Threshold</w:t>
            </w:r>
            <w:r>
              <w:rPr>
                <w:rFonts w:eastAsia="Times New Roman"/>
                <w:lang w:val="en-US"/>
              </w:rPr>
              <w:t>*</w:t>
            </w:r>
            <w:r w:rsidRPr="0BC1C6D7">
              <w:rPr>
                <w:rFonts w:eastAsia="Times New Roman"/>
                <w:lang w:val="en-US"/>
              </w:rPr>
              <w:t>,</w:t>
            </w:r>
            <w:r w:rsidRPr="2566ED3C">
              <w:rPr>
                <w:rFonts w:eastAsia="Times New Roman"/>
                <w:lang w:val="en-US"/>
              </w:rPr>
              <w:t xml:space="preserve"> and of other indicators</w:t>
            </w:r>
            <w:r>
              <w:rPr>
                <w:rFonts w:eastAsia="Times New Roman"/>
                <w:lang w:val="en-US"/>
              </w:rPr>
              <w:t>.</w:t>
            </w:r>
          </w:p>
        </w:tc>
      </w:tr>
      <w:tr w:rsidR="006A2295" w:rsidRPr="001A35C5" w14:paraId="3E73632E"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5A63F3EE" w14:textId="732E0665" w:rsidR="006A2295" w:rsidRPr="001A35C5" w:rsidRDefault="006A2295" w:rsidP="006A2295">
            <w:pPr>
              <w:spacing w:before="0" w:after="0" w:line="240" w:lineRule="auto"/>
              <w:textAlignment w:val="baseline"/>
              <w:rPr>
                <w:rFonts w:eastAsia="Times New Roman"/>
                <w:lang w:val="en-US"/>
              </w:rPr>
            </w:pPr>
            <w:r w:rsidRPr="407A2BD6">
              <w:rPr>
                <w:rFonts w:eastAsia="Times New Roman"/>
                <w:lang w:val="en-US"/>
              </w:rPr>
              <w:t>29.2, 31.3</w:t>
            </w:r>
          </w:p>
        </w:tc>
        <w:tc>
          <w:tcPr>
            <w:tcW w:w="8550" w:type="dxa"/>
          </w:tcPr>
          <w:p w14:paraId="4791C65B" w14:textId="036EE541" w:rsidR="006A2295" w:rsidRPr="00AE1C3B" w:rsidRDefault="006A2295" w:rsidP="006A2295">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F44269">
              <w:rPr>
                <w:rFonts w:eastAsia="Times New Roman" w:cstheme="minorHAnsi"/>
                <w:lang w:val="en-US"/>
              </w:rPr>
              <w:t xml:space="preserve">Annual monitoring of the </w:t>
            </w:r>
            <w:r>
              <w:rPr>
                <w:rFonts w:eastAsia="Times New Roman" w:cstheme="minorHAnsi"/>
                <w:lang w:val="en-US"/>
              </w:rPr>
              <w:t>R</w:t>
            </w:r>
            <w:r w:rsidRPr="00F44269">
              <w:rPr>
                <w:rFonts w:eastAsia="Times New Roman" w:cstheme="minorHAnsi"/>
                <w:lang w:val="en-US"/>
              </w:rPr>
              <w:t xml:space="preserve">emedy </w:t>
            </w:r>
            <w:r>
              <w:rPr>
                <w:rFonts w:eastAsia="Times New Roman" w:cstheme="minorHAnsi"/>
                <w:lang w:val="en-US"/>
              </w:rPr>
              <w:t>P</w:t>
            </w:r>
            <w:r w:rsidRPr="00F44269">
              <w:rPr>
                <w:rFonts w:eastAsia="Times New Roman" w:cstheme="minorHAnsi"/>
                <w:lang w:val="en-US"/>
              </w:rPr>
              <w:t>lan until it is fully implemented</w:t>
            </w:r>
            <w:r>
              <w:rPr>
                <w:rFonts w:eastAsia="Times New Roman" w:cstheme="minorHAnsi"/>
                <w:lang w:val="en-US"/>
              </w:rPr>
              <w:t>.</w:t>
            </w:r>
          </w:p>
        </w:tc>
      </w:tr>
      <w:tr w:rsidR="006A2295" w:rsidRPr="001A35C5" w14:paraId="75A4AEB8" w14:textId="77777777" w:rsidTr="00191B6C">
        <w:tc>
          <w:tcPr>
            <w:cnfStyle w:val="001000000000" w:firstRow="0" w:lastRow="0" w:firstColumn="1" w:lastColumn="0" w:oddVBand="0" w:evenVBand="0" w:oddHBand="0" w:evenHBand="0" w:firstRowFirstColumn="0" w:firstRowLastColumn="0" w:lastRowFirstColumn="0" w:lastRowLastColumn="0"/>
            <w:tcW w:w="9990" w:type="dxa"/>
            <w:gridSpan w:val="2"/>
            <w:shd w:val="clear" w:color="auto" w:fill="A6A6A6" w:themeFill="background1" w:themeFillShade="A6"/>
            <w:hideMark/>
          </w:tcPr>
          <w:p w14:paraId="6BB0B88B" w14:textId="77777777" w:rsidR="006A2295" w:rsidRPr="001A35C5" w:rsidRDefault="006A2295" w:rsidP="006A2295">
            <w:pPr>
              <w:spacing w:before="0" w:after="0" w:line="240" w:lineRule="auto"/>
              <w:jc w:val="center"/>
              <w:textAlignment w:val="baseline"/>
              <w:rPr>
                <w:rFonts w:eastAsia="Times New Roman" w:cstheme="minorHAnsi"/>
                <w:sz w:val="18"/>
                <w:szCs w:val="18"/>
                <w:lang w:val="en-US"/>
              </w:rPr>
            </w:pPr>
            <w:r w:rsidRPr="001A35C5">
              <w:rPr>
                <w:rFonts w:eastAsia="Times New Roman" w:cstheme="minorHAnsi"/>
                <w:lang w:val="en-US"/>
              </w:rPr>
              <w:t>Additional requirements </w:t>
            </w:r>
          </w:p>
        </w:tc>
      </w:tr>
      <w:tr w:rsidR="0081048A" w:rsidRPr="001A35C5" w14:paraId="18775949"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1962D5C6" w14:textId="12E83BBB" w:rsidR="0081048A" w:rsidRPr="407A2BD6" w:rsidRDefault="0081048A" w:rsidP="0081048A">
            <w:pPr>
              <w:spacing w:before="0" w:after="0" w:line="240" w:lineRule="auto"/>
              <w:textAlignment w:val="baseline"/>
              <w:rPr>
                <w:rFonts w:eastAsia="Times New Roman"/>
                <w:lang w:val="en-US"/>
              </w:rPr>
            </w:pPr>
            <w:r w:rsidRPr="407A2BD6">
              <w:rPr>
                <w:rFonts w:eastAsia="Times New Roman"/>
                <w:lang w:val="en-US"/>
              </w:rPr>
              <w:t>26.3</w:t>
            </w:r>
          </w:p>
        </w:tc>
        <w:tc>
          <w:tcPr>
            <w:tcW w:w="8550" w:type="dxa"/>
          </w:tcPr>
          <w:p w14:paraId="7FAFDB27" w14:textId="72483718" w:rsidR="0081048A" w:rsidRPr="00FD5672" w:rsidRDefault="0081048A" w:rsidP="0081048A">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5DBF8EB1">
              <w:rPr>
                <w:rFonts w:eastAsia="Times New Roman"/>
                <w:lang w:val="en-US"/>
              </w:rPr>
              <w:t>Review and approval of revisions to the Remedy Plan</w:t>
            </w:r>
            <w:r>
              <w:rPr>
                <w:rFonts w:eastAsia="Times New Roman"/>
                <w:lang w:val="en-US"/>
              </w:rPr>
              <w:t>.</w:t>
            </w:r>
          </w:p>
        </w:tc>
      </w:tr>
      <w:tr w:rsidR="0081048A" w:rsidRPr="001A35C5" w14:paraId="3A759C39"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49CFBD5B" w14:textId="41B42A9E" w:rsidR="0081048A" w:rsidRPr="00FD5672" w:rsidRDefault="0081048A" w:rsidP="0081048A">
            <w:pPr>
              <w:spacing w:before="0" w:after="0" w:line="240" w:lineRule="auto"/>
              <w:textAlignment w:val="baseline"/>
              <w:rPr>
                <w:rFonts w:eastAsia="Times New Roman"/>
                <w:lang w:val="en-US"/>
              </w:rPr>
            </w:pPr>
            <w:r w:rsidRPr="407A2BD6">
              <w:rPr>
                <w:rFonts w:eastAsia="Times New Roman"/>
                <w:lang w:val="en-US"/>
              </w:rPr>
              <w:lastRenderedPageBreak/>
              <w:t xml:space="preserve">26.4 </w:t>
            </w:r>
          </w:p>
        </w:tc>
        <w:tc>
          <w:tcPr>
            <w:tcW w:w="8550" w:type="dxa"/>
            <w:hideMark/>
          </w:tcPr>
          <w:p w14:paraId="41A03748" w14:textId="4BEB8B9F" w:rsidR="0081048A" w:rsidRPr="001A35C5" w:rsidRDefault="0081048A" w:rsidP="0081048A">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sz w:val="18"/>
                <w:szCs w:val="18"/>
                <w:lang w:val="en-US"/>
              </w:rPr>
            </w:pPr>
            <w:r w:rsidRPr="00FD5672">
              <w:rPr>
                <w:rFonts w:eastAsia="Times New Roman" w:cstheme="minorHAnsi"/>
                <w:lang w:val="en-US"/>
              </w:rPr>
              <w:t>Proof of policies and procedures for implementing the Remedy Plan</w:t>
            </w:r>
            <w:r>
              <w:rPr>
                <w:rFonts w:eastAsia="Times New Roman" w:cstheme="minorHAnsi"/>
                <w:lang w:val="en-US"/>
              </w:rPr>
              <w:t>.</w:t>
            </w:r>
          </w:p>
        </w:tc>
      </w:tr>
      <w:tr w:rsidR="0081048A" w:rsidRPr="001A35C5" w14:paraId="3860612F"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70F1CBBC" w14:textId="182D10D5" w:rsidR="0081048A" w:rsidRPr="407A2BD6" w:rsidRDefault="0081048A" w:rsidP="0081048A">
            <w:pPr>
              <w:spacing w:before="0" w:after="0" w:line="240" w:lineRule="auto"/>
              <w:textAlignment w:val="baseline"/>
              <w:rPr>
                <w:rFonts w:eastAsia="Times New Roman"/>
                <w:lang w:val="en-US"/>
              </w:rPr>
            </w:pPr>
            <w:r w:rsidRPr="407A2BD6">
              <w:rPr>
                <w:rFonts w:eastAsia="Times New Roman"/>
                <w:lang w:val="en-US"/>
              </w:rPr>
              <w:t>29.</w:t>
            </w:r>
            <w:r w:rsidRPr="0C8FB8A4">
              <w:rPr>
                <w:rFonts w:eastAsia="Times New Roman"/>
                <w:lang w:val="en-US"/>
              </w:rPr>
              <w:t>5</w:t>
            </w:r>
          </w:p>
        </w:tc>
        <w:tc>
          <w:tcPr>
            <w:tcW w:w="8550" w:type="dxa"/>
          </w:tcPr>
          <w:p w14:paraId="0721D7CC" w14:textId="13EB7D52" w:rsidR="0081048A" w:rsidRPr="0BC1C6D7" w:rsidRDefault="0081048A" w:rsidP="0081048A">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9641B1">
              <w:rPr>
                <w:rFonts w:eastAsia="Times New Roman"/>
                <w:i/>
                <w:iCs/>
                <w:lang w:val="en-US"/>
              </w:rPr>
              <w:t>Third Party Verifier*</w:t>
            </w:r>
            <w:r w:rsidRPr="0BC1C6D7">
              <w:rPr>
                <w:rFonts w:eastAsia="Times New Roman"/>
                <w:lang w:val="en-US"/>
              </w:rPr>
              <w:t xml:space="preserve"> consideration of full reports from annual </w:t>
            </w:r>
            <w:r>
              <w:rPr>
                <w:rFonts w:eastAsia="Times New Roman"/>
                <w:i/>
                <w:iCs/>
                <w:lang w:val="en-US"/>
              </w:rPr>
              <w:t>i</w:t>
            </w:r>
            <w:r w:rsidRPr="0BC1C6D7">
              <w:rPr>
                <w:rFonts w:eastAsia="Times New Roman"/>
                <w:i/>
                <w:iCs/>
                <w:lang w:val="en-US"/>
              </w:rPr>
              <w:t>ndependent*</w:t>
            </w:r>
            <w:r w:rsidRPr="0BC1C6D7">
              <w:rPr>
                <w:rFonts w:eastAsia="Times New Roman"/>
                <w:lang w:val="en-US"/>
              </w:rPr>
              <w:t xml:space="preserve"> monitoring of P</w:t>
            </w:r>
            <w:r>
              <w:rPr>
                <w:rFonts w:eastAsia="Times New Roman"/>
                <w:lang w:val="en-US"/>
              </w:rPr>
              <w:t>olicy for Association</w:t>
            </w:r>
            <w:r w:rsidRPr="0BC1C6D7">
              <w:rPr>
                <w:rFonts w:eastAsia="Times New Roman"/>
                <w:lang w:val="en-US"/>
              </w:rPr>
              <w:t xml:space="preserve"> conform</w:t>
            </w:r>
            <w:r>
              <w:rPr>
                <w:rFonts w:eastAsia="Times New Roman"/>
                <w:lang w:val="en-US"/>
              </w:rPr>
              <w:t>ity.</w:t>
            </w:r>
          </w:p>
        </w:tc>
      </w:tr>
      <w:tr w:rsidR="0081048A" w:rsidRPr="001A35C5" w14:paraId="64D5F714"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4CF71318" w14:textId="5952A478" w:rsidR="0081048A" w:rsidRPr="001A35C5" w:rsidRDefault="0081048A" w:rsidP="0081048A">
            <w:pPr>
              <w:spacing w:before="0" w:after="0" w:line="240" w:lineRule="auto"/>
              <w:textAlignment w:val="baseline"/>
              <w:rPr>
                <w:rFonts w:eastAsia="Times New Roman"/>
                <w:sz w:val="18"/>
                <w:szCs w:val="18"/>
                <w:lang w:val="en-US"/>
              </w:rPr>
            </w:pPr>
            <w:r w:rsidRPr="407A2BD6">
              <w:rPr>
                <w:rFonts w:eastAsia="Times New Roman"/>
                <w:lang w:val="en-US"/>
              </w:rPr>
              <w:t>30.</w:t>
            </w:r>
            <w:r>
              <w:rPr>
                <w:rFonts w:eastAsia="Times New Roman"/>
                <w:lang w:val="en-US"/>
              </w:rPr>
              <w:t>7</w:t>
            </w:r>
            <w:r w:rsidRPr="407A2BD6">
              <w:rPr>
                <w:rFonts w:eastAsia="Times New Roman"/>
                <w:lang w:val="en-US"/>
              </w:rPr>
              <w:t> </w:t>
            </w:r>
          </w:p>
        </w:tc>
        <w:tc>
          <w:tcPr>
            <w:tcW w:w="8550" w:type="dxa"/>
            <w:hideMark/>
          </w:tcPr>
          <w:p w14:paraId="3DA45822" w14:textId="505D8ED5" w:rsidR="0081048A" w:rsidRPr="001A35C5" w:rsidRDefault="0081048A" w:rsidP="0081048A">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BC1C6D7">
              <w:rPr>
                <w:rFonts w:eastAsia="Times New Roman"/>
                <w:lang w:val="en-US"/>
              </w:rPr>
              <w:t xml:space="preserve">Verification of working methodologies for assessment and </w:t>
            </w:r>
            <w:r w:rsidRPr="0BC1C6D7">
              <w:rPr>
                <w:rFonts w:eastAsia="Times New Roman"/>
                <w:i/>
                <w:lang w:val="en-US"/>
              </w:rPr>
              <w:t>remedy of harm</w:t>
            </w:r>
            <w:r w:rsidRPr="0BC1C6D7">
              <w:rPr>
                <w:rFonts w:eastAsia="Times New Roman"/>
                <w:lang w:val="en-US"/>
              </w:rPr>
              <w:t xml:space="preserve">* and dialogue processes in place, and verification that </w:t>
            </w:r>
            <w:r w:rsidRPr="0BC1C6D7">
              <w:rPr>
                <w:rFonts w:eastAsia="Times New Roman"/>
                <w:i/>
                <w:iCs/>
                <w:lang w:val="en-US"/>
              </w:rPr>
              <w:t>priority activities*</w:t>
            </w:r>
            <w:r w:rsidRPr="0BC1C6D7">
              <w:rPr>
                <w:rFonts w:eastAsia="Times New Roman"/>
                <w:lang w:val="en-US"/>
              </w:rPr>
              <w:t xml:space="preserve"> have been completed</w:t>
            </w:r>
            <w:r>
              <w:rPr>
                <w:rFonts w:eastAsia="Times New Roman"/>
                <w:lang w:val="en-US"/>
              </w:rPr>
              <w:t>.</w:t>
            </w:r>
          </w:p>
        </w:tc>
      </w:tr>
      <w:tr w:rsidR="0081048A" w:rsidRPr="001A35C5" w14:paraId="2E72F9BB" w14:textId="77777777" w:rsidTr="00191B6C">
        <w:tc>
          <w:tcPr>
            <w:cnfStyle w:val="001000000000" w:firstRow="0" w:lastRow="0" w:firstColumn="1" w:lastColumn="0" w:oddVBand="0" w:evenVBand="0" w:oddHBand="0" w:evenHBand="0" w:firstRowFirstColumn="0" w:firstRowLastColumn="0" w:lastRowFirstColumn="0" w:lastRowLastColumn="0"/>
            <w:tcW w:w="9990" w:type="dxa"/>
            <w:gridSpan w:val="2"/>
            <w:shd w:val="clear" w:color="auto" w:fill="E7E6E6"/>
            <w:hideMark/>
          </w:tcPr>
          <w:p w14:paraId="6A0A768D" w14:textId="073A1198" w:rsidR="0081048A" w:rsidRPr="001A35C5" w:rsidRDefault="0081048A" w:rsidP="0081048A">
            <w:pPr>
              <w:spacing w:before="0" w:after="0" w:line="240" w:lineRule="auto"/>
              <w:jc w:val="center"/>
              <w:textAlignment w:val="baseline"/>
              <w:rPr>
                <w:rFonts w:eastAsia="Times New Roman"/>
                <w:sz w:val="18"/>
                <w:szCs w:val="18"/>
                <w:lang w:val="en-US"/>
              </w:rPr>
            </w:pPr>
            <w:r>
              <w:rPr>
                <w:rFonts w:eastAsia="Times New Roman"/>
                <w:sz w:val="28"/>
                <w:szCs w:val="28"/>
                <w:lang w:val="en-US"/>
              </w:rPr>
              <w:t xml:space="preserve">6. </w:t>
            </w:r>
            <w:r w:rsidRPr="0C8FB8A4">
              <w:rPr>
                <w:rFonts w:eastAsia="Times New Roman"/>
                <w:sz w:val="28"/>
                <w:szCs w:val="28"/>
                <w:lang w:val="en-US"/>
              </w:rPr>
              <w:t>Requirements</w:t>
            </w:r>
            <w:r w:rsidRPr="00647509">
              <w:rPr>
                <w:rFonts w:eastAsia="Times New Roman"/>
                <w:sz w:val="28"/>
                <w:szCs w:val="28"/>
                <w:lang w:val="en-US"/>
              </w:rPr>
              <w:t xml:space="preserve"> to be verified in the full implementation phase</w:t>
            </w:r>
            <w:r w:rsidRPr="0C8FB8A4">
              <w:rPr>
                <w:rFonts w:eastAsia="Times New Roman"/>
                <w:sz w:val="28"/>
                <w:szCs w:val="28"/>
                <w:lang w:val="en-US"/>
              </w:rPr>
              <w:t> (Chapter 3)</w:t>
            </w:r>
          </w:p>
        </w:tc>
      </w:tr>
      <w:tr w:rsidR="0081048A" w:rsidRPr="001A35C5" w14:paraId="2B1E22C4" w14:textId="77777777" w:rsidTr="00191B6C">
        <w:tc>
          <w:tcPr>
            <w:cnfStyle w:val="001000000000" w:firstRow="0" w:lastRow="0" w:firstColumn="1" w:lastColumn="0" w:oddVBand="0" w:evenVBand="0" w:oddHBand="0" w:evenHBand="0" w:firstRowFirstColumn="0" w:firstRowLastColumn="0" w:lastRowFirstColumn="0" w:lastRowLastColumn="0"/>
            <w:tcW w:w="9990" w:type="dxa"/>
            <w:gridSpan w:val="2"/>
            <w:shd w:val="clear" w:color="auto" w:fill="A6A6A6" w:themeFill="background1" w:themeFillShade="A6"/>
            <w:hideMark/>
          </w:tcPr>
          <w:p w14:paraId="0BE3541A" w14:textId="77777777" w:rsidR="0081048A" w:rsidRPr="001A35C5" w:rsidRDefault="0081048A" w:rsidP="0081048A">
            <w:pPr>
              <w:spacing w:before="0" w:after="0" w:line="240" w:lineRule="auto"/>
              <w:jc w:val="center"/>
              <w:textAlignment w:val="baseline"/>
              <w:rPr>
                <w:rFonts w:eastAsia="Times New Roman" w:cstheme="minorHAnsi"/>
                <w:sz w:val="18"/>
                <w:szCs w:val="18"/>
                <w:lang w:val="en-US"/>
              </w:rPr>
            </w:pPr>
            <w:r w:rsidRPr="001A35C5">
              <w:rPr>
                <w:rFonts w:eastAsia="Times New Roman" w:cstheme="minorHAnsi"/>
                <w:lang w:val="en-US"/>
              </w:rPr>
              <w:t>Core requirements </w:t>
            </w:r>
          </w:p>
        </w:tc>
      </w:tr>
      <w:tr w:rsidR="00E86960" w:rsidRPr="001A35C5" w14:paraId="1C209C07"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3E289152" w14:textId="77777777" w:rsidR="00E86960" w:rsidRPr="001A35C5" w:rsidRDefault="00E86960" w:rsidP="00E86960">
            <w:pPr>
              <w:spacing w:before="0" w:after="0" w:line="240" w:lineRule="auto"/>
              <w:textAlignment w:val="baseline"/>
              <w:rPr>
                <w:rFonts w:eastAsia="Times New Roman" w:cstheme="minorHAnsi"/>
                <w:lang w:val="en-US"/>
              </w:rPr>
            </w:pPr>
            <w:r w:rsidRPr="407A2BD6">
              <w:rPr>
                <w:rFonts w:eastAsia="Times New Roman"/>
                <w:lang w:val="en-US"/>
              </w:rPr>
              <w:t>32.1</w:t>
            </w:r>
          </w:p>
        </w:tc>
        <w:tc>
          <w:tcPr>
            <w:tcW w:w="8550" w:type="dxa"/>
          </w:tcPr>
          <w:p w14:paraId="355BC1A5" w14:textId="3B071E87" w:rsidR="00E86960" w:rsidRPr="00675366" w:rsidRDefault="00E86960" w:rsidP="00E86960">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407A2BD6">
              <w:rPr>
                <w:rFonts w:eastAsia="Times New Roman"/>
                <w:lang w:val="en-US"/>
              </w:rPr>
              <w:t xml:space="preserve">Verification of full implementation of the </w:t>
            </w:r>
            <w:r>
              <w:rPr>
                <w:rFonts w:eastAsia="Times New Roman"/>
                <w:lang w:val="en-US"/>
              </w:rPr>
              <w:t>R</w:t>
            </w:r>
            <w:r w:rsidRPr="407A2BD6">
              <w:rPr>
                <w:rFonts w:eastAsia="Times New Roman"/>
                <w:lang w:val="en-US"/>
              </w:rPr>
              <w:t xml:space="preserve">emedy </w:t>
            </w:r>
            <w:r>
              <w:rPr>
                <w:rFonts w:eastAsia="Times New Roman"/>
                <w:lang w:val="en-US"/>
              </w:rPr>
              <w:t>P</w:t>
            </w:r>
            <w:r w:rsidRPr="407A2BD6">
              <w:rPr>
                <w:rFonts w:eastAsia="Times New Roman"/>
                <w:lang w:val="en-US"/>
              </w:rPr>
              <w:t xml:space="preserve">lan, considering: Remedy Plan outcomes, targets, and indicators (see </w:t>
            </w:r>
            <w:r>
              <w:rPr>
                <w:rFonts w:eastAsia="Times New Roman"/>
                <w:lang w:val="en-US"/>
              </w:rPr>
              <w:fldChar w:fldCharType="begin"/>
            </w:r>
            <w:r>
              <w:rPr>
                <w:rFonts w:eastAsia="Times New Roman"/>
                <w:lang w:val="en-US"/>
              </w:rPr>
              <w:instrText xml:space="preserve"> REF _Ref95768687 \n \h </w:instrText>
            </w:r>
            <w:r>
              <w:rPr>
                <w:rFonts w:eastAsia="Times New Roman"/>
                <w:lang w:val="en-US"/>
              </w:rPr>
            </w:r>
            <w:r>
              <w:rPr>
                <w:rFonts w:eastAsia="Times New Roman"/>
                <w:lang w:val="en-US"/>
              </w:rPr>
              <w:fldChar w:fldCharType="separate"/>
            </w:r>
            <w:r w:rsidR="00167A13">
              <w:rPr>
                <w:rFonts w:eastAsia="Times New Roman"/>
                <w:lang w:val="en-US"/>
              </w:rPr>
              <w:t>17.4</w:t>
            </w:r>
            <w:r>
              <w:rPr>
                <w:rFonts w:eastAsia="Times New Roman"/>
                <w:lang w:val="en-US"/>
              </w:rPr>
              <w:fldChar w:fldCharType="end"/>
            </w:r>
            <w:r>
              <w:rPr>
                <w:rFonts w:eastAsia="Times New Roman"/>
                <w:lang w:val="en-US"/>
              </w:rPr>
              <w:t xml:space="preserve">, </w:t>
            </w:r>
            <w:r>
              <w:rPr>
                <w:rFonts w:eastAsia="Times New Roman"/>
                <w:lang w:val="en-US"/>
              </w:rPr>
              <w:fldChar w:fldCharType="begin"/>
            </w:r>
            <w:r>
              <w:rPr>
                <w:rFonts w:eastAsia="Times New Roman"/>
                <w:lang w:val="en-US"/>
              </w:rPr>
              <w:instrText xml:space="preserve"> REF _Ref95680841 \n \h </w:instrText>
            </w:r>
            <w:r>
              <w:rPr>
                <w:rFonts w:eastAsia="Times New Roman"/>
                <w:lang w:val="en-US"/>
              </w:rPr>
            </w:r>
            <w:r>
              <w:rPr>
                <w:rFonts w:eastAsia="Times New Roman"/>
                <w:lang w:val="en-US"/>
              </w:rPr>
              <w:fldChar w:fldCharType="separate"/>
            </w:r>
            <w:r w:rsidR="00167A13">
              <w:rPr>
                <w:rFonts w:eastAsia="Times New Roman"/>
                <w:lang w:val="en-US"/>
              </w:rPr>
              <w:t>18.3</w:t>
            </w:r>
            <w:r>
              <w:rPr>
                <w:rFonts w:eastAsia="Times New Roman"/>
                <w:lang w:val="en-US"/>
              </w:rPr>
              <w:fldChar w:fldCharType="end"/>
            </w:r>
            <w:r>
              <w:rPr>
                <w:rFonts w:eastAsia="Times New Roman"/>
                <w:lang w:val="en-US"/>
              </w:rPr>
              <w:t xml:space="preserve">, </w:t>
            </w:r>
            <w:r w:rsidR="00D25BC5">
              <w:rPr>
                <w:rFonts w:eastAsia="Times New Roman"/>
                <w:lang w:val="en-US"/>
              </w:rPr>
              <w:t>18.4</w:t>
            </w:r>
            <w:r>
              <w:rPr>
                <w:rFonts w:eastAsia="Times New Roman"/>
                <w:lang w:val="en-US"/>
              </w:rPr>
              <w:t xml:space="preserve">, </w:t>
            </w:r>
            <w:r>
              <w:rPr>
                <w:rFonts w:eastAsia="Times New Roman"/>
                <w:lang w:val="en-US"/>
              </w:rPr>
              <w:fldChar w:fldCharType="begin"/>
            </w:r>
            <w:r>
              <w:rPr>
                <w:rFonts w:eastAsia="Times New Roman"/>
                <w:lang w:val="en-US"/>
              </w:rPr>
              <w:instrText xml:space="preserve"> REF _Ref109124093 \n \h </w:instrText>
            </w:r>
            <w:r>
              <w:rPr>
                <w:rFonts w:eastAsia="Times New Roman"/>
                <w:lang w:val="en-US"/>
              </w:rPr>
            </w:r>
            <w:r>
              <w:rPr>
                <w:rFonts w:eastAsia="Times New Roman"/>
                <w:lang w:val="en-US"/>
              </w:rPr>
              <w:fldChar w:fldCharType="separate"/>
            </w:r>
            <w:r w:rsidR="00167A13">
              <w:rPr>
                <w:rFonts w:eastAsia="Times New Roman"/>
                <w:lang w:val="en-US"/>
              </w:rPr>
              <w:t>21.1</w:t>
            </w:r>
            <w:r>
              <w:rPr>
                <w:rFonts w:eastAsia="Times New Roman"/>
                <w:lang w:val="en-US"/>
              </w:rPr>
              <w:fldChar w:fldCharType="end"/>
            </w:r>
            <w:r>
              <w:rPr>
                <w:rFonts w:eastAsia="Times New Roman"/>
                <w:lang w:val="en-US"/>
              </w:rPr>
              <w:t xml:space="preserve">, </w:t>
            </w:r>
            <w:r>
              <w:rPr>
                <w:rFonts w:eastAsia="Times New Roman"/>
                <w:lang w:val="en-US"/>
              </w:rPr>
              <w:fldChar w:fldCharType="begin"/>
            </w:r>
            <w:r>
              <w:rPr>
                <w:rFonts w:eastAsia="Times New Roman"/>
                <w:lang w:val="en-US"/>
              </w:rPr>
              <w:instrText xml:space="preserve"> REF _Ref108784943 \n \h </w:instrText>
            </w:r>
            <w:r>
              <w:rPr>
                <w:rFonts w:eastAsia="Times New Roman"/>
                <w:lang w:val="en-US"/>
              </w:rPr>
            </w:r>
            <w:r>
              <w:rPr>
                <w:rFonts w:eastAsia="Times New Roman"/>
                <w:lang w:val="en-US"/>
              </w:rPr>
              <w:fldChar w:fldCharType="separate"/>
            </w:r>
            <w:r w:rsidR="00167A13">
              <w:rPr>
                <w:rFonts w:eastAsia="Times New Roman"/>
                <w:lang w:val="en-US"/>
              </w:rPr>
              <w:t>24.2</w:t>
            </w:r>
            <w:r>
              <w:rPr>
                <w:rFonts w:eastAsia="Times New Roman"/>
                <w:lang w:val="en-US"/>
              </w:rPr>
              <w:fldChar w:fldCharType="end"/>
            </w:r>
            <w:r>
              <w:rPr>
                <w:rFonts w:eastAsia="Times New Roman"/>
                <w:lang w:val="en-US"/>
              </w:rPr>
              <w:t xml:space="preserve">, </w:t>
            </w:r>
            <w:r>
              <w:rPr>
                <w:rFonts w:eastAsia="Times New Roman"/>
                <w:lang w:val="en-US"/>
              </w:rPr>
              <w:fldChar w:fldCharType="begin"/>
            </w:r>
            <w:r>
              <w:rPr>
                <w:rFonts w:eastAsia="Times New Roman"/>
                <w:lang w:val="en-US"/>
              </w:rPr>
              <w:instrText xml:space="preserve"> REF _Ref108784966 \n \h </w:instrText>
            </w:r>
            <w:r>
              <w:rPr>
                <w:rFonts w:eastAsia="Times New Roman"/>
                <w:lang w:val="en-US"/>
              </w:rPr>
            </w:r>
            <w:r>
              <w:rPr>
                <w:rFonts w:eastAsia="Times New Roman"/>
                <w:lang w:val="en-US"/>
              </w:rPr>
              <w:fldChar w:fldCharType="separate"/>
            </w:r>
            <w:r w:rsidR="00167A13">
              <w:rPr>
                <w:rFonts w:eastAsia="Times New Roman"/>
                <w:lang w:val="en-US"/>
              </w:rPr>
              <w:t>24.3</w:t>
            </w:r>
            <w:r>
              <w:rPr>
                <w:rFonts w:eastAsia="Times New Roman"/>
                <w:lang w:val="en-US"/>
              </w:rPr>
              <w:fldChar w:fldCharType="end"/>
            </w:r>
            <w:r w:rsidRPr="407A2BD6">
              <w:rPr>
                <w:rFonts w:eastAsia="Times New Roman"/>
                <w:lang w:val="en-US"/>
              </w:rPr>
              <w:t xml:space="preserve">); monitoring results (see </w:t>
            </w:r>
            <w:r>
              <w:rPr>
                <w:rFonts w:eastAsia="Times New Roman"/>
                <w:lang w:val="en-US"/>
              </w:rPr>
              <w:fldChar w:fldCharType="begin"/>
            </w:r>
            <w:r>
              <w:rPr>
                <w:rFonts w:eastAsia="Times New Roman"/>
                <w:lang w:val="en-US"/>
              </w:rPr>
              <w:instrText xml:space="preserve"> REF _Ref95256115 \n \h </w:instrText>
            </w:r>
            <w:r>
              <w:rPr>
                <w:rFonts w:eastAsia="Times New Roman"/>
                <w:lang w:val="en-US"/>
              </w:rPr>
            </w:r>
            <w:r>
              <w:rPr>
                <w:rFonts w:eastAsia="Times New Roman"/>
                <w:lang w:val="en-US"/>
              </w:rPr>
              <w:fldChar w:fldCharType="separate"/>
            </w:r>
            <w:r w:rsidR="00167A13">
              <w:rPr>
                <w:rFonts w:eastAsia="Times New Roman"/>
                <w:lang w:val="en-US"/>
              </w:rPr>
              <w:t>29.2</w:t>
            </w:r>
            <w:r>
              <w:rPr>
                <w:rFonts w:eastAsia="Times New Roman"/>
                <w:lang w:val="en-US"/>
              </w:rPr>
              <w:fldChar w:fldCharType="end"/>
            </w:r>
            <w:r w:rsidRPr="407A2BD6">
              <w:rPr>
                <w:rFonts w:eastAsia="Times New Roman"/>
                <w:lang w:val="en-US"/>
              </w:rPr>
              <w:t xml:space="preserve"> and </w:t>
            </w:r>
            <w:r>
              <w:rPr>
                <w:rFonts w:eastAsia="Times New Roman"/>
                <w:lang w:val="en-US"/>
              </w:rPr>
              <w:fldChar w:fldCharType="begin"/>
            </w:r>
            <w:r>
              <w:rPr>
                <w:rFonts w:eastAsia="Times New Roman"/>
                <w:lang w:val="en-US"/>
              </w:rPr>
              <w:instrText xml:space="preserve"> REF _Ref109124232 \n \h </w:instrText>
            </w:r>
            <w:r>
              <w:rPr>
                <w:rFonts w:eastAsia="Times New Roman"/>
                <w:lang w:val="en-US"/>
              </w:rPr>
            </w:r>
            <w:r>
              <w:rPr>
                <w:rFonts w:eastAsia="Times New Roman"/>
                <w:lang w:val="en-US"/>
              </w:rPr>
              <w:fldChar w:fldCharType="separate"/>
            </w:r>
            <w:r w:rsidR="00167A13">
              <w:rPr>
                <w:rFonts w:eastAsia="Times New Roman"/>
                <w:lang w:val="en-US"/>
              </w:rPr>
              <w:t>29.3</w:t>
            </w:r>
            <w:r>
              <w:rPr>
                <w:rFonts w:eastAsia="Times New Roman"/>
                <w:lang w:val="en-US"/>
              </w:rPr>
              <w:fldChar w:fldCharType="end"/>
            </w:r>
            <w:r w:rsidRPr="407A2BD6">
              <w:rPr>
                <w:rFonts w:eastAsia="Times New Roman"/>
                <w:lang w:val="en-US"/>
              </w:rPr>
              <w:t xml:space="preserve">); and </w:t>
            </w:r>
            <w:r w:rsidRPr="00A2191B">
              <w:rPr>
                <w:rFonts w:eastAsia="Times New Roman"/>
                <w:i/>
                <w:iCs/>
                <w:lang w:val="en-US"/>
              </w:rPr>
              <w:t>consultation</w:t>
            </w:r>
            <w:r>
              <w:rPr>
                <w:rFonts w:eastAsia="Times New Roman"/>
                <w:lang w:val="en-US"/>
              </w:rPr>
              <w:t>*</w:t>
            </w:r>
            <w:r w:rsidRPr="407A2BD6">
              <w:rPr>
                <w:rFonts w:eastAsia="Times New Roman"/>
                <w:lang w:val="en-US"/>
              </w:rPr>
              <w:t xml:space="preserve"> results (see </w:t>
            </w:r>
            <w:r>
              <w:rPr>
                <w:rFonts w:eastAsia="Times New Roman"/>
                <w:lang w:val="en-US"/>
              </w:rPr>
              <w:fldChar w:fldCharType="begin"/>
            </w:r>
            <w:r>
              <w:rPr>
                <w:rFonts w:eastAsia="Times New Roman"/>
                <w:lang w:val="en-US"/>
              </w:rPr>
              <w:instrText xml:space="preserve"> REF _Ref109124263 \n \h </w:instrText>
            </w:r>
            <w:r>
              <w:rPr>
                <w:rFonts w:eastAsia="Times New Roman"/>
                <w:lang w:val="en-US"/>
              </w:rPr>
            </w:r>
            <w:r>
              <w:rPr>
                <w:rFonts w:eastAsia="Times New Roman"/>
                <w:lang w:val="en-US"/>
              </w:rPr>
              <w:fldChar w:fldCharType="separate"/>
            </w:r>
            <w:r w:rsidR="00167A13">
              <w:rPr>
                <w:rFonts w:eastAsia="Times New Roman"/>
                <w:lang w:val="en-US"/>
              </w:rPr>
              <w:t>26.2</w:t>
            </w:r>
            <w:r>
              <w:rPr>
                <w:rFonts w:eastAsia="Times New Roman"/>
                <w:lang w:val="en-US"/>
              </w:rPr>
              <w:fldChar w:fldCharType="end"/>
            </w:r>
            <w:r>
              <w:rPr>
                <w:rFonts w:eastAsia="Times New Roman"/>
                <w:lang w:val="en-US"/>
              </w:rPr>
              <w:t xml:space="preserve"> </w:t>
            </w:r>
            <w:r w:rsidRPr="407A2BD6">
              <w:rPr>
                <w:rFonts w:eastAsia="Times New Roman"/>
                <w:lang w:val="en-US"/>
              </w:rPr>
              <w:t xml:space="preserve">and </w:t>
            </w:r>
            <w:r>
              <w:rPr>
                <w:rFonts w:eastAsia="Times New Roman"/>
                <w:lang w:val="en-US"/>
              </w:rPr>
              <w:fldChar w:fldCharType="begin"/>
            </w:r>
            <w:r>
              <w:rPr>
                <w:rFonts w:eastAsia="Times New Roman"/>
                <w:lang w:val="en-US"/>
              </w:rPr>
              <w:instrText xml:space="preserve"> REF _Ref109124285 \n \h </w:instrText>
            </w:r>
            <w:r>
              <w:rPr>
                <w:rFonts w:eastAsia="Times New Roman"/>
                <w:lang w:val="en-US"/>
              </w:rPr>
            </w:r>
            <w:r>
              <w:rPr>
                <w:rFonts w:eastAsia="Times New Roman"/>
                <w:lang w:val="en-US"/>
              </w:rPr>
              <w:fldChar w:fldCharType="separate"/>
            </w:r>
            <w:r w:rsidR="00167A13">
              <w:rPr>
                <w:rFonts w:eastAsia="Times New Roman"/>
                <w:lang w:val="en-US"/>
              </w:rPr>
              <w:t>29.1</w:t>
            </w:r>
            <w:r>
              <w:rPr>
                <w:rFonts w:eastAsia="Times New Roman"/>
                <w:lang w:val="en-US"/>
              </w:rPr>
              <w:fldChar w:fldCharType="end"/>
            </w:r>
            <w:r w:rsidRPr="407A2BD6">
              <w:rPr>
                <w:rFonts w:eastAsia="Times New Roman"/>
                <w:lang w:val="en-US"/>
              </w:rPr>
              <w:t>).</w:t>
            </w:r>
          </w:p>
        </w:tc>
      </w:tr>
      <w:tr w:rsidR="00E86960" w:rsidRPr="001A35C5" w14:paraId="090A6E32" w14:textId="77777777" w:rsidTr="00191B6C">
        <w:tc>
          <w:tcPr>
            <w:cnfStyle w:val="001000000000" w:firstRow="0" w:lastRow="0" w:firstColumn="1" w:lastColumn="0" w:oddVBand="0" w:evenVBand="0" w:oddHBand="0" w:evenHBand="0" w:firstRowFirstColumn="0" w:firstRowLastColumn="0" w:lastRowFirstColumn="0" w:lastRowLastColumn="0"/>
            <w:tcW w:w="9990" w:type="dxa"/>
            <w:gridSpan w:val="2"/>
            <w:shd w:val="clear" w:color="auto" w:fill="A6A6A6" w:themeFill="background1" w:themeFillShade="A6"/>
            <w:hideMark/>
          </w:tcPr>
          <w:p w14:paraId="2A0E7E27" w14:textId="77777777" w:rsidR="00E86960" w:rsidRPr="001A35C5" w:rsidRDefault="00E86960" w:rsidP="00E86960">
            <w:pPr>
              <w:spacing w:before="0" w:after="0" w:line="240" w:lineRule="auto"/>
              <w:jc w:val="center"/>
              <w:textAlignment w:val="baseline"/>
              <w:rPr>
                <w:rFonts w:eastAsia="Times New Roman" w:cstheme="minorHAnsi"/>
                <w:sz w:val="18"/>
                <w:szCs w:val="18"/>
                <w:lang w:val="en-US"/>
              </w:rPr>
            </w:pPr>
            <w:r w:rsidRPr="001A35C5">
              <w:rPr>
                <w:rFonts w:eastAsia="Times New Roman" w:cstheme="minorHAnsi"/>
                <w:lang w:val="en-US"/>
              </w:rPr>
              <w:t>Additional requirements </w:t>
            </w:r>
          </w:p>
        </w:tc>
      </w:tr>
      <w:tr w:rsidR="00E86960" w:rsidRPr="001A35C5" w14:paraId="02BC193B"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70322756" w14:textId="267DEE16" w:rsidR="00E86960" w:rsidRPr="001A35C5" w:rsidRDefault="00E86960" w:rsidP="00E86960">
            <w:pPr>
              <w:spacing w:before="0" w:after="0" w:line="240" w:lineRule="auto"/>
              <w:textAlignment w:val="baseline"/>
              <w:rPr>
                <w:rFonts w:eastAsia="Times New Roman"/>
                <w:sz w:val="18"/>
                <w:szCs w:val="18"/>
                <w:lang w:val="en-US"/>
              </w:rPr>
            </w:pPr>
            <w:r w:rsidRPr="407A2BD6">
              <w:rPr>
                <w:rFonts w:eastAsia="Times New Roman"/>
                <w:lang w:val="en-US"/>
              </w:rPr>
              <w:t>32.3</w:t>
            </w:r>
          </w:p>
        </w:tc>
        <w:tc>
          <w:tcPr>
            <w:tcW w:w="8550" w:type="dxa"/>
            <w:hideMark/>
          </w:tcPr>
          <w:p w14:paraId="4F1C10C4" w14:textId="500846E8" w:rsidR="00E86960" w:rsidRPr="001A35C5" w:rsidRDefault="00E86960" w:rsidP="00E86960">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407A2BD6">
              <w:rPr>
                <w:rFonts w:eastAsia="Times New Roman"/>
                <w:lang w:val="en-US"/>
              </w:rPr>
              <w:t xml:space="preserve">Use of participatory appraisal involving </w:t>
            </w:r>
            <w:r w:rsidRPr="00EB791B">
              <w:rPr>
                <w:rFonts w:eastAsia="Times New Roman"/>
                <w:i/>
                <w:color w:val="5BC3F5" w:themeColor="accent5"/>
                <w:lang w:val="en-US"/>
              </w:rPr>
              <w:t>impacted rights holders</w:t>
            </w:r>
            <w:r w:rsidRPr="407A2BD6">
              <w:rPr>
                <w:rFonts w:eastAsia="Times New Roman"/>
                <w:lang w:val="en-US"/>
              </w:rPr>
              <w:t xml:space="preserve">* and </w:t>
            </w:r>
            <w:r w:rsidRPr="407A2BD6">
              <w:rPr>
                <w:rFonts w:eastAsia="Times New Roman"/>
                <w:i/>
                <w:iCs/>
                <w:lang w:val="en-US"/>
              </w:rPr>
              <w:t>Core Dialogue Group(s)</w:t>
            </w:r>
            <w:r w:rsidRPr="407A2BD6">
              <w:rPr>
                <w:rFonts w:eastAsia="Times New Roman"/>
                <w:lang w:val="en-US"/>
              </w:rPr>
              <w:t xml:space="preserve">*, to assess whether </w:t>
            </w:r>
            <w:r w:rsidRPr="407A2BD6">
              <w:rPr>
                <w:rFonts w:eastAsia="Times New Roman"/>
                <w:i/>
                <w:iCs/>
                <w:lang w:val="en-US"/>
              </w:rPr>
              <w:t>remedy</w:t>
            </w:r>
            <w:r w:rsidRPr="407A2BD6">
              <w:rPr>
                <w:rFonts w:eastAsia="Times New Roman"/>
                <w:lang w:val="en-US"/>
              </w:rPr>
              <w:t xml:space="preserve">* has been sufficiently implemented to address the </w:t>
            </w:r>
            <w:r w:rsidRPr="407A2BD6">
              <w:rPr>
                <w:rFonts w:eastAsia="Times New Roman"/>
                <w:i/>
                <w:iCs/>
                <w:lang w:val="en-US"/>
              </w:rPr>
              <w:t>harm</w:t>
            </w:r>
            <w:r>
              <w:rPr>
                <w:rFonts w:eastAsia="Times New Roman"/>
                <w:i/>
                <w:iCs/>
                <w:lang w:val="en-US"/>
              </w:rPr>
              <w:t>*</w:t>
            </w:r>
            <w:r w:rsidRPr="407A2BD6">
              <w:rPr>
                <w:rFonts w:eastAsia="Times New Roman"/>
                <w:lang w:val="en-US"/>
              </w:rPr>
              <w:t xml:space="preserve"> caused, and verification of </w:t>
            </w:r>
            <w:r w:rsidRPr="00F1431E">
              <w:rPr>
                <w:rFonts w:eastAsia="Times New Roman"/>
                <w:i/>
                <w:iCs/>
                <w:lang w:val="en-US"/>
              </w:rPr>
              <w:t>Core Dialogue Groups</w:t>
            </w:r>
            <w:r>
              <w:rPr>
                <w:rFonts w:eastAsia="Times New Roman"/>
                <w:lang w:val="en-US"/>
              </w:rPr>
              <w:t>’</w:t>
            </w:r>
            <w:r w:rsidRPr="407A2BD6">
              <w:rPr>
                <w:rFonts w:eastAsia="Times New Roman"/>
                <w:lang w:val="en-US"/>
              </w:rPr>
              <w:t>* agreement that full implementation has occurred.</w:t>
            </w:r>
          </w:p>
        </w:tc>
      </w:tr>
      <w:tr w:rsidR="00E86960" w:rsidRPr="001A35C5" w14:paraId="0B5EC39C" w14:textId="36ACD9D1" w:rsidTr="00270C3F">
        <w:tc>
          <w:tcPr>
            <w:cnfStyle w:val="001000000000" w:firstRow="0" w:lastRow="0" w:firstColumn="1" w:lastColumn="0" w:oddVBand="0" w:evenVBand="0" w:oddHBand="0" w:evenHBand="0" w:firstRowFirstColumn="0" w:firstRowLastColumn="0" w:lastRowFirstColumn="0" w:lastRowLastColumn="0"/>
            <w:tcW w:w="1440" w:type="dxa"/>
          </w:tcPr>
          <w:p w14:paraId="0520A0BD" w14:textId="3687F528" w:rsidR="00E86960" w:rsidRPr="407A2BD6" w:rsidRDefault="00E86960" w:rsidP="00E86960">
            <w:pPr>
              <w:spacing w:before="0" w:after="0" w:line="240" w:lineRule="auto"/>
              <w:textAlignment w:val="baseline"/>
              <w:rPr>
                <w:rFonts w:eastAsia="Times New Roman"/>
                <w:lang w:val="en-US"/>
              </w:rPr>
            </w:pPr>
            <w:r w:rsidRPr="407A2BD6">
              <w:rPr>
                <w:rFonts w:eastAsia="Times New Roman"/>
                <w:lang w:val="en-US"/>
              </w:rPr>
              <w:t>26.3</w:t>
            </w:r>
          </w:p>
        </w:tc>
        <w:tc>
          <w:tcPr>
            <w:tcW w:w="8550" w:type="dxa"/>
          </w:tcPr>
          <w:p w14:paraId="4FC31DE5" w14:textId="18D4CC43" w:rsidR="00E86960" w:rsidRPr="407A2BD6" w:rsidRDefault="00E86960" w:rsidP="00E86960">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5DBF8EB1">
              <w:rPr>
                <w:rFonts w:eastAsia="Times New Roman"/>
                <w:lang w:val="en-US"/>
              </w:rPr>
              <w:t>Review and approval of revisions to the Remedy Plan</w:t>
            </w:r>
            <w:r>
              <w:rPr>
                <w:rFonts w:eastAsia="Times New Roman"/>
                <w:lang w:val="en-US"/>
              </w:rPr>
              <w:t>.</w:t>
            </w:r>
          </w:p>
        </w:tc>
      </w:tr>
      <w:tr w:rsidR="00E86960" w:rsidRPr="001A35C5" w14:paraId="337DF73A" w14:textId="77777777" w:rsidTr="00191B6C">
        <w:tc>
          <w:tcPr>
            <w:cnfStyle w:val="001000000000" w:firstRow="0" w:lastRow="0" w:firstColumn="1" w:lastColumn="0" w:oddVBand="0" w:evenVBand="0" w:oddHBand="0" w:evenHBand="0" w:firstRowFirstColumn="0" w:firstRowLastColumn="0" w:lastRowFirstColumn="0" w:lastRowLastColumn="0"/>
            <w:tcW w:w="9990" w:type="dxa"/>
            <w:gridSpan w:val="2"/>
            <w:shd w:val="clear" w:color="auto" w:fill="E7E6E6"/>
            <w:hideMark/>
          </w:tcPr>
          <w:p w14:paraId="4D82F1AA" w14:textId="39E4C897" w:rsidR="00E86960" w:rsidRPr="001A35C5" w:rsidRDefault="00E86960" w:rsidP="00E86960">
            <w:pPr>
              <w:spacing w:before="0" w:after="0" w:line="240" w:lineRule="auto"/>
              <w:jc w:val="center"/>
              <w:textAlignment w:val="baseline"/>
              <w:rPr>
                <w:rFonts w:eastAsia="Times New Roman"/>
                <w:sz w:val="18"/>
                <w:szCs w:val="18"/>
                <w:lang w:val="en-US"/>
              </w:rPr>
            </w:pPr>
            <w:r w:rsidRPr="0C8FB8A4">
              <w:rPr>
                <w:rFonts w:eastAsia="Times New Roman"/>
                <w:sz w:val="28"/>
                <w:szCs w:val="28"/>
                <w:lang w:val="en-US"/>
              </w:rPr>
              <w:t>7. Communications and website requirements (Chapter 3)</w:t>
            </w:r>
          </w:p>
        </w:tc>
      </w:tr>
      <w:tr w:rsidR="00E86960" w:rsidRPr="001A35C5" w14:paraId="58B2C4FB" w14:textId="77777777" w:rsidTr="00191B6C">
        <w:tc>
          <w:tcPr>
            <w:cnfStyle w:val="001000000000" w:firstRow="0" w:lastRow="0" w:firstColumn="1" w:lastColumn="0" w:oddVBand="0" w:evenVBand="0" w:oddHBand="0" w:evenHBand="0" w:firstRowFirstColumn="0" w:firstRowLastColumn="0" w:lastRowFirstColumn="0" w:lastRowLastColumn="0"/>
            <w:tcW w:w="9990" w:type="dxa"/>
            <w:gridSpan w:val="2"/>
            <w:shd w:val="clear" w:color="auto" w:fill="A6A6A6" w:themeFill="background1" w:themeFillShade="A6"/>
            <w:hideMark/>
          </w:tcPr>
          <w:p w14:paraId="02823834" w14:textId="77777777" w:rsidR="00E86960" w:rsidRPr="001A35C5" w:rsidRDefault="00E86960" w:rsidP="00E86960">
            <w:pPr>
              <w:spacing w:before="0" w:after="0" w:line="240" w:lineRule="auto"/>
              <w:jc w:val="center"/>
              <w:textAlignment w:val="baseline"/>
              <w:rPr>
                <w:rFonts w:eastAsia="Times New Roman" w:cstheme="minorHAnsi"/>
                <w:sz w:val="18"/>
                <w:szCs w:val="18"/>
                <w:lang w:val="en-US"/>
              </w:rPr>
            </w:pPr>
            <w:r w:rsidRPr="001A35C5">
              <w:rPr>
                <w:rFonts w:eastAsia="Times New Roman" w:cstheme="minorHAnsi"/>
                <w:lang w:val="en-US"/>
              </w:rPr>
              <w:t>Core requirements </w:t>
            </w:r>
          </w:p>
        </w:tc>
      </w:tr>
      <w:tr w:rsidR="00E86960" w:rsidRPr="001A35C5" w14:paraId="77F74A0C"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1870B578" w14:textId="31228B0F" w:rsidR="00E86960" w:rsidRPr="407A2BD6" w:rsidRDefault="00E86960" w:rsidP="00E86960">
            <w:pPr>
              <w:spacing w:before="0" w:after="0" w:line="240" w:lineRule="auto"/>
              <w:textAlignment w:val="baseline"/>
              <w:rPr>
                <w:rFonts w:eastAsia="Times New Roman"/>
                <w:lang w:val="en-US"/>
              </w:rPr>
            </w:pPr>
            <w:r>
              <w:rPr>
                <w:rFonts w:eastAsia="Times New Roman"/>
                <w:lang w:val="en-US"/>
              </w:rPr>
              <w:t>33.1</w:t>
            </w:r>
          </w:p>
        </w:tc>
        <w:tc>
          <w:tcPr>
            <w:tcW w:w="8550" w:type="dxa"/>
          </w:tcPr>
          <w:p w14:paraId="36EE887F" w14:textId="5A383631" w:rsidR="00E86960" w:rsidRPr="1B136A01" w:rsidRDefault="00E86960" w:rsidP="00E86960">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634165">
              <w:rPr>
                <w:rFonts w:eastAsia="Times New Roman"/>
                <w:lang w:val="en-US"/>
              </w:rPr>
              <w:t>Verification of commitment to feature website links in public communications</w:t>
            </w:r>
            <w:r>
              <w:rPr>
                <w:rFonts w:eastAsia="Times New Roman"/>
                <w:lang w:val="en-US"/>
              </w:rPr>
              <w:t>.</w:t>
            </w:r>
          </w:p>
        </w:tc>
      </w:tr>
      <w:tr w:rsidR="00E86960" w:rsidRPr="001A35C5" w14:paraId="66E8A4B0"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5D3BC3D3" w14:textId="48237E16" w:rsidR="00E86960" w:rsidRPr="001A35C5" w:rsidRDefault="00E86960" w:rsidP="00E86960">
            <w:pPr>
              <w:spacing w:before="0" w:after="0" w:line="240" w:lineRule="auto"/>
              <w:textAlignment w:val="baseline"/>
              <w:rPr>
                <w:rFonts w:eastAsia="Times New Roman"/>
                <w:sz w:val="18"/>
                <w:szCs w:val="18"/>
                <w:lang w:val="en-US"/>
              </w:rPr>
            </w:pPr>
            <w:r w:rsidRPr="407A2BD6">
              <w:rPr>
                <w:rFonts w:eastAsia="Times New Roman"/>
                <w:lang w:val="en-US"/>
              </w:rPr>
              <w:t>34.2</w:t>
            </w:r>
          </w:p>
        </w:tc>
        <w:tc>
          <w:tcPr>
            <w:tcW w:w="8550" w:type="dxa"/>
            <w:hideMark/>
          </w:tcPr>
          <w:p w14:paraId="58D4630C" w14:textId="5FA3B4F3" w:rsidR="00E86960" w:rsidRPr="000D399F" w:rsidRDefault="00E86960" w:rsidP="00E86960">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sidRPr="000D399F">
              <w:rPr>
                <w:rFonts w:eastAsia="Times New Roman"/>
                <w:lang w:val="en-US"/>
              </w:rPr>
              <w:t xml:space="preserve">Verification of presence of </w:t>
            </w:r>
            <w:r w:rsidRPr="009641B1">
              <w:rPr>
                <w:rFonts w:eastAsia="Times New Roman"/>
                <w:i/>
                <w:iCs/>
                <w:lang w:val="en-US"/>
              </w:rPr>
              <w:t>publicly available</w:t>
            </w:r>
            <w:r w:rsidRPr="000D399F">
              <w:rPr>
                <w:rFonts w:eastAsia="Times New Roman"/>
                <w:lang w:val="en-US"/>
              </w:rPr>
              <w:t>* information.</w:t>
            </w:r>
          </w:p>
        </w:tc>
      </w:tr>
      <w:tr w:rsidR="00E86960" w:rsidRPr="001A35C5" w14:paraId="3A14FDFC" w14:textId="77777777" w:rsidTr="00191B6C">
        <w:tc>
          <w:tcPr>
            <w:cnfStyle w:val="001000000000" w:firstRow="0" w:lastRow="0" w:firstColumn="1" w:lastColumn="0" w:oddVBand="0" w:evenVBand="0" w:oddHBand="0" w:evenHBand="0" w:firstRowFirstColumn="0" w:firstRowLastColumn="0" w:lastRowFirstColumn="0" w:lastRowLastColumn="0"/>
            <w:tcW w:w="9990" w:type="dxa"/>
            <w:gridSpan w:val="2"/>
            <w:shd w:val="clear" w:color="auto" w:fill="A6A6A6" w:themeFill="background1" w:themeFillShade="A6"/>
            <w:hideMark/>
          </w:tcPr>
          <w:p w14:paraId="0602F245" w14:textId="77777777" w:rsidR="00E86960" w:rsidRPr="000D399F" w:rsidRDefault="00E86960" w:rsidP="00E86960">
            <w:pPr>
              <w:spacing w:before="0" w:after="0" w:line="240" w:lineRule="auto"/>
              <w:jc w:val="center"/>
              <w:textAlignment w:val="baseline"/>
              <w:rPr>
                <w:rFonts w:eastAsia="Times New Roman" w:cstheme="minorHAnsi"/>
                <w:sz w:val="18"/>
                <w:szCs w:val="18"/>
                <w:lang w:val="en-US"/>
              </w:rPr>
            </w:pPr>
            <w:r w:rsidRPr="000D399F">
              <w:rPr>
                <w:rFonts w:eastAsia="Times New Roman" w:cstheme="minorHAnsi"/>
                <w:lang w:val="en-US"/>
              </w:rPr>
              <w:t>Additional requirements </w:t>
            </w:r>
          </w:p>
        </w:tc>
      </w:tr>
      <w:tr w:rsidR="00E86960" w:rsidRPr="001A35C5" w14:paraId="09C313DE"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526079DF" w14:textId="2B5E9FF1" w:rsidR="00E86960" w:rsidRPr="001A35C5" w:rsidRDefault="00E86960" w:rsidP="00E86960">
            <w:pPr>
              <w:spacing w:before="0" w:after="0" w:line="240" w:lineRule="auto"/>
              <w:textAlignment w:val="baseline"/>
              <w:rPr>
                <w:rFonts w:eastAsia="Times New Roman" w:cstheme="minorHAnsi"/>
                <w:sz w:val="18"/>
                <w:szCs w:val="18"/>
                <w:lang w:val="en-US"/>
              </w:rPr>
            </w:pPr>
            <w:r>
              <w:rPr>
                <w:rFonts w:eastAsia="Times New Roman" w:cstheme="minorHAnsi"/>
                <w:lang w:val="en-US"/>
              </w:rPr>
              <w:t>34.4</w:t>
            </w:r>
          </w:p>
        </w:tc>
        <w:tc>
          <w:tcPr>
            <w:tcW w:w="8550" w:type="dxa"/>
            <w:hideMark/>
          </w:tcPr>
          <w:p w14:paraId="5A304B3C" w14:textId="1FF90C5B" w:rsidR="00E86960" w:rsidRPr="000D399F" w:rsidRDefault="00E86960" w:rsidP="00E86960">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sz w:val="18"/>
                <w:szCs w:val="18"/>
                <w:lang w:val="en-US"/>
              </w:rPr>
            </w:pPr>
            <w:r w:rsidRPr="000D399F">
              <w:rPr>
                <w:rFonts w:eastAsia="Times New Roman" w:cstheme="minorHAnsi"/>
                <w:lang w:val="en-US"/>
              </w:rPr>
              <w:t> </w:t>
            </w:r>
            <w:r w:rsidRPr="000D399F">
              <w:rPr>
                <w:rFonts w:eastAsia="Times New Roman"/>
                <w:lang w:val="en-US"/>
              </w:rPr>
              <w:t xml:space="preserve">Verification of presence of </w:t>
            </w:r>
            <w:r w:rsidRPr="009641B1">
              <w:rPr>
                <w:rFonts w:eastAsia="Times New Roman"/>
                <w:i/>
                <w:iCs/>
                <w:lang w:val="en-US"/>
              </w:rPr>
              <w:t>publicly available</w:t>
            </w:r>
            <w:r w:rsidRPr="000D399F">
              <w:rPr>
                <w:rFonts w:eastAsia="Times New Roman"/>
                <w:lang w:val="en-US"/>
              </w:rPr>
              <w:t>* information</w:t>
            </w:r>
          </w:p>
        </w:tc>
      </w:tr>
      <w:tr w:rsidR="00E86960" w:rsidRPr="001A35C5" w14:paraId="7A99F25E" w14:textId="77777777" w:rsidTr="00191B6C">
        <w:tc>
          <w:tcPr>
            <w:cnfStyle w:val="001000000000" w:firstRow="0" w:lastRow="0" w:firstColumn="1" w:lastColumn="0" w:oddVBand="0" w:evenVBand="0" w:oddHBand="0" w:evenHBand="0" w:firstRowFirstColumn="0" w:firstRowLastColumn="0" w:lastRowFirstColumn="0" w:lastRowLastColumn="0"/>
            <w:tcW w:w="9990" w:type="dxa"/>
            <w:gridSpan w:val="2"/>
            <w:shd w:val="clear" w:color="auto" w:fill="E7E6E6"/>
            <w:hideMark/>
          </w:tcPr>
          <w:p w14:paraId="0F563E1F" w14:textId="4BF4C06D" w:rsidR="00E86960" w:rsidRPr="000D399F" w:rsidRDefault="00E86960" w:rsidP="00E86960">
            <w:pPr>
              <w:spacing w:before="0" w:after="0" w:line="240" w:lineRule="auto"/>
              <w:jc w:val="center"/>
              <w:textAlignment w:val="baseline"/>
              <w:rPr>
                <w:rFonts w:eastAsia="Times New Roman"/>
                <w:sz w:val="28"/>
                <w:szCs w:val="28"/>
                <w:lang w:val="en-US"/>
              </w:rPr>
            </w:pPr>
            <w:r w:rsidRPr="0C8FB8A4">
              <w:rPr>
                <w:rFonts w:eastAsia="Times New Roman"/>
                <w:sz w:val="28"/>
                <w:szCs w:val="28"/>
                <w:lang w:val="en-US"/>
              </w:rPr>
              <w:t xml:space="preserve">8. Requirements to be verified in the case of stopping and restarting a </w:t>
            </w:r>
            <w:r w:rsidRPr="00A2191B">
              <w:rPr>
                <w:rFonts w:eastAsia="Times New Roman"/>
                <w:i/>
                <w:iCs/>
                <w:sz w:val="28"/>
                <w:szCs w:val="28"/>
                <w:lang w:val="en-US"/>
              </w:rPr>
              <w:t>remedy</w:t>
            </w:r>
            <w:r>
              <w:rPr>
                <w:rFonts w:eastAsia="Times New Roman"/>
                <w:sz w:val="28"/>
                <w:szCs w:val="28"/>
                <w:lang w:val="en-US"/>
              </w:rPr>
              <w:t>*</w:t>
            </w:r>
            <w:r w:rsidRPr="0C8FB8A4">
              <w:rPr>
                <w:rFonts w:eastAsia="Times New Roman"/>
                <w:sz w:val="28"/>
                <w:szCs w:val="28"/>
                <w:lang w:val="en-US"/>
              </w:rPr>
              <w:t xml:space="preserve"> process (Chapter 3)</w:t>
            </w:r>
          </w:p>
        </w:tc>
      </w:tr>
      <w:tr w:rsidR="00E86960" w:rsidRPr="001A35C5" w14:paraId="6E29579F" w14:textId="77777777" w:rsidTr="00191B6C">
        <w:tc>
          <w:tcPr>
            <w:cnfStyle w:val="001000000000" w:firstRow="0" w:lastRow="0" w:firstColumn="1" w:lastColumn="0" w:oddVBand="0" w:evenVBand="0" w:oddHBand="0" w:evenHBand="0" w:firstRowFirstColumn="0" w:firstRowLastColumn="0" w:lastRowFirstColumn="0" w:lastRowLastColumn="0"/>
            <w:tcW w:w="9990" w:type="dxa"/>
            <w:gridSpan w:val="2"/>
            <w:shd w:val="clear" w:color="auto" w:fill="A6A6A6" w:themeFill="background1" w:themeFillShade="A6"/>
            <w:hideMark/>
          </w:tcPr>
          <w:p w14:paraId="7EF3E872" w14:textId="77777777" w:rsidR="00E86960" w:rsidRPr="000D399F" w:rsidRDefault="00E86960" w:rsidP="00E86960">
            <w:pPr>
              <w:spacing w:before="0" w:after="0" w:line="240" w:lineRule="auto"/>
              <w:jc w:val="center"/>
              <w:textAlignment w:val="baseline"/>
              <w:rPr>
                <w:rFonts w:eastAsia="Times New Roman" w:cstheme="minorHAnsi"/>
                <w:sz w:val="18"/>
                <w:szCs w:val="18"/>
                <w:lang w:val="en-US"/>
              </w:rPr>
            </w:pPr>
            <w:r w:rsidRPr="000D399F">
              <w:rPr>
                <w:rFonts w:eastAsia="Times New Roman" w:cstheme="minorHAnsi"/>
                <w:lang w:val="en-US"/>
              </w:rPr>
              <w:t>Core requirements </w:t>
            </w:r>
          </w:p>
        </w:tc>
      </w:tr>
      <w:tr w:rsidR="00E86960" w:rsidRPr="001A35C5" w14:paraId="45C9B93A" w14:textId="77777777" w:rsidTr="00270C3F">
        <w:tc>
          <w:tcPr>
            <w:cnfStyle w:val="001000000000" w:firstRow="0" w:lastRow="0" w:firstColumn="1" w:lastColumn="0" w:oddVBand="0" w:evenVBand="0" w:oddHBand="0" w:evenHBand="0" w:firstRowFirstColumn="0" w:firstRowLastColumn="0" w:lastRowFirstColumn="0" w:lastRowLastColumn="0"/>
            <w:tcW w:w="1440" w:type="dxa"/>
            <w:hideMark/>
          </w:tcPr>
          <w:p w14:paraId="4313527E" w14:textId="77777777" w:rsidR="00E86960" w:rsidRPr="001A35C5" w:rsidRDefault="00E86960" w:rsidP="00E86960">
            <w:pPr>
              <w:spacing w:before="0" w:after="0" w:line="240" w:lineRule="auto"/>
              <w:rPr>
                <w:rFonts w:eastAsia="Times New Roman"/>
                <w:lang w:val="en-US"/>
              </w:rPr>
            </w:pPr>
            <w:r w:rsidRPr="407A2BD6">
              <w:rPr>
                <w:rFonts w:eastAsia="Times New Roman"/>
                <w:lang w:val="en-US"/>
              </w:rPr>
              <w:t>27.3</w:t>
            </w:r>
          </w:p>
        </w:tc>
        <w:tc>
          <w:tcPr>
            <w:tcW w:w="8550" w:type="dxa"/>
            <w:hideMark/>
          </w:tcPr>
          <w:p w14:paraId="57507C9F" w14:textId="48C9A3BA" w:rsidR="00E86960" w:rsidRPr="000D399F" w:rsidRDefault="00E86960" w:rsidP="00E86960">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sz w:val="18"/>
                <w:szCs w:val="18"/>
                <w:lang w:val="en-US"/>
              </w:rPr>
            </w:pPr>
            <w:r w:rsidRPr="000D399F">
              <w:rPr>
                <w:rFonts w:eastAsia="Times New Roman" w:cstheme="minorHAnsi"/>
                <w:lang w:val="en-US"/>
              </w:rPr>
              <w:t xml:space="preserve">Verification if </w:t>
            </w:r>
            <w:r w:rsidRPr="009641B1">
              <w:rPr>
                <w:rFonts w:eastAsia="Times New Roman" w:cstheme="minorHAnsi"/>
                <w:i/>
                <w:iCs/>
                <w:lang w:val="en-US"/>
              </w:rPr>
              <w:t>The Organization</w:t>
            </w:r>
            <w:r w:rsidRPr="000D399F">
              <w:rPr>
                <w:rFonts w:eastAsia="Times New Roman" w:cstheme="minorHAnsi"/>
                <w:lang w:val="en-US"/>
              </w:rPr>
              <w:t xml:space="preserve">* or </w:t>
            </w:r>
            <w:r w:rsidRPr="000D399F">
              <w:rPr>
                <w:rFonts w:eastAsia="Times New Roman" w:cstheme="minorHAnsi"/>
                <w:i/>
                <w:iCs/>
                <w:lang w:val="en-US"/>
              </w:rPr>
              <w:t>corporate group*</w:t>
            </w:r>
            <w:r w:rsidRPr="000D399F">
              <w:rPr>
                <w:rFonts w:eastAsia="Times New Roman" w:cstheme="minorHAnsi"/>
                <w:lang w:val="en-US"/>
              </w:rPr>
              <w:t xml:space="preserve"> can re-start the </w:t>
            </w:r>
            <w:r w:rsidRPr="009641B1">
              <w:rPr>
                <w:rFonts w:eastAsia="Times New Roman" w:cstheme="minorHAnsi"/>
                <w:i/>
                <w:iCs/>
                <w:lang w:val="en-US"/>
              </w:rPr>
              <w:t>remedy*</w:t>
            </w:r>
            <w:r w:rsidRPr="000D399F">
              <w:rPr>
                <w:rFonts w:eastAsia="Times New Roman" w:cstheme="minorHAnsi"/>
                <w:lang w:val="en-US"/>
              </w:rPr>
              <w:t xml:space="preserve"> process.</w:t>
            </w:r>
          </w:p>
        </w:tc>
      </w:tr>
      <w:tr w:rsidR="00C46444" w:rsidRPr="001A35C5" w14:paraId="741D6088"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2926D3BC" w14:textId="1814E964" w:rsidR="00C46444" w:rsidRPr="407A2BD6" w:rsidRDefault="00C46444" w:rsidP="00C46444">
            <w:pPr>
              <w:spacing w:before="0" w:after="0" w:line="240" w:lineRule="auto"/>
              <w:rPr>
                <w:rFonts w:eastAsia="Times New Roman"/>
                <w:lang w:val="en-US"/>
              </w:rPr>
            </w:pPr>
            <w:r w:rsidRPr="407A2BD6">
              <w:rPr>
                <w:rFonts w:eastAsia="Times New Roman"/>
                <w:lang w:val="en-US"/>
              </w:rPr>
              <w:t>27.4</w:t>
            </w:r>
          </w:p>
        </w:tc>
        <w:tc>
          <w:tcPr>
            <w:tcW w:w="8550" w:type="dxa"/>
          </w:tcPr>
          <w:p w14:paraId="51959FB9" w14:textId="754A5F97" w:rsidR="00C46444" w:rsidRPr="000D399F" w:rsidRDefault="00C46444" w:rsidP="00C46444">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454A61">
              <w:rPr>
                <w:rFonts w:eastAsia="Times New Roman" w:cstheme="minorHAnsi"/>
                <w:lang w:val="en-US"/>
              </w:rPr>
              <w:t xml:space="preserve">Verification of changes to the </w:t>
            </w:r>
            <w:r>
              <w:rPr>
                <w:rFonts w:eastAsia="Times New Roman" w:cstheme="minorHAnsi"/>
                <w:lang w:val="en-US"/>
              </w:rPr>
              <w:t>R</w:t>
            </w:r>
            <w:r w:rsidRPr="00454A61">
              <w:rPr>
                <w:rFonts w:eastAsia="Times New Roman" w:cstheme="minorHAnsi"/>
                <w:lang w:val="en-US"/>
              </w:rPr>
              <w:t xml:space="preserve">emedy </w:t>
            </w:r>
            <w:r>
              <w:rPr>
                <w:rFonts w:eastAsia="Times New Roman" w:cstheme="minorHAnsi"/>
                <w:lang w:val="en-US"/>
              </w:rPr>
              <w:t>P</w:t>
            </w:r>
            <w:r w:rsidRPr="00454A61">
              <w:rPr>
                <w:rFonts w:eastAsia="Times New Roman" w:cstheme="minorHAnsi"/>
                <w:lang w:val="en-US"/>
              </w:rPr>
              <w:t>lan</w:t>
            </w:r>
            <w:r>
              <w:rPr>
                <w:rFonts w:eastAsia="Times New Roman" w:cstheme="minorHAnsi"/>
                <w:lang w:val="en-US"/>
              </w:rPr>
              <w:t>.</w:t>
            </w:r>
          </w:p>
        </w:tc>
      </w:tr>
      <w:tr w:rsidR="00C46444" w:rsidRPr="001A35C5" w14:paraId="6D8E9A97"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66D3BB43" w14:textId="77777777" w:rsidR="00C46444" w:rsidRPr="001A35C5" w:rsidRDefault="00C46444" w:rsidP="00C46444">
            <w:pPr>
              <w:spacing w:before="0" w:after="0" w:line="240" w:lineRule="auto"/>
              <w:rPr>
                <w:rFonts w:eastAsia="Times New Roman"/>
                <w:lang w:val="en-US"/>
              </w:rPr>
            </w:pPr>
            <w:r w:rsidRPr="407A2BD6">
              <w:rPr>
                <w:rFonts w:eastAsia="Times New Roman"/>
                <w:lang w:val="en-US"/>
              </w:rPr>
              <w:t>27.5</w:t>
            </w:r>
          </w:p>
        </w:tc>
        <w:tc>
          <w:tcPr>
            <w:tcW w:w="8550" w:type="dxa"/>
          </w:tcPr>
          <w:p w14:paraId="63C3E755" w14:textId="07287E7B" w:rsidR="00C46444" w:rsidRPr="000D399F" w:rsidRDefault="00C46444" w:rsidP="00C46444">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0D399F">
              <w:rPr>
                <w:rFonts w:eastAsia="Times New Roman" w:cstheme="minorHAnsi"/>
                <w:lang w:val="en-US"/>
              </w:rPr>
              <w:t xml:space="preserve">Verification of re-starting </w:t>
            </w:r>
            <w:r w:rsidRPr="00A2191B">
              <w:rPr>
                <w:rFonts w:eastAsia="Times New Roman" w:cstheme="minorHAnsi"/>
                <w:i/>
                <w:iCs/>
                <w:lang w:val="en-US"/>
              </w:rPr>
              <w:t>remedy</w:t>
            </w:r>
            <w:r>
              <w:rPr>
                <w:rFonts w:eastAsia="Times New Roman" w:cstheme="minorHAnsi"/>
                <w:i/>
                <w:iCs/>
                <w:lang w:val="en-US"/>
              </w:rPr>
              <w:t>*</w:t>
            </w:r>
            <w:r w:rsidRPr="000D399F">
              <w:rPr>
                <w:rFonts w:eastAsia="Times New Roman" w:cstheme="minorHAnsi"/>
                <w:lang w:val="en-US"/>
              </w:rPr>
              <w:t xml:space="preserve"> after a </w:t>
            </w:r>
            <w:r w:rsidRPr="009641B1">
              <w:rPr>
                <w:rFonts w:eastAsia="Times New Roman" w:cstheme="minorHAnsi"/>
                <w:i/>
                <w:iCs/>
                <w:lang w:val="en-US"/>
              </w:rPr>
              <w:t>force majeure*</w:t>
            </w:r>
            <w:r w:rsidRPr="000D399F">
              <w:rPr>
                <w:rFonts w:eastAsia="Times New Roman" w:cstheme="minorHAnsi"/>
                <w:i/>
                <w:iCs/>
                <w:lang w:val="en-US"/>
              </w:rPr>
              <w:t>.</w:t>
            </w:r>
          </w:p>
        </w:tc>
      </w:tr>
      <w:tr w:rsidR="00C46444" w:rsidRPr="001A35C5" w14:paraId="6B31EA01" w14:textId="77777777" w:rsidTr="00270C3F">
        <w:tc>
          <w:tcPr>
            <w:cnfStyle w:val="001000000000" w:firstRow="0" w:lastRow="0" w:firstColumn="1" w:lastColumn="0" w:oddVBand="0" w:evenVBand="0" w:oddHBand="0" w:evenHBand="0" w:firstRowFirstColumn="0" w:firstRowLastColumn="0" w:lastRowFirstColumn="0" w:lastRowLastColumn="0"/>
            <w:tcW w:w="9990" w:type="dxa"/>
            <w:gridSpan w:val="2"/>
            <w:hideMark/>
          </w:tcPr>
          <w:p w14:paraId="66266D09" w14:textId="31EBCCEF" w:rsidR="00C46444" w:rsidRPr="001A35C5" w:rsidRDefault="00C46444" w:rsidP="00C46444">
            <w:pPr>
              <w:spacing w:before="0" w:after="0" w:line="240" w:lineRule="auto"/>
              <w:jc w:val="center"/>
              <w:textAlignment w:val="baseline"/>
              <w:rPr>
                <w:rFonts w:eastAsia="Times New Roman" w:cstheme="minorHAnsi"/>
                <w:sz w:val="18"/>
                <w:szCs w:val="18"/>
                <w:lang w:val="en-US"/>
              </w:rPr>
            </w:pPr>
            <w:r>
              <w:rPr>
                <w:rFonts w:eastAsia="Times New Roman" w:cstheme="minorHAnsi"/>
                <w:sz w:val="28"/>
                <w:szCs w:val="28"/>
                <w:lang w:val="en-US"/>
              </w:rPr>
              <w:t xml:space="preserve">9. </w:t>
            </w:r>
            <w:r w:rsidRPr="00647509">
              <w:rPr>
                <w:rFonts w:eastAsia="Times New Roman" w:cstheme="minorHAnsi"/>
                <w:sz w:val="28"/>
                <w:szCs w:val="28"/>
                <w:lang w:val="en-US"/>
              </w:rPr>
              <w:t>Supplementary verification points</w:t>
            </w:r>
            <w:r>
              <w:rPr>
                <w:rStyle w:val="FootnoteReference"/>
                <w:rFonts w:eastAsia="Times New Roman" w:cstheme="minorHAnsi"/>
                <w:sz w:val="28"/>
                <w:szCs w:val="28"/>
                <w:lang w:val="en-US"/>
              </w:rPr>
              <w:footnoteReference w:id="2"/>
            </w:r>
            <w:r w:rsidRPr="00647509">
              <w:rPr>
                <w:rFonts w:eastAsia="Times New Roman" w:cstheme="minorHAnsi"/>
                <w:sz w:val="28"/>
                <w:szCs w:val="28"/>
                <w:lang w:val="en-US"/>
              </w:rPr>
              <w:t> </w:t>
            </w:r>
          </w:p>
        </w:tc>
      </w:tr>
      <w:tr w:rsidR="00C46444" w:rsidRPr="001A35C5" w14:paraId="04A3F900" w14:textId="77777777" w:rsidTr="00270C3F">
        <w:tc>
          <w:tcPr>
            <w:cnfStyle w:val="001000000000" w:firstRow="0" w:lastRow="0" w:firstColumn="1" w:lastColumn="0" w:oddVBand="0" w:evenVBand="0" w:oddHBand="0" w:evenHBand="0" w:firstRowFirstColumn="0" w:firstRowLastColumn="0" w:lastRowFirstColumn="0" w:lastRowLastColumn="0"/>
            <w:tcW w:w="1440" w:type="dxa"/>
          </w:tcPr>
          <w:p w14:paraId="74EB0C3D" w14:textId="77777777" w:rsidR="00C46444" w:rsidRPr="001A35C5" w:rsidRDefault="00C46444" w:rsidP="00C46444">
            <w:pPr>
              <w:spacing w:before="0" w:after="0" w:line="240" w:lineRule="auto"/>
              <w:textAlignment w:val="baseline"/>
              <w:rPr>
                <w:rFonts w:eastAsia="Times New Roman" w:cstheme="minorHAnsi"/>
                <w:sz w:val="18"/>
                <w:szCs w:val="18"/>
                <w:lang w:val="en-US"/>
              </w:rPr>
            </w:pPr>
          </w:p>
        </w:tc>
        <w:tc>
          <w:tcPr>
            <w:tcW w:w="8550" w:type="dxa"/>
          </w:tcPr>
          <w:p w14:paraId="7841854E" w14:textId="4A2674DB" w:rsidR="00C46444" w:rsidRPr="001A35C5" w:rsidRDefault="00C46444" w:rsidP="00C46444">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sz w:val="18"/>
                <w:szCs w:val="18"/>
                <w:lang w:val="en-US"/>
              </w:rPr>
            </w:pPr>
            <w:r>
              <w:rPr>
                <w:rStyle w:val="FootnoteReference"/>
              </w:rPr>
              <w:footnoteRef/>
            </w:r>
            <w:r>
              <w:t xml:space="preserve"> NOTE: The </w:t>
            </w:r>
            <w:r w:rsidRPr="00B845A1">
              <w:rPr>
                <w:i/>
                <w:iCs/>
              </w:rPr>
              <w:t>Third Party Verifier*</w:t>
            </w:r>
            <w:r>
              <w:t xml:space="preserve"> can add other points for verification if it is determined that further documentation is needed to demonstrate compliance with given </w:t>
            </w:r>
            <w:r w:rsidRPr="00A2191B">
              <w:rPr>
                <w:i/>
                <w:iCs/>
              </w:rPr>
              <w:t>remedy</w:t>
            </w:r>
            <w:r>
              <w:rPr>
                <w:i/>
                <w:iCs/>
              </w:rPr>
              <w:t>*</w:t>
            </w:r>
            <w:r>
              <w:t xml:space="preserve"> process according to the FSC Remedy Framework.</w:t>
            </w:r>
          </w:p>
        </w:tc>
      </w:tr>
    </w:tbl>
    <w:p w14:paraId="21942BA0" w14:textId="77777777" w:rsidR="008934D1" w:rsidRDefault="008934D1" w:rsidP="008934D1"/>
    <w:p w14:paraId="4C5A5C8F" w14:textId="0651ED97" w:rsidR="008934D1" w:rsidRDefault="008934D1" w:rsidP="008934D1"/>
    <w:p w14:paraId="419DC612" w14:textId="77777777" w:rsidR="008934D1" w:rsidRDefault="008934D1" w:rsidP="008934D1"/>
    <w:p w14:paraId="38272471" w14:textId="0DD372F6" w:rsidR="004E322B" w:rsidRPr="00544580" w:rsidRDefault="19332353" w:rsidP="00544580">
      <w:r w:rsidRPr="14A72800">
        <w:rPr>
          <w:lang w:val="en-GB"/>
        </w:rPr>
        <w:t xml:space="preserve"> </w:t>
      </w:r>
      <w:bookmarkEnd w:id="206"/>
      <w:bookmarkEnd w:id="207"/>
      <w:bookmarkEnd w:id="208"/>
      <w:bookmarkEnd w:id="209"/>
      <w:bookmarkEnd w:id="210"/>
      <w:bookmarkEnd w:id="211"/>
    </w:p>
    <w:p w14:paraId="05CE6077" w14:textId="253EEAC0" w:rsidR="004D469F" w:rsidRPr="00544580" w:rsidRDefault="7557C189" w:rsidP="00544580">
      <w:pPr>
        <w:sectPr w:rsidR="004D469F" w:rsidRPr="00544580" w:rsidSect="00CB519D">
          <w:pgSz w:w="11906" w:h="16838" w:code="9"/>
          <w:pgMar w:top="851" w:right="851" w:bottom="851" w:left="851" w:header="1162" w:footer="284" w:gutter="0"/>
          <w:cols w:space="708"/>
          <w:docGrid w:linePitch="360"/>
        </w:sectPr>
      </w:pPr>
      <w:bookmarkStart w:id="213" w:name="_Toc792016894"/>
      <w:bookmarkStart w:id="214" w:name="_Toc1073426244"/>
      <w:bookmarkStart w:id="215" w:name="_Toc1008261627"/>
      <w:r w:rsidRPr="00544580">
        <w:t xml:space="preserve">  </w:t>
      </w:r>
      <w:bookmarkEnd w:id="213"/>
      <w:bookmarkEnd w:id="214"/>
      <w:bookmarkEnd w:id="215"/>
      <w:r w:rsidR="00187ADD" w:rsidRPr="00544580">
        <w:t xml:space="preserve">    </w:t>
      </w:r>
    </w:p>
    <w:p w14:paraId="100FC14F" w14:textId="1E8AB28F" w:rsidR="00282F5F" w:rsidRPr="00EB791B" w:rsidRDefault="0B7BCBC5" w:rsidP="00480FAC">
      <w:pPr>
        <w:pStyle w:val="Heading1"/>
        <w:rPr>
          <w:rFonts w:asciiTheme="minorHAnsi" w:hAnsiTheme="minorHAnsi" w:cstheme="minorHAnsi"/>
        </w:rPr>
      </w:pPr>
      <w:bookmarkStart w:id="216" w:name="_Toc1507243670"/>
      <w:bookmarkStart w:id="217" w:name="_Toc1449511218"/>
      <w:bookmarkStart w:id="218" w:name="_Toc340282240"/>
      <w:bookmarkStart w:id="219" w:name="_Ref109118464"/>
      <w:bookmarkStart w:id="220" w:name="_Toc130303140"/>
      <w:r w:rsidRPr="00EB791B">
        <w:rPr>
          <w:rFonts w:asciiTheme="minorHAnsi" w:hAnsiTheme="minorHAnsi" w:cstheme="minorHAnsi"/>
          <w:b/>
          <w:bCs/>
          <w:lang w:val="en-US"/>
        </w:rPr>
        <w:lastRenderedPageBreak/>
        <w:t>Annex 2:</w:t>
      </w:r>
      <w:r w:rsidR="78C4D1AF" w:rsidRPr="00EB791B">
        <w:rPr>
          <w:rFonts w:asciiTheme="minorHAnsi" w:hAnsiTheme="minorHAnsi" w:cstheme="minorHAnsi"/>
          <w:b/>
          <w:bCs/>
          <w:lang w:val="en-US"/>
        </w:rPr>
        <w:t xml:space="preserve"> </w:t>
      </w:r>
      <w:bookmarkStart w:id="221" w:name="_Hlk32823203"/>
      <w:r w:rsidR="78C4D1AF" w:rsidRPr="00EB791B">
        <w:rPr>
          <w:rFonts w:asciiTheme="minorHAnsi" w:hAnsiTheme="minorHAnsi" w:cstheme="minorHAnsi"/>
          <w:b/>
          <w:bCs/>
        </w:rPr>
        <w:t>Forest Type Classes</w:t>
      </w:r>
      <w:bookmarkEnd w:id="221"/>
      <w:r w:rsidR="004505D4" w:rsidRPr="00EB791B">
        <w:rPr>
          <w:rStyle w:val="FootnoteReference"/>
          <w:rFonts w:asciiTheme="minorHAnsi" w:hAnsiTheme="minorHAnsi" w:cstheme="minorHAnsi"/>
        </w:rPr>
        <w:footnoteReference w:id="3"/>
      </w:r>
      <w:bookmarkEnd w:id="216"/>
      <w:bookmarkEnd w:id="217"/>
      <w:bookmarkEnd w:id="218"/>
      <w:bookmarkEnd w:id="219"/>
      <w:bookmarkEnd w:id="220"/>
    </w:p>
    <w:p w14:paraId="29903D4D" w14:textId="79C09646" w:rsidR="0099097F" w:rsidRPr="0099097F" w:rsidRDefault="0099097F" w:rsidP="0099097F">
      <w:pPr>
        <w:jc w:val="both"/>
        <w:rPr>
          <w:lang w:val="en-US"/>
        </w:rPr>
      </w:pPr>
      <w:r w:rsidRPr="0099097F">
        <w:rPr>
          <w:lang w:val="en-US"/>
        </w:rPr>
        <w:t xml:space="preserve">NOTE: </w:t>
      </w:r>
      <w:r w:rsidR="00483F99">
        <w:rPr>
          <w:lang w:val="en-US"/>
        </w:rPr>
        <w:t>T</w:t>
      </w:r>
      <w:r w:rsidRPr="0099097F">
        <w:rPr>
          <w:lang w:val="en-US"/>
        </w:rPr>
        <w:t>he forest type classes exclude native and exotic plantation forest types and disturbed forest types.</w:t>
      </w:r>
    </w:p>
    <w:tbl>
      <w:tblPr>
        <w:tblStyle w:val="FSCTable"/>
        <w:tblW w:w="5000" w:type="pct"/>
        <w:tblCellMar>
          <w:top w:w="14" w:type="dxa"/>
          <w:bottom w:w="14" w:type="dxa"/>
        </w:tblCellMar>
        <w:tblLook w:val="04A0" w:firstRow="1" w:lastRow="0" w:firstColumn="1" w:lastColumn="0" w:noHBand="0" w:noVBand="1"/>
      </w:tblPr>
      <w:tblGrid>
        <w:gridCol w:w="3075"/>
        <w:gridCol w:w="7129"/>
      </w:tblGrid>
      <w:tr w:rsidR="0091743B" w:rsidRPr="0091743B" w14:paraId="4CB426E1" w14:textId="77777777" w:rsidTr="003A71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1BD4C5C7" w14:textId="77777777" w:rsidR="0091743B" w:rsidRPr="0091743B" w:rsidRDefault="0091743B" w:rsidP="00270C3F">
            <w:pPr>
              <w:spacing w:before="0" w:after="0"/>
              <w:rPr>
                <w:lang w:val="en-US"/>
              </w:rPr>
            </w:pPr>
            <w:r w:rsidRPr="0091743B">
              <w:rPr>
                <w:bCs/>
                <w:lang w:val="en-US"/>
              </w:rPr>
              <w:t>Temperate and Boreal Forest Types</w:t>
            </w:r>
          </w:p>
        </w:tc>
      </w:tr>
      <w:tr w:rsidR="0091743B" w:rsidRPr="0091743B" w14:paraId="4CF1F10B" w14:textId="77777777" w:rsidTr="003A7150">
        <w:trPr>
          <w:trHeight w:val="620"/>
        </w:trPr>
        <w:tc>
          <w:tcPr>
            <w:cnfStyle w:val="001000000000" w:firstRow="0" w:lastRow="0" w:firstColumn="1" w:lastColumn="0" w:oddVBand="0" w:evenVBand="0" w:oddHBand="0" w:evenHBand="0" w:firstRowFirstColumn="0" w:firstRowLastColumn="0" w:lastRowFirstColumn="0" w:lastRowLastColumn="0"/>
            <w:tcW w:w="1507" w:type="pct"/>
          </w:tcPr>
          <w:p w14:paraId="3644596F" w14:textId="77777777" w:rsidR="0091743B" w:rsidRPr="0091743B" w:rsidRDefault="0091743B" w:rsidP="00270C3F">
            <w:pPr>
              <w:spacing w:before="0" w:after="0"/>
              <w:rPr>
                <w:bCs/>
                <w:lang w:val="en-US"/>
              </w:rPr>
            </w:pPr>
            <w:r w:rsidRPr="0091743B">
              <w:rPr>
                <w:bCs/>
                <w:lang w:val="en-US"/>
              </w:rPr>
              <w:t>Evergreen needleleaf forest</w:t>
            </w:r>
          </w:p>
        </w:tc>
        <w:tc>
          <w:tcPr>
            <w:tcW w:w="3493" w:type="pct"/>
          </w:tcPr>
          <w:p w14:paraId="7727CD0A" w14:textId="2AE235EB" w:rsidR="0091743B" w:rsidRPr="0091743B" w:rsidRDefault="0091743B" w:rsidP="00270C3F">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A2191B">
              <w:rPr>
                <w:i/>
                <w:iCs/>
                <w:lang w:val="en-US"/>
              </w:rPr>
              <w:t>Natural forest</w:t>
            </w:r>
            <w:r w:rsidR="00D62E9C">
              <w:rPr>
                <w:i/>
                <w:iCs/>
                <w:lang w:val="en-US"/>
              </w:rPr>
              <w:t>*</w:t>
            </w:r>
            <w:r w:rsidRPr="0091743B">
              <w:rPr>
                <w:lang w:val="en-US"/>
              </w:rPr>
              <w:t xml:space="preserve"> with &gt; 30% canopy cover, in which the canopy is predominantly (&gt; 75%) needleleaf and evergreen.</w:t>
            </w:r>
          </w:p>
        </w:tc>
      </w:tr>
      <w:tr w:rsidR="0091743B" w:rsidRPr="0091743B" w14:paraId="18F61CBC" w14:textId="77777777" w:rsidTr="003A7150">
        <w:tc>
          <w:tcPr>
            <w:cnfStyle w:val="001000000000" w:firstRow="0" w:lastRow="0" w:firstColumn="1" w:lastColumn="0" w:oddVBand="0" w:evenVBand="0" w:oddHBand="0" w:evenHBand="0" w:firstRowFirstColumn="0" w:firstRowLastColumn="0" w:lastRowFirstColumn="0" w:lastRowLastColumn="0"/>
            <w:tcW w:w="1507" w:type="pct"/>
          </w:tcPr>
          <w:p w14:paraId="78B908F0" w14:textId="77777777" w:rsidR="0091743B" w:rsidRPr="0091743B" w:rsidRDefault="0091743B" w:rsidP="00270C3F">
            <w:pPr>
              <w:spacing w:before="0" w:after="0"/>
              <w:rPr>
                <w:bCs/>
                <w:lang w:val="en-US"/>
              </w:rPr>
            </w:pPr>
            <w:r w:rsidRPr="0091743B">
              <w:rPr>
                <w:bCs/>
                <w:lang w:val="en-US"/>
              </w:rPr>
              <w:t>Deciduous needleleaf forest</w:t>
            </w:r>
          </w:p>
        </w:tc>
        <w:tc>
          <w:tcPr>
            <w:tcW w:w="3493" w:type="pct"/>
          </w:tcPr>
          <w:p w14:paraId="6D98C623" w14:textId="3EAD6FE0" w:rsidR="0091743B" w:rsidRPr="0091743B" w:rsidRDefault="0091743B" w:rsidP="00270C3F">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A2191B">
              <w:rPr>
                <w:i/>
                <w:iCs/>
                <w:lang w:val="en-US"/>
              </w:rPr>
              <w:t>Natural forests</w:t>
            </w:r>
            <w:r w:rsidR="00D62E9C">
              <w:rPr>
                <w:i/>
                <w:iCs/>
                <w:lang w:val="en-US"/>
              </w:rPr>
              <w:t>*</w:t>
            </w:r>
            <w:r w:rsidRPr="0091743B">
              <w:rPr>
                <w:lang w:val="en-US"/>
              </w:rPr>
              <w:t xml:space="preserve"> with &gt; 30% canopy cover, in which the canopy is predominantly (&gt; 75%) needleleaf and deciduous.</w:t>
            </w:r>
          </w:p>
        </w:tc>
      </w:tr>
      <w:tr w:rsidR="0091743B" w:rsidRPr="0091743B" w14:paraId="55A77248" w14:textId="77777777" w:rsidTr="003A7150">
        <w:tc>
          <w:tcPr>
            <w:cnfStyle w:val="001000000000" w:firstRow="0" w:lastRow="0" w:firstColumn="1" w:lastColumn="0" w:oddVBand="0" w:evenVBand="0" w:oddHBand="0" w:evenHBand="0" w:firstRowFirstColumn="0" w:firstRowLastColumn="0" w:lastRowFirstColumn="0" w:lastRowLastColumn="0"/>
            <w:tcW w:w="1507" w:type="pct"/>
          </w:tcPr>
          <w:p w14:paraId="34B9210E" w14:textId="77777777" w:rsidR="0091743B" w:rsidRPr="0091743B" w:rsidRDefault="0091743B" w:rsidP="00270C3F">
            <w:pPr>
              <w:spacing w:before="0" w:after="0"/>
              <w:rPr>
                <w:bCs/>
                <w:lang w:val="en-US"/>
              </w:rPr>
            </w:pPr>
            <w:r w:rsidRPr="0091743B">
              <w:rPr>
                <w:bCs/>
                <w:lang w:val="en-US"/>
              </w:rPr>
              <w:t>Mixed broadleaf/needleleaf forest</w:t>
            </w:r>
          </w:p>
        </w:tc>
        <w:tc>
          <w:tcPr>
            <w:tcW w:w="3493" w:type="pct"/>
          </w:tcPr>
          <w:p w14:paraId="3D35D7E0" w14:textId="0B00F9DC" w:rsidR="0091743B" w:rsidRPr="0091743B" w:rsidRDefault="0091743B" w:rsidP="00270C3F">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A2191B">
              <w:rPr>
                <w:i/>
                <w:iCs/>
                <w:lang w:val="en-US"/>
              </w:rPr>
              <w:t>Natural forest</w:t>
            </w:r>
            <w:r w:rsidR="00D62E9C">
              <w:rPr>
                <w:i/>
                <w:iCs/>
                <w:lang w:val="en-US"/>
              </w:rPr>
              <w:t>*</w:t>
            </w:r>
            <w:r w:rsidRPr="0091743B">
              <w:rPr>
                <w:lang w:val="en-US"/>
              </w:rPr>
              <w:t xml:space="preserve"> with &gt; 30% canopy cover, in which the canopy is composed of a more or less even mixture of needleleaf and broadleaf crowns (between 50:50% and 25:75%).</w:t>
            </w:r>
          </w:p>
        </w:tc>
      </w:tr>
      <w:tr w:rsidR="0091743B" w:rsidRPr="0091743B" w14:paraId="29577CBD" w14:textId="77777777" w:rsidTr="003A7150">
        <w:tc>
          <w:tcPr>
            <w:cnfStyle w:val="001000000000" w:firstRow="0" w:lastRow="0" w:firstColumn="1" w:lastColumn="0" w:oddVBand="0" w:evenVBand="0" w:oddHBand="0" w:evenHBand="0" w:firstRowFirstColumn="0" w:firstRowLastColumn="0" w:lastRowFirstColumn="0" w:lastRowLastColumn="0"/>
            <w:tcW w:w="1507" w:type="pct"/>
          </w:tcPr>
          <w:p w14:paraId="13D8200E" w14:textId="77777777" w:rsidR="0091743B" w:rsidRPr="0091743B" w:rsidRDefault="0091743B" w:rsidP="00270C3F">
            <w:pPr>
              <w:spacing w:before="0" w:after="0"/>
              <w:rPr>
                <w:bCs/>
                <w:lang w:val="en-US"/>
              </w:rPr>
            </w:pPr>
            <w:r w:rsidRPr="0091743B">
              <w:rPr>
                <w:bCs/>
                <w:lang w:val="en-US"/>
              </w:rPr>
              <w:t>Broadleaf evergreen forest</w:t>
            </w:r>
          </w:p>
        </w:tc>
        <w:tc>
          <w:tcPr>
            <w:tcW w:w="3493" w:type="pct"/>
          </w:tcPr>
          <w:p w14:paraId="65528224" w14:textId="784D25D5" w:rsidR="0091743B" w:rsidRPr="0091743B" w:rsidRDefault="0091743B" w:rsidP="00270C3F">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A2191B">
              <w:rPr>
                <w:i/>
                <w:iCs/>
                <w:lang w:val="en-US"/>
              </w:rPr>
              <w:t>Natural forests</w:t>
            </w:r>
            <w:r w:rsidR="00D62E9C">
              <w:rPr>
                <w:i/>
                <w:iCs/>
                <w:lang w:val="en-US"/>
              </w:rPr>
              <w:t>*</w:t>
            </w:r>
            <w:r w:rsidRPr="0091743B">
              <w:rPr>
                <w:lang w:val="en-US"/>
              </w:rPr>
              <w:t xml:space="preserve"> with &gt; 30% canopy cover, the canopy being &gt; 75% evergreen and broadleaf.</w:t>
            </w:r>
          </w:p>
        </w:tc>
      </w:tr>
      <w:tr w:rsidR="0091743B" w:rsidRPr="0091743B" w14:paraId="513F2A88" w14:textId="77777777" w:rsidTr="003A7150">
        <w:tc>
          <w:tcPr>
            <w:cnfStyle w:val="001000000000" w:firstRow="0" w:lastRow="0" w:firstColumn="1" w:lastColumn="0" w:oddVBand="0" w:evenVBand="0" w:oddHBand="0" w:evenHBand="0" w:firstRowFirstColumn="0" w:firstRowLastColumn="0" w:lastRowFirstColumn="0" w:lastRowLastColumn="0"/>
            <w:tcW w:w="1507" w:type="pct"/>
          </w:tcPr>
          <w:p w14:paraId="1C593A73" w14:textId="77777777" w:rsidR="0091743B" w:rsidRPr="0091743B" w:rsidRDefault="0091743B" w:rsidP="00270C3F">
            <w:pPr>
              <w:spacing w:before="0" w:after="0"/>
              <w:rPr>
                <w:lang w:val="en-US"/>
              </w:rPr>
            </w:pPr>
            <w:r w:rsidRPr="0091743B">
              <w:rPr>
                <w:bCs/>
                <w:lang w:val="en-US"/>
              </w:rPr>
              <w:t>Deciduous broadleaf forest</w:t>
            </w:r>
          </w:p>
        </w:tc>
        <w:tc>
          <w:tcPr>
            <w:tcW w:w="3493" w:type="pct"/>
          </w:tcPr>
          <w:p w14:paraId="262414D0" w14:textId="477972DF" w:rsidR="0091743B" w:rsidRPr="0091743B" w:rsidRDefault="0091743B" w:rsidP="00270C3F">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A2191B">
              <w:rPr>
                <w:i/>
                <w:iCs/>
                <w:lang w:val="en-US"/>
              </w:rPr>
              <w:t>Natural forests</w:t>
            </w:r>
            <w:r w:rsidR="00D62E9C">
              <w:rPr>
                <w:i/>
                <w:iCs/>
                <w:lang w:val="en-US"/>
              </w:rPr>
              <w:t>*</w:t>
            </w:r>
            <w:r w:rsidRPr="0091743B">
              <w:rPr>
                <w:lang w:val="en-US"/>
              </w:rPr>
              <w:t xml:space="preserve"> with &gt; 30% canopy cover, in which &gt; 75% of the canopy is deciduous and broadleaves predominate (&gt; 75% of canopy cover).</w:t>
            </w:r>
          </w:p>
        </w:tc>
      </w:tr>
      <w:tr w:rsidR="0091743B" w:rsidRPr="0091743B" w14:paraId="62D60F25" w14:textId="77777777" w:rsidTr="003A7150">
        <w:tc>
          <w:tcPr>
            <w:cnfStyle w:val="001000000000" w:firstRow="0" w:lastRow="0" w:firstColumn="1" w:lastColumn="0" w:oddVBand="0" w:evenVBand="0" w:oddHBand="0" w:evenHBand="0" w:firstRowFirstColumn="0" w:firstRowLastColumn="0" w:lastRowFirstColumn="0" w:lastRowLastColumn="0"/>
            <w:tcW w:w="1507" w:type="pct"/>
          </w:tcPr>
          <w:p w14:paraId="7F4F7B5E" w14:textId="77777777" w:rsidR="0091743B" w:rsidRPr="0091743B" w:rsidRDefault="0091743B" w:rsidP="00270C3F">
            <w:pPr>
              <w:spacing w:before="0" w:after="0"/>
              <w:rPr>
                <w:lang w:val="en-US"/>
              </w:rPr>
            </w:pPr>
            <w:r w:rsidRPr="0091743B">
              <w:rPr>
                <w:bCs/>
                <w:lang w:val="en-US"/>
              </w:rPr>
              <w:t>Freshwater swamp forest</w:t>
            </w:r>
          </w:p>
        </w:tc>
        <w:tc>
          <w:tcPr>
            <w:tcW w:w="3493" w:type="pct"/>
          </w:tcPr>
          <w:p w14:paraId="273CCECB" w14:textId="62942D09" w:rsidR="0091743B" w:rsidRPr="0091743B" w:rsidRDefault="0091743B" w:rsidP="00270C3F">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A2191B">
              <w:rPr>
                <w:i/>
                <w:iCs/>
                <w:lang w:val="en-US"/>
              </w:rPr>
              <w:t>Natural forests</w:t>
            </w:r>
            <w:r w:rsidR="00D62E9C">
              <w:rPr>
                <w:i/>
                <w:iCs/>
                <w:lang w:val="en-US"/>
              </w:rPr>
              <w:t>*</w:t>
            </w:r>
            <w:r w:rsidRPr="0091743B">
              <w:rPr>
                <w:lang w:val="en-US"/>
              </w:rPr>
              <w:t xml:space="preserve"> with &gt; 30% canopy cover, composed of trees with any mixture of leaf type and seasonality, but in which the predominant environmental characteristic is a waterlogged soil.</w:t>
            </w:r>
          </w:p>
        </w:tc>
      </w:tr>
      <w:tr w:rsidR="0091743B" w:rsidRPr="0091743B" w14:paraId="77AE86E7" w14:textId="77777777" w:rsidTr="003A7150">
        <w:trPr>
          <w:trHeight w:val="519"/>
        </w:trPr>
        <w:tc>
          <w:tcPr>
            <w:cnfStyle w:val="001000000000" w:firstRow="0" w:lastRow="0" w:firstColumn="1" w:lastColumn="0" w:oddVBand="0" w:evenVBand="0" w:oddHBand="0" w:evenHBand="0" w:firstRowFirstColumn="0" w:firstRowLastColumn="0" w:lastRowFirstColumn="0" w:lastRowLastColumn="0"/>
            <w:tcW w:w="1507" w:type="pct"/>
          </w:tcPr>
          <w:p w14:paraId="038F49CD" w14:textId="06A2ECE2" w:rsidR="0091743B" w:rsidRPr="0091743B" w:rsidRDefault="0091743B" w:rsidP="00270C3F">
            <w:pPr>
              <w:spacing w:before="0" w:after="0"/>
              <w:rPr>
                <w:bCs/>
                <w:lang w:val="en-US"/>
              </w:rPr>
            </w:pPr>
            <w:r w:rsidRPr="0091743B">
              <w:rPr>
                <w:bCs/>
                <w:lang w:val="en-US"/>
              </w:rPr>
              <w:t>Sclerophyllous dry forest</w:t>
            </w:r>
          </w:p>
        </w:tc>
        <w:tc>
          <w:tcPr>
            <w:tcW w:w="3493" w:type="pct"/>
          </w:tcPr>
          <w:p w14:paraId="2B0EF3DF" w14:textId="31E09C2D" w:rsidR="0091743B" w:rsidRPr="0091743B" w:rsidRDefault="0091743B" w:rsidP="00270C3F">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A2191B">
              <w:rPr>
                <w:i/>
                <w:iCs/>
                <w:lang w:val="en-US"/>
              </w:rPr>
              <w:t>Natural forest</w:t>
            </w:r>
            <w:r w:rsidR="00D62E9C">
              <w:rPr>
                <w:i/>
                <w:iCs/>
                <w:lang w:val="en-US"/>
              </w:rPr>
              <w:t>*</w:t>
            </w:r>
            <w:r w:rsidRPr="0091743B">
              <w:rPr>
                <w:lang w:val="en-US"/>
              </w:rPr>
              <w:t xml:space="preserve"> with &gt; 30% canopy cover, in which the canopy is mainly composed of sclerophyllous broadleaves and is &gt; 75% evergreen.</w:t>
            </w:r>
          </w:p>
        </w:tc>
      </w:tr>
      <w:tr w:rsidR="0091743B" w:rsidRPr="0091743B" w14:paraId="2CD9998D" w14:textId="77777777" w:rsidTr="003A7150">
        <w:tc>
          <w:tcPr>
            <w:cnfStyle w:val="001000000000" w:firstRow="0" w:lastRow="0" w:firstColumn="1" w:lastColumn="0" w:oddVBand="0" w:evenVBand="0" w:oddHBand="0" w:evenHBand="0" w:firstRowFirstColumn="0" w:firstRowLastColumn="0" w:lastRowFirstColumn="0" w:lastRowLastColumn="0"/>
            <w:tcW w:w="1507" w:type="pct"/>
          </w:tcPr>
          <w:p w14:paraId="7D7A4466" w14:textId="77777777" w:rsidR="0091743B" w:rsidRPr="0091743B" w:rsidRDefault="0091743B" w:rsidP="00270C3F">
            <w:pPr>
              <w:spacing w:before="0" w:after="0"/>
              <w:rPr>
                <w:bCs/>
                <w:lang w:val="en-US"/>
              </w:rPr>
            </w:pPr>
            <w:r w:rsidRPr="0091743B">
              <w:rPr>
                <w:bCs/>
                <w:lang w:val="en-US"/>
              </w:rPr>
              <w:t>Disturbed natural forest</w:t>
            </w:r>
          </w:p>
        </w:tc>
        <w:tc>
          <w:tcPr>
            <w:tcW w:w="3493" w:type="pct"/>
          </w:tcPr>
          <w:p w14:paraId="569F0041" w14:textId="77777777" w:rsidR="0091743B" w:rsidRPr="0091743B" w:rsidRDefault="0091743B" w:rsidP="00270C3F">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91743B">
              <w:rPr>
                <w:lang w:val="en-US"/>
              </w:rPr>
              <w:t>Any forest type above that has in its interior significant areas of disturbance by people, including clearing, felling for wood extraction, anthropogenic fires, road construction, etc.</w:t>
            </w:r>
          </w:p>
        </w:tc>
      </w:tr>
      <w:tr w:rsidR="0091743B" w:rsidRPr="0091743B" w14:paraId="55B4968B" w14:textId="77777777" w:rsidTr="003A7150">
        <w:tc>
          <w:tcPr>
            <w:cnfStyle w:val="001000000000" w:firstRow="0" w:lastRow="0" w:firstColumn="1" w:lastColumn="0" w:oddVBand="0" w:evenVBand="0" w:oddHBand="0" w:evenHBand="0" w:firstRowFirstColumn="0" w:firstRowLastColumn="0" w:lastRowFirstColumn="0" w:lastRowLastColumn="0"/>
            <w:tcW w:w="1507" w:type="pct"/>
          </w:tcPr>
          <w:p w14:paraId="32E48B31" w14:textId="77777777" w:rsidR="0091743B" w:rsidRPr="0091743B" w:rsidRDefault="0091743B" w:rsidP="00270C3F">
            <w:pPr>
              <w:spacing w:before="0" w:after="0"/>
              <w:rPr>
                <w:bCs/>
                <w:lang w:val="en-US"/>
              </w:rPr>
            </w:pPr>
            <w:r w:rsidRPr="0091743B">
              <w:rPr>
                <w:bCs/>
                <w:lang w:val="en-US"/>
              </w:rPr>
              <w:t>Sparse trees and parkland</w:t>
            </w:r>
          </w:p>
        </w:tc>
        <w:tc>
          <w:tcPr>
            <w:tcW w:w="3493" w:type="pct"/>
          </w:tcPr>
          <w:p w14:paraId="04BCAFE5" w14:textId="19006F40" w:rsidR="0091743B" w:rsidRPr="0091743B" w:rsidRDefault="0091743B" w:rsidP="00270C3F">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A2191B">
              <w:rPr>
                <w:i/>
                <w:iCs/>
                <w:lang w:val="en-US"/>
              </w:rPr>
              <w:t>Natural forests</w:t>
            </w:r>
            <w:r w:rsidR="00692AD5">
              <w:rPr>
                <w:i/>
                <w:iCs/>
                <w:lang w:val="en-US"/>
              </w:rPr>
              <w:t>*</w:t>
            </w:r>
            <w:r w:rsidRPr="0091743B">
              <w:rPr>
                <w:lang w:val="en-US"/>
              </w:rPr>
              <w:t xml:space="preserve"> in which the tree canopy cover is between 10-30%, such as in the steppe regions of the world. Trees of any type (e.g., needleleaf, broadleaf, palms).</w:t>
            </w:r>
          </w:p>
        </w:tc>
      </w:tr>
    </w:tbl>
    <w:p w14:paraId="6263AD56" w14:textId="77777777" w:rsidR="0099097F" w:rsidRDefault="0099097F" w:rsidP="0099097F"/>
    <w:tbl>
      <w:tblPr>
        <w:tblStyle w:val="FSCTable"/>
        <w:tblW w:w="5000" w:type="pct"/>
        <w:tblCellMar>
          <w:top w:w="14" w:type="dxa"/>
          <w:bottom w:w="14" w:type="dxa"/>
        </w:tblCellMar>
        <w:tblLook w:val="04A0" w:firstRow="1" w:lastRow="0" w:firstColumn="1" w:lastColumn="0" w:noHBand="0" w:noVBand="1"/>
      </w:tblPr>
      <w:tblGrid>
        <w:gridCol w:w="3075"/>
        <w:gridCol w:w="7129"/>
      </w:tblGrid>
      <w:tr w:rsidR="005A1DEB" w:rsidRPr="005A1DEB" w14:paraId="634EFE6D" w14:textId="77777777" w:rsidTr="003A71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6F993339" w14:textId="77777777" w:rsidR="005A1DEB" w:rsidRPr="005A1DEB" w:rsidRDefault="005A1DEB" w:rsidP="00270C3F">
            <w:pPr>
              <w:spacing w:before="0" w:after="0"/>
              <w:rPr>
                <w:lang w:val="en-US"/>
              </w:rPr>
            </w:pPr>
            <w:r w:rsidRPr="005A1DEB">
              <w:rPr>
                <w:bCs/>
                <w:lang w:val="en-US"/>
              </w:rPr>
              <w:t>Tropical/Subtropical Forest Types</w:t>
            </w:r>
          </w:p>
        </w:tc>
      </w:tr>
      <w:tr w:rsidR="005A1DEB" w:rsidRPr="005A1DEB" w14:paraId="50869252" w14:textId="77777777" w:rsidTr="003A7150">
        <w:tc>
          <w:tcPr>
            <w:cnfStyle w:val="001000000000" w:firstRow="0" w:lastRow="0" w:firstColumn="1" w:lastColumn="0" w:oddVBand="0" w:evenVBand="0" w:oddHBand="0" w:evenHBand="0" w:firstRowFirstColumn="0" w:firstRowLastColumn="0" w:lastRowFirstColumn="0" w:lastRowLastColumn="0"/>
            <w:tcW w:w="1507" w:type="pct"/>
          </w:tcPr>
          <w:p w14:paraId="68838B04" w14:textId="77777777" w:rsidR="005A1DEB" w:rsidRPr="005A1DEB" w:rsidRDefault="005A1DEB" w:rsidP="00270C3F">
            <w:pPr>
              <w:spacing w:before="0" w:after="0"/>
              <w:rPr>
                <w:bCs/>
                <w:lang w:val="en-US"/>
              </w:rPr>
            </w:pPr>
            <w:r w:rsidRPr="005A1DEB">
              <w:rPr>
                <w:bCs/>
                <w:lang w:val="en-US"/>
              </w:rPr>
              <w:t>Lowland evergreen broadleaf rain forest</w:t>
            </w:r>
          </w:p>
        </w:tc>
        <w:tc>
          <w:tcPr>
            <w:tcW w:w="3493" w:type="pct"/>
          </w:tcPr>
          <w:p w14:paraId="1978F61E" w14:textId="3929CF40" w:rsidR="005A1DEB" w:rsidRPr="005A1DEB" w:rsidRDefault="005A1DEB" w:rsidP="00270C3F">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3F37F7">
              <w:rPr>
                <w:i/>
                <w:iCs/>
                <w:lang w:val="en-US"/>
              </w:rPr>
              <w:t>Natural forests</w:t>
            </w:r>
            <w:r w:rsidR="0059393B">
              <w:rPr>
                <w:i/>
                <w:iCs/>
                <w:lang w:val="en-US"/>
              </w:rPr>
              <w:t>*</w:t>
            </w:r>
            <w:r w:rsidRPr="005A1DEB">
              <w:rPr>
                <w:lang w:val="en-US"/>
              </w:rPr>
              <w:t xml:space="preserve"> with &gt; 30% canopy cover, below 1200m altitude that display little or no seasonality, the canopy being &gt;75% evergreen broadleaf. Includes other types of </w:t>
            </w:r>
            <w:r w:rsidRPr="003F37F7">
              <w:rPr>
                <w:i/>
                <w:iCs/>
                <w:lang w:val="en-US"/>
              </w:rPr>
              <w:t>ecosystems</w:t>
            </w:r>
            <w:r w:rsidR="000B1E08">
              <w:rPr>
                <w:i/>
                <w:iCs/>
                <w:lang w:val="en-US"/>
              </w:rPr>
              <w:t>*</w:t>
            </w:r>
            <w:r w:rsidRPr="005A1DEB">
              <w:rPr>
                <w:lang w:val="en-US"/>
              </w:rPr>
              <w:t xml:space="preserve"> like salt marshes, spit forests, bamboo forests, palm tree forests.</w:t>
            </w:r>
          </w:p>
        </w:tc>
      </w:tr>
      <w:tr w:rsidR="005A1DEB" w:rsidRPr="005A1DEB" w14:paraId="5E7932BF" w14:textId="77777777" w:rsidTr="003A7150">
        <w:tc>
          <w:tcPr>
            <w:cnfStyle w:val="001000000000" w:firstRow="0" w:lastRow="0" w:firstColumn="1" w:lastColumn="0" w:oddVBand="0" w:evenVBand="0" w:oddHBand="0" w:evenHBand="0" w:firstRowFirstColumn="0" w:firstRowLastColumn="0" w:lastRowFirstColumn="0" w:lastRowLastColumn="0"/>
            <w:tcW w:w="1507" w:type="pct"/>
          </w:tcPr>
          <w:p w14:paraId="55A8412F" w14:textId="77777777" w:rsidR="005A1DEB" w:rsidRPr="005A1DEB" w:rsidRDefault="005A1DEB" w:rsidP="00270C3F">
            <w:pPr>
              <w:spacing w:before="0" w:after="0"/>
              <w:rPr>
                <w:bCs/>
                <w:lang w:val="en-US"/>
              </w:rPr>
            </w:pPr>
            <w:r w:rsidRPr="005A1DEB">
              <w:rPr>
                <w:bCs/>
                <w:lang w:val="en-US"/>
              </w:rPr>
              <w:t>Lower montane forest</w:t>
            </w:r>
          </w:p>
        </w:tc>
        <w:tc>
          <w:tcPr>
            <w:tcW w:w="3493" w:type="pct"/>
          </w:tcPr>
          <w:p w14:paraId="32D98968" w14:textId="5B78AEEA" w:rsidR="005A1DEB" w:rsidRPr="005A1DEB" w:rsidRDefault="005A1DEB" w:rsidP="00270C3F">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3F37F7">
              <w:rPr>
                <w:i/>
                <w:iCs/>
                <w:lang w:val="en-US"/>
              </w:rPr>
              <w:t>Natural forests</w:t>
            </w:r>
            <w:r w:rsidR="0059393B">
              <w:rPr>
                <w:lang w:val="en-US"/>
              </w:rPr>
              <w:t>*</w:t>
            </w:r>
            <w:r w:rsidRPr="005A1DEB">
              <w:rPr>
                <w:lang w:val="en-US"/>
              </w:rPr>
              <w:t xml:space="preserve"> with &gt; 30% canopy cover, between 1200-1800m altitude, with any seasonality regime and leaf type mixture.</w:t>
            </w:r>
          </w:p>
        </w:tc>
      </w:tr>
      <w:tr w:rsidR="005A1DEB" w:rsidRPr="005A1DEB" w14:paraId="6040A5A3" w14:textId="77777777" w:rsidTr="003A7150">
        <w:tc>
          <w:tcPr>
            <w:cnfStyle w:val="001000000000" w:firstRow="0" w:lastRow="0" w:firstColumn="1" w:lastColumn="0" w:oddVBand="0" w:evenVBand="0" w:oddHBand="0" w:evenHBand="0" w:firstRowFirstColumn="0" w:firstRowLastColumn="0" w:lastRowFirstColumn="0" w:lastRowLastColumn="0"/>
            <w:tcW w:w="1507" w:type="pct"/>
          </w:tcPr>
          <w:p w14:paraId="6A9CACAA" w14:textId="77777777" w:rsidR="005A1DEB" w:rsidRPr="005A1DEB" w:rsidRDefault="005A1DEB" w:rsidP="00270C3F">
            <w:pPr>
              <w:spacing w:before="0" w:after="0"/>
              <w:rPr>
                <w:bCs/>
                <w:lang w:val="en-US"/>
              </w:rPr>
            </w:pPr>
            <w:r w:rsidRPr="005A1DEB">
              <w:rPr>
                <w:bCs/>
                <w:lang w:val="en-US"/>
              </w:rPr>
              <w:t>Upper montane forest</w:t>
            </w:r>
          </w:p>
        </w:tc>
        <w:tc>
          <w:tcPr>
            <w:tcW w:w="3493" w:type="pct"/>
          </w:tcPr>
          <w:p w14:paraId="1798E973" w14:textId="14212A06" w:rsidR="005A1DEB" w:rsidRPr="005A1DEB" w:rsidRDefault="005A1DEB" w:rsidP="00270C3F">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3F37F7">
              <w:rPr>
                <w:i/>
                <w:iCs/>
                <w:lang w:val="en-US"/>
              </w:rPr>
              <w:t>Natural forests</w:t>
            </w:r>
            <w:r w:rsidR="0059393B">
              <w:rPr>
                <w:i/>
                <w:iCs/>
                <w:lang w:val="en-US"/>
              </w:rPr>
              <w:t>*</w:t>
            </w:r>
            <w:r w:rsidRPr="005A1DEB">
              <w:rPr>
                <w:lang w:val="en-US"/>
              </w:rPr>
              <w:t xml:space="preserve"> with &gt; 30% canopy cover, above 1800m altitude, with any seasonality regime and leaf type mixture.</w:t>
            </w:r>
          </w:p>
        </w:tc>
      </w:tr>
      <w:tr w:rsidR="005A1DEB" w:rsidRPr="005A1DEB" w14:paraId="65FE97E9" w14:textId="77777777" w:rsidTr="003A7150">
        <w:tc>
          <w:tcPr>
            <w:cnfStyle w:val="001000000000" w:firstRow="0" w:lastRow="0" w:firstColumn="1" w:lastColumn="0" w:oddVBand="0" w:evenVBand="0" w:oddHBand="0" w:evenHBand="0" w:firstRowFirstColumn="0" w:firstRowLastColumn="0" w:lastRowFirstColumn="0" w:lastRowLastColumn="0"/>
            <w:tcW w:w="1507" w:type="pct"/>
          </w:tcPr>
          <w:p w14:paraId="2B1F3548" w14:textId="77777777" w:rsidR="005A1DEB" w:rsidRPr="005A1DEB" w:rsidRDefault="005A1DEB" w:rsidP="00270C3F">
            <w:pPr>
              <w:spacing w:before="0" w:after="0"/>
              <w:rPr>
                <w:bCs/>
                <w:lang w:val="en-US"/>
              </w:rPr>
            </w:pPr>
            <w:r w:rsidRPr="005A1DEB">
              <w:rPr>
                <w:bCs/>
                <w:lang w:val="en-US"/>
              </w:rPr>
              <w:t>Freshwater swamp forest</w:t>
            </w:r>
          </w:p>
        </w:tc>
        <w:tc>
          <w:tcPr>
            <w:tcW w:w="3493" w:type="pct"/>
          </w:tcPr>
          <w:p w14:paraId="674BE78A" w14:textId="12144207" w:rsidR="005A1DEB" w:rsidRPr="005A1DEB" w:rsidRDefault="005A1DEB" w:rsidP="00270C3F">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3F37F7">
              <w:rPr>
                <w:i/>
                <w:iCs/>
                <w:lang w:val="en-US"/>
              </w:rPr>
              <w:t>Natural forests</w:t>
            </w:r>
            <w:r w:rsidR="0059393B">
              <w:rPr>
                <w:i/>
                <w:iCs/>
                <w:lang w:val="en-US"/>
              </w:rPr>
              <w:t>*</w:t>
            </w:r>
            <w:r w:rsidRPr="005A1DEB">
              <w:rPr>
                <w:lang w:val="en-US"/>
              </w:rPr>
              <w:t xml:space="preserve"> with &gt; 30% canopy cover, below 1200m altitude, composed of trees with any mixture of leaf type and seasonality, but in which the predominant environmental characteristic is a waterlogged soil. [including peat]</w:t>
            </w:r>
          </w:p>
        </w:tc>
      </w:tr>
      <w:tr w:rsidR="005A1DEB" w:rsidRPr="005A1DEB" w14:paraId="67297693" w14:textId="77777777" w:rsidTr="003A7150">
        <w:tc>
          <w:tcPr>
            <w:cnfStyle w:val="001000000000" w:firstRow="0" w:lastRow="0" w:firstColumn="1" w:lastColumn="0" w:oddVBand="0" w:evenVBand="0" w:oddHBand="0" w:evenHBand="0" w:firstRowFirstColumn="0" w:firstRowLastColumn="0" w:lastRowFirstColumn="0" w:lastRowLastColumn="0"/>
            <w:tcW w:w="1507" w:type="pct"/>
          </w:tcPr>
          <w:p w14:paraId="7316AC5E" w14:textId="77777777" w:rsidR="005A1DEB" w:rsidRPr="005A1DEB" w:rsidRDefault="005A1DEB" w:rsidP="00270C3F">
            <w:pPr>
              <w:spacing w:before="0" w:after="0"/>
              <w:rPr>
                <w:bCs/>
                <w:lang w:val="en-US"/>
              </w:rPr>
            </w:pPr>
            <w:r w:rsidRPr="005A1DEB">
              <w:rPr>
                <w:bCs/>
                <w:lang w:val="en-US"/>
              </w:rPr>
              <w:lastRenderedPageBreak/>
              <w:t>Semi-evergreen moist broadleaf forest</w:t>
            </w:r>
          </w:p>
        </w:tc>
        <w:tc>
          <w:tcPr>
            <w:tcW w:w="3493" w:type="pct"/>
          </w:tcPr>
          <w:p w14:paraId="47DF9379" w14:textId="60F60580" w:rsidR="005A1DEB" w:rsidRPr="005A1DEB" w:rsidRDefault="005A1DEB" w:rsidP="00270C3F">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3F37F7">
              <w:rPr>
                <w:i/>
                <w:iCs/>
                <w:lang w:val="en-US"/>
              </w:rPr>
              <w:t>Natural forests</w:t>
            </w:r>
            <w:r w:rsidR="0059393B">
              <w:rPr>
                <w:i/>
                <w:iCs/>
                <w:lang w:val="en-US"/>
              </w:rPr>
              <w:t>*</w:t>
            </w:r>
            <w:r w:rsidRPr="005A1DEB">
              <w:rPr>
                <w:lang w:val="en-US"/>
              </w:rPr>
              <w:t xml:space="preserve"> with &gt; 30% canopy cover, in which between 50-75% of the canopy is evergreen, &gt; 75% are broadleaves, and the trees display seasonality of flowering and fruiting.</w:t>
            </w:r>
          </w:p>
        </w:tc>
      </w:tr>
      <w:tr w:rsidR="005A1DEB" w:rsidRPr="005A1DEB" w14:paraId="14023F1E" w14:textId="77777777" w:rsidTr="003A7150">
        <w:tc>
          <w:tcPr>
            <w:cnfStyle w:val="001000000000" w:firstRow="0" w:lastRow="0" w:firstColumn="1" w:lastColumn="0" w:oddVBand="0" w:evenVBand="0" w:oddHBand="0" w:evenHBand="0" w:firstRowFirstColumn="0" w:firstRowLastColumn="0" w:lastRowFirstColumn="0" w:lastRowLastColumn="0"/>
            <w:tcW w:w="1507" w:type="pct"/>
          </w:tcPr>
          <w:p w14:paraId="3CB6DBA4" w14:textId="77777777" w:rsidR="005A1DEB" w:rsidRPr="005A1DEB" w:rsidRDefault="005A1DEB" w:rsidP="00270C3F">
            <w:pPr>
              <w:spacing w:before="0" w:after="0"/>
              <w:rPr>
                <w:bCs/>
                <w:lang w:val="en-US"/>
              </w:rPr>
            </w:pPr>
            <w:r w:rsidRPr="005A1DEB">
              <w:rPr>
                <w:bCs/>
                <w:lang w:val="en-US"/>
              </w:rPr>
              <w:t>Mixed broadleaf/needleleaf forest</w:t>
            </w:r>
          </w:p>
        </w:tc>
        <w:tc>
          <w:tcPr>
            <w:tcW w:w="3493" w:type="pct"/>
          </w:tcPr>
          <w:p w14:paraId="4E14EE2E" w14:textId="52D7B824" w:rsidR="005A1DEB" w:rsidRPr="005A1DEB" w:rsidRDefault="005A1DEB" w:rsidP="00270C3F">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3F37F7">
              <w:rPr>
                <w:i/>
                <w:iCs/>
                <w:lang w:val="en-US"/>
              </w:rPr>
              <w:t>Natural forests</w:t>
            </w:r>
            <w:r w:rsidR="0059393B">
              <w:rPr>
                <w:lang w:val="en-US"/>
              </w:rPr>
              <w:t>*</w:t>
            </w:r>
            <w:r w:rsidRPr="005A1DEB">
              <w:rPr>
                <w:lang w:val="en-US"/>
              </w:rPr>
              <w:t xml:space="preserve"> with &gt; 30% canopy cover, in which the canopy is composed of a more or less even mixture of needleleaf and broadleaf crowns (between 50:50% and 25:75%).</w:t>
            </w:r>
          </w:p>
        </w:tc>
      </w:tr>
      <w:tr w:rsidR="005A1DEB" w:rsidRPr="005A1DEB" w14:paraId="308596F2" w14:textId="77777777" w:rsidTr="003A7150">
        <w:tc>
          <w:tcPr>
            <w:cnfStyle w:val="001000000000" w:firstRow="0" w:lastRow="0" w:firstColumn="1" w:lastColumn="0" w:oddVBand="0" w:evenVBand="0" w:oddHBand="0" w:evenHBand="0" w:firstRowFirstColumn="0" w:firstRowLastColumn="0" w:lastRowFirstColumn="0" w:lastRowLastColumn="0"/>
            <w:tcW w:w="1507" w:type="pct"/>
          </w:tcPr>
          <w:p w14:paraId="353C24A9" w14:textId="77777777" w:rsidR="005A1DEB" w:rsidRPr="005A1DEB" w:rsidRDefault="005A1DEB" w:rsidP="00270C3F">
            <w:pPr>
              <w:spacing w:before="0" w:after="0"/>
              <w:rPr>
                <w:bCs/>
                <w:lang w:val="en-US"/>
              </w:rPr>
            </w:pPr>
            <w:r w:rsidRPr="005A1DEB">
              <w:rPr>
                <w:bCs/>
                <w:lang w:val="en-US"/>
              </w:rPr>
              <w:t>Needleleaf forest</w:t>
            </w:r>
          </w:p>
        </w:tc>
        <w:tc>
          <w:tcPr>
            <w:tcW w:w="3493" w:type="pct"/>
          </w:tcPr>
          <w:p w14:paraId="5F573B2A" w14:textId="3A5C052B" w:rsidR="005A1DEB" w:rsidRPr="005A1DEB" w:rsidRDefault="005A1DEB" w:rsidP="00270C3F">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3F37F7">
              <w:rPr>
                <w:i/>
                <w:iCs/>
                <w:lang w:val="en-US"/>
              </w:rPr>
              <w:t>Natural forest</w:t>
            </w:r>
            <w:r w:rsidR="0059393B">
              <w:rPr>
                <w:i/>
                <w:iCs/>
                <w:lang w:val="en-US"/>
              </w:rPr>
              <w:t>*</w:t>
            </w:r>
            <w:r w:rsidRPr="005A1DEB">
              <w:rPr>
                <w:lang w:val="en-US"/>
              </w:rPr>
              <w:t xml:space="preserve"> with &gt; 30% canopy cover, in which the canopy is predominantly (&gt; 75%) needleleaf.</w:t>
            </w:r>
          </w:p>
        </w:tc>
      </w:tr>
      <w:tr w:rsidR="005A1DEB" w:rsidRPr="005A1DEB" w14:paraId="5E6B8FCB" w14:textId="77777777" w:rsidTr="003A7150">
        <w:tc>
          <w:tcPr>
            <w:cnfStyle w:val="001000000000" w:firstRow="0" w:lastRow="0" w:firstColumn="1" w:lastColumn="0" w:oddVBand="0" w:evenVBand="0" w:oddHBand="0" w:evenHBand="0" w:firstRowFirstColumn="0" w:firstRowLastColumn="0" w:lastRowFirstColumn="0" w:lastRowLastColumn="0"/>
            <w:tcW w:w="1507" w:type="pct"/>
          </w:tcPr>
          <w:p w14:paraId="0FFC8FD8" w14:textId="77777777" w:rsidR="005A1DEB" w:rsidRPr="005A1DEB" w:rsidRDefault="005A1DEB" w:rsidP="00270C3F">
            <w:pPr>
              <w:spacing w:before="0" w:after="0"/>
              <w:rPr>
                <w:bCs/>
                <w:lang w:val="en-US"/>
              </w:rPr>
            </w:pPr>
            <w:r w:rsidRPr="005A1DEB">
              <w:rPr>
                <w:bCs/>
                <w:lang w:val="en-US"/>
              </w:rPr>
              <w:t>Mangroves</w:t>
            </w:r>
          </w:p>
        </w:tc>
        <w:tc>
          <w:tcPr>
            <w:tcW w:w="3493" w:type="pct"/>
          </w:tcPr>
          <w:p w14:paraId="67270159" w14:textId="253D5944" w:rsidR="005A1DEB" w:rsidRPr="005A1DEB" w:rsidRDefault="005A1DEB" w:rsidP="00270C3F">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3F37F7">
              <w:rPr>
                <w:i/>
                <w:iCs/>
                <w:lang w:val="en-US"/>
              </w:rPr>
              <w:t>Natural forests</w:t>
            </w:r>
            <w:r w:rsidR="0059393B">
              <w:rPr>
                <w:i/>
                <w:iCs/>
                <w:lang w:val="en-US"/>
              </w:rPr>
              <w:t>*</w:t>
            </w:r>
            <w:r w:rsidRPr="005A1DEB">
              <w:rPr>
                <w:lang w:val="en-US"/>
              </w:rPr>
              <w:t xml:space="preserve"> with &gt; 30% canopy cover, composed of species of mangrove tree, generally along coasts in or near brackish or saltwater.</w:t>
            </w:r>
          </w:p>
        </w:tc>
      </w:tr>
      <w:tr w:rsidR="005A1DEB" w:rsidRPr="005A1DEB" w14:paraId="1344548F" w14:textId="77777777" w:rsidTr="003A7150">
        <w:tc>
          <w:tcPr>
            <w:cnfStyle w:val="001000000000" w:firstRow="0" w:lastRow="0" w:firstColumn="1" w:lastColumn="0" w:oddVBand="0" w:evenVBand="0" w:oddHBand="0" w:evenHBand="0" w:firstRowFirstColumn="0" w:firstRowLastColumn="0" w:lastRowFirstColumn="0" w:lastRowLastColumn="0"/>
            <w:tcW w:w="1507" w:type="pct"/>
          </w:tcPr>
          <w:p w14:paraId="5F783E21" w14:textId="77777777" w:rsidR="005A1DEB" w:rsidRPr="005A1DEB" w:rsidRDefault="005A1DEB" w:rsidP="00270C3F">
            <w:pPr>
              <w:spacing w:before="0" w:after="0"/>
              <w:rPr>
                <w:bCs/>
                <w:lang w:val="en-US"/>
              </w:rPr>
            </w:pPr>
            <w:r w:rsidRPr="005A1DEB">
              <w:rPr>
                <w:bCs/>
                <w:lang w:val="en-US"/>
              </w:rPr>
              <w:t xml:space="preserve">Deciduous/semi-deciduous broadleaf forest  </w:t>
            </w:r>
          </w:p>
        </w:tc>
        <w:tc>
          <w:tcPr>
            <w:tcW w:w="3493" w:type="pct"/>
          </w:tcPr>
          <w:p w14:paraId="22F45A99" w14:textId="6A20A92A" w:rsidR="005A1DEB" w:rsidRPr="005A1DEB" w:rsidRDefault="005A1DEB" w:rsidP="00270C3F">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3F37F7">
              <w:rPr>
                <w:i/>
                <w:iCs/>
                <w:lang w:val="en-US"/>
              </w:rPr>
              <w:t>Natural forests</w:t>
            </w:r>
            <w:r w:rsidR="0059393B">
              <w:rPr>
                <w:i/>
                <w:iCs/>
                <w:lang w:val="en-US"/>
              </w:rPr>
              <w:t>*</w:t>
            </w:r>
            <w:r w:rsidRPr="005A1DEB">
              <w:rPr>
                <w:lang w:val="en-US"/>
              </w:rPr>
              <w:t xml:space="preserve"> with &gt; 30% canopy cover, in which between 50-100% of the canopy is deciduous and broadleaves predominate (&gt; 75% of canopy cover).</w:t>
            </w:r>
          </w:p>
        </w:tc>
      </w:tr>
      <w:tr w:rsidR="005A1DEB" w:rsidRPr="005A1DEB" w14:paraId="02B9D6F4" w14:textId="77777777" w:rsidTr="003A7150">
        <w:tc>
          <w:tcPr>
            <w:cnfStyle w:val="001000000000" w:firstRow="0" w:lastRow="0" w:firstColumn="1" w:lastColumn="0" w:oddVBand="0" w:evenVBand="0" w:oddHBand="0" w:evenHBand="0" w:firstRowFirstColumn="0" w:firstRowLastColumn="0" w:lastRowFirstColumn="0" w:lastRowLastColumn="0"/>
            <w:tcW w:w="1507" w:type="pct"/>
          </w:tcPr>
          <w:p w14:paraId="3F6CB589" w14:textId="77777777" w:rsidR="005A1DEB" w:rsidRPr="005A1DEB" w:rsidRDefault="005A1DEB" w:rsidP="00270C3F">
            <w:pPr>
              <w:spacing w:before="0" w:after="0"/>
              <w:rPr>
                <w:bCs/>
                <w:lang w:val="en-US"/>
              </w:rPr>
            </w:pPr>
            <w:r w:rsidRPr="005A1DEB">
              <w:rPr>
                <w:bCs/>
                <w:lang w:val="en-US"/>
              </w:rPr>
              <w:t>Sclerophyllous dry forest</w:t>
            </w:r>
          </w:p>
        </w:tc>
        <w:tc>
          <w:tcPr>
            <w:tcW w:w="3493" w:type="pct"/>
          </w:tcPr>
          <w:p w14:paraId="487D1C77" w14:textId="614EB441" w:rsidR="005A1DEB" w:rsidRPr="005A1DEB" w:rsidRDefault="005A1DEB" w:rsidP="00270C3F">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3F37F7">
              <w:rPr>
                <w:i/>
                <w:iCs/>
                <w:lang w:val="en-US"/>
              </w:rPr>
              <w:t>Natural forests</w:t>
            </w:r>
            <w:r w:rsidR="0059393B">
              <w:rPr>
                <w:i/>
                <w:iCs/>
                <w:lang w:val="en-US"/>
              </w:rPr>
              <w:t>*</w:t>
            </w:r>
            <w:r w:rsidRPr="005A1DEB">
              <w:rPr>
                <w:lang w:val="en-US"/>
              </w:rPr>
              <w:t xml:space="preserve"> with &gt; 30% canopy cover, in which the canopy is mainly composed of sclerophyllous broadleaves and is &gt; 75% evergreen.</w:t>
            </w:r>
          </w:p>
        </w:tc>
      </w:tr>
      <w:tr w:rsidR="005A1DEB" w:rsidRPr="005A1DEB" w14:paraId="49656ECD" w14:textId="77777777" w:rsidTr="003A7150">
        <w:tc>
          <w:tcPr>
            <w:cnfStyle w:val="001000000000" w:firstRow="0" w:lastRow="0" w:firstColumn="1" w:lastColumn="0" w:oddVBand="0" w:evenVBand="0" w:oddHBand="0" w:evenHBand="0" w:firstRowFirstColumn="0" w:firstRowLastColumn="0" w:lastRowFirstColumn="0" w:lastRowLastColumn="0"/>
            <w:tcW w:w="1507" w:type="pct"/>
          </w:tcPr>
          <w:p w14:paraId="2E77FA53" w14:textId="77777777" w:rsidR="005A1DEB" w:rsidRPr="005A1DEB" w:rsidRDefault="005A1DEB" w:rsidP="00270C3F">
            <w:pPr>
              <w:spacing w:before="0" w:after="0"/>
              <w:rPr>
                <w:bCs/>
                <w:lang w:val="en-US"/>
              </w:rPr>
            </w:pPr>
            <w:r w:rsidRPr="005A1DEB">
              <w:rPr>
                <w:bCs/>
                <w:lang w:val="en-US"/>
              </w:rPr>
              <w:t>Thorn forest</w:t>
            </w:r>
          </w:p>
        </w:tc>
        <w:tc>
          <w:tcPr>
            <w:tcW w:w="3493" w:type="pct"/>
          </w:tcPr>
          <w:p w14:paraId="4BCB1806" w14:textId="53DE188D" w:rsidR="005A1DEB" w:rsidRPr="005A1DEB" w:rsidRDefault="005A1DEB" w:rsidP="00270C3F">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3F37F7">
              <w:rPr>
                <w:i/>
                <w:iCs/>
                <w:lang w:val="en-US"/>
              </w:rPr>
              <w:t>Natural forests</w:t>
            </w:r>
            <w:r w:rsidR="0059393B">
              <w:rPr>
                <w:i/>
                <w:iCs/>
                <w:lang w:val="en-US"/>
              </w:rPr>
              <w:t>*</w:t>
            </w:r>
            <w:r w:rsidRPr="005A1DEB">
              <w:rPr>
                <w:lang w:val="en-US"/>
              </w:rPr>
              <w:t xml:space="preserve"> with &gt; 30% canopy cover, in which the canopy is mainly composed of deciduous trees with thorns and succulent phanerophytes with thorns may be frequent.</w:t>
            </w:r>
          </w:p>
        </w:tc>
      </w:tr>
      <w:tr w:rsidR="005A1DEB" w:rsidRPr="005A1DEB" w14:paraId="1D60F2C3" w14:textId="77777777" w:rsidTr="003A7150">
        <w:tc>
          <w:tcPr>
            <w:cnfStyle w:val="001000000000" w:firstRow="0" w:lastRow="0" w:firstColumn="1" w:lastColumn="0" w:oddVBand="0" w:evenVBand="0" w:oddHBand="0" w:evenHBand="0" w:firstRowFirstColumn="0" w:firstRowLastColumn="0" w:lastRowFirstColumn="0" w:lastRowLastColumn="0"/>
            <w:tcW w:w="1507" w:type="pct"/>
          </w:tcPr>
          <w:p w14:paraId="53589965" w14:textId="77777777" w:rsidR="005A1DEB" w:rsidRPr="005A1DEB" w:rsidRDefault="005A1DEB" w:rsidP="00270C3F">
            <w:pPr>
              <w:spacing w:before="0" w:after="0"/>
              <w:rPr>
                <w:bCs/>
                <w:lang w:val="en-US"/>
              </w:rPr>
            </w:pPr>
            <w:r w:rsidRPr="005A1DEB">
              <w:rPr>
                <w:bCs/>
                <w:lang w:val="en-US"/>
              </w:rPr>
              <w:t>Sparse trees and parkland</w:t>
            </w:r>
          </w:p>
        </w:tc>
        <w:tc>
          <w:tcPr>
            <w:tcW w:w="3493" w:type="pct"/>
          </w:tcPr>
          <w:p w14:paraId="09019940" w14:textId="452EC059" w:rsidR="005A1DEB" w:rsidRPr="005A1DEB" w:rsidRDefault="005A1DEB" w:rsidP="00270C3F">
            <w:pPr>
              <w:spacing w:before="0" w:after="0"/>
              <w:cnfStyle w:val="000000000000" w:firstRow="0" w:lastRow="0" w:firstColumn="0" w:lastColumn="0" w:oddVBand="0" w:evenVBand="0" w:oddHBand="0" w:evenHBand="0" w:firstRowFirstColumn="0" w:firstRowLastColumn="0" w:lastRowFirstColumn="0" w:lastRowLastColumn="0"/>
              <w:rPr>
                <w:lang w:val="en-US"/>
              </w:rPr>
            </w:pPr>
            <w:r w:rsidRPr="003F37F7">
              <w:rPr>
                <w:i/>
                <w:iCs/>
                <w:lang w:val="en-US"/>
              </w:rPr>
              <w:t>Natural forests</w:t>
            </w:r>
            <w:r w:rsidR="0059393B">
              <w:rPr>
                <w:i/>
                <w:iCs/>
                <w:lang w:val="en-US"/>
              </w:rPr>
              <w:t>*</w:t>
            </w:r>
            <w:r w:rsidRPr="005A1DEB">
              <w:rPr>
                <w:lang w:val="en-US"/>
              </w:rPr>
              <w:t xml:space="preserve"> in which the tree canopy cover is between 10-30%, such as in the savannah regions of the world. Trees of any type (e.g., needleleaf, broadleaf, palms). The two major zones in which these </w:t>
            </w:r>
            <w:r w:rsidRPr="003F37F7">
              <w:rPr>
                <w:i/>
                <w:iCs/>
                <w:lang w:val="en-US"/>
              </w:rPr>
              <w:t>ecosystems</w:t>
            </w:r>
            <w:r w:rsidR="000B1E08">
              <w:rPr>
                <w:i/>
                <w:iCs/>
                <w:lang w:val="en-US"/>
              </w:rPr>
              <w:t>*</w:t>
            </w:r>
            <w:r w:rsidRPr="005A1DEB">
              <w:rPr>
                <w:lang w:val="en-US"/>
              </w:rPr>
              <w:t xml:space="preserve"> occur are in the boreal region and in the seasonally dry tropics. </w:t>
            </w:r>
          </w:p>
        </w:tc>
      </w:tr>
    </w:tbl>
    <w:p w14:paraId="16A65317" w14:textId="77777777" w:rsidR="004D469F" w:rsidRDefault="004D469F" w:rsidP="004D469F">
      <w:pPr>
        <w:pStyle w:val="Heading1"/>
        <w:rPr>
          <w:rFonts w:hint="eastAsia"/>
          <w:lang w:val="en-US"/>
        </w:rPr>
        <w:sectPr w:rsidR="004D469F" w:rsidSect="00CB519D">
          <w:pgSz w:w="11906" w:h="16838" w:code="9"/>
          <w:pgMar w:top="851" w:right="851" w:bottom="851" w:left="851" w:header="1162" w:footer="284" w:gutter="0"/>
          <w:cols w:space="708"/>
          <w:docGrid w:linePitch="360"/>
        </w:sectPr>
      </w:pPr>
    </w:p>
    <w:p w14:paraId="06979489" w14:textId="3D8B07C8" w:rsidR="005A1DEB" w:rsidRPr="00BD040C" w:rsidRDefault="2D3D9B21" w:rsidP="14A72800">
      <w:pPr>
        <w:pStyle w:val="Heading1"/>
        <w:rPr>
          <w:rFonts w:asciiTheme="minorHAnsi" w:hAnsiTheme="minorHAnsi" w:cstheme="minorHAnsi"/>
          <w:b/>
          <w:bCs/>
          <w:lang w:val="en-GB"/>
        </w:rPr>
      </w:pPr>
      <w:bookmarkStart w:id="222" w:name="_Ref101787216"/>
      <w:bookmarkStart w:id="223" w:name="_Toc975336326"/>
      <w:bookmarkStart w:id="224" w:name="_Toc1595530553"/>
      <w:bookmarkStart w:id="225" w:name="_Toc1889737518"/>
      <w:bookmarkStart w:id="226" w:name="_Toc130303141"/>
      <w:r w:rsidRPr="00AC4FFE">
        <w:rPr>
          <w:rFonts w:asciiTheme="minorHAnsi" w:hAnsiTheme="minorHAnsi" w:cstheme="minorHAnsi"/>
          <w:b/>
          <w:bCs/>
          <w:lang w:val="en-US"/>
        </w:rPr>
        <w:lastRenderedPageBreak/>
        <w:t>Annex 3:</w:t>
      </w:r>
      <w:r w:rsidR="1E73E101" w:rsidRPr="00AC4FFE">
        <w:rPr>
          <w:rFonts w:asciiTheme="minorHAnsi" w:hAnsiTheme="minorHAnsi" w:cstheme="minorHAnsi"/>
          <w:b/>
          <w:bCs/>
          <w:lang w:val="en-US"/>
        </w:rPr>
        <w:t xml:space="preserve"> </w:t>
      </w:r>
      <w:r w:rsidR="1E73E101" w:rsidRPr="00AC4FFE">
        <w:rPr>
          <w:rFonts w:asciiTheme="minorHAnsi" w:hAnsiTheme="minorHAnsi" w:cstheme="minorHAnsi"/>
          <w:b/>
          <w:bCs/>
          <w:lang w:val="en-GB"/>
        </w:rPr>
        <w:t>Sample Indicators for Core Requirements</w:t>
      </w:r>
      <w:bookmarkEnd w:id="222"/>
      <w:bookmarkEnd w:id="223"/>
      <w:bookmarkEnd w:id="224"/>
      <w:bookmarkEnd w:id="225"/>
      <w:bookmarkEnd w:id="226"/>
    </w:p>
    <w:p w14:paraId="1AF1322E" w14:textId="48656298" w:rsidR="00323401" w:rsidRPr="001E552B" w:rsidRDefault="00777327" w:rsidP="00924183">
      <w:pPr>
        <w:jc w:val="both"/>
        <w:rPr>
          <w:rFonts w:cs="Arial"/>
        </w:rPr>
      </w:pPr>
      <w:r w:rsidRPr="00BD040C">
        <w:rPr>
          <w:lang w:val="en-GB"/>
        </w:rPr>
        <w:t xml:space="preserve">Annex 3 provides </w:t>
      </w:r>
      <w:r w:rsidR="006D7F72" w:rsidRPr="00BD040C">
        <w:rPr>
          <w:lang w:val="en-GB"/>
        </w:rPr>
        <w:t>a list of possible</w:t>
      </w:r>
      <w:r w:rsidR="006D7F72" w:rsidRPr="00BD040C">
        <w:rPr>
          <w:lang w:val="en-US"/>
        </w:rPr>
        <w:t xml:space="preserve"> measurable indicators for monitoring the implementation of the Remedy Plan</w:t>
      </w:r>
      <w:r w:rsidR="000A2223">
        <w:rPr>
          <w:lang w:val="en-US"/>
        </w:rPr>
        <w:t xml:space="preserve">. Indicators for each Remedy Plan must be developed to suit the situation, so these are proposed as </w:t>
      </w:r>
      <w:r w:rsidR="00EC07E3">
        <w:rPr>
          <w:lang w:val="en-US"/>
        </w:rPr>
        <w:t xml:space="preserve">samples </w:t>
      </w:r>
      <w:r w:rsidR="004A58AF">
        <w:rPr>
          <w:lang w:val="en-US"/>
        </w:rPr>
        <w:t>and</w:t>
      </w:r>
      <w:r w:rsidR="00EC07E3">
        <w:rPr>
          <w:lang w:val="en-US"/>
        </w:rPr>
        <w:t xml:space="preserve"> do not have to be utilized for every Remedy Plan. </w:t>
      </w:r>
    </w:p>
    <w:p w14:paraId="20B0396B" w14:textId="4A6FDCAA" w:rsidR="00AB5D81" w:rsidRPr="00961F5B" w:rsidRDefault="00323401" w:rsidP="00961F5B">
      <w:pPr>
        <w:rPr>
          <w:b/>
          <w:lang w:val="en-US"/>
        </w:rPr>
      </w:pPr>
      <w:r w:rsidRPr="00270C3F">
        <w:rPr>
          <w:b/>
        </w:rPr>
        <w:t>1.</w:t>
      </w:r>
      <w:r>
        <w:t xml:space="preserve"> </w:t>
      </w:r>
      <w:r w:rsidRPr="00F56034">
        <w:rPr>
          <w:b/>
          <w:bCs/>
          <w:lang w:val="en-US"/>
        </w:rPr>
        <w:t xml:space="preserve">Ecological Indicators for ongoing monitoring of the outcomes of </w:t>
      </w:r>
      <w:r w:rsidRPr="003F37F7">
        <w:rPr>
          <w:b/>
          <w:bCs/>
          <w:i/>
          <w:iCs/>
          <w:lang w:val="en-US"/>
        </w:rPr>
        <w:t>restoration</w:t>
      </w:r>
      <w:r w:rsidR="004C6AF5">
        <w:rPr>
          <w:b/>
          <w:bCs/>
          <w:i/>
          <w:iCs/>
          <w:lang w:val="en-US"/>
        </w:rPr>
        <w:t>*</w:t>
      </w:r>
      <w:r w:rsidRPr="00F56034">
        <w:rPr>
          <w:b/>
          <w:bCs/>
          <w:lang w:val="en-US"/>
        </w:rPr>
        <w:t xml:space="preserve"> or </w:t>
      </w:r>
      <w:r w:rsidRPr="003F37F7">
        <w:rPr>
          <w:b/>
          <w:bCs/>
          <w:i/>
          <w:iCs/>
          <w:lang w:val="en-US"/>
        </w:rPr>
        <w:t>conservation</w:t>
      </w:r>
      <w:r w:rsidR="00B84A2F">
        <w:rPr>
          <w:b/>
          <w:bCs/>
          <w:i/>
          <w:iCs/>
          <w:lang w:val="en-US"/>
        </w:rPr>
        <w:t>*</w:t>
      </w:r>
    </w:p>
    <w:p w14:paraId="743B03FC" w14:textId="61E1591C" w:rsidR="000D688D" w:rsidRDefault="00A268E7" w:rsidP="003B2F10">
      <w:pPr>
        <w:pStyle w:val="List"/>
        <w:numPr>
          <w:ilvl w:val="0"/>
          <w:numId w:val="0"/>
        </w:numPr>
        <w:ind w:left="284"/>
        <w:jc w:val="both"/>
      </w:pPr>
      <w:r w:rsidRPr="00BF68CC">
        <w:t xml:space="preserve">In cases involving </w:t>
      </w:r>
      <w:r w:rsidRPr="00270C3F">
        <w:rPr>
          <w:i/>
          <w:iCs/>
        </w:rPr>
        <w:t>conversion</w:t>
      </w:r>
      <w:r w:rsidR="005D1EA1">
        <w:rPr>
          <w:i/>
          <w:iCs/>
        </w:rPr>
        <w:t>*</w:t>
      </w:r>
      <w:r w:rsidRPr="00270C3F">
        <w:rPr>
          <w:i/>
          <w:iCs/>
        </w:rPr>
        <w:t>,</w:t>
      </w:r>
      <w:r w:rsidRPr="00BF68CC">
        <w:t xml:space="preserve"> a timeframe for monitoring forest succession (short</w:t>
      </w:r>
      <w:r w:rsidR="004F78BA">
        <w:t xml:space="preserve">-, </w:t>
      </w:r>
      <w:r w:rsidRPr="00BF68CC">
        <w:t>medium</w:t>
      </w:r>
      <w:r w:rsidR="004F78BA">
        <w:t>-</w:t>
      </w:r>
      <w:r w:rsidRPr="00BF68CC">
        <w:t xml:space="preserve"> and long-term indicators) will have to be established for each biome/forest type and successional status of the converted area, showing the increase over time in the parameters listed (and decrease in weeds/exotics cover and other undesired components), considering the expected recovery level and the </w:t>
      </w:r>
      <w:r w:rsidRPr="003F37F7">
        <w:rPr>
          <w:i/>
          <w:iCs/>
        </w:rPr>
        <w:t>reference models</w:t>
      </w:r>
      <w:r w:rsidR="00A03E5B">
        <w:rPr>
          <w:i/>
          <w:iCs/>
        </w:rPr>
        <w:t>*</w:t>
      </w:r>
      <w:r w:rsidRPr="00BF68CC">
        <w:t xml:space="preserve">. Key </w:t>
      </w:r>
      <w:r w:rsidRPr="009641B1">
        <w:rPr>
          <w:i/>
          <w:iCs/>
        </w:rPr>
        <w:t>ecosystem attributes</w:t>
      </w:r>
      <w:r w:rsidR="00F27A5C" w:rsidRPr="009641B1">
        <w:rPr>
          <w:i/>
          <w:iCs/>
        </w:rPr>
        <w:t>*</w:t>
      </w:r>
      <w:r w:rsidRPr="00BF68CC">
        <w:t xml:space="preserve"> for each case shall be addressed. In addition, a minimum set of</w:t>
      </w:r>
      <w:r w:rsidR="00CF3828">
        <w:t xml:space="preserve"> </w:t>
      </w:r>
      <w:r w:rsidR="008C4C30">
        <w:t xml:space="preserve">biotic and </w:t>
      </w:r>
      <w:r w:rsidR="00CF3828">
        <w:t>ab</w:t>
      </w:r>
      <w:r w:rsidR="00351255">
        <w:t>i</w:t>
      </w:r>
      <w:r w:rsidR="00CF3828">
        <w:t xml:space="preserve">otic indicators </w:t>
      </w:r>
      <w:r w:rsidR="008C4C30">
        <w:t>such as those listed below should be monitored.</w:t>
      </w:r>
    </w:p>
    <w:p w14:paraId="34704EB5" w14:textId="77777777" w:rsidR="0050110A" w:rsidRDefault="0050110A" w:rsidP="00715CD8">
      <w:pPr>
        <w:pStyle w:val="List"/>
        <w:numPr>
          <w:ilvl w:val="0"/>
          <w:numId w:val="0"/>
        </w:numPr>
        <w:ind w:left="576"/>
      </w:pPr>
    </w:p>
    <w:tbl>
      <w:tblPr>
        <w:tblStyle w:val="FSCTable"/>
        <w:tblW w:w="0" w:type="auto"/>
        <w:tblCellMar>
          <w:top w:w="14" w:type="dxa"/>
          <w:bottom w:w="14" w:type="dxa"/>
        </w:tblCellMar>
        <w:tblLook w:val="04A0" w:firstRow="1" w:lastRow="0" w:firstColumn="1" w:lastColumn="0" w:noHBand="0" w:noVBand="1"/>
      </w:tblPr>
      <w:tblGrid>
        <w:gridCol w:w="720"/>
        <w:gridCol w:w="9450"/>
        <w:gridCol w:w="34"/>
      </w:tblGrid>
      <w:tr w:rsidR="00BF68CC" w14:paraId="0E6C33F8" w14:textId="77777777" w:rsidTr="00270C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3"/>
          </w:tcPr>
          <w:p w14:paraId="6E4955C4" w14:textId="7E0C3C4E" w:rsidR="00BF68CC" w:rsidRDefault="0014323A" w:rsidP="00270C3F">
            <w:pPr>
              <w:pStyle w:val="List"/>
              <w:numPr>
                <w:ilvl w:val="0"/>
                <w:numId w:val="0"/>
              </w:numPr>
              <w:spacing w:before="0" w:after="0"/>
            </w:pPr>
            <w:r>
              <w:t>A</w:t>
            </w:r>
            <w:r w:rsidR="00351255">
              <w:t>. A</w:t>
            </w:r>
            <w:r w:rsidR="00BF68CC" w:rsidRPr="00BF68CC">
              <w:t>bioti</w:t>
            </w:r>
            <w:r w:rsidR="008C4C30">
              <w:t xml:space="preserve">c </w:t>
            </w:r>
            <w:r w:rsidR="00351255">
              <w:t>indicators</w:t>
            </w:r>
          </w:p>
        </w:tc>
      </w:tr>
      <w:tr w:rsidR="002427C5" w14:paraId="711E25DC" w14:textId="77777777" w:rsidTr="00270C3F">
        <w:trPr>
          <w:gridAfter w:val="1"/>
          <w:wAfter w:w="34" w:type="dxa"/>
        </w:trPr>
        <w:tc>
          <w:tcPr>
            <w:cnfStyle w:val="001000000000" w:firstRow="0" w:lastRow="0" w:firstColumn="1" w:lastColumn="0" w:oddVBand="0" w:evenVBand="0" w:oddHBand="0" w:evenHBand="0" w:firstRowFirstColumn="0" w:firstRowLastColumn="0" w:lastRowFirstColumn="0" w:lastRowLastColumn="0"/>
            <w:tcW w:w="720" w:type="dxa"/>
          </w:tcPr>
          <w:p w14:paraId="68127CFE" w14:textId="07F903AE" w:rsidR="002427C5" w:rsidRDefault="00E9328C" w:rsidP="00270C3F">
            <w:pPr>
              <w:pStyle w:val="List"/>
              <w:numPr>
                <w:ilvl w:val="0"/>
                <w:numId w:val="0"/>
              </w:numPr>
              <w:spacing w:before="0" w:after="0"/>
            </w:pPr>
            <w:r>
              <w:t xml:space="preserve">a) </w:t>
            </w:r>
            <w:r w:rsidR="00351255">
              <w:t xml:space="preserve">i. </w:t>
            </w:r>
          </w:p>
        </w:tc>
        <w:tc>
          <w:tcPr>
            <w:tcW w:w="9450" w:type="dxa"/>
          </w:tcPr>
          <w:p w14:paraId="28521C8D" w14:textId="40D125F3" w:rsidR="002427C5" w:rsidRDefault="00CC647B"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t>R</w:t>
            </w:r>
            <w:r w:rsidRPr="00CC647B">
              <w:t>unoff</w:t>
            </w:r>
          </w:p>
        </w:tc>
      </w:tr>
      <w:tr w:rsidR="002427C5" w14:paraId="57B93B69" w14:textId="77777777" w:rsidTr="00270C3F">
        <w:trPr>
          <w:gridAfter w:val="1"/>
          <w:wAfter w:w="34" w:type="dxa"/>
        </w:trPr>
        <w:tc>
          <w:tcPr>
            <w:cnfStyle w:val="001000000000" w:firstRow="0" w:lastRow="0" w:firstColumn="1" w:lastColumn="0" w:oddVBand="0" w:evenVBand="0" w:oddHBand="0" w:evenHBand="0" w:firstRowFirstColumn="0" w:firstRowLastColumn="0" w:lastRowFirstColumn="0" w:lastRowLastColumn="0"/>
            <w:tcW w:w="720" w:type="dxa"/>
          </w:tcPr>
          <w:p w14:paraId="2C9F648E" w14:textId="770EE613" w:rsidR="002427C5" w:rsidRDefault="00E9328C" w:rsidP="00270C3F">
            <w:pPr>
              <w:pStyle w:val="List"/>
              <w:numPr>
                <w:ilvl w:val="0"/>
                <w:numId w:val="0"/>
              </w:numPr>
              <w:spacing w:before="0" w:after="0"/>
            </w:pPr>
            <w:r>
              <w:rPr>
                <w:rFonts w:cs="Arial"/>
              </w:rPr>
              <w:t>a) ii.</w:t>
            </w:r>
          </w:p>
        </w:tc>
        <w:tc>
          <w:tcPr>
            <w:tcW w:w="9450" w:type="dxa"/>
          </w:tcPr>
          <w:p w14:paraId="79E16A55" w14:textId="32A9A6BB" w:rsidR="002427C5" w:rsidRDefault="00CC647B"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t>S</w:t>
            </w:r>
            <w:r w:rsidRPr="00CC647B">
              <w:t>oil erosion</w:t>
            </w:r>
          </w:p>
        </w:tc>
      </w:tr>
      <w:tr w:rsidR="002427C5" w14:paraId="7B545901" w14:textId="77777777" w:rsidTr="00270C3F">
        <w:trPr>
          <w:gridAfter w:val="1"/>
          <w:wAfter w:w="34" w:type="dxa"/>
        </w:trPr>
        <w:tc>
          <w:tcPr>
            <w:cnfStyle w:val="001000000000" w:firstRow="0" w:lastRow="0" w:firstColumn="1" w:lastColumn="0" w:oddVBand="0" w:evenVBand="0" w:oddHBand="0" w:evenHBand="0" w:firstRowFirstColumn="0" w:firstRowLastColumn="0" w:lastRowFirstColumn="0" w:lastRowLastColumn="0"/>
            <w:tcW w:w="720" w:type="dxa"/>
          </w:tcPr>
          <w:p w14:paraId="782900C9" w14:textId="119D6C21" w:rsidR="002427C5" w:rsidRDefault="00E9328C" w:rsidP="00270C3F">
            <w:pPr>
              <w:pStyle w:val="List"/>
              <w:numPr>
                <w:ilvl w:val="0"/>
                <w:numId w:val="0"/>
              </w:numPr>
              <w:spacing w:before="0" w:after="0"/>
            </w:pPr>
            <w:r>
              <w:rPr>
                <w:rFonts w:cs="Arial"/>
              </w:rPr>
              <w:t>a) iii.</w:t>
            </w:r>
          </w:p>
        </w:tc>
        <w:tc>
          <w:tcPr>
            <w:tcW w:w="9450" w:type="dxa"/>
          </w:tcPr>
          <w:p w14:paraId="58101076" w14:textId="316E2A67" w:rsidR="002427C5" w:rsidRDefault="00CC647B"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t>S</w:t>
            </w:r>
            <w:r w:rsidRPr="00CC647B">
              <w:t>iltation</w:t>
            </w:r>
          </w:p>
        </w:tc>
      </w:tr>
      <w:tr w:rsidR="002427C5" w14:paraId="4A865FC3" w14:textId="77777777" w:rsidTr="00270C3F">
        <w:trPr>
          <w:gridAfter w:val="1"/>
          <w:wAfter w:w="34" w:type="dxa"/>
        </w:trPr>
        <w:tc>
          <w:tcPr>
            <w:cnfStyle w:val="001000000000" w:firstRow="0" w:lastRow="0" w:firstColumn="1" w:lastColumn="0" w:oddVBand="0" w:evenVBand="0" w:oddHBand="0" w:evenHBand="0" w:firstRowFirstColumn="0" w:firstRowLastColumn="0" w:lastRowFirstColumn="0" w:lastRowLastColumn="0"/>
            <w:tcW w:w="720" w:type="dxa"/>
          </w:tcPr>
          <w:p w14:paraId="6DE768E8" w14:textId="5F49DFF7" w:rsidR="002427C5" w:rsidRDefault="00E9328C" w:rsidP="00270C3F">
            <w:pPr>
              <w:pStyle w:val="List"/>
              <w:numPr>
                <w:ilvl w:val="0"/>
                <w:numId w:val="0"/>
              </w:numPr>
              <w:spacing w:before="0" w:after="0"/>
            </w:pPr>
            <w:r>
              <w:rPr>
                <w:rFonts w:cs="Arial"/>
              </w:rPr>
              <w:t>a) iv.</w:t>
            </w:r>
          </w:p>
        </w:tc>
        <w:tc>
          <w:tcPr>
            <w:tcW w:w="9450" w:type="dxa"/>
          </w:tcPr>
          <w:p w14:paraId="61B07BB3" w14:textId="6A5D7C6B" w:rsidR="002427C5" w:rsidRDefault="00CC647B"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t>W</w:t>
            </w:r>
            <w:r w:rsidRPr="00CC647B">
              <w:t>ater yield</w:t>
            </w:r>
          </w:p>
        </w:tc>
      </w:tr>
      <w:tr w:rsidR="002427C5" w14:paraId="0E0CC17C" w14:textId="77777777" w:rsidTr="00270C3F">
        <w:trPr>
          <w:gridAfter w:val="1"/>
          <w:wAfter w:w="34" w:type="dxa"/>
        </w:trPr>
        <w:tc>
          <w:tcPr>
            <w:cnfStyle w:val="001000000000" w:firstRow="0" w:lastRow="0" w:firstColumn="1" w:lastColumn="0" w:oddVBand="0" w:evenVBand="0" w:oddHBand="0" w:evenHBand="0" w:firstRowFirstColumn="0" w:firstRowLastColumn="0" w:lastRowFirstColumn="0" w:lastRowLastColumn="0"/>
            <w:tcW w:w="720" w:type="dxa"/>
          </w:tcPr>
          <w:p w14:paraId="20149E99" w14:textId="3021E67D" w:rsidR="002427C5" w:rsidRDefault="00E9328C" w:rsidP="00270C3F">
            <w:pPr>
              <w:pStyle w:val="List"/>
              <w:numPr>
                <w:ilvl w:val="0"/>
                <w:numId w:val="0"/>
              </w:numPr>
              <w:spacing w:before="0" w:after="0"/>
            </w:pPr>
            <w:r>
              <w:rPr>
                <w:rFonts w:cs="Arial"/>
              </w:rPr>
              <w:t>a) v.</w:t>
            </w:r>
          </w:p>
        </w:tc>
        <w:tc>
          <w:tcPr>
            <w:tcW w:w="9450" w:type="dxa"/>
          </w:tcPr>
          <w:p w14:paraId="5215167E" w14:textId="1F7B0E42" w:rsidR="002427C5" w:rsidRDefault="00CC647B"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t>W</w:t>
            </w:r>
            <w:r w:rsidRPr="00CC647B">
              <w:t>ater quality</w:t>
            </w:r>
          </w:p>
        </w:tc>
      </w:tr>
      <w:tr w:rsidR="00351255" w14:paraId="511CB29F" w14:textId="77777777" w:rsidTr="00270C3F">
        <w:tc>
          <w:tcPr>
            <w:cnfStyle w:val="001000000000" w:firstRow="0" w:lastRow="0" w:firstColumn="1" w:lastColumn="0" w:oddVBand="0" w:evenVBand="0" w:oddHBand="0" w:evenHBand="0" w:firstRowFirstColumn="0" w:firstRowLastColumn="0" w:lastRowFirstColumn="0" w:lastRowLastColumn="0"/>
            <w:tcW w:w="0" w:type="dxa"/>
            <w:gridSpan w:val="3"/>
            <w:shd w:val="clear" w:color="auto" w:fill="285C4D" w:themeFill="accent2"/>
          </w:tcPr>
          <w:p w14:paraId="5BB886EA" w14:textId="23DC2401" w:rsidR="00351255" w:rsidRPr="00351255" w:rsidRDefault="00351255" w:rsidP="00351255">
            <w:pPr>
              <w:pStyle w:val="List"/>
              <w:numPr>
                <w:ilvl w:val="0"/>
                <w:numId w:val="0"/>
              </w:numPr>
              <w:spacing w:before="0" w:after="0"/>
              <w:rPr>
                <w:bCs/>
              </w:rPr>
            </w:pPr>
            <w:r w:rsidRPr="00270C3F">
              <w:rPr>
                <w:bCs/>
                <w:color w:val="F1F8E8" w:themeColor="background2"/>
              </w:rPr>
              <w:t>b. Biotic indicators</w:t>
            </w:r>
          </w:p>
        </w:tc>
      </w:tr>
      <w:tr w:rsidR="002427C5" w14:paraId="402368F5" w14:textId="77777777" w:rsidTr="00270C3F">
        <w:trPr>
          <w:gridAfter w:val="1"/>
          <w:wAfter w:w="34" w:type="dxa"/>
        </w:trPr>
        <w:tc>
          <w:tcPr>
            <w:cnfStyle w:val="001000000000" w:firstRow="0" w:lastRow="0" w:firstColumn="1" w:lastColumn="0" w:oddVBand="0" w:evenVBand="0" w:oddHBand="0" w:evenHBand="0" w:firstRowFirstColumn="0" w:firstRowLastColumn="0" w:lastRowFirstColumn="0" w:lastRowLastColumn="0"/>
            <w:tcW w:w="720" w:type="dxa"/>
          </w:tcPr>
          <w:p w14:paraId="1A676021" w14:textId="1F94287F" w:rsidR="002427C5" w:rsidRDefault="00E9328C" w:rsidP="00270C3F">
            <w:pPr>
              <w:pStyle w:val="List"/>
              <w:numPr>
                <w:ilvl w:val="0"/>
                <w:numId w:val="0"/>
              </w:numPr>
              <w:spacing w:before="0" w:after="0"/>
            </w:pPr>
            <w:r>
              <w:rPr>
                <w:rFonts w:cs="Arial"/>
              </w:rPr>
              <w:t>b) i.</w:t>
            </w:r>
          </w:p>
        </w:tc>
        <w:tc>
          <w:tcPr>
            <w:tcW w:w="9450" w:type="dxa"/>
          </w:tcPr>
          <w:p w14:paraId="0ADFA0AB" w14:textId="4EDEB758" w:rsidR="002427C5" w:rsidRDefault="00A13B56"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t>T</w:t>
            </w:r>
            <w:r w:rsidRPr="00A13B56">
              <w:t>ree survival and growth</w:t>
            </w:r>
          </w:p>
        </w:tc>
      </w:tr>
      <w:tr w:rsidR="00A13B56" w14:paraId="622E1DCA" w14:textId="77777777" w:rsidTr="00270C3F">
        <w:trPr>
          <w:gridAfter w:val="1"/>
          <w:wAfter w:w="34" w:type="dxa"/>
        </w:trPr>
        <w:tc>
          <w:tcPr>
            <w:cnfStyle w:val="001000000000" w:firstRow="0" w:lastRow="0" w:firstColumn="1" w:lastColumn="0" w:oddVBand="0" w:evenVBand="0" w:oddHBand="0" w:evenHBand="0" w:firstRowFirstColumn="0" w:firstRowLastColumn="0" w:lastRowFirstColumn="0" w:lastRowLastColumn="0"/>
            <w:tcW w:w="720" w:type="dxa"/>
          </w:tcPr>
          <w:p w14:paraId="63307025" w14:textId="11E256DF" w:rsidR="00A13B56" w:rsidRDefault="00E9328C" w:rsidP="00270C3F">
            <w:pPr>
              <w:pStyle w:val="List"/>
              <w:numPr>
                <w:ilvl w:val="0"/>
                <w:numId w:val="0"/>
              </w:numPr>
              <w:spacing w:before="0" w:after="0"/>
            </w:pPr>
            <w:r>
              <w:rPr>
                <w:rFonts w:cs="Arial"/>
              </w:rPr>
              <w:t>b) ii.</w:t>
            </w:r>
          </w:p>
        </w:tc>
        <w:tc>
          <w:tcPr>
            <w:tcW w:w="9450" w:type="dxa"/>
          </w:tcPr>
          <w:p w14:paraId="544B2743" w14:textId="512C7BBE" w:rsidR="00A13B56" w:rsidRDefault="4720046A"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t>Forest biomas</w:t>
            </w:r>
            <w:r w:rsidR="309DA68D">
              <w:t>s/carbon</w:t>
            </w:r>
          </w:p>
        </w:tc>
      </w:tr>
      <w:tr w:rsidR="00A13B56" w14:paraId="36BE95B5" w14:textId="77777777" w:rsidTr="00270C3F">
        <w:trPr>
          <w:gridAfter w:val="1"/>
          <w:wAfter w:w="34" w:type="dxa"/>
        </w:trPr>
        <w:tc>
          <w:tcPr>
            <w:cnfStyle w:val="001000000000" w:firstRow="0" w:lastRow="0" w:firstColumn="1" w:lastColumn="0" w:oddVBand="0" w:evenVBand="0" w:oddHBand="0" w:evenHBand="0" w:firstRowFirstColumn="0" w:firstRowLastColumn="0" w:lastRowFirstColumn="0" w:lastRowLastColumn="0"/>
            <w:tcW w:w="720" w:type="dxa"/>
          </w:tcPr>
          <w:p w14:paraId="0963C911" w14:textId="103B7435" w:rsidR="00A13B56" w:rsidRDefault="00E9328C" w:rsidP="00270C3F">
            <w:pPr>
              <w:pStyle w:val="List"/>
              <w:numPr>
                <w:ilvl w:val="0"/>
                <w:numId w:val="0"/>
              </w:numPr>
              <w:spacing w:before="0" w:after="0"/>
            </w:pPr>
            <w:r>
              <w:rPr>
                <w:rFonts w:cs="Arial"/>
              </w:rPr>
              <w:t>b) iii.</w:t>
            </w:r>
          </w:p>
        </w:tc>
        <w:tc>
          <w:tcPr>
            <w:tcW w:w="9450" w:type="dxa"/>
          </w:tcPr>
          <w:p w14:paraId="542551C3" w14:textId="3293FA85" w:rsidR="00A13B56" w:rsidRDefault="00A13B56"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t>S</w:t>
            </w:r>
            <w:r w:rsidRPr="00A13B56">
              <w:t>oil organic matter</w:t>
            </w:r>
            <w:r w:rsidR="001D46EE">
              <w:t>/carbon</w:t>
            </w:r>
          </w:p>
        </w:tc>
      </w:tr>
      <w:tr w:rsidR="00A13B56" w14:paraId="465A5252" w14:textId="77777777" w:rsidTr="00270C3F">
        <w:trPr>
          <w:gridAfter w:val="1"/>
          <w:wAfter w:w="34" w:type="dxa"/>
        </w:trPr>
        <w:tc>
          <w:tcPr>
            <w:cnfStyle w:val="001000000000" w:firstRow="0" w:lastRow="0" w:firstColumn="1" w:lastColumn="0" w:oddVBand="0" w:evenVBand="0" w:oddHBand="0" w:evenHBand="0" w:firstRowFirstColumn="0" w:firstRowLastColumn="0" w:lastRowFirstColumn="0" w:lastRowLastColumn="0"/>
            <w:tcW w:w="720" w:type="dxa"/>
          </w:tcPr>
          <w:p w14:paraId="208C56CE" w14:textId="53E5D684" w:rsidR="00A13B56" w:rsidRDefault="00E9328C" w:rsidP="00270C3F">
            <w:pPr>
              <w:pStyle w:val="List"/>
              <w:numPr>
                <w:ilvl w:val="0"/>
                <w:numId w:val="0"/>
              </w:numPr>
              <w:spacing w:before="0" w:after="0"/>
            </w:pPr>
            <w:r>
              <w:rPr>
                <w:rFonts w:cs="Arial"/>
              </w:rPr>
              <w:t>b) iv.</w:t>
            </w:r>
          </w:p>
        </w:tc>
        <w:tc>
          <w:tcPr>
            <w:tcW w:w="9450" w:type="dxa"/>
          </w:tcPr>
          <w:p w14:paraId="42EAD781" w14:textId="71FE99A1" w:rsidR="00A13B56" w:rsidRDefault="00A13B56"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t>S</w:t>
            </w:r>
            <w:r w:rsidRPr="00A13B56">
              <w:t>oil fauna</w:t>
            </w:r>
          </w:p>
        </w:tc>
      </w:tr>
      <w:tr w:rsidR="00A13B56" w14:paraId="0F23BA34" w14:textId="77777777" w:rsidTr="00270C3F">
        <w:trPr>
          <w:gridAfter w:val="1"/>
          <w:wAfter w:w="34" w:type="dxa"/>
        </w:trPr>
        <w:tc>
          <w:tcPr>
            <w:cnfStyle w:val="001000000000" w:firstRow="0" w:lastRow="0" w:firstColumn="1" w:lastColumn="0" w:oddVBand="0" w:evenVBand="0" w:oddHBand="0" w:evenHBand="0" w:firstRowFirstColumn="0" w:firstRowLastColumn="0" w:lastRowFirstColumn="0" w:lastRowLastColumn="0"/>
            <w:tcW w:w="720" w:type="dxa"/>
          </w:tcPr>
          <w:p w14:paraId="2A5ABCBC" w14:textId="336367D0" w:rsidR="00A13B56" w:rsidRDefault="00E9328C" w:rsidP="00270C3F">
            <w:pPr>
              <w:pStyle w:val="List"/>
              <w:numPr>
                <w:ilvl w:val="0"/>
                <w:numId w:val="0"/>
              </w:numPr>
              <w:spacing w:before="0" w:after="0"/>
            </w:pPr>
            <w:r>
              <w:rPr>
                <w:rFonts w:cs="Arial"/>
              </w:rPr>
              <w:t>b) v.</w:t>
            </w:r>
          </w:p>
        </w:tc>
        <w:tc>
          <w:tcPr>
            <w:tcW w:w="9450" w:type="dxa"/>
          </w:tcPr>
          <w:p w14:paraId="76073FB3" w14:textId="4F58A31C" w:rsidR="00A13B56" w:rsidRDefault="00A13B56"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t>N</w:t>
            </w:r>
            <w:r w:rsidRPr="00A13B56">
              <w:t>atural regeneration of native species</w:t>
            </w:r>
          </w:p>
        </w:tc>
      </w:tr>
      <w:tr w:rsidR="00A13B56" w14:paraId="0030142B" w14:textId="77777777" w:rsidTr="00270C3F">
        <w:trPr>
          <w:gridAfter w:val="1"/>
          <w:wAfter w:w="34" w:type="dxa"/>
        </w:trPr>
        <w:tc>
          <w:tcPr>
            <w:cnfStyle w:val="001000000000" w:firstRow="0" w:lastRow="0" w:firstColumn="1" w:lastColumn="0" w:oddVBand="0" w:evenVBand="0" w:oddHBand="0" w:evenHBand="0" w:firstRowFirstColumn="0" w:firstRowLastColumn="0" w:lastRowFirstColumn="0" w:lastRowLastColumn="0"/>
            <w:tcW w:w="720" w:type="dxa"/>
          </w:tcPr>
          <w:p w14:paraId="1D0D7B33" w14:textId="07925295" w:rsidR="00A13B56" w:rsidRDefault="00E9328C" w:rsidP="00270C3F">
            <w:pPr>
              <w:pStyle w:val="List"/>
              <w:numPr>
                <w:ilvl w:val="0"/>
                <w:numId w:val="0"/>
              </w:numPr>
              <w:spacing w:before="0" w:after="0"/>
            </w:pPr>
            <w:r>
              <w:rPr>
                <w:rFonts w:cs="Arial"/>
              </w:rPr>
              <w:t>b) vi.</w:t>
            </w:r>
          </w:p>
        </w:tc>
        <w:tc>
          <w:tcPr>
            <w:tcW w:w="9450" w:type="dxa"/>
          </w:tcPr>
          <w:p w14:paraId="293C0F9F" w14:textId="16763920" w:rsidR="00A13B56" w:rsidRDefault="00B35EFF"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t>W</w:t>
            </w:r>
            <w:r w:rsidRPr="00B35EFF">
              <w:t>ildlife</w:t>
            </w:r>
          </w:p>
        </w:tc>
      </w:tr>
      <w:tr w:rsidR="00A13B56" w14:paraId="76D56F6B" w14:textId="77777777" w:rsidTr="00270C3F">
        <w:trPr>
          <w:gridAfter w:val="1"/>
          <w:wAfter w:w="34" w:type="dxa"/>
        </w:trPr>
        <w:tc>
          <w:tcPr>
            <w:cnfStyle w:val="001000000000" w:firstRow="0" w:lastRow="0" w:firstColumn="1" w:lastColumn="0" w:oddVBand="0" w:evenVBand="0" w:oddHBand="0" w:evenHBand="0" w:firstRowFirstColumn="0" w:firstRowLastColumn="0" w:lastRowFirstColumn="0" w:lastRowLastColumn="0"/>
            <w:tcW w:w="720" w:type="dxa"/>
          </w:tcPr>
          <w:p w14:paraId="5326AA57" w14:textId="1376E491" w:rsidR="00A13B56" w:rsidRDefault="00E9328C" w:rsidP="00270C3F">
            <w:pPr>
              <w:pStyle w:val="List"/>
              <w:numPr>
                <w:ilvl w:val="0"/>
                <w:numId w:val="0"/>
              </w:numPr>
              <w:spacing w:before="0" w:after="0"/>
            </w:pPr>
            <w:r>
              <w:rPr>
                <w:rFonts w:cs="Arial"/>
              </w:rPr>
              <w:t>b) vii.</w:t>
            </w:r>
          </w:p>
        </w:tc>
        <w:tc>
          <w:tcPr>
            <w:tcW w:w="9450" w:type="dxa"/>
          </w:tcPr>
          <w:p w14:paraId="0D61AA78" w14:textId="507A2CD5" w:rsidR="00A13B56" w:rsidRDefault="00B35EFF"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rsidRPr="00961F5B">
              <w:rPr>
                <w:i/>
              </w:rPr>
              <w:t>Rare*</w:t>
            </w:r>
            <w:r w:rsidRPr="00B35EFF">
              <w:t xml:space="preserve"> or </w:t>
            </w:r>
            <w:r w:rsidRPr="00961F5B">
              <w:rPr>
                <w:i/>
              </w:rPr>
              <w:t>threatened*</w:t>
            </w:r>
            <w:r w:rsidRPr="00B35EFF">
              <w:t xml:space="preserve"> species</w:t>
            </w:r>
          </w:p>
        </w:tc>
      </w:tr>
      <w:tr w:rsidR="00695BBC" w14:paraId="5314340C" w14:textId="77777777" w:rsidTr="00270C3F">
        <w:trPr>
          <w:gridAfter w:val="1"/>
          <w:wAfter w:w="34" w:type="dxa"/>
        </w:trPr>
        <w:tc>
          <w:tcPr>
            <w:cnfStyle w:val="001000000000" w:firstRow="0" w:lastRow="0" w:firstColumn="1" w:lastColumn="0" w:oddVBand="0" w:evenVBand="0" w:oddHBand="0" w:evenHBand="0" w:firstRowFirstColumn="0" w:firstRowLastColumn="0" w:lastRowFirstColumn="0" w:lastRowLastColumn="0"/>
            <w:tcW w:w="720" w:type="dxa"/>
          </w:tcPr>
          <w:p w14:paraId="34553557" w14:textId="3C1A34E9" w:rsidR="00695BBC" w:rsidRDefault="00CF2CBF" w:rsidP="00270C3F">
            <w:pPr>
              <w:pStyle w:val="List"/>
              <w:numPr>
                <w:ilvl w:val="0"/>
                <w:numId w:val="0"/>
              </w:numPr>
              <w:spacing w:before="0" w:after="0"/>
            </w:pPr>
            <w:r>
              <w:rPr>
                <w:rFonts w:cs="Arial"/>
              </w:rPr>
              <w:t>b) vii</w:t>
            </w:r>
            <w:r>
              <w:t>i.</w:t>
            </w:r>
          </w:p>
        </w:tc>
        <w:tc>
          <w:tcPr>
            <w:tcW w:w="9450" w:type="dxa"/>
          </w:tcPr>
          <w:p w14:paraId="43EC15FC" w14:textId="7A16C7A9" w:rsidR="00695BBC" w:rsidRPr="00270C3F" w:rsidRDefault="00695BBC"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rPr>
                <w:iCs/>
              </w:rPr>
            </w:pPr>
            <w:r w:rsidRPr="00270C3F">
              <w:rPr>
                <w:iCs/>
              </w:rPr>
              <w:t>Species richness and diversit</w:t>
            </w:r>
            <w:r w:rsidR="00704FCC" w:rsidRPr="00270C3F">
              <w:rPr>
                <w:iCs/>
              </w:rPr>
              <w:t>y</w:t>
            </w:r>
          </w:p>
        </w:tc>
      </w:tr>
      <w:tr w:rsidR="00695BBC" w14:paraId="2FF9376B" w14:textId="77777777" w:rsidTr="00270C3F">
        <w:trPr>
          <w:gridAfter w:val="1"/>
          <w:wAfter w:w="34" w:type="dxa"/>
        </w:trPr>
        <w:tc>
          <w:tcPr>
            <w:cnfStyle w:val="001000000000" w:firstRow="0" w:lastRow="0" w:firstColumn="1" w:lastColumn="0" w:oddVBand="0" w:evenVBand="0" w:oddHBand="0" w:evenHBand="0" w:firstRowFirstColumn="0" w:firstRowLastColumn="0" w:lastRowFirstColumn="0" w:lastRowLastColumn="0"/>
            <w:tcW w:w="720" w:type="dxa"/>
          </w:tcPr>
          <w:p w14:paraId="212B7878" w14:textId="546CAEED" w:rsidR="00695BBC" w:rsidRDefault="00CF2CBF" w:rsidP="00270C3F">
            <w:pPr>
              <w:pStyle w:val="List"/>
              <w:numPr>
                <w:ilvl w:val="0"/>
                <w:numId w:val="0"/>
              </w:numPr>
              <w:spacing w:before="0" w:after="0"/>
            </w:pPr>
            <w:r>
              <w:t>b) ix.</w:t>
            </w:r>
          </w:p>
        </w:tc>
        <w:tc>
          <w:tcPr>
            <w:tcW w:w="9450" w:type="dxa"/>
          </w:tcPr>
          <w:p w14:paraId="1BB954DC" w14:textId="56F687E4" w:rsidR="00695BBC" w:rsidRPr="00270C3F" w:rsidRDefault="00695BBC"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rPr>
                <w:iCs/>
              </w:rPr>
            </w:pPr>
            <w:r w:rsidRPr="00270C3F">
              <w:rPr>
                <w:iCs/>
              </w:rPr>
              <w:t>Invasive species</w:t>
            </w:r>
          </w:p>
        </w:tc>
      </w:tr>
    </w:tbl>
    <w:p w14:paraId="5D64BBA7" w14:textId="77777777" w:rsidR="000D688D" w:rsidRDefault="000D688D" w:rsidP="002945B2">
      <w:pPr>
        <w:pStyle w:val="List"/>
        <w:numPr>
          <w:ilvl w:val="0"/>
          <w:numId w:val="0"/>
        </w:numPr>
        <w:spacing w:after="0"/>
      </w:pPr>
    </w:p>
    <w:p w14:paraId="72CA6F87" w14:textId="74A47001" w:rsidR="00871901" w:rsidRDefault="00323401" w:rsidP="00660009">
      <w:pPr>
        <w:spacing w:after="0"/>
        <w:rPr>
          <w:b/>
          <w:i/>
          <w:iCs/>
          <w:lang w:val="en-GB"/>
        </w:rPr>
      </w:pPr>
      <w:r w:rsidRPr="00961F5B">
        <w:rPr>
          <w:b/>
        </w:rPr>
        <w:t>2</w:t>
      </w:r>
      <w:r>
        <w:t xml:space="preserve">. </w:t>
      </w:r>
      <w:r w:rsidRPr="000E2AE6">
        <w:rPr>
          <w:b/>
          <w:bCs/>
          <w:lang w:val="en-GB"/>
        </w:rPr>
        <w:t xml:space="preserve">Generic Indicators for </w:t>
      </w:r>
      <w:r w:rsidR="00A169DC" w:rsidRPr="00F27A5C">
        <w:rPr>
          <w:b/>
          <w:lang w:val="en-GB"/>
        </w:rPr>
        <w:t>s</w:t>
      </w:r>
      <w:r w:rsidRPr="00F27A5C">
        <w:rPr>
          <w:b/>
          <w:lang w:val="en-GB"/>
        </w:rPr>
        <w:t xml:space="preserve">ocial </w:t>
      </w:r>
      <w:r w:rsidR="00A169DC" w:rsidRPr="003F37F7">
        <w:rPr>
          <w:b/>
          <w:i/>
          <w:iCs/>
          <w:lang w:val="en-GB"/>
        </w:rPr>
        <w:t>h</w:t>
      </w:r>
      <w:r w:rsidRPr="003F37F7">
        <w:rPr>
          <w:b/>
          <w:i/>
          <w:iCs/>
          <w:lang w:val="en-GB"/>
        </w:rPr>
        <w:t>arm</w:t>
      </w:r>
      <w:r w:rsidR="00923C0D">
        <w:rPr>
          <w:b/>
          <w:i/>
          <w:iCs/>
          <w:lang w:val="en-GB"/>
        </w:rPr>
        <w:t>*</w:t>
      </w:r>
    </w:p>
    <w:p w14:paraId="1C61CB73" w14:textId="77777777" w:rsidR="003B2F10" w:rsidRPr="00343174" w:rsidRDefault="003B2F10" w:rsidP="00660009">
      <w:pPr>
        <w:spacing w:after="0"/>
        <w:rPr>
          <w:b/>
          <w:bCs/>
          <w:sz w:val="12"/>
          <w:szCs w:val="12"/>
          <w:lang w:val="en-GB"/>
        </w:rPr>
      </w:pPr>
    </w:p>
    <w:tbl>
      <w:tblPr>
        <w:tblStyle w:val="FSCTable"/>
        <w:tblW w:w="0" w:type="auto"/>
        <w:tblCellMar>
          <w:top w:w="14" w:type="dxa"/>
          <w:bottom w:w="0" w:type="dxa"/>
        </w:tblCellMar>
        <w:tblLook w:val="04A0" w:firstRow="1" w:lastRow="0" w:firstColumn="1" w:lastColumn="0" w:noHBand="0" w:noVBand="1"/>
      </w:tblPr>
      <w:tblGrid>
        <w:gridCol w:w="720"/>
        <w:gridCol w:w="9450"/>
      </w:tblGrid>
      <w:tr w:rsidR="002E5487" w14:paraId="24C8C9E0" w14:textId="77777777" w:rsidTr="00270C3F">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10170" w:type="dxa"/>
            <w:gridSpan w:val="2"/>
            <w:vAlign w:val="center"/>
          </w:tcPr>
          <w:p w14:paraId="21B7D73B" w14:textId="6097ABD4" w:rsidR="002E5487" w:rsidRDefault="00AC3334" w:rsidP="00270C3F">
            <w:pPr>
              <w:pStyle w:val="List"/>
              <w:numPr>
                <w:ilvl w:val="0"/>
                <w:numId w:val="0"/>
              </w:numPr>
              <w:spacing w:before="0" w:after="0"/>
              <w:ind w:left="284" w:hanging="284"/>
            </w:pPr>
            <w:r>
              <w:rPr>
                <w:lang w:val="en-US"/>
              </w:rPr>
              <w:t xml:space="preserve">a. </w:t>
            </w:r>
            <w:r w:rsidR="002E5487" w:rsidRPr="0021287E">
              <w:rPr>
                <w:lang w:val="en-US"/>
              </w:rPr>
              <w:t xml:space="preserve">Indicators of </w:t>
            </w:r>
            <w:r w:rsidR="002E5487" w:rsidRPr="003F37F7">
              <w:rPr>
                <w:i/>
                <w:iCs/>
                <w:lang w:val="en-US"/>
              </w:rPr>
              <w:t>remedy</w:t>
            </w:r>
            <w:r w:rsidR="0040760D">
              <w:rPr>
                <w:lang w:val="en-US"/>
              </w:rPr>
              <w:t>*</w:t>
            </w:r>
            <w:r w:rsidR="002E5487" w:rsidRPr="00E24896">
              <w:rPr>
                <w:lang w:val="en-US"/>
              </w:rPr>
              <w:t xml:space="preserve"> to ongoing social </w:t>
            </w:r>
            <w:r w:rsidR="002E5487" w:rsidRPr="003F37F7">
              <w:rPr>
                <w:i/>
                <w:iCs/>
                <w:lang w:val="en-US"/>
              </w:rPr>
              <w:t>harm</w:t>
            </w:r>
            <w:r w:rsidR="00923C0D">
              <w:rPr>
                <w:lang w:val="en-US"/>
              </w:rPr>
              <w:t>*</w:t>
            </w:r>
            <w:r w:rsidR="002E5487" w:rsidRPr="00E24896">
              <w:rPr>
                <w:lang w:val="en-US"/>
              </w:rPr>
              <w:t>:</w:t>
            </w:r>
          </w:p>
        </w:tc>
      </w:tr>
      <w:tr w:rsidR="00871901" w14:paraId="29D7E27B"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45F56F3D" w14:textId="245179C2" w:rsidR="00871901" w:rsidRDefault="001306D4" w:rsidP="00270C3F">
            <w:pPr>
              <w:pStyle w:val="List"/>
              <w:numPr>
                <w:ilvl w:val="0"/>
                <w:numId w:val="0"/>
              </w:numPr>
              <w:spacing w:before="0" w:after="0"/>
            </w:pPr>
            <w:r>
              <w:rPr>
                <w:rFonts w:cs="Arial"/>
              </w:rPr>
              <w:t>a</w:t>
            </w:r>
            <w:r w:rsidR="00381AB2">
              <w:rPr>
                <w:rFonts w:cs="Arial"/>
              </w:rPr>
              <w:t>) i.</w:t>
            </w:r>
          </w:p>
        </w:tc>
        <w:tc>
          <w:tcPr>
            <w:tcW w:w="9450" w:type="dxa"/>
          </w:tcPr>
          <w:p w14:paraId="73B96155" w14:textId="4AC82C70" w:rsidR="00871901" w:rsidRDefault="00A624F2"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rsidRPr="001E552B">
              <w:rPr>
                <w:rFonts w:cs="Arial"/>
              </w:rPr>
              <w:t>Access and free use of customary lands and legally owned lands</w:t>
            </w:r>
          </w:p>
        </w:tc>
      </w:tr>
      <w:tr w:rsidR="00871901" w14:paraId="6F2DD623" w14:textId="77777777" w:rsidTr="00270C3F">
        <w:trPr>
          <w:trHeight w:val="231"/>
        </w:trPr>
        <w:tc>
          <w:tcPr>
            <w:cnfStyle w:val="001000000000" w:firstRow="0" w:lastRow="0" w:firstColumn="1" w:lastColumn="0" w:oddVBand="0" w:evenVBand="0" w:oddHBand="0" w:evenHBand="0" w:firstRowFirstColumn="0" w:firstRowLastColumn="0" w:lastRowFirstColumn="0" w:lastRowLastColumn="0"/>
            <w:tcW w:w="720" w:type="dxa"/>
          </w:tcPr>
          <w:p w14:paraId="5A18520A" w14:textId="7ADA8D05" w:rsidR="00871901" w:rsidRDefault="00C05E19" w:rsidP="00270C3F">
            <w:pPr>
              <w:pStyle w:val="List"/>
              <w:numPr>
                <w:ilvl w:val="0"/>
                <w:numId w:val="0"/>
              </w:numPr>
              <w:spacing w:before="0" w:after="0"/>
            </w:pPr>
            <w:r>
              <w:rPr>
                <w:rFonts w:cs="Arial"/>
              </w:rPr>
              <w:t>a</w:t>
            </w:r>
            <w:r w:rsidR="00381AB2">
              <w:rPr>
                <w:rFonts w:cs="Arial"/>
              </w:rPr>
              <w:t>) ii.</w:t>
            </w:r>
          </w:p>
        </w:tc>
        <w:tc>
          <w:tcPr>
            <w:tcW w:w="9450" w:type="dxa"/>
          </w:tcPr>
          <w:p w14:paraId="72101CCD" w14:textId="7C5DB321" w:rsidR="00871901" w:rsidRPr="006F4B10" w:rsidRDefault="006F4B10" w:rsidP="000512B7">
            <w:pPr>
              <w:spacing w:before="0" w:after="0"/>
              <w:jc w:val="both"/>
              <w:cnfStyle w:val="000000000000" w:firstRow="0" w:lastRow="0" w:firstColumn="0" w:lastColumn="0" w:oddVBand="0" w:evenVBand="0" w:oddHBand="0" w:evenHBand="0" w:firstRowFirstColumn="0" w:firstRowLastColumn="0" w:lastRowFirstColumn="0" w:lastRowLastColumn="0"/>
              <w:rPr>
                <w:rFonts w:cs="Arial"/>
              </w:rPr>
            </w:pPr>
            <w:r w:rsidRPr="001E552B">
              <w:rPr>
                <w:rFonts w:cs="Arial"/>
              </w:rPr>
              <w:t>Access to adequate clean water for drinking, bathing and washing</w:t>
            </w:r>
          </w:p>
        </w:tc>
      </w:tr>
      <w:tr w:rsidR="00871901" w14:paraId="61C55D67" w14:textId="77777777" w:rsidTr="00270C3F">
        <w:trPr>
          <w:trHeight w:val="501"/>
        </w:trPr>
        <w:tc>
          <w:tcPr>
            <w:cnfStyle w:val="001000000000" w:firstRow="0" w:lastRow="0" w:firstColumn="1" w:lastColumn="0" w:oddVBand="0" w:evenVBand="0" w:oddHBand="0" w:evenHBand="0" w:firstRowFirstColumn="0" w:firstRowLastColumn="0" w:lastRowFirstColumn="0" w:lastRowLastColumn="0"/>
            <w:tcW w:w="720" w:type="dxa"/>
          </w:tcPr>
          <w:p w14:paraId="4C7CEBAF" w14:textId="39CF728F" w:rsidR="00871901" w:rsidRDefault="00C05E19" w:rsidP="00270C3F">
            <w:pPr>
              <w:pStyle w:val="List"/>
              <w:numPr>
                <w:ilvl w:val="0"/>
                <w:numId w:val="0"/>
              </w:numPr>
              <w:spacing w:before="0" w:after="0"/>
            </w:pPr>
            <w:r>
              <w:rPr>
                <w:rFonts w:cs="Arial"/>
              </w:rPr>
              <w:t>a</w:t>
            </w:r>
            <w:r w:rsidR="00381AB2">
              <w:rPr>
                <w:rFonts w:cs="Arial"/>
              </w:rPr>
              <w:t>)</w:t>
            </w:r>
            <w:r w:rsidR="00923D17">
              <w:rPr>
                <w:rFonts w:cs="Arial"/>
              </w:rPr>
              <w:t xml:space="preserve"> </w:t>
            </w:r>
            <w:r w:rsidR="00381AB2">
              <w:rPr>
                <w:rFonts w:cs="Arial"/>
              </w:rPr>
              <w:t>iii.</w:t>
            </w:r>
          </w:p>
        </w:tc>
        <w:tc>
          <w:tcPr>
            <w:tcW w:w="9450" w:type="dxa"/>
          </w:tcPr>
          <w:p w14:paraId="6F6A72DC" w14:textId="31ADEF27" w:rsidR="00871901" w:rsidRDefault="007A043D"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rsidRPr="001E552B">
              <w:rPr>
                <w:rFonts w:cs="Arial"/>
              </w:rPr>
              <w:t>Unimpeded access to public services such as health, education, religious institutions, government offices and markets</w:t>
            </w:r>
          </w:p>
        </w:tc>
      </w:tr>
      <w:tr w:rsidR="00871901" w14:paraId="0449699B"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6B9D1F71" w14:textId="666AA87F" w:rsidR="00871901" w:rsidRDefault="007A043D" w:rsidP="00270C3F">
            <w:pPr>
              <w:pStyle w:val="List"/>
              <w:numPr>
                <w:ilvl w:val="0"/>
                <w:numId w:val="0"/>
              </w:numPr>
              <w:spacing w:before="0"/>
            </w:pPr>
            <w:r>
              <w:rPr>
                <w:rFonts w:cs="Arial"/>
              </w:rPr>
              <w:t>a</w:t>
            </w:r>
            <w:r w:rsidR="00381AB2">
              <w:rPr>
                <w:rFonts w:cs="Arial"/>
              </w:rPr>
              <w:t>) iv.</w:t>
            </w:r>
          </w:p>
        </w:tc>
        <w:tc>
          <w:tcPr>
            <w:tcW w:w="9450" w:type="dxa"/>
          </w:tcPr>
          <w:p w14:paraId="05CC28E4" w14:textId="78BC6FE0" w:rsidR="00871901" w:rsidRDefault="630A2952"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rsidRPr="1FF9B23E">
              <w:rPr>
                <w:rFonts w:cs="Arial"/>
                <w:i/>
                <w:iCs/>
              </w:rPr>
              <w:t>Workers</w:t>
            </w:r>
            <w:r w:rsidR="007A043D" w:rsidRPr="00183DAA">
              <w:rPr>
                <w:rFonts w:cs="Arial"/>
              </w:rPr>
              <w:t>* are paid the minimum wage or better</w:t>
            </w:r>
          </w:p>
        </w:tc>
      </w:tr>
      <w:tr w:rsidR="00871901" w14:paraId="4EF0F40B"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0F650A52" w14:textId="18767C9E" w:rsidR="00871901" w:rsidRDefault="00381AB2" w:rsidP="00270C3F">
            <w:pPr>
              <w:pStyle w:val="List"/>
              <w:numPr>
                <w:ilvl w:val="0"/>
                <w:numId w:val="0"/>
              </w:numPr>
              <w:spacing w:before="0" w:after="0"/>
            </w:pPr>
            <w:r>
              <w:rPr>
                <w:rFonts w:cs="Arial"/>
              </w:rPr>
              <w:t>a) v.</w:t>
            </w:r>
          </w:p>
        </w:tc>
        <w:tc>
          <w:tcPr>
            <w:tcW w:w="9450" w:type="dxa"/>
          </w:tcPr>
          <w:p w14:paraId="3249A94E" w14:textId="701CD3DE" w:rsidR="00871901" w:rsidRDefault="630A2952"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rsidRPr="1FF9B23E">
              <w:rPr>
                <w:rFonts w:cs="Arial"/>
                <w:i/>
                <w:iCs/>
              </w:rPr>
              <w:t>Workers</w:t>
            </w:r>
            <w:r w:rsidR="007A043D" w:rsidRPr="00183DAA">
              <w:rPr>
                <w:rFonts w:cs="Arial"/>
              </w:rPr>
              <w:t>*’ living</w:t>
            </w:r>
            <w:r w:rsidR="007A043D" w:rsidRPr="001E552B">
              <w:rPr>
                <w:rFonts w:cs="Arial"/>
              </w:rPr>
              <w:t xml:space="preserve"> conditions are adequate and the health and safety of </w:t>
            </w:r>
            <w:r w:rsidR="007A043D" w:rsidRPr="003F37F7">
              <w:rPr>
                <w:rFonts w:cs="Arial"/>
                <w:i/>
                <w:iCs/>
              </w:rPr>
              <w:t>workers</w:t>
            </w:r>
            <w:r w:rsidR="00927AA7">
              <w:rPr>
                <w:rFonts w:cs="Arial"/>
              </w:rPr>
              <w:t>*</w:t>
            </w:r>
            <w:r w:rsidR="007A043D" w:rsidRPr="001E552B">
              <w:rPr>
                <w:rFonts w:cs="Arial"/>
              </w:rPr>
              <w:t xml:space="preserve"> are </w:t>
            </w:r>
            <w:r w:rsidRPr="1FF9B23E">
              <w:rPr>
                <w:rFonts w:cs="Arial"/>
              </w:rPr>
              <w:t>not</w:t>
            </w:r>
            <w:r w:rsidR="007A043D" w:rsidRPr="001E552B">
              <w:rPr>
                <w:rFonts w:cs="Arial"/>
              </w:rPr>
              <w:t xml:space="preserve"> at risk</w:t>
            </w:r>
          </w:p>
        </w:tc>
      </w:tr>
      <w:tr w:rsidR="00871901" w14:paraId="30346CA9"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0CCF3A9E" w14:textId="12BE062E" w:rsidR="00871901" w:rsidRDefault="007A043D" w:rsidP="00270C3F">
            <w:pPr>
              <w:pStyle w:val="List"/>
              <w:numPr>
                <w:ilvl w:val="0"/>
                <w:numId w:val="0"/>
              </w:numPr>
              <w:spacing w:before="0" w:after="0"/>
            </w:pPr>
            <w:r>
              <w:rPr>
                <w:rFonts w:cs="Arial"/>
              </w:rPr>
              <w:t>a</w:t>
            </w:r>
            <w:r w:rsidR="00381AB2">
              <w:rPr>
                <w:rFonts w:cs="Arial"/>
              </w:rPr>
              <w:t>) vi.</w:t>
            </w:r>
          </w:p>
        </w:tc>
        <w:tc>
          <w:tcPr>
            <w:tcW w:w="9450" w:type="dxa"/>
          </w:tcPr>
          <w:p w14:paraId="0508731A" w14:textId="1CF8D048" w:rsidR="00871901" w:rsidRDefault="630A2952"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rsidRPr="1FF9B23E">
              <w:rPr>
                <w:rFonts w:cs="Arial"/>
              </w:rPr>
              <w:t>Measures are</w:t>
            </w:r>
            <w:r w:rsidR="007A043D" w:rsidRPr="001E552B">
              <w:rPr>
                <w:rFonts w:cs="Arial"/>
              </w:rPr>
              <w:t xml:space="preserve"> taken to halt any identified situations </w:t>
            </w:r>
            <w:r w:rsidRPr="1FF9B23E">
              <w:rPr>
                <w:rFonts w:cs="Arial"/>
              </w:rPr>
              <w:t>of</w:t>
            </w:r>
            <w:r w:rsidR="007A043D" w:rsidRPr="001E552B">
              <w:rPr>
                <w:rFonts w:cs="Arial"/>
              </w:rPr>
              <w:t xml:space="preserve"> sexual harassment and discrimination based on gender, marital status, parenthood or sexual orientation</w:t>
            </w:r>
          </w:p>
        </w:tc>
      </w:tr>
      <w:tr w:rsidR="00871901" w14:paraId="0254BDAF"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66395C6B" w14:textId="6AC2DB59" w:rsidR="00871901" w:rsidRDefault="007A043D" w:rsidP="00270C3F">
            <w:pPr>
              <w:pStyle w:val="List"/>
              <w:numPr>
                <w:ilvl w:val="0"/>
                <w:numId w:val="0"/>
              </w:numPr>
              <w:spacing w:before="0" w:after="0"/>
            </w:pPr>
            <w:r>
              <w:rPr>
                <w:rFonts w:cs="Arial"/>
              </w:rPr>
              <w:t>a</w:t>
            </w:r>
            <w:r w:rsidR="00381AB2">
              <w:rPr>
                <w:rFonts w:cs="Arial"/>
              </w:rPr>
              <w:t>) vii.</w:t>
            </w:r>
          </w:p>
        </w:tc>
        <w:tc>
          <w:tcPr>
            <w:tcW w:w="9450" w:type="dxa"/>
          </w:tcPr>
          <w:p w14:paraId="419B6A95" w14:textId="105B0B8A" w:rsidR="00871901" w:rsidRDefault="630A2952"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rsidRPr="1FF9B23E">
              <w:rPr>
                <w:rFonts w:cs="Arial"/>
              </w:rPr>
              <w:t>Company</w:t>
            </w:r>
            <w:r w:rsidR="007A043D" w:rsidRPr="001E552B">
              <w:rPr>
                <w:rFonts w:cs="Arial"/>
              </w:rPr>
              <w:t xml:space="preserve"> security personnel have cease</w:t>
            </w:r>
            <w:r w:rsidR="00C42082">
              <w:rPr>
                <w:rFonts w:cs="Arial"/>
              </w:rPr>
              <w:t>d</w:t>
            </w:r>
            <w:r w:rsidR="007A043D" w:rsidRPr="001E552B">
              <w:rPr>
                <w:rFonts w:cs="Arial"/>
              </w:rPr>
              <w:t xml:space="preserve"> </w:t>
            </w:r>
            <w:r w:rsidR="007A043D" w:rsidRPr="003F37F7">
              <w:rPr>
                <w:rFonts w:cs="Arial"/>
                <w:i/>
                <w:iCs/>
              </w:rPr>
              <w:t>human rights</w:t>
            </w:r>
            <w:r w:rsidR="006324A1">
              <w:rPr>
                <w:rFonts w:cs="Arial"/>
                <w:i/>
                <w:iCs/>
              </w:rPr>
              <w:t>*</w:t>
            </w:r>
            <w:r w:rsidR="007A043D" w:rsidRPr="001E552B">
              <w:rPr>
                <w:rFonts w:cs="Arial"/>
              </w:rPr>
              <w:t xml:space="preserve"> abuses</w:t>
            </w:r>
          </w:p>
        </w:tc>
      </w:tr>
      <w:tr w:rsidR="007A043D" w14:paraId="0DE63D3B"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11CB637A" w14:textId="54455FAC" w:rsidR="007A043D" w:rsidRDefault="007A043D" w:rsidP="00270C3F">
            <w:pPr>
              <w:pStyle w:val="List"/>
              <w:numPr>
                <w:ilvl w:val="0"/>
                <w:numId w:val="0"/>
              </w:numPr>
              <w:spacing w:before="0" w:after="0"/>
              <w:rPr>
                <w:rFonts w:cs="Arial"/>
              </w:rPr>
            </w:pPr>
            <w:r>
              <w:rPr>
                <w:rFonts w:cs="Arial"/>
              </w:rPr>
              <w:t>a</w:t>
            </w:r>
            <w:r w:rsidR="00381AB2">
              <w:rPr>
                <w:rFonts w:cs="Arial"/>
              </w:rPr>
              <w:t>) viii.</w:t>
            </w:r>
          </w:p>
        </w:tc>
        <w:tc>
          <w:tcPr>
            <w:tcW w:w="9450" w:type="dxa"/>
          </w:tcPr>
          <w:p w14:paraId="42B3FC63" w14:textId="0FD65526" w:rsidR="007A043D" w:rsidRDefault="630A2952"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rsidRPr="1FF9B23E">
              <w:rPr>
                <w:rFonts w:cs="Arial"/>
              </w:rPr>
              <w:t>Policies are</w:t>
            </w:r>
            <w:r w:rsidR="007A043D" w:rsidRPr="001E552B">
              <w:rPr>
                <w:rFonts w:cs="Arial"/>
              </w:rPr>
              <w:t xml:space="preserve"> i</w:t>
            </w:r>
            <w:r w:rsidR="006734CA">
              <w:rPr>
                <w:rFonts w:cs="Arial"/>
              </w:rPr>
              <w:t>mplement</w:t>
            </w:r>
            <w:r w:rsidR="00546918">
              <w:rPr>
                <w:rFonts w:cs="Arial"/>
              </w:rPr>
              <w:t>e</w:t>
            </w:r>
            <w:r w:rsidR="006734CA">
              <w:rPr>
                <w:rFonts w:cs="Arial"/>
              </w:rPr>
              <w:t>d</w:t>
            </w:r>
            <w:r w:rsidR="008413D1">
              <w:rPr>
                <w:rFonts w:cs="Arial"/>
              </w:rPr>
              <w:t xml:space="preserve"> </w:t>
            </w:r>
            <w:r w:rsidR="007A043D" w:rsidRPr="001E552B">
              <w:rPr>
                <w:rFonts w:cs="Arial"/>
              </w:rPr>
              <w:t xml:space="preserve">to penalize or remove staff </w:t>
            </w:r>
            <w:r w:rsidR="007A043D" w:rsidRPr="00183DAA">
              <w:rPr>
                <w:rFonts w:cs="Arial"/>
              </w:rPr>
              <w:t xml:space="preserve">who obstruct </w:t>
            </w:r>
            <w:r w:rsidR="007A043D" w:rsidRPr="0008082C">
              <w:rPr>
                <w:rFonts w:cs="Arial"/>
              </w:rPr>
              <w:t>the R</w:t>
            </w:r>
            <w:r w:rsidR="007A043D" w:rsidRPr="00183DAA">
              <w:rPr>
                <w:rFonts w:cs="Arial"/>
              </w:rPr>
              <w:t xml:space="preserve">emedy </w:t>
            </w:r>
            <w:r w:rsidR="007A043D" w:rsidRPr="0008082C">
              <w:rPr>
                <w:rFonts w:cs="Arial"/>
              </w:rPr>
              <w:t>P</w:t>
            </w:r>
            <w:r w:rsidR="007A043D" w:rsidRPr="00183DAA">
              <w:rPr>
                <w:rFonts w:cs="Arial"/>
              </w:rPr>
              <w:t>lan</w:t>
            </w:r>
          </w:p>
        </w:tc>
      </w:tr>
      <w:tr w:rsidR="007A043D" w14:paraId="10F16CCB"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4B8E5076" w14:textId="5B617695" w:rsidR="007A043D" w:rsidRDefault="00381AB2" w:rsidP="00270C3F">
            <w:pPr>
              <w:pStyle w:val="List"/>
              <w:numPr>
                <w:ilvl w:val="0"/>
                <w:numId w:val="0"/>
              </w:numPr>
              <w:spacing w:before="0" w:after="0"/>
              <w:rPr>
                <w:rFonts w:cs="Arial"/>
              </w:rPr>
            </w:pPr>
            <w:r>
              <w:rPr>
                <w:rFonts w:cs="Arial"/>
              </w:rPr>
              <w:t>a) ix.</w:t>
            </w:r>
          </w:p>
        </w:tc>
        <w:tc>
          <w:tcPr>
            <w:tcW w:w="9450" w:type="dxa"/>
          </w:tcPr>
          <w:p w14:paraId="2DB196C2" w14:textId="2C8D4622" w:rsidR="007A043D" w:rsidRPr="00F27A5C" w:rsidRDefault="630A2952"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rsidRPr="00F27A5C">
              <w:rPr>
                <w:rFonts w:cs="Arial"/>
              </w:rPr>
              <w:t>Release</w:t>
            </w:r>
            <w:r w:rsidR="007A043D" w:rsidRPr="00F27A5C">
              <w:rPr>
                <w:rFonts w:cs="Arial"/>
              </w:rPr>
              <w:t xml:space="preserve"> of community spokespeople and </w:t>
            </w:r>
            <w:r w:rsidR="007A043D" w:rsidRPr="003F37F7">
              <w:rPr>
                <w:rFonts w:cs="Arial"/>
                <w:i/>
                <w:iCs/>
              </w:rPr>
              <w:t>human rights</w:t>
            </w:r>
            <w:r w:rsidR="004957CE">
              <w:rPr>
                <w:rFonts w:cs="Arial"/>
              </w:rPr>
              <w:t>*</w:t>
            </w:r>
            <w:r w:rsidR="007A043D" w:rsidRPr="00F27A5C">
              <w:rPr>
                <w:rFonts w:cs="Arial"/>
              </w:rPr>
              <w:t xml:space="preserve"> defenders who have </w:t>
            </w:r>
            <w:r w:rsidRPr="00F27A5C">
              <w:rPr>
                <w:rFonts w:cs="Arial"/>
              </w:rPr>
              <w:t>been arrested for protesting</w:t>
            </w:r>
            <w:r w:rsidR="007A043D" w:rsidRPr="00F27A5C">
              <w:rPr>
                <w:rFonts w:cs="Arial"/>
              </w:rPr>
              <w:t xml:space="preserve"> activities associated with </w:t>
            </w:r>
            <w:r w:rsidR="007A043D" w:rsidRPr="00CD375B">
              <w:rPr>
                <w:rFonts w:cs="Arial"/>
              </w:rPr>
              <w:t>conversion</w:t>
            </w:r>
          </w:p>
        </w:tc>
      </w:tr>
      <w:tr w:rsidR="007A043D" w14:paraId="322F06B0" w14:textId="77777777" w:rsidTr="00270C3F">
        <w:trPr>
          <w:trHeight w:val="294"/>
        </w:trPr>
        <w:tc>
          <w:tcPr>
            <w:cnfStyle w:val="001000000000" w:firstRow="0" w:lastRow="0" w:firstColumn="1" w:lastColumn="0" w:oddVBand="0" w:evenVBand="0" w:oddHBand="0" w:evenHBand="0" w:firstRowFirstColumn="0" w:firstRowLastColumn="0" w:lastRowFirstColumn="0" w:lastRowLastColumn="0"/>
            <w:tcW w:w="10170" w:type="dxa"/>
            <w:gridSpan w:val="2"/>
            <w:shd w:val="clear" w:color="auto" w:fill="1E4439" w:themeFill="accent2" w:themeFillShade="BF"/>
          </w:tcPr>
          <w:p w14:paraId="3EC1F70A" w14:textId="077C17CF" w:rsidR="007A043D" w:rsidRPr="00F27A5C" w:rsidRDefault="00FB4D69" w:rsidP="00270C3F">
            <w:pPr>
              <w:pStyle w:val="List"/>
              <w:numPr>
                <w:ilvl w:val="0"/>
                <w:numId w:val="0"/>
              </w:numPr>
              <w:spacing w:before="0" w:after="0" w:line="240" w:lineRule="auto"/>
              <w:jc w:val="both"/>
              <w:rPr>
                <w:color w:val="FFFFFF" w:themeColor="background1"/>
              </w:rPr>
            </w:pPr>
            <w:r w:rsidRPr="00F27A5C">
              <w:rPr>
                <w:color w:val="FFFFFF" w:themeColor="background1"/>
                <w:lang w:val="en-US"/>
              </w:rPr>
              <w:lastRenderedPageBreak/>
              <w:t xml:space="preserve">b. </w:t>
            </w:r>
            <w:r w:rsidR="007A043D" w:rsidRPr="00F27A5C">
              <w:rPr>
                <w:color w:val="FFFFFF" w:themeColor="background1"/>
                <w:lang w:val="en-US"/>
              </w:rPr>
              <w:t>Indicators of Social Values:</w:t>
            </w:r>
          </w:p>
        </w:tc>
      </w:tr>
      <w:tr w:rsidR="007A043D" w14:paraId="02F3DBB3"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139F754F" w14:textId="3EAA2270" w:rsidR="007A043D" w:rsidRDefault="00AC0FF4" w:rsidP="00270C3F">
            <w:pPr>
              <w:pStyle w:val="List"/>
              <w:numPr>
                <w:ilvl w:val="0"/>
                <w:numId w:val="0"/>
              </w:numPr>
              <w:spacing w:before="0" w:after="0"/>
              <w:rPr>
                <w:rFonts w:cs="Arial"/>
              </w:rPr>
            </w:pPr>
            <w:r>
              <w:rPr>
                <w:rFonts w:cs="Arial"/>
              </w:rPr>
              <w:t>b</w:t>
            </w:r>
            <w:r w:rsidR="00381AB2">
              <w:rPr>
                <w:rFonts w:cs="Arial"/>
              </w:rPr>
              <w:t>) i.</w:t>
            </w:r>
          </w:p>
        </w:tc>
        <w:tc>
          <w:tcPr>
            <w:tcW w:w="9450" w:type="dxa"/>
          </w:tcPr>
          <w:p w14:paraId="676403D4" w14:textId="42C84A16" w:rsidR="007A043D" w:rsidRDefault="0021287E"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rPr>
                <w:rFonts w:cs="Arial"/>
              </w:rPr>
            </w:pPr>
            <w:r w:rsidRPr="001E552B">
              <w:rPr>
                <w:rFonts w:cs="Arial"/>
              </w:rPr>
              <w:t xml:space="preserve">Legal and/or </w:t>
            </w:r>
            <w:r w:rsidRPr="0008082C">
              <w:rPr>
                <w:rFonts w:cs="Arial"/>
                <w:i/>
                <w:iCs/>
              </w:rPr>
              <w:t>customary rights*</w:t>
            </w:r>
            <w:r w:rsidRPr="001E552B">
              <w:rPr>
                <w:rFonts w:cs="Arial"/>
              </w:rPr>
              <w:t xml:space="preserve"> to lands and resources</w:t>
            </w:r>
            <w:r w:rsidR="002D3996">
              <w:rPr>
                <w:rFonts w:cs="Arial"/>
              </w:rPr>
              <w:t xml:space="preserve"> recognized</w:t>
            </w:r>
          </w:p>
        </w:tc>
      </w:tr>
      <w:tr w:rsidR="007A043D" w14:paraId="79316AF0"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5080CF3E" w14:textId="1FF7EC0B" w:rsidR="007A043D" w:rsidRDefault="0021287E" w:rsidP="00270C3F">
            <w:pPr>
              <w:pStyle w:val="List"/>
              <w:numPr>
                <w:ilvl w:val="0"/>
                <w:numId w:val="0"/>
              </w:numPr>
              <w:spacing w:before="0" w:after="0"/>
              <w:rPr>
                <w:rFonts w:cs="Arial"/>
              </w:rPr>
            </w:pPr>
            <w:r>
              <w:rPr>
                <w:rFonts w:cs="Arial"/>
              </w:rPr>
              <w:t>b</w:t>
            </w:r>
            <w:r w:rsidR="00381AB2">
              <w:rPr>
                <w:rFonts w:cs="Arial"/>
              </w:rPr>
              <w:t>) ii.</w:t>
            </w:r>
          </w:p>
        </w:tc>
        <w:tc>
          <w:tcPr>
            <w:tcW w:w="9450" w:type="dxa"/>
          </w:tcPr>
          <w:p w14:paraId="789B4EF8" w14:textId="18CF0FA0" w:rsidR="007A043D" w:rsidRDefault="0021287E" w:rsidP="000512B7">
            <w:pPr>
              <w:spacing w:before="0" w:after="0"/>
              <w:jc w:val="both"/>
              <w:cnfStyle w:val="000000000000" w:firstRow="0" w:lastRow="0" w:firstColumn="0" w:lastColumn="0" w:oddVBand="0" w:evenVBand="0" w:oddHBand="0" w:evenHBand="0" w:firstRowFirstColumn="0" w:firstRowLastColumn="0" w:lastRowFirstColumn="0" w:lastRowLastColumn="0"/>
            </w:pPr>
            <w:r w:rsidRPr="001E552B">
              <w:rPr>
                <w:rFonts w:cs="Arial"/>
              </w:rPr>
              <w:t>Access to clean water for drinking, bathing and washing</w:t>
            </w:r>
          </w:p>
        </w:tc>
      </w:tr>
      <w:tr w:rsidR="007A043D" w14:paraId="2F9AF4A9"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0E88A96E" w14:textId="0527352C" w:rsidR="007A043D" w:rsidRDefault="0021287E" w:rsidP="00270C3F">
            <w:pPr>
              <w:pStyle w:val="List"/>
              <w:numPr>
                <w:ilvl w:val="0"/>
                <w:numId w:val="0"/>
              </w:numPr>
              <w:spacing w:before="0" w:after="0"/>
              <w:rPr>
                <w:rFonts w:cs="Arial"/>
              </w:rPr>
            </w:pPr>
            <w:r>
              <w:rPr>
                <w:rFonts w:cs="Arial"/>
              </w:rPr>
              <w:t>b</w:t>
            </w:r>
            <w:r w:rsidR="00381AB2">
              <w:rPr>
                <w:rFonts w:cs="Arial"/>
              </w:rPr>
              <w:t>)</w:t>
            </w:r>
            <w:r w:rsidR="00923D17">
              <w:rPr>
                <w:rFonts w:cs="Arial"/>
              </w:rPr>
              <w:t xml:space="preserve"> </w:t>
            </w:r>
            <w:r w:rsidR="00381AB2">
              <w:rPr>
                <w:rFonts w:cs="Arial"/>
              </w:rPr>
              <w:t>iii.</w:t>
            </w:r>
          </w:p>
        </w:tc>
        <w:tc>
          <w:tcPr>
            <w:tcW w:w="9450" w:type="dxa"/>
          </w:tcPr>
          <w:p w14:paraId="2BD89A0F" w14:textId="5A973A99" w:rsidR="007A043D" w:rsidRDefault="0021287E"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rsidRPr="001E552B">
              <w:rPr>
                <w:rFonts w:cs="Arial"/>
              </w:rPr>
              <w:t>Local food security</w:t>
            </w:r>
          </w:p>
        </w:tc>
      </w:tr>
      <w:tr w:rsidR="007A043D" w14:paraId="153964F9"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01426676" w14:textId="4C2F7DEC" w:rsidR="007A043D" w:rsidRDefault="0021287E" w:rsidP="00270C3F">
            <w:pPr>
              <w:pStyle w:val="List"/>
              <w:numPr>
                <w:ilvl w:val="0"/>
                <w:numId w:val="0"/>
              </w:numPr>
              <w:spacing w:before="0" w:after="0"/>
              <w:rPr>
                <w:rFonts w:cs="Arial"/>
              </w:rPr>
            </w:pPr>
            <w:r>
              <w:rPr>
                <w:rFonts w:cs="Arial"/>
              </w:rPr>
              <w:t>b</w:t>
            </w:r>
            <w:r w:rsidR="00381AB2">
              <w:rPr>
                <w:rFonts w:cs="Arial"/>
              </w:rPr>
              <w:t>) iv.</w:t>
            </w:r>
          </w:p>
        </w:tc>
        <w:tc>
          <w:tcPr>
            <w:tcW w:w="9450" w:type="dxa"/>
          </w:tcPr>
          <w:p w14:paraId="6B6177AF" w14:textId="76AFF8BD" w:rsidR="007A043D" w:rsidRDefault="0021287E"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rsidRPr="001E552B">
              <w:rPr>
                <w:rFonts w:cs="Arial"/>
              </w:rPr>
              <w:t>Decent hygiene facilities and health conditions</w:t>
            </w:r>
          </w:p>
        </w:tc>
      </w:tr>
      <w:tr w:rsidR="0021287E" w14:paraId="070D6B91"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4A9964EA" w14:textId="54FEB5A1" w:rsidR="0021287E" w:rsidRDefault="0021287E" w:rsidP="00270C3F">
            <w:pPr>
              <w:pStyle w:val="List"/>
              <w:numPr>
                <w:ilvl w:val="0"/>
                <w:numId w:val="0"/>
              </w:numPr>
              <w:spacing w:before="0" w:after="0"/>
              <w:rPr>
                <w:rFonts w:cs="Arial"/>
              </w:rPr>
            </w:pPr>
            <w:r>
              <w:rPr>
                <w:rFonts w:cs="Arial"/>
              </w:rPr>
              <w:t>b</w:t>
            </w:r>
            <w:r w:rsidR="00923D17">
              <w:rPr>
                <w:rFonts w:cs="Arial"/>
              </w:rPr>
              <w:t>) v.</w:t>
            </w:r>
          </w:p>
        </w:tc>
        <w:tc>
          <w:tcPr>
            <w:tcW w:w="9450" w:type="dxa"/>
          </w:tcPr>
          <w:p w14:paraId="79C148A9" w14:textId="57E65FD9" w:rsidR="0021287E" w:rsidRDefault="0021287E"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rsidRPr="001E552B">
              <w:rPr>
                <w:rFonts w:cs="Arial"/>
              </w:rPr>
              <w:t>Access to public services such as health, education, religious institutions, government offices and markets</w:t>
            </w:r>
          </w:p>
        </w:tc>
      </w:tr>
      <w:tr w:rsidR="0021287E" w14:paraId="73905499"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227D41F8" w14:textId="4A8AB4BC" w:rsidR="0021287E" w:rsidRDefault="0021287E" w:rsidP="00270C3F">
            <w:pPr>
              <w:pStyle w:val="List"/>
              <w:numPr>
                <w:ilvl w:val="0"/>
                <w:numId w:val="0"/>
              </w:numPr>
              <w:spacing w:before="0" w:after="0"/>
              <w:rPr>
                <w:rFonts w:cs="Arial"/>
              </w:rPr>
            </w:pPr>
            <w:r>
              <w:rPr>
                <w:rFonts w:cs="Arial"/>
              </w:rPr>
              <w:t>b</w:t>
            </w:r>
            <w:r w:rsidR="00923D17">
              <w:rPr>
                <w:rFonts w:cs="Arial"/>
              </w:rPr>
              <w:t>) vi.</w:t>
            </w:r>
          </w:p>
        </w:tc>
        <w:tc>
          <w:tcPr>
            <w:tcW w:w="9450" w:type="dxa"/>
          </w:tcPr>
          <w:p w14:paraId="3A589672" w14:textId="3BF7E4F8" w:rsidR="0021287E" w:rsidRDefault="000C2F3C"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rsidRPr="001E552B">
              <w:rPr>
                <w:rFonts w:cs="Arial"/>
              </w:rPr>
              <w:t xml:space="preserve">Decent living conditions for </w:t>
            </w:r>
            <w:r w:rsidRPr="00961F5B">
              <w:rPr>
                <w:rFonts w:cs="Arial"/>
                <w:i/>
              </w:rPr>
              <w:t>workers</w:t>
            </w:r>
            <w:r w:rsidRPr="00183DAA">
              <w:rPr>
                <w:rFonts w:cs="Arial"/>
              </w:rPr>
              <w:t>*,</w:t>
            </w:r>
            <w:r w:rsidRPr="001E552B">
              <w:rPr>
                <w:rFonts w:cs="Arial"/>
              </w:rPr>
              <w:t xml:space="preserve"> adequate health and safety provisions and payment of minimum wages or above</w:t>
            </w:r>
          </w:p>
        </w:tc>
      </w:tr>
      <w:tr w:rsidR="0021287E" w14:paraId="4E8A5643"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72DB15D8" w14:textId="46446291" w:rsidR="0021287E" w:rsidRDefault="000C2F3C" w:rsidP="00270C3F">
            <w:pPr>
              <w:pStyle w:val="List"/>
              <w:numPr>
                <w:ilvl w:val="0"/>
                <w:numId w:val="0"/>
              </w:numPr>
              <w:spacing w:before="0" w:after="0"/>
              <w:rPr>
                <w:rFonts w:cs="Arial"/>
              </w:rPr>
            </w:pPr>
            <w:r>
              <w:rPr>
                <w:rFonts w:cs="Arial"/>
              </w:rPr>
              <w:t>b</w:t>
            </w:r>
            <w:r w:rsidR="00923D17">
              <w:rPr>
                <w:rFonts w:cs="Arial"/>
              </w:rPr>
              <w:t>) vii.</w:t>
            </w:r>
          </w:p>
        </w:tc>
        <w:tc>
          <w:tcPr>
            <w:tcW w:w="9450" w:type="dxa"/>
          </w:tcPr>
          <w:p w14:paraId="59E20298" w14:textId="3017CF78" w:rsidR="0021287E" w:rsidRDefault="000C2F3C"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rsidRPr="001E552B">
              <w:rPr>
                <w:rFonts w:cs="Arial"/>
              </w:rPr>
              <w:t xml:space="preserve">Absence of </w:t>
            </w:r>
            <w:r w:rsidRPr="003F37F7">
              <w:rPr>
                <w:rFonts w:cs="Arial"/>
                <w:i/>
                <w:iCs/>
              </w:rPr>
              <w:t>human rights</w:t>
            </w:r>
            <w:r w:rsidR="004957CE">
              <w:rPr>
                <w:rFonts w:cs="Arial"/>
                <w:i/>
                <w:iCs/>
              </w:rPr>
              <w:t>*</w:t>
            </w:r>
            <w:r w:rsidRPr="001E552B">
              <w:rPr>
                <w:rFonts w:cs="Arial"/>
              </w:rPr>
              <w:t xml:space="preserve"> abuses including harassment or intimidation of </w:t>
            </w:r>
            <w:r w:rsidRPr="00961F5B">
              <w:rPr>
                <w:rFonts w:cs="Arial"/>
                <w:i/>
              </w:rPr>
              <w:t>workers</w:t>
            </w:r>
            <w:r w:rsidR="00090CBA">
              <w:rPr>
                <w:rFonts w:cs="Arial"/>
              </w:rPr>
              <w:t>*</w:t>
            </w:r>
            <w:r w:rsidRPr="001E552B">
              <w:rPr>
                <w:rFonts w:cs="Arial"/>
              </w:rPr>
              <w:t xml:space="preserve">, community members and </w:t>
            </w:r>
            <w:r w:rsidRPr="003F37F7">
              <w:rPr>
                <w:rFonts w:cs="Arial"/>
                <w:i/>
                <w:iCs/>
              </w:rPr>
              <w:t>human rights</w:t>
            </w:r>
            <w:r w:rsidR="00C50E17">
              <w:rPr>
                <w:rFonts w:cs="Arial"/>
                <w:i/>
                <w:iCs/>
              </w:rPr>
              <w:t>*</w:t>
            </w:r>
            <w:r w:rsidRPr="001E552B">
              <w:rPr>
                <w:rFonts w:cs="Arial"/>
              </w:rPr>
              <w:t xml:space="preserve"> defenders</w:t>
            </w:r>
          </w:p>
        </w:tc>
      </w:tr>
      <w:tr w:rsidR="008A7023" w14:paraId="42AF9493" w14:textId="77777777" w:rsidTr="00270C3F">
        <w:tc>
          <w:tcPr>
            <w:cnfStyle w:val="001000000000" w:firstRow="0" w:lastRow="0" w:firstColumn="1" w:lastColumn="0" w:oddVBand="0" w:evenVBand="0" w:oddHBand="0" w:evenHBand="0" w:firstRowFirstColumn="0" w:firstRowLastColumn="0" w:lastRowFirstColumn="0" w:lastRowLastColumn="0"/>
            <w:tcW w:w="10170" w:type="dxa"/>
            <w:gridSpan w:val="2"/>
            <w:shd w:val="clear" w:color="auto" w:fill="1E4439" w:themeFill="accent2" w:themeFillShade="BF"/>
          </w:tcPr>
          <w:p w14:paraId="71E03DCB" w14:textId="7847067B" w:rsidR="008A7023" w:rsidRDefault="008A7023" w:rsidP="00270C3F">
            <w:pPr>
              <w:pStyle w:val="List"/>
              <w:numPr>
                <w:ilvl w:val="0"/>
                <w:numId w:val="0"/>
              </w:numPr>
              <w:spacing w:before="0" w:after="0"/>
              <w:ind w:left="284" w:hanging="284"/>
              <w:jc w:val="both"/>
            </w:pPr>
            <w:r w:rsidRPr="00961F5B">
              <w:rPr>
                <w:color w:val="FFFFFF" w:themeColor="background1"/>
              </w:rPr>
              <w:t xml:space="preserve">c. </w:t>
            </w:r>
            <w:r w:rsidRPr="00961F5B">
              <w:rPr>
                <w:color w:val="FFFFFF" w:themeColor="background1"/>
                <w:lang w:val="en-GB"/>
              </w:rPr>
              <w:t xml:space="preserve">Indicators of social </w:t>
            </w:r>
            <w:r w:rsidRPr="003F37F7">
              <w:rPr>
                <w:i/>
                <w:iCs/>
                <w:color w:val="FFFFFF" w:themeColor="background1"/>
                <w:lang w:val="en-GB"/>
              </w:rPr>
              <w:t>restitution</w:t>
            </w:r>
            <w:r w:rsidR="00670E4E">
              <w:rPr>
                <w:color w:val="FFFFFF" w:themeColor="background1"/>
                <w:lang w:val="en-GB"/>
              </w:rPr>
              <w:t>*</w:t>
            </w:r>
            <w:r w:rsidRPr="00961F5B">
              <w:rPr>
                <w:color w:val="FFFFFF" w:themeColor="background1"/>
                <w:lang w:val="en-GB"/>
              </w:rPr>
              <w:t xml:space="preserve"> actions:</w:t>
            </w:r>
          </w:p>
        </w:tc>
      </w:tr>
      <w:tr w:rsidR="0021287E" w14:paraId="5B0951CE"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36B674C0" w14:textId="054E1202" w:rsidR="0021287E" w:rsidRDefault="009E2C58" w:rsidP="00270C3F">
            <w:pPr>
              <w:pStyle w:val="List"/>
              <w:numPr>
                <w:ilvl w:val="0"/>
                <w:numId w:val="0"/>
              </w:numPr>
              <w:spacing w:before="0" w:after="0"/>
              <w:rPr>
                <w:rFonts w:cs="Arial"/>
              </w:rPr>
            </w:pPr>
            <w:r>
              <w:rPr>
                <w:rFonts w:cs="Arial"/>
              </w:rPr>
              <w:t>c</w:t>
            </w:r>
            <w:r w:rsidR="00923D17">
              <w:rPr>
                <w:rFonts w:cs="Arial"/>
              </w:rPr>
              <w:t>) i.</w:t>
            </w:r>
          </w:p>
        </w:tc>
        <w:tc>
          <w:tcPr>
            <w:tcW w:w="9450" w:type="dxa"/>
          </w:tcPr>
          <w:p w14:paraId="10A9BECC" w14:textId="6450D8D6" w:rsidR="0021287E" w:rsidRDefault="009E2C58"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rsidRPr="003F37F7">
              <w:rPr>
                <w:rFonts w:cs="Arial"/>
                <w:i/>
                <w:iCs/>
              </w:rPr>
              <w:t>Restitution</w:t>
            </w:r>
            <w:r w:rsidR="00670E4E">
              <w:rPr>
                <w:rFonts w:cs="Arial"/>
                <w:i/>
                <w:iCs/>
              </w:rPr>
              <w:t>*</w:t>
            </w:r>
            <w:r>
              <w:rPr>
                <w:rFonts w:cs="Arial"/>
              </w:rPr>
              <w:t xml:space="preserve"> of </w:t>
            </w:r>
            <w:r w:rsidRPr="001E552B">
              <w:rPr>
                <w:rFonts w:cs="Arial"/>
              </w:rPr>
              <w:t xml:space="preserve">legal or customary lands taken without </w:t>
            </w:r>
            <w:r w:rsidR="006711E0" w:rsidRPr="00EB791B">
              <w:rPr>
                <w:rFonts w:cs="Arial"/>
                <w:i/>
                <w:iCs/>
              </w:rPr>
              <w:t>F</w:t>
            </w:r>
            <w:r w:rsidRPr="0008082C">
              <w:rPr>
                <w:rFonts w:cs="Arial"/>
                <w:i/>
                <w:iCs/>
              </w:rPr>
              <w:t xml:space="preserve">ree, </w:t>
            </w:r>
            <w:r w:rsidR="006711E0">
              <w:rPr>
                <w:rFonts w:cs="Arial"/>
                <w:i/>
                <w:iCs/>
              </w:rPr>
              <w:t>P</w:t>
            </w:r>
            <w:r w:rsidRPr="0008082C">
              <w:rPr>
                <w:rFonts w:cs="Arial"/>
                <w:i/>
                <w:iCs/>
              </w:rPr>
              <w:t xml:space="preserve">rior and </w:t>
            </w:r>
            <w:r w:rsidR="006711E0">
              <w:rPr>
                <w:rFonts w:cs="Arial"/>
                <w:i/>
                <w:iCs/>
              </w:rPr>
              <w:t>I</w:t>
            </w:r>
            <w:r w:rsidRPr="0008082C">
              <w:rPr>
                <w:rFonts w:cs="Arial"/>
                <w:i/>
                <w:iCs/>
              </w:rPr>
              <w:t xml:space="preserve">nformed </w:t>
            </w:r>
            <w:r w:rsidR="006711E0">
              <w:rPr>
                <w:rFonts w:cs="Arial"/>
                <w:i/>
                <w:iCs/>
              </w:rPr>
              <w:t>C</w:t>
            </w:r>
            <w:r w:rsidRPr="0008082C">
              <w:rPr>
                <w:rFonts w:cs="Arial"/>
                <w:i/>
                <w:iCs/>
              </w:rPr>
              <w:t>onsent*</w:t>
            </w:r>
          </w:p>
        </w:tc>
      </w:tr>
      <w:tr w:rsidR="0021287E" w14:paraId="1CBE9861"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571BBB54" w14:textId="1F158602" w:rsidR="0021287E" w:rsidRDefault="009E2C58" w:rsidP="00270C3F">
            <w:pPr>
              <w:pStyle w:val="List"/>
              <w:numPr>
                <w:ilvl w:val="0"/>
                <w:numId w:val="0"/>
              </w:numPr>
              <w:spacing w:before="0" w:after="0"/>
              <w:rPr>
                <w:rFonts w:cs="Arial"/>
              </w:rPr>
            </w:pPr>
            <w:r>
              <w:rPr>
                <w:rFonts w:cs="Arial"/>
              </w:rPr>
              <w:t>c</w:t>
            </w:r>
            <w:r w:rsidR="00923D17">
              <w:rPr>
                <w:rFonts w:cs="Arial"/>
              </w:rPr>
              <w:t>) ii.</w:t>
            </w:r>
          </w:p>
        </w:tc>
        <w:tc>
          <w:tcPr>
            <w:tcW w:w="9450" w:type="dxa"/>
          </w:tcPr>
          <w:p w14:paraId="5DEE5EFA" w14:textId="0C9B7D36" w:rsidR="0021287E" w:rsidRDefault="744DC71D"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rsidRPr="003F37F7">
              <w:rPr>
                <w:rFonts w:cs="Arial"/>
                <w:i/>
                <w:iCs/>
              </w:rPr>
              <w:t>Restoration</w:t>
            </w:r>
            <w:r w:rsidR="004C6AF5">
              <w:rPr>
                <w:rFonts w:cs="Arial"/>
              </w:rPr>
              <w:t>*</w:t>
            </w:r>
            <w:r w:rsidRPr="1FF9B23E">
              <w:rPr>
                <w:rFonts w:cs="Arial"/>
              </w:rPr>
              <w:t xml:space="preserve"> of</w:t>
            </w:r>
            <w:r w:rsidR="009E2C58" w:rsidRPr="001E552B">
              <w:rPr>
                <w:rFonts w:cs="Arial"/>
              </w:rPr>
              <w:t xml:space="preserve"> local food security through measures to allow self-provisioning, income generation and enterprises, and access to markets</w:t>
            </w:r>
          </w:p>
        </w:tc>
      </w:tr>
      <w:tr w:rsidR="0021287E" w14:paraId="2C73875D"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38099026" w14:textId="262B49D4" w:rsidR="0021287E" w:rsidRDefault="009E2C58" w:rsidP="00270C3F">
            <w:pPr>
              <w:pStyle w:val="List"/>
              <w:numPr>
                <w:ilvl w:val="0"/>
                <w:numId w:val="0"/>
              </w:numPr>
              <w:spacing w:before="0" w:after="0"/>
              <w:rPr>
                <w:rFonts w:cs="Arial"/>
              </w:rPr>
            </w:pPr>
            <w:r>
              <w:rPr>
                <w:rFonts w:cs="Arial"/>
              </w:rPr>
              <w:t>c</w:t>
            </w:r>
            <w:r w:rsidR="00923D17">
              <w:rPr>
                <w:rFonts w:cs="Arial"/>
              </w:rPr>
              <w:t>) iii.</w:t>
            </w:r>
          </w:p>
        </w:tc>
        <w:tc>
          <w:tcPr>
            <w:tcW w:w="9450" w:type="dxa"/>
          </w:tcPr>
          <w:p w14:paraId="61EBC1B7" w14:textId="441F3092" w:rsidR="0021287E" w:rsidRDefault="744DC71D" w:rsidP="000512B7">
            <w:pPr>
              <w:spacing w:before="0" w:after="0"/>
              <w:jc w:val="both"/>
              <w:cnfStyle w:val="000000000000" w:firstRow="0" w:lastRow="0" w:firstColumn="0" w:lastColumn="0" w:oddVBand="0" w:evenVBand="0" w:oddHBand="0" w:evenHBand="0" w:firstRowFirstColumn="0" w:firstRowLastColumn="0" w:lastRowFirstColumn="0" w:lastRowLastColumn="0"/>
            </w:pPr>
            <w:r w:rsidRPr="003F37F7">
              <w:rPr>
                <w:rFonts w:cs="Arial"/>
                <w:i/>
                <w:iCs/>
              </w:rPr>
              <w:t>Restoration</w:t>
            </w:r>
            <w:r w:rsidR="004C6AF5">
              <w:rPr>
                <w:rFonts w:cs="Arial"/>
              </w:rPr>
              <w:t>*</w:t>
            </w:r>
            <w:r w:rsidRPr="1FF9B23E">
              <w:rPr>
                <w:rFonts w:cs="Arial"/>
              </w:rPr>
              <w:t xml:space="preserve"> of</w:t>
            </w:r>
            <w:r w:rsidR="009E2C58" w:rsidRPr="001E552B">
              <w:rPr>
                <w:rFonts w:cs="Arial"/>
              </w:rPr>
              <w:t xml:space="preserve"> supplies of adequate clean water for people, livestock and farming</w:t>
            </w:r>
          </w:p>
        </w:tc>
      </w:tr>
      <w:tr w:rsidR="0021287E" w14:paraId="1CFED5EB"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40FEEDBC" w14:textId="78D5F27C" w:rsidR="0021287E" w:rsidRDefault="009E2C58" w:rsidP="00270C3F">
            <w:pPr>
              <w:pStyle w:val="List"/>
              <w:numPr>
                <w:ilvl w:val="0"/>
                <w:numId w:val="0"/>
              </w:numPr>
              <w:spacing w:before="0" w:after="0"/>
              <w:rPr>
                <w:rFonts w:cs="Arial"/>
              </w:rPr>
            </w:pPr>
            <w:r>
              <w:rPr>
                <w:rFonts w:cs="Arial"/>
              </w:rPr>
              <w:t>c</w:t>
            </w:r>
            <w:r w:rsidR="00923D17">
              <w:rPr>
                <w:rFonts w:cs="Arial"/>
              </w:rPr>
              <w:t>) iv.</w:t>
            </w:r>
          </w:p>
        </w:tc>
        <w:tc>
          <w:tcPr>
            <w:tcW w:w="9450" w:type="dxa"/>
          </w:tcPr>
          <w:p w14:paraId="0EF30B22" w14:textId="7B973477" w:rsidR="0021287E" w:rsidRDefault="744DC71D"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rsidRPr="003F37F7">
              <w:rPr>
                <w:rFonts w:cs="Arial"/>
                <w:i/>
                <w:iCs/>
              </w:rPr>
              <w:t>Restoration</w:t>
            </w:r>
            <w:r w:rsidR="004C6AF5">
              <w:rPr>
                <w:rFonts w:cs="Arial"/>
                <w:i/>
                <w:iCs/>
              </w:rPr>
              <w:t>*</w:t>
            </w:r>
            <w:r w:rsidRPr="1FF9B23E">
              <w:rPr>
                <w:rFonts w:cs="Arial"/>
              </w:rPr>
              <w:t xml:space="preserve"> of</w:t>
            </w:r>
            <w:r w:rsidR="009E2C58" w:rsidRPr="001E552B">
              <w:rPr>
                <w:rFonts w:cs="Arial"/>
              </w:rPr>
              <w:t xml:space="preserve"> ecological services and </w:t>
            </w:r>
            <w:r w:rsidR="009E2C58" w:rsidRPr="003F37F7">
              <w:rPr>
                <w:rFonts w:cs="Arial"/>
                <w:i/>
                <w:iCs/>
              </w:rPr>
              <w:t>habitats</w:t>
            </w:r>
            <w:r w:rsidR="00D45F8D">
              <w:rPr>
                <w:rFonts w:cs="Arial"/>
                <w:i/>
                <w:iCs/>
              </w:rPr>
              <w:t>*</w:t>
            </w:r>
            <w:r w:rsidR="009E2C58" w:rsidRPr="001E552B">
              <w:rPr>
                <w:rFonts w:cs="Arial"/>
              </w:rPr>
              <w:t xml:space="preserve"> crucial to livelihoods</w:t>
            </w:r>
          </w:p>
        </w:tc>
      </w:tr>
      <w:tr w:rsidR="0021287E" w14:paraId="4BB16342"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7A772FD2" w14:textId="05B1BED4" w:rsidR="0021287E" w:rsidRDefault="009E2C58" w:rsidP="00270C3F">
            <w:pPr>
              <w:pStyle w:val="List"/>
              <w:numPr>
                <w:ilvl w:val="0"/>
                <w:numId w:val="0"/>
              </w:numPr>
              <w:spacing w:before="0"/>
              <w:rPr>
                <w:rFonts w:cs="Arial"/>
              </w:rPr>
            </w:pPr>
            <w:r>
              <w:rPr>
                <w:rFonts w:cs="Arial"/>
              </w:rPr>
              <w:t>c</w:t>
            </w:r>
            <w:r w:rsidR="00923D17">
              <w:rPr>
                <w:rFonts w:cs="Arial"/>
              </w:rPr>
              <w:t>) v.</w:t>
            </w:r>
          </w:p>
        </w:tc>
        <w:tc>
          <w:tcPr>
            <w:tcW w:w="9450" w:type="dxa"/>
          </w:tcPr>
          <w:p w14:paraId="49729455" w14:textId="72C4BADB" w:rsidR="0021287E" w:rsidRDefault="744DC71D"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pPr>
            <w:r w:rsidRPr="003F37F7">
              <w:rPr>
                <w:rFonts w:cs="Arial"/>
                <w:i/>
                <w:iCs/>
              </w:rPr>
              <w:t>Restoration</w:t>
            </w:r>
            <w:r w:rsidR="004C6AF5">
              <w:rPr>
                <w:rFonts w:cs="Arial"/>
              </w:rPr>
              <w:t>*</w:t>
            </w:r>
            <w:r w:rsidRPr="1FF9B23E">
              <w:rPr>
                <w:rFonts w:cs="Arial"/>
              </w:rPr>
              <w:t xml:space="preserve"> of</w:t>
            </w:r>
            <w:r w:rsidR="009E2C58" w:rsidRPr="001E552B">
              <w:rPr>
                <w:rFonts w:cs="Arial"/>
              </w:rPr>
              <w:t xml:space="preserve"> sites of special cultural, ecological, economic, religious or spiritual value</w:t>
            </w:r>
          </w:p>
        </w:tc>
      </w:tr>
      <w:tr w:rsidR="00797857" w14:paraId="10D5762C"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13C01E5A" w14:textId="07811E3C" w:rsidR="00797857" w:rsidRDefault="00797857" w:rsidP="00270C3F">
            <w:pPr>
              <w:pStyle w:val="List"/>
              <w:numPr>
                <w:ilvl w:val="0"/>
                <w:numId w:val="0"/>
              </w:numPr>
              <w:spacing w:before="0"/>
              <w:rPr>
                <w:rFonts w:cs="Arial"/>
              </w:rPr>
            </w:pPr>
            <w:r>
              <w:rPr>
                <w:rFonts w:cs="Arial"/>
              </w:rPr>
              <w:t>c</w:t>
            </w:r>
            <w:r w:rsidR="00923D17">
              <w:rPr>
                <w:rFonts w:cs="Arial"/>
              </w:rPr>
              <w:t>) vi.</w:t>
            </w:r>
          </w:p>
        </w:tc>
        <w:tc>
          <w:tcPr>
            <w:tcW w:w="9450" w:type="dxa"/>
          </w:tcPr>
          <w:p w14:paraId="4C591708" w14:textId="004146B1" w:rsidR="00797857" w:rsidRPr="00F27A5C" w:rsidRDefault="5FE9345C" w:rsidP="00961F5B">
            <w:pPr>
              <w:spacing w:before="0" w:after="0"/>
              <w:jc w:val="both"/>
              <w:cnfStyle w:val="000000000000" w:firstRow="0" w:lastRow="0" w:firstColumn="0" w:lastColumn="0" w:oddVBand="0" w:evenVBand="0" w:oddHBand="0" w:evenHBand="0" w:firstRowFirstColumn="0" w:firstRowLastColumn="0" w:lastRowFirstColumn="0" w:lastRowLastColumn="0"/>
              <w:rPr>
                <w:rFonts w:cs="Arial"/>
              </w:rPr>
            </w:pPr>
            <w:r w:rsidRPr="003F37F7">
              <w:rPr>
                <w:rFonts w:cs="Arial"/>
                <w:i/>
                <w:iCs/>
              </w:rPr>
              <w:t>Remedy</w:t>
            </w:r>
            <w:r w:rsidR="0040760D">
              <w:rPr>
                <w:rFonts w:cs="Arial"/>
              </w:rPr>
              <w:t>*</w:t>
            </w:r>
            <w:r w:rsidR="00797857" w:rsidRPr="00F27A5C">
              <w:rPr>
                <w:rFonts w:cs="Arial"/>
              </w:rPr>
              <w:t xml:space="preserve"> and </w:t>
            </w:r>
            <w:r w:rsidRPr="00F27A5C">
              <w:rPr>
                <w:rFonts w:cs="Arial"/>
              </w:rPr>
              <w:t>compensation</w:t>
            </w:r>
            <w:r w:rsidR="00797857" w:rsidRPr="00F27A5C">
              <w:rPr>
                <w:rFonts w:cs="Arial"/>
              </w:rPr>
              <w:t xml:space="preserve"> for all identified losses and damages to properties, farmlands, sources of livelihood, local enterprises and community infrastructure</w:t>
            </w:r>
          </w:p>
        </w:tc>
      </w:tr>
      <w:tr w:rsidR="00797857" w14:paraId="6641693A"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59F2FF92" w14:textId="6C0466B9" w:rsidR="00797857" w:rsidRDefault="00797857" w:rsidP="00270C3F">
            <w:pPr>
              <w:pStyle w:val="List"/>
              <w:numPr>
                <w:ilvl w:val="0"/>
                <w:numId w:val="0"/>
              </w:numPr>
              <w:spacing w:before="0"/>
              <w:rPr>
                <w:rFonts w:cs="Arial"/>
              </w:rPr>
            </w:pPr>
            <w:r>
              <w:rPr>
                <w:rFonts w:cs="Arial"/>
              </w:rPr>
              <w:t>c</w:t>
            </w:r>
            <w:r w:rsidR="00923D17">
              <w:rPr>
                <w:rFonts w:cs="Arial"/>
              </w:rPr>
              <w:t>) vii</w:t>
            </w:r>
          </w:p>
        </w:tc>
        <w:tc>
          <w:tcPr>
            <w:tcW w:w="9450" w:type="dxa"/>
          </w:tcPr>
          <w:p w14:paraId="5A436332" w14:textId="6341B3C3" w:rsidR="00797857" w:rsidRPr="00F27A5C" w:rsidRDefault="5FE9345C"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rPr>
                <w:rFonts w:cs="Arial"/>
              </w:rPr>
            </w:pPr>
            <w:r w:rsidRPr="00F27A5C">
              <w:rPr>
                <w:rFonts w:cs="Arial"/>
              </w:rPr>
              <w:t>Establishment of</w:t>
            </w:r>
            <w:r w:rsidR="00797857" w:rsidRPr="00F27A5C">
              <w:rPr>
                <w:rFonts w:cs="Arial"/>
              </w:rPr>
              <w:t xml:space="preserve"> fair employment practices in terms of wages, conditions, health and safety, and elimination of discriminatory practices</w:t>
            </w:r>
          </w:p>
        </w:tc>
      </w:tr>
      <w:tr w:rsidR="00797857" w14:paraId="2E22D401"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76DF6057" w14:textId="6B2C9D97" w:rsidR="00797857" w:rsidRDefault="00797857" w:rsidP="00270C3F">
            <w:pPr>
              <w:pStyle w:val="List"/>
              <w:numPr>
                <w:ilvl w:val="0"/>
                <w:numId w:val="0"/>
              </w:numPr>
              <w:spacing w:before="0" w:after="0"/>
              <w:rPr>
                <w:rFonts w:cs="Arial"/>
              </w:rPr>
            </w:pPr>
            <w:r>
              <w:rPr>
                <w:rFonts w:cs="Arial"/>
              </w:rPr>
              <w:t>c</w:t>
            </w:r>
            <w:r w:rsidR="00923D17">
              <w:rPr>
                <w:rFonts w:cs="Arial"/>
              </w:rPr>
              <w:t>) viii.</w:t>
            </w:r>
          </w:p>
        </w:tc>
        <w:tc>
          <w:tcPr>
            <w:tcW w:w="9450" w:type="dxa"/>
          </w:tcPr>
          <w:p w14:paraId="727FDBDE" w14:textId="39BA7003" w:rsidR="00797857" w:rsidRPr="00F27A5C" w:rsidRDefault="5FE9345C"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rPr>
                <w:rFonts w:cs="Arial"/>
              </w:rPr>
            </w:pPr>
            <w:r w:rsidRPr="00F27A5C">
              <w:rPr>
                <w:rFonts w:cs="Arial"/>
              </w:rPr>
              <w:t>Correction of</w:t>
            </w:r>
            <w:r w:rsidR="00797857" w:rsidRPr="00F27A5C">
              <w:rPr>
                <w:rFonts w:cs="Arial"/>
              </w:rPr>
              <w:t xml:space="preserve"> operational and company security practices to: </w:t>
            </w:r>
            <w:r w:rsidR="00797857" w:rsidRPr="003F37F7">
              <w:rPr>
                <w:rFonts w:cs="Arial"/>
                <w:i/>
                <w:iCs/>
              </w:rPr>
              <w:t>respect</w:t>
            </w:r>
            <w:r w:rsidR="00D76493">
              <w:rPr>
                <w:rFonts w:cs="Arial"/>
                <w:i/>
                <w:iCs/>
              </w:rPr>
              <w:t>*</w:t>
            </w:r>
            <w:r w:rsidR="00797857" w:rsidRPr="00F27A5C">
              <w:rPr>
                <w:rFonts w:cs="Arial"/>
              </w:rPr>
              <w:t xml:space="preserve"> </w:t>
            </w:r>
            <w:r w:rsidR="00797857" w:rsidRPr="003F37F7">
              <w:rPr>
                <w:rFonts w:cs="Arial"/>
                <w:i/>
                <w:iCs/>
              </w:rPr>
              <w:t>human rights</w:t>
            </w:r>
            <w:r w:rsidR="00C50E17">
              <w:rPr>
                <w:rFonts w:cs="Arial"/>
                <w:i/>
                <w:iCs/>
              </w:rPr>
              <w:t>*</w:t>
            </w:r>
            <w:r w:rsidR="00797857" w:rsidRPr="00F27A5C">
              <w:rPr>
                <w:rFonts w:cs="Arial"/>
              </w:rPr>
              <w:t xml:space="preserve">; prevent harassment and intimidation and; provide access to meaningful </w:t>
            </w:r>
            <w:r w:rsidR="00797857" w:rsidRPr="003F37F7">
              <w:rPr>
                <w:rFonts w:cs="Arial"/>
                <w:i/>
                <w:iCs/>
              </w:rPr>
              <w:t>grievance</w:t>
            </w:r>
            <w:r w:rsidR="004A7DC7">
              <w:rPr>
                <w:rFonts w:cs="Arial"/>
              </w:rPr>
              <w:t>*</w:t>
            </w:r>
            <w:r w:rsidR="00797857" w:rsidRPr="00F27A5C">
              <w:rPr>
                <w:rFonts w:cs="Arial"/>
              </w:rPr>
              <w:t xml:space="preserve"> procedures</w:t>
            </w:r>
          </w:p>
        </w:tc>
      </w:tr>
      <w:tr w:rsidR="00797857" w14:paraId="2A029F5F"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5A8FF6F0" w14:textId="0341232D" w:rsidR="00797857" w:rsidRDefault="00C04020" w:rsidP="00270C3F">
            <w:pPr>
              <w:pStyle w:val="List"/>
              <w:numPr>
                <w:ilvl w:val="0"/>
                <w:numId w:val="0"/>
              </w:numPr>
              <w:spacing w:before="0"/>
              <w:rPr>
                <w:rFonts w:cs="Arial"/>
              </w:rPr>
            </w:pPr>
            <w:r>
              <w:rPr>
                <w:rFonts w:cs="Arial"/>
              </w:rPr>
              <w:t>c</w:t>
            </w:r>
            <w:r w:rsidR="00923D17">
              <w:rPr>
                <w:rFonts w:cs="Arial"/>
              </w:rPr>
              <w:t>) ix.</w:t>
            </w:r>
          </w:p>
        </w:tc>
        <w:tc>
          <w:tcPr>
            <w:tcW w:w="9450" w:type="dxa"/>
          </w:tcPr>
          <w:p w14:paraId="6001395D" w14:textId="40680219" w:rsidR="00797857" w:rsidRDefault="03C2F069"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rPr>
                <w:rFonts w:cs="Arial"/>
              </w:rPr>
            </w:pPr>
            <w:r w:rsidRPr="1FF9B23E">
              <w:rPr>
                <w:rFonts w:cs="Arial"/>
              </w:rPr>
              <w:t>Adoption of m</w:t>
            </w:r>
            <w:r w:rsidR="00C04020" w:rsidRPr="001E552B">
              <w:rPr>
                <w:rFonts w:cs="Arial"/>
              </w:rPr>
              <w:t xml:space="preserve">easures to ensure future management operations adhere </w:t>
            </w:r>
            <w:r w:rsidR="00C04020" w:rsidRPr="0008082C">
              <w:rPr>
                <w:rFonts w:cs="Arial"/>
                <w:i/>
                <w:iCs/>
              </w:rPr>
              <w:t>to FPIC*</w:t>
            </w:r>
            <w:r w:rsidR="00C04020" w:rsidRPr="001E552B">
              <w:rPr>
                <w:rFonts w:cs="Arial"/>
              </w:rPr>
              <w:t xml:space="preserve"> and participation requirements</w:t>
            </w:r>
          </w:p>
        </w:tc>
      </w:tr>
      <w:tr w:rsidR="001C5003" w14:paraId="730AA469" w14:textId="77777777" w:rsidTr="00270C3F">
        <w:trPr>
          <w:trHeight w:val="321"/>
        </w:trPr>
        <w:tc>
          <w:tcPr>
            <w:cnfStyle w:val="001000000000" w:firstRow="0" w:lastRow="0" w:firstColumn="1" w:lastColumn="0" w:oddVBand="0" w:evenVBand="0" w:oddHBand="0" w:evenHBand="0" w:firstRowFirstColumn="0" w:firstRowLastColumn="0" w:lastRowFirstColumn="0" w:lastRowLastColumn="0"/>
            <w:tcW w:w="10170" w:type="dxa"/>
            <w:gridSpan w:val="2"/>
            <w:shd w:val="clear" w:color="auto" w:fill="1E4439" w:themeFill="accent2" w:themeFillShade="BF"/>
          </w:tcPr>
          <w:p w14:paraId="320E8B81" w14:textId="7E5AC610" w:rsidR="001C5003" w:rsidRPr="00961F5B" w:rsidRDefault="001C5003" w:rsidP="00270C3F">
            <w:pPr>
              <w:pStyle w:val="List"/>
              <w:numPr>
                <w:ilvl w:val="0"/>
                <w:numId w:val="0"/>
              </w:numPr>
              <w:spacing w:before="0" w:after="0"/>
              <w:jc w:val="both"/>
              <w:rPr>
                <w:rFonts w:cs="Arial"/>
                <w:color w:val="FFFFFF" w:themeColor="background1"/>
              </w:rPr>
            </w:pPr>
            <w:r w:rsidRPr="00961F5B">
              <w:rPr>
                <w:rFonts w:cs="Arial"/>
                <w:color w:val="FFFFFF" w:themeColor="background1"/>
              </w:rPr>
              <w:t xml:space="preserve">d. </w:t>
            </w:r>
            <w:r w:rsidRPr="00961F5B">
              <w:rPr>
                <w:color w:val="FFFFFF" w:themeColor="background1"/>
                <w:lang w:val="en-GB"/>
              </w:rPr>
              <w:t xml:space="preserve">Indicators of engagement with </w:t>
            </w:r>
            <w:r w:rsidRPr="003F37F7">
              <w:rPr>
                <w:i/>
                <w:iCs/>
                <w:color w:val="FFFFFF" w:themeColor="background1"/>
                <w:lang w:val="en-GB"/>
              </w:rPr>
              <w:t>stakeholders</w:t>
            </w:r>
            <w:r w:rsidR="00107355">
              <w:rPr>
                <w:i/>
                <w:iCs/>
                <w:color w:val="FFFFFF" w:themeColor="background1"/>
                <w:lang w:val="en-GB"/>
              </w:rPr>
              <w:t>*</w:t>
            </w:r>
            <w:r w:rsidRPr="00961F5B">
              <w:rPr>
                <w:color w:val="FFFFFF" w:themeColor="background1"/>
                <w:lang w:val="en-GB"/>
              </w:rPr>
              <w:t>:</w:t>
            </w:r>
          </w:p>
        </w:tc>
      </w:tr>
      <w:tr w:rsidR="00797857" w14:paraId="27502D57"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61D5B9E6" w14:textId="37B77865" w:rsidR="00797857" w:rsidRDefault="001C5003" w:rsidP="00270C3F">
            <w:pPr>
              <w:pStyle w:val="List"/>
              <w:numPr>
                <w:ilvl w:val="0"/>
                <w:numId w:val="0"/>
              </w:numPr>
              <w:spacing w:before="0" w:after="0"/>
              <w:rPr>
                <w:rFonts w:cs="Arial"/>
              </w:rPr>
            </w:pPr>
            <w:r>
              <w:rPr>
                <w:rFonts w:cs="Arial"/>
              </w:rPr>
              <w:t>d</w:t>
            </w:r>
            <w:r w:rsidR="00923D17">
              <w:rPr>
                <w:rFonts w:cs="Arial"/>
              </w:rPr>
              <w:t>) i.</w:t>
            </w:r>
          </w:p>
        </w:tc>
        <w:tc>
          <w:tcPr>
            <w:tcW w:w="9450" w:type="dxa"/>
          </w:tcPr>
          <w:p w14:paraId="5F49A51D" w14:textId="71255F35" w:rsidR="00797857" w:rsidRDefault="7DE08C26" w:rsidP="000512B7">
            <w:pPr>
              <w:spacing w:before="0" w:after="0"/>
              <w:jc w:val="both"/>
              <w:cnfStyle w:val="000000000000" w:firstRow="0" w:lastRow="0" w:firstColumn="0" w:lastColumn="0" w:oddVBand="0" w:evenVBand="0" w:oddHBand="0" w:evenHBand="0" w:firstRowFirstColumn="0" w:firstRowLastColumn="0" w:lastRowFirstColumn="0" w:lastRowLastColumn="0"/>
              <w:rPr>
                <w:rFonts w:cs="Arial"/>
              </w:rPr>
            </w:pPr>
            <w:r w:rsidRPr="00EB791B">
              <w:rPr>
                <w:rFonts w:eastAsia="Arial" w:cs="Arial"/>
                <w:i/>
                <w:color w:val="5BC3F5" w:themeColor="accent5"/>
              </w:rPr>
              <w:t>I</w:t>
            </w:r>
            <w:r w:rsidR="001C5003" w:rsidRPr="00EB791B">
              <w:rPr>
                <w:rFonts w:eastAsia="Arial" w:cs="Arial"/>
                <w:i/>
                <w:color w:val="5BC3F5" w:themeColor="accent5"/>
              </w:rPr>
              <w:t>mpacted rights</w:t>
            </w:r>
            <w:r w:rsidR="00FB47FB" w:rsidRPr="00EB791B">
              <w:rPr>
                <w:rFonts w:eastAsia="Arial" w:cs="Arial"/>
                <w:i/>
                <w:color w:val="5BC3F5" w:themeColor="accent5"/>
              </w:rPr>
              <w:t xml:space="preserve"> </w:t>
            </w:r>
            <w:r w:rsidR="001C5003" w:rsidRPr="00EB791B">
              <w:rPr>
                <w:rFonts w:eastAsia="Arial" w:cs="Arial"/>
                <w:i/>
                <w:color w:val="5BC3F5" w:themeColor="accent5"/>
              </w:rPr>
              <w:t>holders</w:t>
            </w:r>
            <w:r w:rsidR="001C5003" w:rsidRPr="0008082C">
              <w:rPr>
                <w:rFonts w:eastAsia="Arial" w:cs="Arial"/>
                <w:i/>
                <w:iCs/>
              </w:rPr>
              <w:t>*</w:t>
            </w:r>
            <w:r w:rsidR="001C5003" w:rsidRPr="001E552B">
              <w:rPr>
                <w:rFonts w:eastAsia="Arial" w:cs="Arial"/>
              </w:rPr>
              <w:t xml:space="preserve"> have agreed how they should be represented in meetings</w:t>
            </w:r>
          </w:p>
        </w:tc>
      </w:tr>
      <w:tr w:rsidR="00797857" w14:paraId="55AABBAB"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316E833D" w14:textId="2764FFB5" w:rsidR="00797857" w:rsidRDefault="00E545F3" w:rsidP="00270C3F">
            <w:pPr>
              <w:pStyle w:val="List"/>
              <w:numPr>
                <w:ilvl w:val="0"/>
                <w:numId w:val="0"/>
              </w:numPr>
              <w:spacing w:before="0" w:after="0"/>
              <w:rPr>
                <w:rFonts w:cs="Arial"/>
              </w:rPr>
            </w:pPr>
            <w:r>
              <w:rPr>
                <w:rFonts w:cs="Arial"/>
              </w:rPr>
              <w:t>d</w:t>
            </w:r>
            <w:r w:rsidR="00923D17">
              <w:rPr>
                <w:rFonts w:cs="Arial"/>
              </w:rPr>
              <w:t>) ii.</w:t>
            </w:r>
          </w:p>
        </w:tc>
        <w:tc>
          <w:tcPr>
            <w:tcW w:w="9450" w:type="dxa"/>
          </w:tcPr>
          <w:p w14:paraId="77AD7D3E" w14:textId="41C26432" w:rsidR="00797857" w:rsidRDefault="00E545F3" w:rsidP="000512B7">
            <w:pPr>
              <w:spacing w:before="0" w:after="0"/>
              <w:jc w:val="both"/>
              <w:cnfStyle w:val="000000000000" w:firstRow="0" w:lastRow="0" w:firstColumn="0" w:lastColumn="0" w:oddVBand="0" w:evenVBand="0" w:oddHBand="0" w:evenHBand="0" w:firstRowFirstColumn="0" w:firstRowLastColumn="0" w:lastRowFirstColumn="0" w:lastRowLastColumn="0"/>
              <w:rPr>
                <w:rFonts w:cs="Arial"/>
              </w:rPr>
            </w:pPr>
            <w:r w:rsidRPr="001E552B">
              <w:rPr>
                <w:rFonts w:eastAsia="Arial" w:cs="Arial"/>
              </w:rPr>
              <w:t xml:space="preserve">Minutes and participant lists of meetings with </w:t>
            </w:r>
            <w:r w:rsidRPr="00EB791B">
              <w:rPr>
                <w:rFonts w:eastAsia="Arial" w:cs="Arial"/>
                <w:i/>
                <w:color w:val="5BC3F5" w:themeColor="accent5"/>
              </w:rPr>
              <w:t>impacted rights</w:t>
            </w:r>
            <w:r w:rsidR="00FB47FB" w:rsidRPr="00EB791B">
              <w:rPr>
                <w:rFonts w:eastAsia="Arial" w:cs="Arial"/>
                <w:i/>
                <w:color w:val="5BC3F5" w:themeColor="accent5"/>
              </w:rPr>
              <w:t xml:space="preserve"> </w:t>
            </w:r>
            <w:r w:rsidRPr="00EB791B">
              <w:rPr>
                <w:rFonts w:eastAsia="Arial" w:cs="Arial"/>
                <w:i/>
                <w:color w:val="5BC3F5" w:themeColor="accent5"/>
              </w:rPr>
              <w:t>holders</w:t>
            </w:r>
            <w:r w:rsidRPr="0008082C">
              <w:rPr>
                <w:rFonts w:eastAsia="Arial" w:cs="Arial"/>
                <w:i/>
                <w:iCs/>
              </w:rPr>
              <w:t>*</w:t>
            </w:r>
          </w:p>
        </w:tc>
      </w:tr>
      <w:tr w:rsidR="00797857" w14:paraId="42314B77"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68ED0AE1" w14:textId="68B288F6" w:rsidR="00797857" w:rsidRDefault="00E545F3" w:rsidP="00270C3F">
            <w:pPr>
              <w:pStyle w:val="List"/>
              <w:numPr>
                <w:ilvl w:val="0"/>
                <w:numId w:val="0"/>
              </w:numPr>
              <w:spacing w:before="0" w:after="0"/>
              <w:rPr>
                <w:rFonts w:cs="Arial"/>
              </w:rPr>
            </w:pPr>
            <w:r>
              <w:rPr>
                <w:rFonts w:cs="Arial"/>
              </w:rPr>
              <w:t>d</w:t>
            </w:r>
            <w:r w:rsidR="00923D17">
              <w:rPr>
                <w:rFonts w:cs="Arial"/>
              </w:rPr>
              <w:t>) iii.</w:t>
            </w:r>
          </w:p>
        </w:tc>
        <w:tc>
          <w:tcPr>
            <w:tcW w:w="9450" w:type="dxa"/>
          </w:tcPr>
          <w:p w14:paraId="68C755BE" w14:textId="598ABA63" w:rsidR="00797857" w:rsidRDefault="00E545F3"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rPr>
                <w:rFonts w:cs="Arial"/>
              </w:rPr>
            </w:pPr>
            <w:r w:rsidRPr="001E552B">
              <w:rPr>
                <w:rFonts w:eastAsia="Arial" w:cs="Arial"/>
              </w:rPr>
              <w:t xml:space="preserve">Minutes and participant lists of meetings with </w:t>
            </w:r>
            <w:r w:rsidR="0069544A" w:rsidRPr="00EB791B">
              <w:rPr>
                <w:rFonts w:eastAsia="Arial" w:cs="Arial"/>
                <w:i/>
                <w:color w:val="C00000"/>
              </w:rPr>
              <w:t>affected stakeholders</w:t>
            </w:r>
            <w:r w:rsidRPr="0008082C">
              <w:rPr>
                <w:rFonts w:eastAsia="Arial" w:cs="Arial"/>
                <w:i/>
                <w:iCs/>
              </w:rPr>
              <w:t>*,</w:t>
            </w:r>
            <w:r w:rsidRPr="001E552B">
              <w:rPr>
                <w:rFonts w:eastAsia="Arial" w:cs="Arial"/>
              </w:rPr>
              <w:t xml:space="preserve"> </w:t>
            </w:r>
            <w:r w:rsidR="006D572D" w:rsidRPr="006D572D">
              <w:rPr>
                <w:rFonts w:eastAsia="Arial" w:cs="Arial"/>
                <w:i/>
                <w:iCs/>
                <w:color w:val="B57E00" w:themeColor="accent3" w:themeShade="BF"/>
              </w:rPr>
              <w:t>interested stakeholders</w:t>
            </w:r>
            <w:r>
              <w:rPr>
                <w:rFonts w:eastAsia="Arial" w:cs="Arial"/>
              </w:rPr>
              <w:t>*</w:t>
            </w:r>
            <w:r w:rsidRPr="001E552B">
              <w:rPr>
                <w:rFonts w:eastAsia="Arial" w:cs="Arial"/>
              </w:rPr>
              <w:t xml:space="preserve"> and experts</w:t>
            </w:r>
          </w:p>
        </w:tc>
      </w:tr>
      <w:tr w:rsidR="00797857" w14:paraId="4EE56D09"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673A932C" w14:textId="645E143C" w:rsidR="00797857" w:rsidRDefault="00E545F3" w:rsidP="00270C3F">
            <w:pPr>
              <w:pStyle w:val="List"/>
              <w:numPr>
                <w:ilvl w:val="0"/>
                <w:numId w:val="0"/>
              </w:numPr>
              <w:spacing w:before="0" w:after="0"/>
              <w:rPr>
                <w:rFonts w:cs="Arial"/>
              </w:rPr>
            </w:pPr>
            <w:r>
              <w:rPr>
                <w:rFonts w:cs="Arial"/>
              </w:rPr>
              <w:t>d</w:t>
            </w:r>
            <w:r w:rsidR="00923D17">
              <w:rPr>
                <w:rFonts w:cs="Arial"/>
              </w:rPr>
              <w:t>) iv.</w:t>
            </w:r>
          </w:p>
        </w:tc>
        <w:tc>
          <w:tcPr>
            <w:tcW w:w="9450" w:type="dxa"/>
          </w:tcPr>
          <w:p w14:paraId="4D2CE8A2" w14:textId="3A1D5B35" w:rsidR="00797857" w:rsidRDefault="0029242B"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rPr>
                <w:rFonts w:cs="Arial"/>
              </w:rPr>
            </w:pPr>
            <w:r>
              <w:rPr>
                <w:rFonts w:eastAsia="Arial" w:cs="Arial"/>
              </w:rPr>
              <w:t>Records of p</w:t>
            </w:r>
            <w:r w:rsidRPr="001E552B">
              <w:rPr>
                <w:rFonts w:eastAsia="Arial" w:cs="Arial"/>
              </w:rPr>
              <w:t>articipant evaluations of engagement processes</w:t>
            </w:r>
          </w:p>
        </w:tc>
      </w:tr>
      <w:tr w:rsidR="0029242B" w14:paraId="6CDDA073" w14:textId="77777777" w:rsidTr="00270C3F">
        <w:trPr>
          <w:trHeight w:val="258"/>
        </w:trPr>
        <w:tc>
          <w:tcPr>
            <w:cnfStyle w:val="001000000000" w:firstRow="0" w:lastRow="0" w:firstColumn="1" w:lastColumn="0" w:oddVBand="0" w:evenVBand="0" w:oddHBand="0" w:evenHBand="0" w:firstRowFirstColumn="0" w:firstRowLastColumn="0" w:lastRowFirstColumn="0" w:lastRowLastColumn="0"/>
            <w:tcW w:w="10170" w:type="dxa"/>
            <w:gridSpan w:val="2"/>
            <w:shd w:val="clear" w:color="auto" w:fill="1E4439" w:themeFill="accent2" w:themeFillShade="BF"/>
          </w:tcPr>
          <w:p w14:paraId="11B1CBA1" w14:textId="644450FC" w:rsidR="0029242B" w:rsidRPr="00961F5B" w:rsidRDefault="0029242B" w:rsidP="00270C3F">
            <w:pPr>
              <w:pStyle w:val="List"/>
              <w:numPr>
                <w:ilvl w:val="0"/>
                <w:numId w:val="0"/>
              </w:numPr>
              <w:spacing w:before="0" w:after="0"/>
              <w:jc w:val="both"/>
              <w:rPr>
                <w:rFonts w:cs="Arial"/>
                <w:color w:val="FFFFFF" w:themeColor="background1"/>
              </w:rPr>
            </w:pPr>
            <w:r w:rsidRPr="00961F5B">
              <w:rPr>
                <w:rFonts w:cs="Arial"/>
                <w:color w:val="FFFFFF" w:themeColor="background1"/>
              </w:rPr>
              <w:t xml:space="preserve">e. </w:t>
            </w:r>
            <w:r w:rsidRPr="00961F5B">
              <w:rPr>
                <w:color w:val="FFFFFF" w:themeColor="background1"/>
                <w:lang w:val="en-GB"/>
              </w:rPr>
              <w:t>Indicators of outcomes of engagement:</w:t>
            </w:r>
          </w:p>
        </w:tc>
      </w:tr>
      <w:tr w:rsidR="0029242B" w14:paraId="2487A9B6"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17254376" w14:textId="5C3CB592" w:rsidR="0029242B" w:rsidRDefault="0029242B" w:rsidP="00270C3F">
            <w:pPr>
              <w:pStyle w:val="List"/>
              <w:numPr>
                <w:ilvl w:val="0"/>
                <w:numId w:val="0"/>
              </w:numPr>
              <w:spacing w:before="0" w:after="0"/>
              <w:rPr>
                <w:rFonts w:cs="Arial"/>
              </w:rPr>
            </w:pPr>
            <w:r>
              <w:rPr>
                <w:rFonts w:cs="Arial"/>
              </w:rPr>
              <w:t>e</w:t>
            </w:r>
            <w:r w:rsidR="00923D17">
              <w:rPr>
                <w:rFonts w:cs="Arial"/>
              </w:rPr>
              <w:t>) i.</w:t>
            </w:r>
          </w:p>
        </w:tc>
        <w:tc>
          <w:tcPr>
            <w:tcW w:w="9450" w:type="dxa"/>
          </w:tcPr>
          <w:p w14:paraId="0B99C0D7" w14:textId="1340C1AB" w:rsidR="0029242B" w:rsidRDefault="0029242B"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rPr>
                <w:rFonts w:cs="Arial"/>
              </w:rPr>
            </w:pPr>
            <w:r w:rsidRPr="0008082C">
              <w:rPr>
                <w:rFonts w:eastAsia="Arial" w:cs="Arial"/>
                <w:i/>
                <w:iCs/>
              </w:rPr>
              <w:t>FPIC*</w:t>
            </w:r>
            <w:r w:rsidRPr="004C5A56">
              <w:rPr>
                <w:rFonts w:eastAsia="Arial" w:cs="Arial"/>
              </w:rPr>
              <w:t xml:space="preserve"> agreements with </w:t>
            </w:r>
            <w:r w:rsidRPr="003F37F7">
              <w:rPr>
                <w:rFonts w:eastAsia="Arial" w:cs="Arial"/>
                <w:i/>
                <w:iCs/>
                <w:color w:val="7030A0"/>
              </w:rPr>
              <w:t>affected rights</w:t>
            </w:r>
            <w:r w:rsidR="00E32FD5" w:rsidRPr="003F37F7">
              <w:rPr>
                <w:rFonts w:eastAsia="Arial" w:cs="Arial"/>
                <w:i/>
                <w:iCs/>
                <w:color w:val="7030A0"/>
              </w:rPr>
              <w:t xml:space="preserve"> </w:t>
            </w:r>
            <w:r w:rsidRPr="003F37F7">
              <w:rPr>
                <w:rFonts w:eastAsia="Arial" w:cs="Arial"/>
                <w:i/>
                <w:iCs/>
                <w:color w:val="7030A0"/>
              </w:rPr>
              <w:t>holders</w:t>
            </w:r>
            <w:r w:rsidR="005F47D0" w:rsidRPr="003F37F7">
              <w:rPr>
                <w:rFonts w:eastAsia="Arial" w:cs="Arial"/>
                <w:i/>
                <w:iCs/>
              </w:rPr>
              <w:t>*</w:t>
            </w:r>
            <w:r w:rsidRPr="003F37F7">
              <w:rPr>
                <w:rFonts w:eastAsia="Arial" w:cs="Arial"/>
              </w:rPr>
              <w:t xml:space="preserve"> </w:t>
            </w:r>
            <w:r w:rsidRPr="004C5A56">
              <w:rPr>
                <w:rFonts w:eastAsia="Arial" w:cs="Arial"/>
              </w:rPr>
              <w:t>showing they have accepted the Remedy Plan</w:t>
            </w:r>
          </w:p>
        </w:tc>
      </w:tr>
      <w:tr w:rsidR="0029242B" w14:paraId="5A0E7202" w14:textId="77777777" w:rsidTr="00270C3F">
        <w:tc>
          <w:tcPr>
            <w:cnfStyle w:val="001000000000" w:firstRow="0" w:lastRow="0" w:firstColumn="1" w:lastColumn="0" w:oddVBand="0" w:evenVBand="0" w:oddHBand="0" w:evenHBand="0" w:firstRowFirstColumn="0" w:firstRowLastColumn="0" w:lastRowFirstColumn="0" w:lastRowLastColumn="0"/>
            <w:tcW w:w="720" w:type="dxa"/>
          </w:tcPr>
          <w:p w14:paraId="1635C08D" w14:textId="67F24A0E" w:rsidR="0029242B" w:rsidRDefault="0029242B" w:rsidP="00270C3F">
            <w:pPr>
              <w:pStyle w:val="List"/>
              <w:numPr>
                <w:ilvl w:val="0"/>
                <w:numId w:val="0"/>
              </w:numPr>
              <w:spacing w:before="0" w:after="0"/>
              <w:rPr>
                <w:rFonts w:cs="Arial"/>
              </w:rPr>
            </w:pPr>
            <w:r>
              <w:rPr>
                <w:rFonts w:cs="Arial"/>
              </w:rPr>
              <w:t>e</w:t>
            </w:r>
            <w:r w:rsidR="00923D17">
              <w:rPr>
                <w:rFonts w:cs="Arial"/>
              </w:rPr>
              <w:t>) ii.</w:t>
            </w:r>
          </w:p>
        </w:tc>
        <w:tc>
          <w:tcPr>
            <w:tcW w:w="9450" w:type="dxa"/>
          </w:tcPr>
          <w:p w14:paraId="27288F4E" w14:textId="3652868D" w:rsidR="0029242B" w:rsidRDefault="0286DA64" w:rsidP="00270C3F">
            <w:pPr>
              <w:pStyle w:val="List"/>
              <w:numPr>
                <w:ilvl w:val="0"/>
                <w:numId w:val="0"/>
              </w:numPr>
              <w:spacing w:before="0" w:after="0"/>
              <w:cnfStyle w:val="000000000000" w:firstRow="0" w:lastRow="0" w:firstColumn="0" w:lastColumn="0" w:oddVBand="0" w:evenVBand="0" w:oddHBand="0" w:evenHBand="0" w:firstRowFirstColumn="0" w:firstRowLastColumn="0" w:lastRowFirstColumn="0" w:lastRowLastColumn="0"/>
              <w:rPr>
                <w:rFonts w:cs="Arial"/>
              </w:rPr>
            </w:pPr>
            <w:bookmarkStart w:id="227" w:name="_Ref109114944"/>
            <w:r w:rsidRPr="1FF9B23E">
              <w:rPr>
                <w:rFonts w:eastAsia="Arial" w:cs="Arial"/>
              </w:rPr>
              <w:t xml:space="preserve">Remedy Plan has either been amended to address </w:t>
            </w:r>
            <w:r w:rsidR="0031400C" w:rsidRPr="003F37F7">
              <w:rPr>
                <w:rFonts w:eastAsia="Arial" w:cs="Arial"/>
                <w:i/>
                <w:iCs/>
              </w:rPr>
              <w:t>stakeholders</w:t>
            </w:r>
            <w:r w:rsidR="0031400C" w:rsidRPr="001E552B">
              <w:rPr>
                <w:rFonts w:eastAsia="Arial" w:cs="Arial"/>
              </w:rPr>
              <w:t>’</w:t>
            </w:r>
            <w:r w:rsidR="00107355">
              <w:rPr>
                <w:rFonts w:eastAsia="Arial" w:cs="Arial"/>
              </w:rPr>
              <w:t>*</w:t>
            </w:r>
            <w:r w:rsidR="0031400C" w:rsidRPr="001E552B">
              <w:rPr>
                <w:rFonts w:eastAsia="Arial" w:cs="Arial"/>
              </w:rPr>
              <w:t xml:space="preserve"> and experts’ concerns</w:t>
            </w:r>
            <w:r w:rsidRPr="1FF9B23E">
              <w:rPr>
                <w:rFonts w:eastAsia="Arial" w:cs="Arial"/>
              </w:rPr>
              <w:t>, or reasons for not amending the Plan have been documented</w:t>
            </w:r>
            <w:bookmarkEnd w:id="227"/>
          </w:p>
        </w:tc>
      </w:tr>
    </w:tbl>
    <w:p w14:paraId="668CE81D" w14:textId="746C1E11" w:rsidR="00AB5D81" w:rsidRDefault="00AB5D81" w:rsidP="00715CD8">
      <w:pPr>
        <w:pStyle w:val="List"/>
        <w:numPr>
          <w:ilvl w:val="0"/>
          <w:numId w:val="0"/>
        </w:numPr>
        <w:ind w:left="576"/>
        <w:sectPr w:rsidR="00AB5D81" w:rsidSect="00CB519D">
          <w:pgSz w:w="11906" w:h="16838" w:code="9"/>
          <w:pgMar w:top="851" w:right="851" w:bottom="851" w:left="851" w:header="1162" w:footer="284" w:gutter="0"/>
          <w:cols w:space="708"/>
          <w:docGrid w:linePitch="360"/>
        </w:sectPr>
      </w:pPr>
    </w:p>
    <w:p w14:paraId="1A49973C" w14:textId="47D036C1" w:rsidR="00AB5D81" w:rsidRPr="00BD040C" w:rsidRDefault="6D3C4EA3" w:rsidP="14A72800">
      <w:pPr>
        <w:pStyle w:val="Heading1"/>
        <w:jc w:val="both"/>
        <w:rPr>
          <w:rFonts w:asciiTheme="minorHAnsi" w:hAnsiTheme="minorHAnsi" w:cstheme="minorHAnsi"/>
          <w:b/>
          <w:bCs/>
        </w:rPr>
      </w:pPr>
      <w:bookmarkStart w:id="228" w:name="_Ref96335301"/>
      <w:bookmarkStart w:id="229" w:name="_Toc1547478893"/>
      <w:bookmarkStart w:id="230" w:name="_Toc1620014054"/>
      <w:bookmarkStart w:id="231" w:name="_Toc1672761780"/>
      <w:bookmarkStart w:id="232" w:name="_Ref108785457"/>
      <w:bookmarkStart w:id="233" w:name="_Toc130303142"/>
      <w:r w:rsidRPr="00AC4FFE">
        <w:rPr>
          <w:rFonts w:asciiTheme="minorHAnsi" w:hAnsiTheme="minorHAnsi" w:cstheme="minorHAnsi"/>
          <w:b/>
          <w:bCs/>
        </w:rPr>
        <w:lastRenderedPageBreak/>
        <w:t xml:space="preserve">Annex 4: Indicators for evaluating </w:t>
      </w:r>
      <w:r w:rsidR="00AE5BB7" w:rsidRPr="00AC4FFE">
        <w:rPr>
          <w:rFonts w:asciiTheme="minorHAnsi" w:hAnsiTheme="minorHAnsi" w:cstheme="minorHAnsi"/>
          <w:b/>
          <w:bCs/>
        </w:rPr>
        <w:t>Conform</w:t>
      </w:r>
      <w:r w:rsidR="00163BF7" w:rsidRPr="00AC4FFE">
        <w:rPr>
          <w:rFonts w:asciiTheme="minorHAnsi" w:hAnsiTheme="minorHAnsi" w:cstheme="minorHAnsi"/>
          <w:b/>
          <w:bCs/>
        </w:rPr>
        <w:t>ity</w:t>
      </w:r>
      <w:r w:rsidR="00AE5BB7" w:rsidRPr="00AC4FFE">
        <w:rPr>
          <w:rFonts w:asciiTheme="minorHAnsi" w:hAnsiTheme="minorHAnsi" w:cstheme="minorHAnsi"/>
          <w:b/>
          <w:bCs/>
        </w:rPr>
        <w:t xml:space="preserve"> with</w:t>
      </w:r>
      <w:r w:rsidRPr="00AC4FFE">
        <w:rPr>
          <w:rFonts w:asciiTheme="minorHAnsi" w:hAnsiTheme="minorHAnsi" w:cstheme="minorHAnsi"/>
          <w:b/>
          <w:bCs/>
        </w:rPr>
        <w:t xml:space="preserve"> the </w:t>
      </w:r>
      <w:r w:rsidRPr="00AC4FFE">
        <w:rPr>
          <w:rFonts w:asciiTheme="minorHAnsi" w:hAnsiTheme="minorHAnsi" w:cstheme="minorHAnsi"/>
          <w:b/>
          <w:bCs/>
          <w:i/>
        </w:rPr>
        <w:t xml:space="preserve">Policy for </w:t>
      </w:r>
      <w:r w:rsidR="000306E8" w:rsidRPr="00AC4FFE">
        <w:rPr>
          <w:rFonts w:asciiTheme="minorHAnsi" w:hAnsiTheme="minorHAnsi" w:cstheme="minorHAnsi"/>
          <w:b/>
          <w:bCs/>
          <w:i/>
        </w:rPr>
        <w:t xml:space="preserve">the </w:t>
      </w:r>
      <w:r w:rsidRPr="00AC4FFE">
        <w:rPr>
          <w:rFonts w:asciiTheme="minorHAnsi" w:hAnsiTheme="minorHAnsi" w:cstheme="minorHAnsi"/>
          <w:b/>
          <w:bCs/>
          <w:i/>
        </w:rPr>
        <w:t>Association of Organizations with FSC</w:t>
      </w:r>
      <w:bookmarkEnd w:id="228"/>
      <w:bookmarkEnd w:id="229"/>
      <w:bookmarkEnd w:id="230"/>
      <w:bookmarkEnd w:id="231"/>
      <w:bookmarkEnd w:id="232"/>
      <w:bookmarkEnd w:id="233"/>
    </w:p>
    <w:p w14:paraId="6984CF2A" w14:textId="6ECE8414" w:rsidR="005178CD" w:rsidRDefault="005178CD" w:rsidP="005178CD">
      <w:pPr>
        <w:jc w:val="both"/>
      </w:pPr>
      <w:r w:rsidRPr="00BD040C">
        <w:t xml:space="preserve">The following </w:t>
      </w:r>
      <w:r w:rsidR="000174AB" w:rsidRPr="00BD040C">
        <w:t>i</w:t>
      </w:r>
      <w:r w:rsidRPr="00BD040C">
        <w:t xml:space="preserve">ndicators are for evaluation of </w:t>
      </w:r>
      <w:r w:rsidRPr="00BD040C">
        <w:rPr>
          <w:i/>
          <w:iCs/>
        </w:rPr>
        <w:t>unacceptable activities</w:t>
      </w:r>
      <w:r w:rsidR="00354E8F" w:rsidRPr="00BD040C">
        <w:rPr>
          <w:i/>
          <w:iCs/>
        </w:rPr>
        <w:t>*</w:t>
      </w:r>
      <w:r w:rsidRPr="00BD040C">
        <w:t xml:space="preserve"> as defined in Part I (Policy Elements) of the</w:t>
      </w:r>
      <w:r w:rsidRPr="00354E8F">
        <w:t xml:space="preserve"> </w:t>
      </w:r>
      <w:r w:rsidR="00A76952" w:rsidRPr="00354E8F">
        <w:t>FSC-POL-01-004 V2-0</w:t>
      </w:r>
      <w:r w:rsidR="000F743A">
        <w:t xml:space="preserve"> </w:t>
      </w:r>
      <w:r w:rsidRPr="00354E8F">
        <w:rPr>
          <w:i/>
          <w:iCs/>
        </w:rPr>
        <w:t>Policy for the Association of Organizations</w:t>
      </w:r>
      <w:r w:rsidRPr="00354E8F">
        <w:t xml:space="preserve"> </w:t>
      </w:r>
      <w:r w:rsidRPr="00354E8F">
        <w:rPr>
          <w:i/>
          <w:iCs/>
        </w:rPr>
        <w:t>with FSC</w:t>
      </w:r>
      <w:r w:rsidRPr="00354E8F">
        <w:t xml:space="preserve">. An affirmation of any indicator is an indication of a violation of the </w:t>
      </w:r>
      <w:r w:rsidRPr="003F37F7">
        <w:rPr>
          <w:i/>
        </w:rPr>
        <w:t xml:space="preserve">Policy for </w:t>
      </w:r>
      <w:r w:rsidR="000306E8">
        <w:rPr>
          <w:i/>
        </w:rPr>
        <w:t xml:space="preserve">the </w:t>
      </w:r>
      <w:r w:rsidRPr="003F37F7">
        <w:rPr>
          <w:i/>
        </w:rPr>
        <w:t xml:space="preserve">Association </w:t>
      </w:r>
      <w:r w:rsidR="008D69EE" w:rsidRPr="003F37F7">
        <w:rPr>
          <w:i/>
        </w:rPr>
        <w:t>of Organizations with FSC</w:t>
      </w:r>
      <w:r w:rsidR="00D10160" w:rsidRPr="00354E8F">
        <w:t>,</w:t>
      </w:r>
      <w:r w:rsidRPr="00354E8F">
        <w:t xml:space="preserve"> which requires mitigation</w:t>
      </w:r>
      <w:r w:rsidR="005D48B9" w:rsidRPr="00354E8F">
        <w:t xml:space="preserve">, </w:t>
      </w:r>
      <w:r w:rsidR="005D48B9" w:rsidRPr="009641B1">
        <w:rPr>
          <w:i/>
          <w:iCs/>
        </w:rPr>
        <w:t>remedy</w:t>
      </w:r>
      <w:r w:rsidR="00354E8F" w:rsidRPr="00354E8F">
        <w:t>*</w:t>
      </w:r>
      <w:r w:rsidR="00DC58B3" w:rsidRPr="00354E8F">
        <w:t>,</w:t>
      </w:r>
      <w:r w:rsidRPr="00354E8F">
        <w:t xml:space="preserve"> and action to prevent further </w:t>
      </w:r>
      <w:r w:rsidRPr="009641B1">
        <w:rPr>
          <w:i/>
          <w:iCs/>
        </w:rPr>
        <w:t>harm</w:t>
      </w:r>
      <w:r w:rsidR="00354E8F" w:rsidRPr="009641B1">
        <w:rPr>
          <w:i/>
          <w:iCs/>
        </w:rPr>
        <w:t>*</w:t>
      </w:r>
      <w:r w:rsidRPr="00354E8F">
        <w:t xml:space="preserve"> and may lead to a </w:t>
      </w:r>
      <w:r w:rsidRPr="009641B1">
        <w:rPr>
          <w:i/>
          <w:iCs/>
        </w:rPr>
        <w:t>disassociation</w:t>
      </w:r>
      <w:r w:rsidR="00354E8F" w:rsidRPr="00354E8F">
        <w:t>*</w:t>
      </w:r>
      <w:r w:rsidRPr="00354E8F">
        <w:t xml:space="preserve"> from FSC </w:t>
      </w:r>
      <w:r w:rsidR="04155033" w:rsidRPr="00354E8F">
        <w:t xml:space="preserve">following the </w:t>
      </w:r>
      <w:r w:rsidR="00A7176B">
        <w:t>FSC-PRO-01-009</w:t>
      </w:r>
      <w:r w:rsidR="00377B6A">
        <w:t xml:space="preserve"> </w:t>
      </w:r>
      <w:r w:rsidR="19D3BE3A" w:rsidRPr="00354E8F">
        <w:rPr>
          <w:i/>
          <w:iCs/>
        </w:rPr>
        <w:t>Processing FSC Policy for Association Complaints</w:t>
      </w:r>
      <w:r w:rsidR="00655E06">
        <w:rPr>
          <w:i/>
          <w:iCs/>
        </w:rPr>
        <w:t xml:space="preserve"> </w:t>
      </w:r>
      <w:r w:rsidR="19D3BE3A" w:rsidRPr="00270C3F">
        <w:rPr>
          <w:i/>
          <w:iCs/>
        </w:rPr>
        <w:t>Procedure</w:t>
      </w:r>
      <w:r>
        <w:t>.</w:t>
      </w:r>
    </w:p>
    <w:tbl>
      <w:tblPr>
        <w:tblStyle w:val="FSCTable"/>
        <w:tblW w:w="5000" w:type="pct"/>
        <w:tblCellMar>
          <w:top w:w="14" w:type="dxa"/>
          <w:bottom w:w="14" w:type="dxa"/>
        </w:tblCellMar>
        <w:tblLook w:val="04A0" w:firstRow="1" w:lastRow="0" w:firstColumn="1" w:lastColumn="0" w:noHBand="0" w:noVBand="1"/>
      </w:tblPr>
      <w:tblGrid>
        <w:gridCol w:w="684"/>
        <w:gridCol w:w="9520"/>
      </w:tblGrid>
      <w:tr w:rsidR="00D753A5" w14:paraId="6927B1C5" w14:textId="77777777" w:rsidTr="007F0DD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000" w:type="pct"/>
            <w:gridSpan w:val="2"/>
          </w:tcPr>
          <w:p w14:paraId="1908295E" w14:textId="38A1977B" w:rsidR="00D753A5" w:rsidRPr="00177127" w:rsidRDefault="0014323A" w:rsidP="00270C3F">
            <w:pPr>
              <w:spacing w:before="0" w:after="0"/>
              <w:rPr>
                <w:i/>
                <w:iCs/>
              </w:rPr>
            </w:pPr>
            <w:r>
              <w:rPr>
                <w:bCs/>
              </w:rPr>
              <w:t>A</w:t>
            </w:r>
            <w:r w:rsidR="00D753A5">
              <w:rPr>
                <w:bCs/>
              </w:rPr>
              <w:t xml:space="preserve">. </w:t>
            </w:r>
            <w:r w:rsidR="00D753A5" w:rsidRPr="003F37F7">
              <w:rPr>
                <w:bCs/>
                <w:i/>
                <w:iCs/>
              </w:rPr>
              <w:t>Illegal logging</w:t>
            </w:r>
            <w:r w:rsidR="005C665D">
              <w:rPr>
                <w:bCs/>
              </w:rPr>
              <w:t>*</w:t>
            </w:r>
            <w:r w:rsidR="00D753A5">
              <w:rPr>
                <w:bCs/>
              </w:rPr>
              <w:t xml:space="preserve"> or the trade in</w:t>
            </w:r>
            <w:r>
              <w:rPr>
                <w:bCs/>
              </w:rPr>
              <w:t xml:space="preserve"> </w:t>
            </w:r>
            <w:r w:rsidR="00D753A5">
              <w:rPr>
                <w:bCs/>
              </w:rPr>
              <w:t>illegal wood or forest products</w:t>
            </w:r>
          </w:p>
        </w:tc>
      </w:tr>
      <w:tr w:rsidR="00D753A5" w14:paraId="5CC5CD3D" w14:textId="77777777" w:rsidTr="007F0DD2">
        <w:trPr>
          <w:trHeight w:val="591"/>
        </w:trPr>
        <w:tc>
          <w:tcPr>
            <w:cnfStyle w:val="001000000000" w:firstRow="0" w:lastRow="0" w:firstColumn="1" w:lastColumn="0" w:oddVBand="0" w:evenVBand="0" w:oddHBand="0" w:evenHBand="0" w:firstRowFirstColumn="0" w:firstRowLastColumn="0" w:lastRowFirstColumn="0" w:lastRowLastColumn="0"/>
            <w:tcW w:w="335" w:type="pct"/>
          </w:tcPr>
          <w:p w14:paraId="32DBBC5E" w14:textId="5F5201F1" w:rsidR="00D753A5" w:rsidRDefault="00D753A5" w:rsidP="00270C3F">
            <w:pPr>
              <w:spacing w:before="0" w:after="0"/>
            </w:pPr>
            <w:r>
              <w:t>a</w:t>
            </w:r>
            <w:r w:rsidR="00F87E42">
              <w:rPr>
                <w:rFonts w:cs="Arial"/>
              </w:rPr>
              <w:t>) i.</w:t>
            </w:r>
          </w:p>
        </w:tc>
        <w:tc>
          <w:tcPr>
            <w:tcW w:w="4665" w:type="pct"/>
          </w:tcPr>
          <w:p w14:paraId="32D627E8" w14:textId="50DBE362" w:rsidR="00D753A5"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rsidRPr="007D7AA5">
              <w:t>The</w:t>
            </w:r>
            <w:r>
              <w:rPr>
                <w:bCs/>
              </w:rPr>
              <w:t xml:space="preserve"> </w:t>
            </w:r>
            <w:r>
              <w:rPr>
                <w:bCs/>
                <w:i/>
                <w:iCs/>
              </w:rPr>
              <w:t>corporate group*</w:t>
            </w:r>
            <w:r>
              <w:rPr>
                <w:bCs/>
              </w:rPr>
              <w:t xml:space="preserve"> cannot demonstrate the legal status of operations, </w:t>
            </w:r>
            <w:r w:rsidRPr="003F37F7">
              <w:rPr>
                <w:bCs/>
                <w:i/>
                <w:iCs/>
              </w:rPr>
              <w:t>tenure</w:t>
            </w:r>
            <w:r w:rsidR="00656BB7">
              <w:rPr>
                <w:bCs/>
                <w:i/>
                <w:iCs/>
              </w:rPr>
              <w:t>*</w:t>
            </w:r>
            <w:r>
              <w:rPr>
                <w:bCs/>
              </w:rPr>
              <w:t xml:space="preserve"> of the </w:t>
            </w:r>
            <w:r w:rsidR="006C4E52" w:rsidRPr="003F37F7">
              <w:rPr>
                <w:bCs/>
                <w:i/>
                <w:iCs/>
              </w:rPr>
              <w:t>m</w:t>
            </w:r>
            <w:r w:rsidRPr="003F37F7">
              <w:rPr>
                <w:bCs/>
                <w:i/>
                <w:iCs/>
              </w:rPr>
              <w:t xml:space="preserve">anagement </w:t>
            </w:r>
            <w:r w:rsidR="006C4E52" w:rsidRPr="003F37F7">
              <w:rPr>
                <w:bCs/>
                <w:i/>
                <w:iCs/>
              </w:rPr>
              <w:t>unit</w:t>
            </w:r>
            <w:r w:rsidRPr="003F37F7">
              <w:rPr>
                <w:bCs/>
                <w:i/>
                <w:iCs/>
              </w:rPr>
              <w:t>(s)</w:t>
            </w:r>
            <w:r w:rsidR="00190FE5">
              <w:rPr>
                <w:bCs/>
              </w:rPr>
              <w:t>*</w:t>
            </w:r>
            <w:r>
              <w:rPr>
                <w:bCs/>
              </w:rPr>
              <w:t xml:space="preserve"> in which logging took place or from which the wood was sourced (in the case of trade)</w:t>
            </w:r>
            <w:r w:rsidR="00EA7B79">
              <w:rPr>
                <w:bCs/>
              </w:rPr>
              <w:t>.</w:t>
            </w:r>
            <w:r>
              <w:rPr>
                <w:bCs/>
              </w:rPr>
              <w:t xml:space="preserve"> </w:t>
            </w:r>
          </w:p>
        </w:tc>
      </w:tr>
      <w:tr w:rsidR="00D753A5" w14:paraId="191C9C5C" w14:textId="77777777" w:rsidTr="007F0DD2">
        <w:trPr>
          <w:trHeight w:val="861"/>
        </w:trPr>
        <w:tc>
          <w:tcPr>
            <w:cnfStyle w:val="001000000000" w:firstRow="0" w:lastRow="0" w:firstColumn="1" w:lastColumn="0" w:oddVBand="0" w:evenVBand="0" w:oddHBand="0" w:evenHBand="0" w:firstRowFirstColumn="0" w:firstRowLastColumn="0" w:lastRowFirstColumn="0" w:lastRowLastColumn="0"/>
            <w:tcW w:w="335" w:type="pct"/>
          </w:tcPr>
          <w:p w14:paraId="2B5F94D2" w14:textId="657246AD" w:rsidR="00D753A5" w:rsidRDefault="00D753A5" w:rsidP="00270C3F">
            <w:pPr>
              <w:spacing w:before="0" w:after="0"/>
            </w:pPr>
            <w:r>
              <w:t>a</w:t>
            </w:r>
            <w:r w:rsidR="00F87E42">
              <w:rPr>
                <w:rFonts w:cs="Arial"/>
              </w:rPr>
              <w:t>) ii</w:t>
            </w:r>
            <w:r>
              <w:t>.</w:t>
            </w:r>
          </w:p>
        </w:tc>
        <w:tc>
          <w:tcPr>
            <w:tcW w:w="4665" w:type="pct"/>
          </w:tcPr>
          <w:p w14:paraId="0CDD1934" w14:textId="393F4D15" w:rsidR="00D753A5" w:rsidRDefault="00D753A5" w:rsidP="00270C3F">
            <w:pPr>
              <w:spacing w:before="0" w:after="0"/>
              <w:cnfStyle w:val="000000000000" w:firstRow="0" w:lastRow="0" w:firstColumn="0" w:lastColumn="0" w:oddVBand="0" w:evenVBand="0" w:oddHBand="0" w:evenHBand="0" w:firstRowFirstColumn="0" w:firstRowLastColumn="0" w:lastRowFirstColumn="0" w:lastRowLastColumn="0"/>
              <w:rPr>
                <w:bCs/>
              </w:rPr>
            </w:pPr>
            <w:r>
              <w:rPr>
                <w:bCs/>
              </w:rPr>
              <w:t xml:space="preserve">Corroborated evidence showing the </w:t>
            </w:r>
            <w:r>
              <w:rPr>
                <w:bCs/>
                <w:i/>
                <w:iCs/>
              </w:rPr>
              <w:t>corporate group*</w:t>
            </w:r>
            <w:r>
              <w:rPr>
                <w:bCs/>
              </w:rPr>
              <w:t xml:space="preserve"> </w:t>
            </w:r>
            <w:r w:rsidDel="00082C62">
              <w:rPr>
                <w:bCs/>
              </w:rPr>
              <w:t xml:space="preserve">obtained its deed or license to operate on the </w:t>
            </w:r>
            <w:r w:rsidR="006C4E52" w:rsidRPr="003F37F7">
              <w:rPr>
                <w:bCs/>
                <w:i/>
                <w:iCs/>
              </w:rPr>
              <w:t>m</w:t>
            </w:r>
            <w:r w:rsidRPr="003F37F7" w:rsidDel="00082C62">
              <w:rPr>
                <w:bCs/>
                <w:i/>
                <w:iCs/>
              </w:rPr>
              <w:t xml:space="preserve">anagement </w:t>
            </w:r>
            <w:r w:rsidR="006C4E52" w:rsidRPr="003F37F7">
              <w:rPr>
                <w:bCs/>
                <w:i/>
                <w:iCs/>
              </w:rPr>
              <w:t>u</w:t>
            </w:r>
            <w:r w:rsidR="006C4E52" w:rsidRPr="003F37F7" w:rsidDel="00082C62">
              <w:rPr>
                <w:bCs/>
                <w:i/>
                <w:iCs/>
              </w:rPr>
              <w:t>nit</w:t>
            </w:r>
            <w:r w:rsidRPr="003F37F7" w:rsidDel="00082C62">
              <w:rPr>
                <w:bCs/>
                <w:i/>
                <w:iCs/>
              </w:rPr>
              <w:t>(s)</w:t>
            </w:r>
            <w:r w:rsidR="00D62E9C">
              <w:rPr>
                <w:bCs/>
                <w:i/>
                <w:iCs/>
              </w:rPr>
              <w:t>*</w:t>
            </w:r>
            <w:r w:rsidDel="00082C62">
              <w:rPr>
                <w:bCs/>
              </w:rPr>
              <w:t xml:space="preserve"> in which the logging took place or from which the wood was sourced </w:t>
            </w:r>
            <w:r>
              <w:rPr>
                <w:bCs/>
              </w:rPr>
              <w:t>(in the case of trade)</w:t>
            </w:r>
            <w:r w:rsidR="00BB75FC">
              <w:rPr>
                <w:bCs/>
              </w:rPr>
              <w:t xml:space="preserve"> through corruption, bribery or other unlawful means</w:t>
            </w:r>
            <w:r w:rsidR="00681480">
              <w:rPr>
                <w:bCs/>
              </w:rPr>
              <w:t>.</w:t>
            </w:r>
            <w:r>
              <w:rPr>
                <w:bCs/>
              </w:rPr>
              <w:t xml:space="preserve"> </w:t>
            </w:r>
          </w:p>
        </w:tc>
      </w:tr>
      <w:tr w:rsidR="00D753A5" w14:paraId="111D24D9"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79A73F4C" w14:textId="6C0E34C2" w:rsidR="00D753A5" w:rsidRDefault="00D753A5" w:rsidP="00270C3F">
            <w:pPr>
              <w:spacing w:before="0" w:after="0"/>
            </w:pPr>
            <w:r>
              <w:t>a</w:t>
            </w:r>
            <w:r w:rsidR="00F87E42">
              <w:rPr>
                <w:rFonts w:cs="Arial"/>
              </w:rPr>
              <w:t>) iii.</w:t>
            </w:r>
          </w:p>
        </w:tc>
        <w:tc>
          <w:tcPr>
            <w:tcW w:w="4665" w:type="pct"/>
          </w:tcPr>
          <w:p w14:paraId="20344A8F" w14:textId="4DABE453" w:rsidR="00D753A5"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t xml:space="preserve">Multiple citations from regulatory agency or otherwise documented and triangulated evidence of employees or subcontractors of the </w:t>
            </w:r>
            <w:r>
              <w:rPr>
                <w:bCs/>
                <w:i/>
                <w:iCs/>
              </w:rPr>
              <w:t>corporate group*</w:t>
            </w:r>
            <w:r>
              <w:rPr>
                <w:bCs/>
              </w:rPr>
              <w:t xml:space="preserve"> </w:t>
            </w:r>
            <w:r>
              <w:t xml:space="preserve">not being in compliance with legal requirements related to the harvesting, production, </w:t>
            </w:r>
            <w:r w:rsidR="004C5A56">
              <w:t xml:space="preserve">and/or </w:t>
            </w:r>
            <w:r>
              <w:t xml:space="preserve">financial transaction of wood or forest products. </w:t>
            </w:r>
          </w:p>
        </w:tc>
      </w:tr>
      <w:tr w:rsidR="00D753A5" w14:paraId="04362F2B"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261B4498" w14:textId="780AF57A" w:rsidR="00D753A5" w:rsidRDefault="00D753A5" w:rsidP="00270C3F">
            <w:pPr>
              <w:spacing w:before="0" w:after="0"/>
            </w:pPr>
            <w:r>
              <w:t>a</w:t>
            </w:r>
            <w:r w:rsidR="00F87E42">
              <w:rPr>
                <w:rFonts w:cs="Arial"/>
              </w:rPr>
              <w:t>) iv.</w:t>
            </w:r>
          </w:p>
        </w:tc>
        <w:tc>
          <w:tcPr>
            <w:tcW w:w="4665" w:type="pct"/>
          </w:tcPr>
          <w:p w14:paraId="7F2331B0" w14:textId="53082EC4" w:rsidR="00D753A5"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rsidRPr="500931AC">
              <w:t xml:space="preserve">Multiple citations or documented and triangulated evidence of the </w:t>
            </w:r>
            <w:r>
              <w:rPr>
                <w:bCs/>
                <w:i/>
                <w:iCs/>
              </w:rPr>
              <w:t>corporate group</w:t>
            </w:r>
            <w:r>
              <w:t>*</w:t>
            </w:r>
            <w:r w:rsidRPr="500931AC">
              <w:t xml:space="preserve"> systematically failing to comply with applicable regulations, codes and laws</w:t>
            </w:r>
            <w:r w:rsidRPr="500931AC">
              <w:rPr>
                <w:rStyle w:val="FootnoteReference"/>
              </w:rPr>
              <w:footnoteReference w:id="4"/>
            </w:r>
            <w:r w:rsidRPr="500931AC">
              <w:t>, pertaining to the harvest and/or trade in wood or other forest products.</w:t>
            </w:r>
          </w:p>
        </w:tc>
      </w:tr>
      <w:tr w:rsidR="00D753A5" w14:paraId="58C5868F"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2DBC2C69" w14:textId="57784507" w:rsidR="00D753A5" w:rsidRDefault="00D753A5" w:rsidP="00270C3F">
            <w:pPr>
              <w:spacing w:before="0" w:after="0"/>
            </w:pPr>
            <w:r>
              <w:t>a</w:t>
            </w:r>
            <w:r w:rsidR="00F87E42">
              <w:rPr>
                <w:rFonts w:cs="Arial"/>
              </w:rPr>
              <w:t>) v.</w:t>
            </w:r>
          </w:p>
        </w:tc>
        <w:tc>
          <w:tcPr>
            <w:tcW w:w="4665" w:type="pct"/>
          </w:tcPr>
          <w:p w14:paraId="27007CEE" w14:textId="62352327" w:rsidR="00D753A5"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t xml:space="preserve">Multiple citations of non-compliance with anti-corruption legislation or tax laws by the </w:t>
            </w:r>
            <w:r>
              <w:rPr>
                <w:bCs/>
                <w:i/>
                <w:iCs/>
              </w:rPr>
              <w:t>corporate group</w:t>
            </w:r>
            <w:r>
              <w:t xml:space="preserve">* related to the harvesting or financial trade of wood or forest products.  Or corroborated findings of </w:t>
            </w:r>
            <w:r w:rsidR="00686757" w:rsidRPr="003F37F7">
              <w:rPr>
                <w:i/>
                <w:iCs/>
              </w:rPr>
              <w:t>T</w:t>
            </w:r>
            <w:r w:rsidRPr="003F37F7">
              <w:rPr>
                <w:i/>
                <w:iCs/>
              </w:rPr>
              <w:t xml:space="preserve">he </w:t>
            </w:r>
            <w:r w:rsidR="009C4D49">
              <w:rPr>
                <w:i/>
                <w:iCs/>
              </w:rPr>
              <w:t>O</w:t>
            </w:r>
            <w:r w:rsidRPr="003F37F7">
              <w:rPr>
                <w:i/>
                <w:iCs/>
              </w:rPr>
              <w:t>rganization</w:t>
            </w:r>
            <w:r w:rsidR="00686757">
              <w:t>*</w:t>
            </w:r>
            <w:r w:rsidRPr="00686757">
              <w:t xml:space="preserve"> </w:t>
            </w:r>
            <w:r>
              <w:t xml:space="preserve">offering or receiving bribes, or any other form of corruption related to the harvesting or financial trade of wood or other forest products. </w:t>
            </w:r>
          </w:p>
        </w:tc>
      </w:tr>
      <w:tr w:rsidR="00D753A5" w14:paraId="2120BA98"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1E4439" w:themeFill="text2" w:themeFillShade="BF"/>
          </w:tcPr>
          <w:p w14:paraId="497B7ABF" w14:textId="2990DD81" w:rsidR="00D753A5" w:rsidRDefault="006A3164" w:rsidP="00270C3F">
            <w:pPr>
              <w:spacing w:before="0" w:after="0"/>
            </w:pPr>
            <w:r w:rsidRPr="00F82D4D">
              <w:rPr>
                <w:color w:val="FFFFFF" w:themeColor="background1"/>
              </w:rPr>
              <w:t xml:space="preserve">Part I.1.b:  Violation of traditional and </w:t>
            </w:r>
            <w:r w:rsidRPr="003F37F7">
              <w:rPr>
                <w:i/>
                <w:iCs/>
                <w:color w:val="FFFFFF" w:themeColor="background1"/>
              </w:rPr>
              <w:t>human rights</w:t>
            </w:r>
            <w:r w:rsidR="00236ADF">
              <w:rPr>
                <w:rStyle w:val="FootnoteReference"/>
                <w:color w:val="FFFFFF" w:themeColor="background1"/>
              </w:rPr>
              <w:t>*</w:t>
            </w:r>
            <w:r w:rsidRPr="00F82D4D">
              <w:rPr>
                <w:rStyle w:val="FootnoteReference"/>
                <w:color w:val="FFFFFF" w:themeColor="background1"/>
              </w:rPr>
              <w:footnoteReference w:id="5"/>
            </w:r>
            <w:r w:rsidRPr="00F82D4D">
              <w:rPr>
                <w:color w:val="FFFFFF" w:themeColor="background1"/>
              </w:rPr>
              <w:t xml:space="preserve"> in forestry operations</w:t>
            </w:r>
          </w:p>
        </w:tc>
      </w:tr>
      <w:tr w:rsidR="00D753A5" w14:paraId="7736F6CA"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7FA31E73" w14:textId="3BFCF330" w:rsidR="00D753A5" w:rsidRDefault="00D753A5" w:rsidP="00270C3F">
            <w:pPr>
              <w:spacing w:before="0" w:after="0"/>
            </w:pPr>
            <w:r>
              <w:t>b</w:t>
            </w:r>
            <w:r w:rsidR="00F87E42">
              <w:rPr>
                <w:rFonts w:cs="Arial"/>
              </w:rPr>
              <w:t>) i.</w:t>
            </w:r>
          </w:p>
        </w:tc>
        <w:tc>
          <w:tcPr>
            <w:tcW w:w="4665" w:type="pct"/>
          </w:tcPr>
          <w:p w14:paraId="2FD41BB0" w14:textId="535CD2F2" w:rsidR="00D753A5" w:rsidRPr="00354E8F"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rsidRPr="00354E8F">
              <w:t xml:space="preserve">The </w:t>
            </w:r>
            <w:r w:rsidRPr="00354E8F">
              <w:rPr>
                <w:bCs/>
                <w:i/>
                <w:iCs/>
              </w:rPr>
              <w:t>corporate group</w:t>
            </w:r>
            <w:r w:rsidRPr="00354E8F">
              <w:t xml:space="preserve">* has not published a policy on identifying and </w:t>
            </w:r>
            <w:r w:rsidRPr="003F37F7">
              <w:rPr>
                <w:i/>
                <w:iCs/>
              </w:rPr>
              <w:t>respecting</w:t>
            </w:r>
            <w:r w:rsidR="00D76493">
              <w:t>*</w:t>
            </w:r>
            <w:r w:rsidRPr="00354E8F">
              <w:t xml:space="preserve"> traditional and </w:t>
            </w:r>
            <w:r w:rsidRPr="003F37F7">
              <w:rPr>
                <w:i/>
                <w:iCs/>
              </w:rPr>
              <w:t>human rights</w:t>
            </w:r>
            <w:r w:rsidR="00236ADF">
              <w:rPr>
                <w:i/>
                <w:iCs/>
              </w:rPr>
              <w:t>*</w:t>
            </w:r>
            <w:r w:rsidRPr="00354E8F">
              <w:t xml:space="preserve">, does not have an operating </w:t>
            </w:r>
            <w:r w:rsidR="00F102DE" w:rsidRPr="003F37F7">
              <w:rPr>
                <w:i/>
                <w:iCs/>
              </w:rPr>
              <w:t>grievance mechanism</w:t>
            </w:r>
            <w:r w:rsidR="00F102DE">
              <w:t xml:space="preserve">* compliant with the </w:t>
            </w:r>
            <w:r w:rsidRPr="00354E8F">
              <w:t xml:space="preserve">UN Guiding Principles on Business and </w:t>
            </w:r>
            <w:r w:rsidRPr="003F37F7">
              <w:rPr>
                <w:i/>
                <w:iCs/>
              </w:rPr>
              <w:t>Human Righ</w:t>
            </w:r>
            <w:r w:rsidR="00236ADF">
              <w:rPr>
                <w:i/>
                <w:iCs/>
              </w:rPr>
              <w:t>ts*</w:t>
            </w:r>
            <w:r w:rsidRPr="00354E8F">
              <w:rPr>
                <w:rStyle w:val="FootnoteReference"/>
              </w:rPr>
              <w:footnoteReference w:id="6"/>
            </w:r>
            <w:r w:rsidRPr="00354E8F">
              <w:t xml:space="preserve"> , cannot demonstrate reasonable operation of mitigation and prevention systems to monitor and catch violations of traditional and </w:t>
            </w:r>
            <w:r w:rsidRPr="009641B1">
              <w:rPr>
                <w:i/>
                <w:iCs/>
              </w:rPr>
              <w:t>human rights</w:t>
            </w:r>
            <w:r w:rsidR="00354E8F" w:rsidRPr="00354E8F">
              <w:t>*</w:t>
            </w:r>
            <w:r w:rsidRPr="00354E8F">
              <w:t xml:space="preserve">, and documented evidence of violation of traditional or </w:t>
            </w:r>
            <w:r w:rsidRPr="009641B1">
              <w:rPr>
                <w:i/>
                <w:iCs/>
              </w:rPr>
              <w:t>human rights</w:t>
            </w:r>
            <w:r w:rsidR="00354E8F" w:rsidRPr="009641B1">
              <w:rPr>
                <w:i/>
                <w:iCs/>
              </w:rPr>
              <w:t>*</w:t>
            </w:r>
            <w:r w:rsidRPr="00354E8F">
              <w:t xml:space="preserve">.   </w:t>
            </w:r>
          </w:p>
        </w:tc>
      </w:tr>
      <w:tr w:rsidR="00D753A5" w14:paraId="219B6E91"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12A6AB02" w14:textId="0ECCF8F2" w:rsidR="00D753A5" w:rsidRDefault="00D753A5" w:rsidP="00270C3F">
            <w:pPr>
              <w:spacing w:before="0" w:after="0"/>
            </w:pPr>
            <w:r>
              <w:t>b</w:t>
            </w:r>
            <w:r w:rsidR="00F87E42">
              <w:rPr>
                <w:rFonts w:cs="Arial"/>
              </w:rPr>
              <w:t>) ii.</w:t>
            </w:r>
          </w:p>
        </w:tc>
        <w:tc>
          <w:tcPr>
            <w:tcW w:w="4665" w:type="pct"/>
          </w:tcPr>
          <w:p w14:paraId="1EFB1683" w14:textId="5077CAD9" w:rsidR="00D753A5" w:rsidRPr="00354E8F"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rsidRPr="00354E8F">
              <w:t xml:space="preserve">The </w:t>
            </w:r>
            <w:r w:rsidRPr="00354E8F">
              <w:rPr>
                <w:bCs/>
                <w:i/>
                <w:iCs/>
              </w:rPr>
              <w:t>corporate group</w:t>
            </w:r>
            <w:r w:rsidRPr="00354E8F">
              <w:t>* has failed to systematically identify communities affected by its forestry operations</w:t>
            </w:r>
            <w:r w:rsidR="004C658A" w:rsidRPr="00354E8F">
              <w:t xml:space="preserve">, </w:t>
            </w:r>
            <w:r w:rsidR="005C63AD">
              <w:t>indicating</w:t>
            </w:r>
            <w:r w:rsidR="004C658A" w:rsidRPr="00354E8F">
              <w:t xml:space="preserve"> to d</w:t>
            </w:r>
            <w:r w:rsidRPr="00354E8F">
              <w:t xml:space="preserve">ocumented evidence of violation of traditional or </w:t>
            </w:r>
            <w:r w:rsidRPr="009641B1">
              <w:rPr>
                <w:i/>
                <w:iCs/>
              </w:rPr>
              <w:t>human rights</w:t>
            </w:r>
            <w:r w:rsidR="00354E8F" w:rsidRPr="00354E8F">
              <w:t>*</w:t>
            </w:r>
            <w:r w:rsidRPr="00354E8F">
              <w:t>.</w:t>
            </w:r>
          </w:p>
        </w:tc>
      </w:tr>
      <w:tr w:rsidR="00D753A5" w14:paraId="54851D59"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62ED7562" w14:textId="6877153B" w:rsidR="00D753A5" w:rsidRDefault="00D753A5" w:rsidP="00270C3F">
            <w:pPr>
              <w:spacing w:before="0" w:after="0"/>
            </w:pPr>
            <w:r>
              <w:t>b</w:t>
            </w:r>
            <w:r w:rsidR="00F87E42">
              <w:rPr>
                <w:rFonts w:cs="Arial"/>
              </w:rPr>
              <w:t>) iii.</w:t>
            </w:r>
          </w:p>
        </w:tc>
        <w:tc>
          <w:tcPr>
            <w:tcW w:w="4665" w:type="pct"/>
          </w:tcPr>
          <w:p w14:paraId="4ABD2018" w14:textId="35CAE567" w:rsidR="00D753A5" w:rsidRPr="00354E8F"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rsidRPr="00354E8F">
              <w:t xml:space="preserve">The </w:t>
            </w:r>
            <w:r w:rsidRPr="00354E8F">
              <w:rPr>
                <w:bCs/>
                <w:i/>
                <w:iCs/>
              </w:rPr>
              <w:t>corporate group</w:t>
            </w:r>
            <w:r w:rsidRPr="00354E8F">
              <w:t>* failed to identify (locate, map, and communicate)</w:t>
            </w:r>
            <w:r w:rsidRPr="009641B1">
              <w:rPr>
                <w:i/>
                <w:iCs/>
              </w:rPr>
              <w:t xml:space="preserve"> rightsholders</w:t>
            </w:r>
            <w:r w:rsidR="005F3079" w:rsidRPr="00354E8F">
              <w:t>*</w:t>
            </w:r>
            <w:r w:rsidRPr="00354E8F">
              <w:t xml:space="preserve"> of </w:t>
            </w:r>
            <w:r w:rsidR="00354E8F" w:rsidRPr="00354E8F">
              <w:t xml:space="preserve">traditional or </w:t>
            </w:r>
            <w:r w:rsidRPr="009641B1">
              <w:rPr>
                <w:i/>
                <w:iCs/>
              </w:rPr>
              <w:t>human</w:t>
            </w:r>
            <w:r w:rsidR="005F3079" w:rsidRPr="009641B1">
              <w:rPr>
                <w:i/>
                <w:iCs/>
              </w:rPr>
              <w:t xml:space="preserve"> rights</w:t>
            </w:r>
            <w:r w:rsidR="005F3079" w:rsidRPr="00354E8F">
              <w:t>*</w:t>
            </w:r>
            <w:r w:rsidRPr="00354E8F">
              <w:t xml:space="preserve"> and</w:t>
            </w:r>
            <w:r w:rsidR="004C658A" w:rsidRPr="00354E8F">
              <w:t xml:space="preserve">, </w:t>
            </w:r>
            <w:r w:rsidR="00A46C26">
              <w:t>indicating</w:t>
            </w:r>
            <w:r w:rsidR="004C658A" w:rsidRPr="00354E8F">
              <w:t xml:space="preserve"> </w:t>
            </w:r>
            <w:r w:rsidR="00E66E8C" w:rsidRPr="00354E8F">
              <w:t>d</w:t>
            </w:r>
            <w:r w:rsidRPr="00354E8F">
              <w:t xml:space="preserve">ocumented evidence of violation of traditional or </w:t>
            </w:r>
            <w:r w:rsidRPr="003F37F7">
              <w:rPr>
                <w:i/>
                <w:iCs/>
              </w:rPr>
              <w:t>human rights</w:t>
            </w:r>
            <w:r w:rsidR="00236ADF">
              <w:rPr>
                <w:i/>
                <w:iCs/>
              </w:rPr>
              <w:t>*</w:t>
            </w:r>
            <w:r w:rsidR="00BD536B" w:rsidRPr="00354E8F">
              <w:t>.</w:t>
            </w:r>
          </w:p>
        </w:tc>
      </w:tr>
      <w:tr w:rsidR="00D753A5" w14:paraId="4E106D97"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11C3B700" w14:textId="3B7676EA" w:rsidR="00D753A5" w:rsidRDefault="00D753A5" w:rsidP="00270C3F">
            <w:pPr>
              <w:spacing w:before="0" w:after="0"/>
            </w:pPr>
            <w:r>
              <w:t>b</w:t>
            </w:r>
            <w:r w:rsidR="00F87E42">
              <w:rPr>
                <w:rFonts w:cs="Arial"/>
              </w:rPr>
              <w:t>) iv.</w:t>
            </w:r>
          </w:p>
        </w:tc>
        <w:tc>
          <w:tcPr>
            <w:tcW w:w="4665" w:type="pct"/>
          </w:tcPr>
          <w:p w14:paraId="1C504269" w14:textId="2B157E88" w:rsidR="00D753A5"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t xml:space="preserve">The </w:t>
            </w:r>
            <w:r>
              <w:rPr>
                <w:bCs/>
                <w:i/>
                <w:iCs/>
              </w:rPr>
              <w:t>corporate group</w:t>
            </w:r>
            <w:r>
              <w:t xml:space="preserve">* failed to implement </w:t>
            </w:r>
            <w:r w:rsidRPr="007D7AA5">
              <w:rPr>
                <w:i/>
              </w:rPr>
              <w:t>FPIC</w:t>
            </w:r>
            <w:r w:rsidR="00082C62" w:rsidRPr="007D7AA5">
              <w:rPr>
                <w:i/>
              </w:rPr>
              <w:t>*</w:t>
            </w:r>
            <w:r>
              <w:t xml:space="preserve"> in operations affecting </w:t>
            </w:r>
            <w:r w:rsidR="004F311F" w:rsidRPr="009641B1">
              <w:rPr>
                <w:i/>
                <w:color w:val="7030A0"/>
              </w:rPr>
              <w:t xml:space="preserve">affected </w:t>
            </w:r>
            <w:r w:rsidRPr="009641B1">
              <w:rPr>
                <w:i/>
                <w:color w:val="7030A0"/>
              </w:rPr>
              <w:t>rights</w:t>
            </w:r>
            <w:r w:rsidR="00600CB8" w:rsidRPr="009641B1">
              <w:rPr>
                <w:i/>
                <w:color w:val="7030A0"/>
              </w:rPr>
              <w:t xml:space="preserve"> </w:t>
            </w:r>
            <w:r w:rsidRPr="009641B1">
              <w:rPr>
                <w:i/>
                <w:color w:val="7030A0"/>
              </w:rPr>
              <w:t>holders</w:t>
            </w:r>
            <w:r w:rsidR="004F311F" w:rsidRPr="009641B1">
              <w:rPr>
                <w:i/>
              </w:rPr>
              <w:t>*</w:t>
            </w:r>
            <w:r w:rsidRPr="00270C3F">
              <w:rPr>
                <w:i/>
                <w:iCs/>
              </w:rPr>
              <w:t xml:space="preserve"> </w:t>
            </w:r>
            <w:r w:rsidR="005C63AD">
              <w:t>indicating</w:t>
            </w:r>
            <w:r w:rsidR="004C658A">
              <w:t xml:space="preserve"> to d</w:t>
            </w:r>
            <w:r w:rsidRPr="00082C62">
              <w:t xml:space="preserve">ocumented evidence of violation of </w:t>
            </w:r>
            <w:r w:rsidR="009072AE">
              <w:t xml:space="preserve">traditional or </w:t>
            </w:r>
            <w:r w:rsidRPr="003F37F7">
              <w:rPr>
                <w:i/>
                <w:iCs/>
              </w:rPr>
              <w:t>human rights</w:t>
            </w:r>
            <w:r w:rsidR="00236ADF">
              <w:rPr>
                <w:i/>
                <w:iCs/>
              </w:rPr>
              <w:t>*</w:t>
            </w:r>
            <w:r w:rsidRPr="00082C62">
              <w:t xml:space="preserve"> found.</w:t>
            </w:r>
            <w:r>
              <w:t xml:space="preserve">  </w:t>
            </w:r>
          </w:p>
        </w:tc>
      </w:tr>
      <w:tr w:rsidR="00D753A5" w14:paraId="5FDD1E73"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67492394" w14:textId="4533185E" w:rsidR="00D753A5" w:rsidRDefault="00D753A5" w:rsidP="00270C3F">
            <w:pPr>
              <w:spacing w:before="0" w:after="0"/>
            </w:pPr>
            <w:r>
              <w:lastRenderedPageBreak/>
              <w:t>b</w:t>
            </w:r>
            <w:r w:rsidR="00F87E42">
              <w:rPr>
                <w:rFonts w:cs="Arial"/>
              </w:rPr>
              <w:t>) v.</w:t>
            </w:r>
          </w:p>
        </w:tc>
        <w:tc>
          <w:tcPr>
            <w:tcW w:w="4665" w:type="pct"/>
          </w:tcPr>
          <w:p w14:paraId="7BE6C9EA" w14:textId="2FF83064" w:rsidR="00D753A5" w:rsidRDefault="00293CF9" w:rsidP="00270C3F">
            <w:pPr>
              <w:spacing w:before="0" w:after="0"/>
              <w:cnfStyle w:val="000000000000" w:firstRow="0" w:lastRow="0" w:firstColumn="0" w:lastColumn="0" w:oddVBand="0" w:evenVBand="0" w:oddHBand="0" w:evenHBand="0" w:firstRowFirstColumn="0" w:firstRowLastColumn="0" w:lastRowFirstColumn="0" w:lastRowLastColumn="0"/>
            </w:pPr>
            <w:r>
              <w:t>D</w:t>
            </w:r>
            <w:r w:rsidR="00D753A5">
              <w:t xml:space="preserve">ocumented failure to implement </w:t>
            </w:r>
            <w:r w:rsidR="00D753A5" w:rsidRPr="003F37F7">
              <w:rPr>
                <w:i/>
                <w:iCs/>
              </w:rPr>
              <w:t>conflict</w:t>
            </w:r>
            <w:r w:rsidR="0014323A">
              <w:rPr>
                <w:i/>
                <w:iCs/>
              </w:rPr>
              <w:t>*</w:t>
            </w:r>
            <w:r w:rsidR="00D753A5" w:rsidRPr="003F37F7">
              <w:rPr>
                <w:i/>
                <w:iCs/>
              </w:rPr>
              <w:t xml:space="preserve"> </w:t>
            </w:r>
            <w:r w:rsidR="00D753A5">
              <w:t>resolution agreements</w:t>
            </w:r>
            <w:r w:rsidR="00D753A5" w:rsidRPr="1F8E3E9E">
              <w:rPr>
                <w:rStyle w:val="FootnoteReference"/>
              </w:rPr>
              <w:footnoteReference w:id="7"/>
            </w:r>
            <w:r w:rsidR="00D753A5">
              <w:t xml:space="preserve"> o</w:t>
            </w:r>
            <w:r w:rsidR="00D753A5" w:rsidRPr="005F3079">
              <w:t xml:space="preserve">r </w:t>
            </w:r>
            <w:r w:rsidR="00D753A5" w:rsidRPr="003F37F7">
              <w:rPr>
                <w:i/>
                <w:iCs/>
              </w:rPr>
              <w:t>remedy</w:t>
            </w:r>
            <w:r w:rsidR="0040760D">
              <w:t>*</w:t>
            </w:r>
            <w:r w:rsidR="00D753A5" w:rsidRPr="005F3079">
              <w:t xml:space="preserve"> agreements for documented </w:t>
            </w:r>
            <w:r w:rsidR="00356AA7" w:rsidRPr="005F3079">
              <w:t>and proven</w:t>
            </w:r>
            <w:r w:rsidR="00D753A5" w:rsidRPr="005F3079">
              <w:t xml:space="preserve"> violations of traditional and </w:t>
            </w:r>
            <w:r w:rsidR="00D753A5" w:rsidRPr="009641B1">
              <w:rPr>
                <w:i/>
                <w:iCs/>
              </w:rPr>
              <w:t>human rights</w:t>
            </w:r>
            <w:r w:rsidR="005F3079" w:rsidRPr="009641B1">
              <w:rPr>
                <w:i/>
                <w:iCs/>
              </w:rPr>
              <w:t>*</w:t>
            </w:r>
            <w:r w:rsidR="00D753A5" w:rsidRPr="009641B1">
              <w:rPr>
                <w:i/>
                <w:iCs/>
              </w:rPr>
              <w:t>.</w:t>
            </w:r>
          </w:p>
        </w:tc>
      </w:tr>
      <w:tr w:rsidR="00D753A5" w14:paraId="1E6BBADA"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40E61923" w14:textId="4B3B550F" w:rsidR="00D753A5" w:rsidRDefault="00D753A5" w:rsidP="00270C3F">
            <w:pPr>
              <w:spacing w:before="0" w:after="0"/>
            </w:pPr>
            <w:r>
              <w:t>b</w:t>
            </w:r>
            <w:r w:rsidR="008C7D3D">
              <w:rPr>
                <w:rFonts w:cs="Arial"/>
              </w:rPr>
              <w:t>) vi.</w:t>
            </w:r>
          </w:p>
        </w:tc>
        <w:tc>
          <w:tcPr>
            <w:tcW w:w="4665" w:type="pct"/>
          </w:tcPr>
          <w:p w14:paraId="565F3B1D" w14:textId="194071EB" w:rsidR="00D753A5" w:rsidRDefault="00D753A5" w:rsidP="00270C3F">
            <w:pPr>
              <w:spacing w:before="0" w:after="0" w:line="240" w:lineRule="auto"/>
              <w:cnfStyle w:val="000000000000" w:firstRow="0" w:lastRow="0" w:firstColumn="0" w:lastColumn="0" w:oddVBand="0" w:evenVBand="0" w:oddHBand="0" w:evenHBand="0" w:firstRowFirstColumn="0" w:firstRowLastColumn="0" w:lastRowFirstColumn="0" w:lastRowLastColumn="0"/>
            </w:pPr>
            <w:r>
              <w:t xml:space="preserve">There is documented evidence that the </w:t>
            </w:r>
            <w:r>
              <w:rPr>
                <w:bCs/>
                <w:i/>
                <w:iCs/>
              </w:rPr>
              <w:t>corporate group</w:t>
            </w:r>
            <w:r>
              <w:t xml:space="preserve">* is violating/has violated </w:t>
            </w:r>
            <w:r w:rsidR="006D22EE">
              <w:rPr>
                <w:rFonts w:ascii="Arial" w:eastAsia="Arial" w:hAnsi="Arial" w:cs="Times New Roman"/>
              </w:rPr>
              <w:t xml:space="preserve">any of the </w:t>
            </w:r>
            <w:r w:rsidR="006D22EE" w:rsidRPr="003F37F7">
              <w:rPr>
                <w:rFonts w:ascii="Arial" w:eastAsia="Arial" w:hAnsi="Arial" w:cs="Times New Roman"/>
                <w:i/>
                <w:iCs/>
              </w:rPr>
              <w:t>rights</w:t>
            </w:r>
            <w:r w:rsidR="004B57DA">
              <w:rPr>
                <w:rFonts w:ascii="Arial" w:eastAsia="Arial" w:hAnsi="Arial" w:cs="Times New Roman"/>
                <w:i/>
                <w:iCs/>
              </w:rPr>
              <w:t>*</w:t>
            </w:r>
            <w:r w:rsidR="006D22EE">
              <w:rPr>
                <w:rFonts w:ascii="Arial" w:eastAsia="Arial" w:hAnsi="Arial" w:cs="Times New Roman"/>
              </w:rPr>
              <w:t xml:space="preserve"> stipulated in the relevant</w:t>
            </w:r>
            <w:r w:rsidR="006D22EE">
              <w:rPr>
                <w:rStyle w:val="FootnoteReference"/>
                <w:rFonts w:ascii="Arial" w:eastAsia="Arial" w:hAnsi="Arial" w:cs="Times New Roman"/>
              </w:rPr>
              <w:footnoteReference w:id="8"/>
            </w:r>
            <w:r w:rsidR="006D22EE">
              <w:rPr>
                <w:rFonts w:ascii="Arial" w:eastAsia="Arial" w:hAnsi="Arial" w:cs="Times New Roman"/>
              </w:rPr>
              <w:t xml:space="preserve"> articles of the UN Declaration on the Rights of Indigenous Peoples or the</w:t>
            </w:r>
            <w:r>
              <w:t xml:space="preserve"> ILO Convention 169 on Indigenous and Tribal Peoples in the </w:t>
            </w:r>
            <w:r>
              <w:rPr>
                <w:i/>
                <w:iCs/>
              </w:rPr>
              <w:t>m</w:t>
            </w:r>
            <w:r w:rsidRPr="005E1AA4">
              <w:rPr>
                <w:i/>
                <w:iCs/>
              </w:rPr>
              <w:t xml:space="preserve">anagement </w:t>
            </w:r>
            <w:r>
              <w:rPr>
                <w:i/>
                <w:iCs/>
              </w:rPr>
              <w:t>u</w:t>
            </w:r>
            <w:r w:rsidRPr="005E1AA4">
              <w:rPr>
                <w:i/>
                <w:iCs/>
              </w:rPr>
              <w:t>nit</w:t>
            </w:r>
            <w:r>
              <w:t>*.</w:t>
            </w:r>
          </w:p>
        </w:tc>
      </w:tr>
      <w:tr w:rsidR="00D753A5" w14:paraId="67D4E76A"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25EC0594" w14:textId="3E3AFCB0" w:rsidR="00D753A5" w:rsidRDefault="00D753A5" w:rsidP="00270C3F">
            <w:pPr>
              <w:spacing w:before="0" w:after="0"/>
            </w:pPr>
            <w:r>
              <w:t>b</w:t>
            </w:r>
            <w:r w:rsidR="008C7D3D">
              <w:rPr>
                <w:rFonts w:cs="Arial"/>
              </w:rPr>
              <w:t>) vii.</w:t>
            </w:r>
          </w:p>
        </w:tc>
        <w:tc>
          <w:tcPr>
            <w:tcW w:w="4665" w:type="pct"/>
          </w:tcPr>
          <w:p w14:paraId="6A9EC412" w14:textId="56571B28" w:rsidR="00D753A5"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t>Documented evidence of gross violations</w:t>
            </w:r>
            <w:r w:rsidRPr="1F8E3E9E">
              <w:rPr>
                <w:rStyle w:val="FootnoteReference"/>
              </w:rPr>
              <w:footnoteReference w:id="9"/>
            </w:r>
            <w:r>
              <w:t xml:space="preserve"> of </w:t>
            </w:r>
            <w:r w:rsidRPr="009641B1">
              <w:rPr>
                <w:i/>
                <w:iCs/>
              </w:rPr>
              <w:t>human rights</w:t>
            </w:r>
            <w:r w:rsidR="005A14ED" w:rsidRPr="009641B1">
              <w:rPr>
                <w:i/>
                <w:iCs/>
              </w:rPr>
              <w:t>*</w:t>
            </w:r>
            <w:r>
              <w:t xml:space="preserve"> are perpetrated in forestry operations defined as torture or cruel, inhuman or degrading treatment, causing the disappearance of persons by abduction or murder.</w:t>
            </w:r>
          </w:p>
        </w:tc>
      </w:tr>
      <w:tr w:rsidR="00D753A5" w14:paraId="65E2FF49"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6DBEB787" w14:textId="77FCB66A" w:rsidR="00D753A5" w:rsidRDefault="00D753A5" w:rsidP="00270C3F">
            <w:pPr>
              <w:spacing w:before="0" w:after="0"/>
            </w:pPr>
            <w:r>
              <w:t>b</w:t>
            </w:r>
            <w:r w:rsidR="008C7D3D">
              <w:rPr>
                <w:rFonts w:cs="Arial"/>
              </w:rPr>
              <w:t>) viii.</w:t>
            </w:r>
          </w:p>
        </w:tc>
        <w:tc>
          <w:tcPr>
            <w:tcW w:w="4665" w:type="pct"/>
          </w:tcPr>
          <w:p w14:paraId="4893B712" w14:textId="653690D5" w:rsidR="00D753A5"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t xml:space="preserve">Documented evidence that the </w:t>
            </w:r>
            <w:r>
              <w:rPr>
                <w:bCs/>
                <w:i/>
                <w:iCs/>
              </w:rPr>
              <w:t>corporate group</w:t>
            </w:r>
            <w:r>
              <w:t>* has engaged in repeated and systemic harassment, intimidation, suppression or criminalization in forestry operations</w:t>
            </w:r>
            <w:r w:rsidR="00EA7B79">
              <w:t>.</w:t>
            </w:r>
          </w:p>
        </w:tc>
      </w:tr>
      <w:tr w:rsidR="00D753A5" w14:paraId="0F6A800A"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1E4439" w:themeFill="text2" w:themeFillShade="BF"/>
          </w:tcPr>
          <w:p w14:paraId="6E215298" w14:textId="5B8C36CA" w:rsidR="00D753A5" w:rsidRDefault="00A90B77" w:rsidP="00270C3F">
            <w:pPr>
              <w:spacing w:before="0" w:after="0"/>
            </w:pPr>
            <w:r w:rsidRPr="00F82D4D">
              <w:rPr>
                <w:color w:val="FFFFFF" w:themeColor="background1"/>
              </w:rPr>
              <w:t xml:space="preserve">Part I.1.c.: Destruction of </w:t>
            </w:r>
            <w:r w:rsidRPr="003F37F7">
              <w:rPr>
                <w:i/>
                <w:iCs/>
                <w:color w:val="FFFFFF" w:themeColor="background1"/>
              </w:rPr>
              <w:t>High Conservation Values</w:t>
            </w:r>
            <w:r w:rsidRPr="00F82D4D">
              <w:rPr>
                <w:color w:val="FFFFFF" w:themeColor="background1"/>
              </w:rPr>
              <w:t>* (1-6) in forestry operations</w:t>
            </w:r>
            <w:r w:rsidRPr="00F82D4D">
              <w:rPr>
                <w:rStyle w:val="FootnoteReference"/>
                <w:color w:val="FFFFFF" w:themeColor="background1"/>
              </w:rPr>
              <w:footnoteReference w:id="10"/>
            </w:r>
          </w:p>
        </w:tc>
      </w:tr>
      <w:tr w:rsidR="00D753A5" w14:paraId="42002D8F"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03BECBFD" w14:textId="2D1ECA69" w:rsidR="00D753A5" w:rsidRDefault="00D753A5" w:rsidP="00270C3F">
            <w:pPr>
              <w:spacing w:before="0" w:after="0"/>
            </w:pPr>
            <w:r>
              <w:t>c</w:t>
            </w:r>
            <w:r w:rsidR="006250AC">
              <w:rPr>
                <w:rFonts w:cs="Arial"/>
              </w:rPr>
              <w:t>) i.</w:t>
            </w:r>
          </w:p>
        </w:tc>
        <w:tc>
          <w:tcPr>
            <w:tcW w:w="4665" w:type="pct"/>
          </w:tcPr>
          <w:p w14:paraId="49A45FE8" w14:textId="7EC2CA2C" w:rsidR="00D753A5" w:rsidRPr="004636F3"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rsidRPr="004636F3">
              <w:t xml:space="preserve">The </w:t>
            </w:r>
            <w:r w:rsidRPr="004636F3">
              <w:rPr>
                <w:bCs/>
                <w:i/>
                <w:iCs/>
              </w:rPr>
              <w:t>corporate group</w:t>
            </w:r>
            <w:r w:rsidRPr="004636F3">
              <w:t>* is operating in a medium to high biodiverse areas</w:t>
            </w:r>
            <w:r w:rsidRPr="004636F3">
              <w:rPr>
                <w:rStyle w:val="FootnoteReference"/>
              </w:rPr>
              <w:footnoteReference w:id="11"/>
            </w:r>
            <w:r w:rsidRPr="004636F3">
              <w:t xml:space="preserve">, does not have an </w:t>
            </w:r>
            <w:r w:rsidRPr="00270C3F">
              <w:rPr>
                <w:i/>
                <w:iCs/>
              </w:rPr>
              <w:t>HCV</w:t>
            </w:r>
            <w:r w:rsidR="004636F3" w:rsidRPr="00270C3F">
              <w:rPr>
                <w:i/>
                <w:iCs/>
              </w:rPr>
              <w:t>*</w:t>
            </w:r>
            <w:r w:rsidRPr="004636F3">
              <w:t xml:space="preserve"> policy in place which is adequately resourced and consistently implemented to prevent the destruction of </w:t>
            </w:r>
            <w:r w:rsidRPr="00270C3F">
              <w:rPr>
                <w:i/>
                <w:iCs/>
              </w:rPr>
              <w:t>High Conservation Values*</w:t>
            </w:r>
            <w:r w:rsidRPr="004636F3">
              <w:t xml:space="preserve"> in its forestry operations. Landcover change maps or other documented evidence of destruction of </w:t>
            </w:r>
            <w:r w:rsidRPr="00270C3F">
              <w:rPr>
                <w:i/>
                <w:iCs/>
              </w:rPr>
              <w:t>HCV</w:t>
            </w:r>
            <w:r w:rsidR="004636F3" w:rsidRPr="00270C3F">
              <w:rPr>
                <w:i/>
                <w:iCs/>
              </w:rPr>
              <w:t>s</w:t>
            </w:r>
            <w:r w:rsidR="004636F3" w:rsidRPr="004636F3">
              <w:t>*</w:t>
            </w:r>
            <w:r w:rsidRPr="004636F3">
              <w:t xml:space="preserve"> present.  </w:t>
            </w:r>
          </w:p>
        </w:tc>
      </w:tr>
      <w:tr w:rsidR="00D753A5" w14:paraId="1E171ADE"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1BE09E78" w14:textId="11D2FE50" w:rsidR="00D753A5" w:rsidRDefault="00D753A5" w:rsidP="00270C3F">
            <w:pPr>
              <w:spacing w:before="0" w:after="0"/>
            </w:pPr>
            <w:r>
              <w:t>c</w:t>
            </w:r>
            <w:r w:rsidR="00075253">
              <w:rPr>
                <w:rFonts w:cs="Arial"/>
              </w:rPr>
              <w:t>) ii.</w:t>
            </w:r>
          </w:p>
        </w:tc>
        <w:tc>
          <w:tcPr>
            <w:tcW w:w="4665" w:type="pct"/>
          </w:tcPr>
          <w:p w14:paraId="132C1B11" w14:textId="6672EE25" w:rsidR="00D753A5" w:rsidRPr="004636F3"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rsidRPr="004636F3">
              <w:t xml:space="preserve">The </w:t>
            </w:r>
            <w:r w:rsidRPr="004636F3">
              <w:rPr>
                <w:bCs/>
                <w:i/>
                <w:iCs/>
              </w:rPr>
              <w:t>corporate group*</w:t>
            </w:r>
            <w:r w:rsidRPr="004636F3">
              <w:t xml:space="preserve"> has destroyed or failed to protect </w:t>
            </w:r>
            <w:r w:rsidRPr="00270C3F">
              <w:rPr>
                <w:i/>
              </w:rPr>
              <w:t>High Conservation Values</w:t>
            </w:r>
            <w:r w:rsidRPr="00270C3F">
              <w:rPr>
                <w:i/>
                <w:iCs/>
              </w:rPr>
              <w:t>*</w:t>
            </w:r>
            <w:r w:rsidRPr="004636F3">
              <w:t xml:space="preserve"> in forestry operations from destruction. Landcover change maps or other documented evidence of destruction of </w:t>
            </w:r>
            <w:r w:rsidRPr="00270C3F">
              <w:rPr>
                <w:i/>
                <w:iCs/>
              </w:rPr>
              <w:t>HCV</w:t>
            </w:r>
            <w:r w:rsidR="004636F3" w:rsidRPr="00270C3F">
              <w:rPr>
                <w:i/>
                <w:iCs/>
              </w:rPr>
              <w:t>*</w:t>
            </w:r>
            <w:r w:rsidRPr="004636F3">
              <w:t xml:space="preserve"> are present.</w:t>
            </w:r>
          </w:p>
        </w:tc>
      </w:tr>
      <w:tr w:rsidR="00D753A5" w14:paraId="714F0DE9"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776E7942" w14:textId="6226EC4A" w:rsidR="00D753A5" w:rsidRDefault="00D753A5" w:rsidP="00270C3F">
            <w:pPr>
              <w:spacing w:before="0" w:after="0"/>
            </w:pPr>
            <w:r>
              <w:t>c</w:t>
            </w:r>
            <w:r w:rsidR="00075253">
              <w:rPr>
                <w:rFonts w:cs="Arial"/>
              </w:rPr>
              <w:t>) iii.</w:t>
            </w:r>
          </w:p>
        </w:tc>
        <w:tc>
          <w:tcPr>
            <w:tcW w:w="4665" w:type="pct"/>
          </w:tcPr>
          <w:p w14:paraId="642EC52C" w14:textId="1C350C2D" w:rsidR="00D753A5" w:rsidRPr="004636F3"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rsidRPr="004636F3">
              <w:t xml:space="preserve">The </w:t>
            </w:r>
            <w:r w:rsidRPr="004636F3">
              <w:rPr>
                <w:bCs/>
                <w:i/>
                <w:iCs/>
              </w:rPr>
              <w:t>corporate group</w:t>
            </w:r>
            <w:r w:rsidRPr="004636F3">
              <w:t xml:space="preserve">* is operating in a medium to high biodiverse area, does not have requisite technical experts to identify and protect </w:t>
            </w:r>
            <w:r w:rsidRPr="00270C3F">
              <w:rPr>
                <w:i/>
                <w:iCs/>
              </w:rPr>
              <w:t>HCVs</w:t>
            </w:r>
            <w:r w:rsidR="004636F3" w:rsidRPr="00270C3F">
              <w:rPr>
                <w:i/>
                <w:iCs/>
              </w:rPr>
              <w:t>*</w:t>
            </w:r>
            <w:r w:rsidRPr="004636F3">
              <w:t xml:space="preserve"> and has not mapped the </w:t>
            </w:r>
            <w:r w:rsidRPr="00270C3F">
              <w:rPr>
                <w:i/>
                <w:iCs/>
              </w:rPr>
              <w:t>HCVs</w:t>
            </w:r>
            <w:r w:rsidR="004636F3" w:rsidRPr="00270C3F">
              <w:rPr>
                <w:i/>
                <w:iCs/>
              </w:rPr>
              <w:t>*</w:t>
            </w:r>
            <w:r w:rsidRPr="004636F3">
              <w:t xml:space="preserve"> in forestry operations.</w:t>
            </w:r>
            <w:r w:rsidRPr="004636F3">
              <w:rPr>
                <w:rStyle w:val="FootnoteReference"/>
              </w:rPr>
              <w:footnoteReference w:id="12"/>
            </w:r>
            <w:r w:rsidRPr="004636F3">
              <w:t xml:space="preserve">  Landcover change maps or other documented evidence of destruction of </w:t>
            </w:r>
            <w:r w:rsidRPr="00270C3F">
              <w:rPr>
                <w:i/>
                <w:iCs/>
              </w:rPr>
              <w:t>HCV</w:t>
            </w:r>
            <w:r w:rsidR="004636F3" w:rsidRPr="00270C3F">
              <w:rPr>
                <w:i/>
                <w:iCs/>
              </w:rPr>
              <w:t>*</w:t>
            </w:r>
            <w:r w:rsidRPr="004636F3">
              <w:t xml:space="preserve"> values are present.</w:t>
            </w:r>
          </w:p>
        </w:tc>
      </w:tr>
      <w:tr w:rsidR="00D753A5" w14:paraId="66FA3F79"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00D59730" w14:textId="0A43AD7A" w:rsidR="00D753A5" w:rsidRDefault="00D753A5" w:rsidP="00270C3F">
            <w:pPr>
              <w:spacing w:before="0" w:after="0"/>
            </w:pPr>
            <w:r>
              <w:t>c</w:t>
            </w:r>
            <w:r w:rsidR="00075253">
              <w:rPr>
                <w:rFonts w:cs="Arial"/>
              </w:rPr>
              <w:t>) iv.</w:t>
            </w:r>
          </w:p>
        </w:tc>
        <w:tc>
          <w:tcPr>
            <w:tcW w:w="4665" w:type="pct"/>
          </w:tcPr>
          <w:p w14:paraId="1D15C383" w14:textId="370D7CF4" w:rsidR="00D753A5"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t xml:space="preserve">The </w:t>
            </w:r>
            <w:r>
              <w:rPr>
                <w:bCs/>
                <w:i/>
                <w:iCs/>
              </w:rPr>
              <w:t>corporate group</w:t>
            </w:r>
            <w:r>
              <w:t xml:space="preserve">* has not identified the </w:t>
            </w:r>
            <w:r w:rsidRPr="003F37F7">
              <w:rPr>
                <w:i/>
                <w:iCs/>
              </w:rPr>
              <w:t>community needs</w:t>
            </w:r>
            <w:r w:rsidR="00630E5F">
              <w:t>*</w:t>
            </w:r>
            <w:r>
              <w:t xml:space="preserve"> and </w:t>
            </w:r>
            <w:r w:rsidRPr="003F37F7">
              <w:rPr>
                <w:i/>
                <w:iCs/>
              </w:rPr>
              <w:t>cultural values</w:t>
            </w:r>
            <w:r w:rsidR="00E34B93">
              <w:t>*</w:t>
            </w:r>
            <w:r>
              <w:t xml:space="preserve"> in forestry operations, failed to protect </w:t>
            </w:r>
            <w:r w:rsidRPr="003F37F7">
              <w:rPr>
                <w:i/>
                <w:iCs/>
              </w:rPr>
              <w:t>community needs</w:t>
            </w:r>
            <w:r w:rsidR="00630E5F">
              <w:rPr>
                <w:i/>
                <w:iCs/>
              </w:rPr>
              <w:t>*</w:t>
            </w:r>
            <w:r>
              <w:t xml:space="preserve"> and </w:t>
            </w:r>
            <w:r w:rsidRPr="003F37F7">
              <w:rPr>
                <w:i/>
                <w:iCs/>
              </w:rPr>
              <w:t>cultural values</w:t>
            </w:r>
            <w:r w:rsidR="00E34B93">
              <w:t>*</w:t>
            </w:r>
            <w:r>
              <w:t xml:space="preserve"> and corroborated evidence shows destruction or irreparable damage to </w:t>
            </w:r>
            <w:r w:rsidRPr="003F37F7">
              <w:rPr>
                <w:i/>
                <w:iCs/>
              </w:rPr>
              <w:t>community needs</w:t>
            </w:r>
            <w:r w:rsidR="00630E5F">
              <w:t>*</w:t>
            </w:r>
            <w:r>
              <w:t xml:space="preserve"> or </w:t>
            </w:r>
            <w:r w:rsidRPr="003F37F7">
              <w:rPr>
                <w:i/>
                <w:iCs/>
              </w:rPr>
              <w:t>cultural values</w:t>
            </w:r>
            <w:r w:rsidR="00E34B93">
              <w:rPr>
                <w:i/>
                <w:iCs/>
              </w:rPr>
              <w:t>*</w:t>
            </w:r>
            <w:r>
              <w:t xml:space="preserve">. </w:t>
            </w:r>
          </w:p>
        </w:tc>
      </w:tr>
      <w:tr w:rsidR="00D753A5" w14:paraId="5EEF7299"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2961E3DB" w14:textId="6162C595" w:rsidR="00D753A5" w:rsidRDefault="00D753A5" w:rsidP="00270C3F">
            <w:pPr>
              <w:spacing w:before="0" w:after="0"/>
            </w:pPr>
            <w:r>
              <w:t>c</w:t>
            </w:r>
            <w:r w:rsidR="00075253">
              <w:rPr>
                <w:rFonts w:cs="Arial"/>
              </w:rPr>
              <w:t>) v.</w:t>
            </w:r>
          </w:p>
        </w:tc>
        <w:tc>
          <w:tcPr>
            <w:tcW w:w="4665" w:type="pct"/>
          </w:tcPr>
          <w:p w14:paraId="2B6F1117" w14:textId="7E532068" w:rsidR="00D753A5"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t xml:space="preserve">The </w:t>
            </w:r>
            <w:r>
              <w:rPr>
                <w:bCs/>
                <w:i/>
                <w:iCs/>
              </w:rPr>
              <w:t>corporate group</w:t>
            </w:r>
            <w:r>
              <w:t xml:space="preserve">* shows systematic disregard for </w:t>
            </w:r>
            <w:r w:rsidRPr="003F37F7">
              <w:rPr>
                <w:i/>
                <w:iCs/>
              </w:rPr>
              <w:t>community needs</w:t>
            </w:r>
            <w:r w:rsidR="00630E5F">
              <w:t>*</w:t>
            </w:r>
            <w:r>
              <w:t xml:space="preserve"> or </w:t>
            </w:r>
            <w:r w:rsidRPr="003F37F7">
              <w:rPr>
                <w:i/>
                <w:iCs/>
              </w:rPr>
              <w:t>cultural values</w:t>
            </w:r>
            <w:r w:rsidR="00E34B93">
              <w:t>*</w:t>
            </w:r>
            <w:r>
              <w:t xml:space="preserve">, or multiple serious </w:t>
            </w:r>
            <w:r w:rsidRPr="003F37F7">
              <w:rPr>
                <w:i/>
                <w:iCs/>
              </w:rPr>
              <w:t>grievances</w:t>
            </w:r>
            <w:r>
              <w:t xml:space="preserve"> indicate lack of </w:t>
            </w:r>
            <w:r w:rsidRPr="003F37F7">
              <w:rPr>
                <w:i/>
                <w:iCs/>
              </w:rPr>
              <w:t>respect</w:t>
            </w:r>
            <w:r w:rsidR="00D76493">
              <w:t>*</w:t>
            </w:r>
            <w:r>
              <w:t xml:space="preserve"> for </w:t>
            </w:r>
            <w:r w:rsidRPr="003F37F7">
              <w:rPr>
                <w:i/>
                <w:iCs/>
              </w:rPr>
              <w:t>community needs</w:t>
            </w:r>
            <w:r w:rsidR="00630E5F">
              <w:t>*</w:t>
            </w:r>
            <w:r>
              <w:t xml:space="preserve"> or </w:t>
            </w:r>
            <w:r w:rsidRPr="003F37F7">
              <w:rPr>
                <w:i/>
                <w:iCs/>
              </w:rPr>
              <w:t>cultural values</w:t>
            </w:r>
            <w:r w:rsidR="00E34B93">
              <w:t>*</w:t>
            </w:r>
            <w:r>
              <w:t xml:space="preserve">.  Further, resolution of the </w:t>
            </w:r>
            <w:r w:rsidRPr="003F37F7">
              <w:rPr>
                <w:i/>
                <w:iCs/>
              </w:rPr>
              <w:t>grievances</w:t>
            </w:r>
            <w:r w:rsidR="008E71DD">
              <w:t>*</w:t>
            </w:r>
            <w:r w:rsidRPr="005A14ED">
              <w:t xml:space="preserve"> has failed or there is a fundamental break-down in communication between </w:t>
            </w:r>
            <w:r w:rsidR="00686757">
              <w:rPr>
                <w:i/>
                <w:iCs/>
              </w:rPr>
              <w:t>T</w:t>
            </w:r>
            <w:r w:rsidRPr="003F37F7">
              <w:rPr>
                <w:i/>
                <w:iCs/>
              </w:rPr>
              <w:t xml:space="preserve">he </w:t>
            </w:r>
            <w:r w:rsidR="00686757">
              <w:rPr>
                <w:i/>
                <w:iCs/>
              </w:rPr>
              <w:t>O</w:t>
            </w:r>
            <w:r w:rsidRPr="003F37F7">
              <w:rPr>
                <w:i/>
                <w:iCs/>
              </w:rPr>
              <w:t>rganization</w:t>
            </w:r>
            <w:r w:rsidR="00686757">
              <w:rPr>
                <w:i/>
                <w:iCs/>
              </w:rPr>
              <w:t>*</w:t>
            </w:r>
            <w:r w:rsidRPr="005A14ED">
              <w:t xml:space="preserve"> and</w:t>
            </w:r>
            <w:r>
              <w:t xml:space="preserve"> the communities preventing a timely resolution.  </w:t>
            </w:r>
          </w:p>
        </w:tc>
      </w:tr>
      <w:tr w:rsidR="00D753A5" w14:paraId="238F560C"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1E4439" w:themeFill="text2" w:themeFillShade="BF"/>
          </w:tcPr>
          <w:p w14:paraId="618417BB" w14:textId="2618EF6B" w:rsidR="00D753A5" w:rsidRPr="00F82D4D" w:rsidRDefault="00A90B77" w:rsidP="00270C3F">
            <w:pPr>
              <w:spacing w:before="0" w:after="0"/>
              <w:rPr>
                <w:color w:val="FFFFFF" w:themeColor="background1"/>
              </w:rPr>
            </w:pPr>
            <w:r w:rsidRPr="00F82D4D">
              <w:rPr>
                <w:bCs/>
                <w:color w:val="FFFFFF" w:themeColor="background1"/>
              </w:rPr>
              <w:t xml:space="preserve">Part I.1.d:  Significant </w:t>
            </w:r>
            <w:r w:rsidRPr="002C0F64">
              <w:rPr>
                <w:bCs/>
                <w:color w:val="FFFFFF" w:themeColor="background1"/>
              </w:rPr>
              <w:t>conversion</w:t>
            </w:r>
            <w:r w:rsidRPr="00F82D4D">
              <w:rPr>
                <w:bCs/>
                <w:color w:val="FFFFFF" w:themeColor="background1"/>
              </w:rPr>
              <w:t xml:space="preserve"> of forests to plantations or non-forest uses</w:t>
            </w:r>
          </w:p>
        </w:tc>
      </w:tr>
      <w:tr w:rsidR="00D753A5" w14:paraId="57981B46"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4CE4E087" w14:textId="43975557" w:rsidR="00D753A5" w:rsidRDefault="00D753A5" w:rsidP="00270C3F">
            <w:pPr>
              <w:spacing w:before="0" w:after="0"/>
            </w:pPr>
            <w:r>
              <w:t>d</w:t>
            </w:r>
            <w:r w:rsidR="006250AC">
              <w:rPr>
                <w:rFonts w:cs="Arial"/>
              </w:rPr>
              <w:t>) i.</w:t>
            </w:r>
          </w:p>
        </w:tc>
        <w:tc>
          <w:tcPr>
            <w:tcW w:w="4665" w:type="pct"/>
          </w:tcPr>
          <w:p w14:paraId="0386708A" w14:textId="09513DE6" w:rsidR="00D753A5" w:rsidRPr="00056BE9"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rsidRPr="00AB0AC3">
              <w:t xml:space="preserve">The </w:t>
            </w:r>
            <w:r w:rsidRPr="00AB0AC3">
              <w:rPr>
                <w:bCs/>
                <w:i/>
                <w:iCs/>
              </w:rPr>
              <w:t>corporate group</w:t>
            </w:r>
            <w:r w:rsidRPr="00056BE9">
              <w:t xml:space="preserve">* has converted </w:t>
            </w:r>
            <w:r w:rsidRPr="009641B1">
              <w:rPr>
                <w:i/>
                <w:iCs/>
              </w:rPr>
              <w:t>natural forest</w:t>
            </w:r>
            <w:r w:rsidR="005A14ED" w:rsidRPr="005A14ED">
              <w:t>*</w:t>
            </w:r>
            <w:r w:rsidRPr="005A14ED">
              <w:t xml:space="preserve"> to</w:t>
            </w:r>
            <w:r w:rsidRPr="00056BE9">
              <w:t xml:space="preserve"> plantation or non-forest </w:t>
            </w:r>
            <w:r w:rsidRPr="003F37F7">
              <w:rPr>
                <w:i/>
                <w:iCs/>
              </w:rPr>
              <w:t>land use</w:t>
            </w:r>
            <w:r w:rsidR="006532BC">
              <w:rPr>
                <w:i/>
                <w:iCs/>
              </w:rPr>
              <w:t>*</w:t>
            </w:r>
            <w:r w:rsidRPr="00056BE9">
              <w:t xml:space="preserve"> exceeding the </w:t>
            </w:r>
            <w:r w:rsidRPr="003F37F7">
              <w:rPr>
                <w:i/>
                <w:iCs/>
              </w:rPr>
              <w:t>threshold</w:t>
            </w:r>
            <w:r w:rsidR="00F0048F">
              <w:t>*</w:t>
            </w:r>
            <w:r w:rsidRPr="00056BE9">
              <w:t xml:space="preserve"> for </w:t>
            </w:r>
            <w:r w:rsidRPr="00634513">
              <w:t>significant conversion</w:t>
            </w:r>
            <w:r w:rsidRPr="00056BE9">
              <w:t>.</w:t>
            </w:r>
          </w:p>
        </w:tc>
      </w:tr>
      <w:tr w:rsidR="00D753A5" w14:paraId="56EFDDCE"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015B2EAA" w14:textId="1FB1B7DC" w:rsidR="00D753A5" w:rsidRDefault="00D753A5" w:rsidP="00270C3F">
            <w:pPr>
              <w:spacing w:before="0" w:after="0"/>
            </w:pPr>
            <w:r>
              <w:t>d</w:t>
            </w:r>
            <w:r w:rsidR="006250AC">
              <w:rPr>
                <w:rFonts w:cs="Arial"/>
              </w:rPr>
              <w:t>) ii.</w:t>
            </w:r>
          </w:p>
        </w:tc>
        <w:tc>
          <w:tcPr>
            <w:tcW w:w="4665" w:type="pct"/>
          </w:tcPr>
          <w:p w14:paraId="2219E842" w14:textId="72752AF1" w:rsidR="00D753A5" w:rsidRPr="00AB0AC3"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rsidRPr="00AB0AC3">
              <w:t xml:space="preserve">The </w:t>
            </w:r>
            <w:r w:rsidRPr="00AB0AC3">
              <w:rPr>
                <w:bCs/>
                <w:i/>
                <w:iCs/>
              </w:rPr>
              <w:t>corporate group</w:t>
            </w:r>
            <w:r w:rsidRPr="00056BE9">
              <w:t xml:space="preserve">* has not protected its </w:t>
            </w:r>
            <w:r w:rsidRPr="00056BE9">
              <w:rPr>
                <w:i/>
              </w:rPr>
              <w:t>management unit</w:t>
            </w:r>
            <w:r w:rsidRPr="00056BE9">
              <w:t xml:space="preserve">* boundaries from </w:t>
            </w:r>
            <w:r w:rsidRPr="009641B1">
              <w:rPr>
                <w:i/>
                <w:iCs/>
              </w:rPr>
              <w:t>conversion</w:t>
            </w:r>
            <w:r w:rsidR="005A14ED" w:rsidRPr="009641B1">
              <w:rPr>
                <w:i/>
                <w:iCs/>
              </w:rPr>
              <w:t>*</w:t>
            </w:r>
            <w:r w:rsidRPr="005A14ED">
              <w:t xml:space="preserve"> due</w:t>
            </w:r>
            <w:r w:rsidRPr="00056BE9">
              <w:t xml:space="preserve"> to </w:t>
            </w:r>
            <w:r w:rsidRPr="003F37F7">
              <w:rPr>
                <w:i/>
                <w:iCs/>
              </w:rPr>
              <w:t>encroachment</w:t>
            </w:r>
            <w:r w:rsidR="00F64F87">
              <w:rPr>
                <w:i/>
                <w:iCs/>
              </w:rPr>
              <w:t>*</w:t>
            </w:r>
            <w:r w:rsidRPr="00056BE9">
              <w:t xml:space="preserve">, </w:t>
            </w:r>
            <w:r w:rsidRPr="003F37F7">
              <w:rPr>
                <w:i/>
                <w:iCs/>
              </w:rPr>
              <w:t>illegal logging</w:t>
            </w:r>
            <w:r w:rsidR="00074C12">
              <w:rPr>
                <w:i/>
                <w:iCs/>
              </w:rPr>
              <w:t>*</w:t>
            </w:r>
            <w:r w:rsidRPr="00056BE9">
              <w:t xml:space="preserve">, non-permitted agriculture, and non-permitted settlements which in aggregate result in exceeding the </w:t>
            </w:r>
            <w:r w:rsidRPr="003F37F7">
              <w:rPr>
                <w:i/>
                <w:iCs/>
              </w:rPr>
              <w:t>threshold</w:t>
            </w:r>
            <w:r w:rsidR="00F0048F">
              <w:rPr>
                <w:i/>
                <w:iCs/>
              </w:rPr>
              <w:t>*</w:t>
            </w:r>
            <w:r w:rsidRPr="00056BE9">
              <w:t xml:space="preserve"> for significant </w:t>
            </w:r>
            <w:r w:rsidRPr="002C0F64">
              <w:t>conversion</w:t>
            </w:r>
            <w:r w:rsidR="00AB0AC3" w:rsidRPr="005A14ED">
              <w:t>.</w:t>
            </w:r>
          </w:p>
        </w:tc>
      </w:tr>
      <w:tr w:rsidR="00D753A5" w14:paraId="62B362AF"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4B1D0529" w14:textId="6E007FD6" w:rsidR="00D753A5" w:rsidRDefault="00D753A5" w:rsidP="00270C3F">
            <w:pPr>
              <w:spacing w:before="0" w:after="0"/>
            </w:pPr>
            <w:r>
              <w:t>d</w:t>
            </w:r>
            <w:r w:rsidR="006250AC">
              <w:rPr>
                <w:rFonts w:cs="Arial"/>
              </w:rPr>
              <w:t>) iii.</w:t>
            </w:r>
          </w:p>
        </w:tc>
        <w:tc>
          <w:tcPr>
            <w:tcW w:w="4665" w:type="pct"/>
          </w:tcPr>
          <w:p w14:paraId="335BC578" w14:textId="5C4A1CBF" w:rsidR="00D753A5"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rsidRPr="00015983">
              <w:rPr>
                <w:rFonts w:eastAsia="Cambria" w:cs="Arial"/>
                <w:lang w:eastAsia="ja-JP"/>
              </w:rPr>
              <w:t xml:space="preserve">The </w:t>
            </w:r>
            <w:r>
              <w:rPr>
                <w:bCs/>
                <w:i/>
                <w:iCs/>
              </w:rPr>
              <w:t>corporate group</w:t>
            </w:r>
            <w:r>
              <w:rPr>
                <w:rFonts w:eastAsia="Cambria" w:cs="Arial"/>
                <w:lang w:eastAsia="ja-JP"/>
              </w:rPr>
              <w:t>*</w:t>
            </w:r>
            <w:r w:rsidRPr="00015983">
              <w:rPr>
                <w:rFonts w:eastAsia="Cambria" w:cs="Arial"/>
                <w:lang w:eastAsia="ja-JP"/>
              </w:rPr>
              <w:t xml:space="preserve"> does not maintain records which demonstrate </w:t>
            </w:r>
            <w:r w:rsidRPr="00015983">
              <w:t xml:space="preserve">that the </w:t>
            </w:r>
            <w:r>
              <w:rPr>
                <w:i/>
                <w:iCs/>
              </w:rPr>
              <w:t>corporate group*</w:t>
            </w:r>
            <w:r w:rsidRPr="00015983">
              <w:t xml:space="preserve"> is not involved in </w:t>
            </w:r>
            <w:r>
              <w:t xml:space="preserve">significant </w:t>
            </w:r>
            <w:r w:rsidRPr="00BE7FBA">
              <w:t>conversion</w:t>
            </w:r>
            <w:r w:rsidRPr="00015983">
              <w:rPr>
                <w:rFonts w:eastAsia="Cambria" w:cs="Arial"/>
                <w:lang w:eastAsia="ja-JP"/>
              </w:rPr>
              <w:t xml:space="preserve"> as described in 1.d.1</w:t>
            </w:r>
            <w:r>
              <w:rPr>
                <w:rFonts w:eastAsia="Cambria" w:cs="Arial"/>
                <w:lang w:eastAsia="ja-JP"/>
              </w:rPr>
              <w:t>,</w:t>
            </w:r>
            <w:r w:rsidRPr="00015983">
              <w:rPr>
                <w:rFonts w:eastAsia="Cambria" w:cs="Arial"/>
                <w:lang w:eastAsia="ja-JP"/>
              </w:rPr>
              <w:t xml:space="preserve"> does not make such records available to FSC representatives</w:t>
            </w:r>
            <w:r>
              <w:rPr>
                <w:rFonts w:eastAsia="Cambria" w:cs="Arial"/>
                <w:lang w:eastAsia="ja-JP"/>
              </w:rPr>
              <w:t xml:space="preserve">, and independent </w:t>
            </w:r>
            <w:r w:rsidRPr="003F37F7">
              <w:rPr>
                <w:rFonts w:eastAsia="Cambria" w:cs="Arial"/>
                <w:i/>
                <w:iCs/>
                <w:lang w:eastAsia="ja-JP"/>
              </w:rPr>
              <w:t>land cover</w:t>
            </w:r>
            <w:r w:rsidR="006532BC">
              <w:rPr>
                <w:rFonts w:eastAsia="Cambria" w:cs="Arial"/>
                <w:i/>
                <w:iCs/>
                <w:lang w:eastAsia="ja-JP"/>
              </w:rPr>
              <w:t>*</w:t>
            </w:r>
            <w:r>
              <w:rPr>
                <w:rFonts w:eastAsia="Cambria" w:cs="Arial"/>
                <w:lang w:eastAsia="ja-JP"/>
              </w:rPr>
              <w:t xml:space="preserve"> change maps indicate occurrence of significant </w:t>
            </w:r>
            <w:r w:rsidRPr="00BE7FBA">
              <w:rPr>
                <w:rFonts w:eastAsia="Cambria" w:cs="Arial"/>
                <w:lang w:eastAsia="ja-JP"/>
              </w:rPr>
              <w:t>conversion</w:t>
            </w:r>
            <w:r w:rsidRPr="00A05F4C">
              <w:rPr>
                <w:rFonts w:eastAsia="Cambria" w:cs="Arial"/>
                <w:lang w:eastAsia="ja-JP"/>
              </w:rPr>
              <w:t>.</w:t>
            </w:r>
          </w:p>
        </w:tc>
      </w:tr>
      <w:tr w:rsidR="00D753A5" w14:paraId="04F787E0"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1E4439" w:themeFill="text2" w:themeFillShade="BF"/>
          </w:tcPr>
          <w:p w14:paraId="684A49A1" w14:textId="58E9B966" w:rsidR="00D753A5" w:rsidRPr="00F82D4D" w:rsidRDefault="00A90B77" w:rsidP="00270C3F">
            <w:pPr>
              <w:spacing w:before="0" w:after="0"/>
              <w:rPr>
                <w:color w:val="FFFFFF" w:themeColor="background1"/>
              </w:rPr>
            </w:pPr>
            <w:r w:rsidRPr="00F82D4D">
              <w:rPr>
                <w:bCs/>
                <w:color w:val="FFFFFF" w:themeColor="background1"/>
              </w:rPr>
              <w:lastRenderedPageBreak/>
              <w:t>Part I.1.e:  Introduction of genetically modified organisms in forestry operations</w:t>
            </w:r>
          </w:p>
        </w:tc>
      </w:tr>
      <w:tr w:rsidR="004A5B94" w14:paraId="342FB15D"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57A3757D" w14:textId="23D90C28" w:rsidR="004A5B94" w:rsidRDefault="004A5B94" w:rsidP="00270C3F">
            <w:pPr>
              <w:spacing w:before="0" w:after="0"/>
              <w:rPr>
                <w:rFonts w:ascii="Arial" w:hAnsi="Arial" w:cs="Arial"/>
                <w:b w:val="0"/>
                <w:bCs/>
                <w:lang w:val="en-US"/>
              </w:rPr>
            </w:pPr>
            <w:r w:rsidRPr="00690D14">
              <w:rPr>
                <w:rFonts w:ascii="Arial" w:hAnsi="Arial" w:cs="Arial"/>
                <w:lang w:val="en-US"/>
              </w:rPr>
              <w:t>e</w:t>
            </w:r>
            <w:r w:rsidR="006250AC">
              <w:rPr>
                <w:rFonts w:cs="Arial"/>
              </w:rPr>
              <w:t>) i.</w:t>
            </w:r>
          </w:p>
        </w:tc>
        <w:tc>
          <w:tcPr>
            <w:tcW w:w="4665" w:type="pct"/>
          </w:tcPr>
          <w:p w14:paraId="27243C72" w14:textId="0E7722D8" w:rsidR="004A5B94" w:rsidRPr="004A5B94" w:rsidRDefault="004A5B94" w:rsidP="00270C3F">
            <w:pPr>
              <w:spacing w:before="0" w:after="0"/>
              <w:cnfStyle w:val="000000000000" w:firstRow="0" w:lastRow="0" w:firstColumn="0" w:lastColumn="0" w:oddVBand="0" w:evenVBand="0" w:oddHBand="0" w:evenHBand="0" w:firstRowFirstColumn="0" w:firstRowLastColumn="0" w:lastRowFirstColumn="0" w:lastRowLastColumn="0"/>
              <w:rPr>
                <w:bCs/>
              </w:rPr>
            </w:pPr>
            <w:r w:rsidRPr="00690D14">
              <w:rPr>
                <w:rFonts w:ascii="Arial" w:hAnsi="Arial" w:cs="Arial"/>
                <w:bCs/>
                <w:lang w:val="en-US"/>
              </w:rPr>
              <w:t xml:space="preserve">Documented evidence that the </w:t>
            </w:r>
            <w:r w:rsidRPr="00AD48DA">
              <w:rPr>
                <w:rFonts w:ascii="Arial" w:hAnsi="Arial" w:cs="Arial"/>
                <w:bCs/>
                <w:i/>
                <w:iCs/>
                <w:lang w:val="en-US"/>
              </w:rPr>
              <w:t>corporate group*</w:t>
            </w:r>
            <w:r w:rsidRPr="00690D14">
              <w:rPr>
                <w:rFonts w:ascii="Arial" w:hAnsi="Arial" w:cs="Arial"/>
                <w:bCs/>
                <w:lang w:val="en-US"/>
              </w:rPr>
              <w:t xml:space="preserve"> has introduced genetically modified organisms to forestry operations</w:t>
            </w:r>
            <w:r w:rsidR="00BF067D">
              <w:rPr>
                <w:rFonts w:ascii="Arial" w:hAnsi="Arial" w:cs="Arial"/>
                <w:bCs/>
                <w:lang w:val="en-US"/>
              </w:rPr>
              <w:t xml:space="preserve"> for non-research purposes</w:t>
            </w:r>
            <w:r w:rsidRPr="00690D14">
              <w:rPr>
                <w:rFonts w:ascii="Arial" w:hAnsi="Arial" w:cs="Arial"/>
                <w:bCs/>
                <w:lang w:val="en-US"/>
              </w:rPr>
              <w:t>.</w:t>
            </w:r>
          </w:p>
        </w:tc>
      </w:tr>
      <w:tr w:rsidR="00D753A5" w14:paraId="2ABDF658"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1E4439" w:themeFill="text2" w:themeFillShade="BF"/>
          </w:tcPr>
          <w:p w14:paraId="24B40F5C" w14:textId="77777777" w:rsidR="00D753A5" w:rsidRDefault="00D753A5" w:rsidP="00270C3F">
            <w:pPr>
              <w:spacing w:before="0" w:after="0"/>
            </w:pPr>
            <w:r w:rsidRPr="00F82D4D">
              <w:rPr>
                <w:color w:val="FFFFFF" w:themeColor="background1"/>
              </w:rPr>
              <w:t>Part I.1.f:  Violation of any of the ILO Core Conventions</w:t>
            </w:r>
            <w:r w:rsidRPr="00F82D4D">
              <w:rPr>
                <w:rStyle w:val="FootnoteReference"/>
                <w:color w:val="FFFFFF" w:themeColor="background1"/>
              </w:rPr>
              <w:footnoteReference w:id="13"/>
            </w:r>
          </w:p>
        </w:tc>
      </w:tr>
      <w:tr w:rsidR="00D753A5" w14:paraId="2554490F"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2"/>
          </w:tcPr>
          <w:p w14:paraId="54A0511B" w14:textId="4E55F365" w:rsidR="00D753A5" w:rsidRPr="00020888" w:rsidRDefault="00D753A5" w:rsidP="00270C3F">
            <w:pPr>
              <w:spacing w:before="0" w:after="0"/>
              <w:rPr>
                <w:b w:val="0"/>
              </w:rPr>
            </w:pPr>
            <w:bookmarkStart w:id="234" w:name="_Hlk24376233"/>
            <w:r w:rsidRPr="00385E46">
              <w:rPr>
                <w:i/>
                <w:u w:val="single"/>
              </w:rPr>
              <w:t>Freedom of association</w:t>
            </w:r>
            <w:r w:rsidR="00677F90">
              <w:rPr>
                <w:i/>
                <w:u w:val="single"/>
              </w:rPr>
              <w:t>*</w:t>
            </w:r>
            <w:r w:rsidRPr="00385E46">
              <w:rPr>
                <w:i/>
                <w:u w:val="single"/>
              </w:rPr>
              <w:t xml:space="preserve"> and effective recognition of the right to collective bargaining</w:t>
            </w:r>
            <w:bookmarkEnd w:id="234"/>
          </w:p>
        </w:tc>
      </w:tr>
      <w:tr w:rsidR="00D753A5" w14:paraId="320E6EE4"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2D838C88" w14:textId="72D55313" w:rsidR="00D753A5" w:rsidRDefault="00D753A5" w:rsidP="00270C3F">
            <w:pPr>
              <w:spacing w:before="0" w:after="0"/>
            </w:pPr>
            <w:r>
              <w:t>f</w:t>
            </w:r>
            <w:r w:rsidR="00D1637C">
              <w:rPr>
                <w:rFonts w:cs="Arial"/>
              </w:rPr>
              <w:t>) i.</w:t>
            </w:r>
          </w:p>
        </w:tc>
        <w:tc>
          <w:tcPr>
            <w:tcW w:w="4665" w:type="pct"/>
          </w:tcPr>
          <w:p w14:paraId="2AB30D35" w14:textId="0D206F31" w:rsidR="00D753A5" w:rsidRPr="004636F3"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rsidRPr="00270C3F">
              <w:rPr>
                <w:i/>
                <w:iCs/>
              </w:rPr>
              <w:t>Workers</w:t>
            </w:r>
            <w:r w:rsidR="004636F3" w:rsidRPr="00270C3F">
              <w:rPr>
                <w:i/>
                <w:iCs/>
              </w:rPr>
              <w:t>*</w:t>
            </w:r>
            <w:r w:rsidRPr="004636F3">
              <w:t xml:space="preserve"> are impeded or hindered from establishing or joining worker organizations of their own choosing.</w:t>
            </w:r>
          </w:p>
        </w:tc>
      </w:tr>
      <w:tr w:rsidR="00D753A5" w14:paraId="0213E6D7"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6EC0E2FD" w14:textId="7CE0FE9A" w:rsidR="00D753A5" w:rsidRDefault="00D753A5" w:rsidP="00270C3F">
            <w:pPr>
              <w:spacing w:before="0" w:after="0"/>
            </w:pPr>
            <w:r>
              <w:t>f</w:t>
            </w:r>
            <w:r w:rsidR="00D1637C">
              <w:rPr>
                <w:rFonts w:cs="Arial"/>
              </w:rPr>
              <w:t>) ii.</w:t>
            </w:r>
          </w:p>
        </w:tc>
        <w:tc>
          <w:tcPr>
            <w:tcW w:w="4665" w:type="pct"/>
          </w:tcPr>
          <w:p w14:paraId="78D0ECA8" w14:textId="549ACA83" w:rsidR="00D753A5" w:rsidRPr="004636F3"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bookmarkStart w:id="235" w:name="_Hlk24370071"/>
            <w:r w:rsidRPr="004636F3">
              <w:t xml:space="preserve">The </w:t>
            </w:r>
            <w:r w:rsidRPr="004636F3">
              <w:rPr>
                <w:bCs/>
                <w:i/>
                <w:iCs/>
              </w:rPr>
              <w:t>corporate group</w:t>
            </w:r>
            <w:r w:rsidRPr="004636F3">
              <w:t>* demonstrates an intolerance for the full freedom of worker organizations to draw up their own constitutions and rules.</w:t>
            </w:r>
            <w:bookmarkEnd w:id="235"/>
          </w:p>
        </w:tc>
      </w:tr>
      <w:tr w:rsidR="00D753A5" w14:paraId="7FF8242C"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508B78AE" w14:textId="49049DA8" w:rsidR="00D753A5" w:rsidRDefault="00D753A5" w:rsidP="00270C3F">
            <w:pPr>
              <w:spacing w:before="0" w:after="0"/>
            </w:pPr>
            <w:r>
              <w:t>f</w:t>
            </w:r>
            <w:r w:rsidR="00D1637C">
              <w:rPr>
                <w:rFonts w:cs="Arial"/>
              </w:rPr>
              <w:t>) iii.</w:t>
            </w:r>
          </w:p>
        </w:tc>
        <w:tc>
          <w:tcPr>
            <w:tcW w:w="4665" w:type="pct"/>
          </w:tcPr>
          <w:p w14:paraId="11A19C5C" w14:textId="3B644DBE" w:rsidR="00D753A5" w:rsidRPr="004636F3"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rsidRPr="004636F3">
              <w:t xml:space="preserve">The </w:t>
            </w:r>
            <w:r w:rsidRPr="004636F3">
              <w:rPr>
                <w:bCs/>
                <w:i/>
                <w:iCs/>
              </w:rPr>
              <w:t>corporate group</w:t>
            </w:r>
            <w:r w:rsidRPr="004636F3">
              <w:t xml:space="preserve">* demonstrates a lack of </w:t>
            </w:r>
            <w:r w:rsidRPr="003F37F7">
              <w:rPr>
                <w:i/>
                <w:iCs/>
              </w:rPr>
              <w:t>respect</w:t>
            </w:r>
            <w:r w:rsidR="00D76493">
              <w:t>*</w:t>
            </w:r>
            <w:r w:rsidRPr="004636F3">
              <w:t xml:space="preserve"> for or hinders the </w:t>
            </w:r>
            <w:r w:rsidRPr="003F37F7">
              <w:rPr>
                <w:i/>
                <w:iCs/>
              </w:rPr>
              <w:t>rights</w:t>
            </w:r>
            <w:r w:rsidR="004B57DA">
              <w:t>*</w:t>
            </w:r>
            <w:r w:rsidRPr="004636F3">
              <w:t xml:space="preserve"> of </w:t>
            </w:r>
            <w:r w:rsidRPr="00270C3F">
              <w:rPr>
                <w:i/>
                <w:iCs/>
              </w:rPr>
              <w:t>workers</w:t>
            </w:r>
            <w:r w:rsidR="004636F3" w:rsidRPr="00270C3F">
              <w:rPr>
                <w:i/>
                <w:iCs/>
              </w:rPr>
              <w:t>*</w:t>
            </w:r>
            <w:r w:rsidRPr="004636F3">
              <w:t xml:space="preserve"> to engage in lawful activities related to forming, joining or assisting a workers’ organization, or the </w:t>
            </w:r>
            <w:r w:rsidRPr="003F37F7">
              <w:rPr>
                <w:i/>
                <w:iCs/>
              </w:rPr>
              <w:t>rights</w:t>
            </w:r>
            <w:r w:rsidR="004B57DA">
              <w:t>*</w:t>
            </w:r>
            <w:r w:rsidRPr="004636F3">
              <w:t xml:space="preserve"> of </w:t>
            </w:r>
            <w:r w:rsidRPr="00270C3F">
              <w:rPr>
                <w:i/>
                <w:iCs/>
              </w:rPr>
              <w:t>workers</w:t>
            </w:r>
            <w:r w:rsidR="004636F3" w:rsidRPr="004636F3">
              <w:t>*</w:t>
            </w:r>
            <w:r w:rsidR="00EA7B79" w:rsidRPr="004636F3">
              <w:t>.</w:t>
            </w:r>
          </w:p>
        </w:tc>
      </w:tr>
      <w:tr w:rsidR="00D753A5" w14:paraId="63C6DB43"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6D90B95F" w14:textId="51210AB3" w:rsidR="00D753A5" w:rsidRDefault="00D753A5" w:rsidP="00270C3F">
            <w:pPr>
              <w:spacing w:before="0" w:after="0"/>
            </w:pPr>
            <w:r>
              <w:t>f</w:t>
            </w:r>
            <w:r w:rsidR="00D1637C">
              <w:rPr>
                <w:rFonts w:cs="Arial"/>
              </w:rPr>
              <w:t>) iv.</w:t>
            </w:r>
          </w:p>
        </w:tc>
        <w:tc>
          <w:tcPr>
            <w:tcW w:w="4665" w:type="pct"/>
          </w:tcPr>
          <w:p w14:paraId="6424686C" w14:textId="7DDC38E8" w:rsidR="00D753A5"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t xml:space="preserve">The </w:t>
            </w:r>
            <w:r>
              <w:rPr>
                <w:bCs/>
                <w:i/>
                <w:iCs/>
              </w:rPr>
              <w:t>corporate group</w:t>
            </w:r>
            <w:r>
              <w:t xml:space="preserve">* has discriminated against or punished </w:t>
            </w:r>
            <w:r w:rsidRPr="009641B1">
              <w:rPr>
                <w:i/>
                <w:iCs/>
              </w:rPr>
              <w:t>workers</w:t>
            </w:r>
            <w:r w:rsidR="005A14ED" w:rsidRPr="005A14ED">
              <w:rPr>
                <w:i/>
                <w:iCs/>
              </w:rPr>
              <w:t>*</w:t>
            </w:r>
            <w:r>
              <w:t xml:space="preserve"> for engaging in lawful activities related to forming, joining or assisting a worker organization or choosing not to</w:t>
            </w:r>
            <w:r w:rsidR="00EA7B79">
              <w:t>.</w:t>
            </w:r>
          </w:p>
        </w:tc>
      </w:tr>
      <w:tr w:rsidR="00D753A5" w14:paraId="1399C48D"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5ED685FC" w14:textId="7BA4589B" w:rsidR="00D753A5" w:rsidRDefault="00D753A5" w:rsidP="00270C3F">
            <w:pPr>
              <w:spacing w:before="0" w:after="0"/>
            </w:pPr>
            <w:r>
              <w:t>f</w:t>
            </w:r>
            <w:r w:rsidR="00D1637C">
              <w:rPr>
                <w:rFonts w:cs="Arial"/>
              </w:rPr>
              <w:t>) v.</w:t>
            </w:r>
          </w:p>
        </w:tc>
        <w:tc>
          <w:tcPr>
            <w:tcW w:w="4665" w:type="pct"/>
          </w:tcPr>
          <w:p w14:paraId="66DEFCEC" w14:textId="1C744E00" w:rsidR="00D753A5"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rsidRPr="001B04A6">
              <w:t xml:space="preserve">The </w:t>
            </w:r>
            <w:r>
              <w:rPr>
                <w:bCs/>
                <w:i/>
                <w:iCs/>
              </w:rPr>
              <w:t>corporate group*</w:t>
            </w:r>
            <w:r w:rsidRPr="001B04A6">
              <w:t xml:space="preserve"> has failed to negotiate in good faith</w:t>
            </w:r>
            <w:r>
              <w:rPr>
                <w:rStyle w:val="FootnoteReference"/>
              </w:rPr>
              <w:footnoteReference w:id="14"/>
            </w:r>
            <w:r w:rsidRPr="001B04A6">
              <w:t xml:space="preserve"> with lawfully established worker organizations and/or worker organizations’ duly selected representatives with an aim to reach a collective bargaining agreement</w:t>
            </w:r>
            <w:r w:rsidR="00EA7B79">
              <w:t>.</w:t>
            </w:r>
          </w:p>
        </w:tc>
      </w:tr>
      <w:tr w:rsidR="00D753A5" w14:paraId="1A01F81C"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0D160E65" w14:textId="6AE81B81" w:rsidR="00D753A5" w:rsidRDefault="00D753A5" w:rsidP="00270C3F">
            <w:pPr>
              <w:spacing w:before="0" w:after="0"/>
            </w:pPr>
            <w:r>
              <w:t>f</w:t>
            </w:r>
            <w:r w:rsidR="00D1637C">
              <w:rPr>
                <w:rFonts w:cs="Arial"/>
              </w:rPr>
              <w:t>) vi.</w:t>
            </w:r>
          </w:p>
        </w:tc>
        <w:tc>
          <w:tcPr>
            <w:tcW w:w="4665" w:type="pct"/>
          </w:tcPr>
          <w:p w14:paraId="223302DF" w14:textId="686D54E4" w:rsidR="00D753A5"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rsidRPr="001B04A6">
              <w:t>Where they exist, collective bargaining agreements have been ignored and/or their implementation has been impeded</w:t>
            </w:r>
            <w:r w:rsidR="00EA7B79">
              <w:t>.</w:t>
            </w:r>
          </w:p>
        </w:tc>
      </w:tr>
      <w:tr w:rsidR="00D753A5" w14:paraId="4A21FAC9"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2"/>
          </w:tcPr>
          <w:p w14:paraId="5284C262" w14:textId="4B8CBDA3" w:rsidR="00D753A5" w:rsidRDefault="00FE3FD2" w:rsidP="00270C3F">
            <w:pPr>
              <w:spacing w:before="0" w:after="0"/>
            </w:pPr>
            <w:r>
              <w:rPr>
                <w:i/>
                <w:u w:val="single"/>
              </w:rPr>
              <w:t xml:space="preserve">Elimination of forced labour with </w:t>
            </w:r>
            <w:r w:rsidRPr="00C74C1C">
              <w:rPr>
                <w:i/>
                <w:u w:val="single"/>
              </w:rPr>
              <w:t>respect to employment and occupation</w:t>
            </w:r>
          </w:p>
        </w:tc>
      </w:tr>
      <w:tr w:rsidR="00D753A5" w14:paraId="09993072"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149ED6A0" w14:textId="5663847A" w:rsidR="00D753A5" w:rsidRDefault="00D753A5" w:rsidP="00270C3F">
            <w:pPr>
              <w:spacing w:before="0" w:after="0"/>
            </w:pPr>
            <w:r>
              <w:t>f</w:t>
            </w:r>
            <w:r w:rsidR="006670CB">
              <w:t>) xiv.</w:t>
            </w:r>
          </w:p>
        </w:tc>
        <w:tc>
          <w:tcPr>
            <w:tcW w:w="4665" w:type="pct"/>
          </w:tcPr>
          <w:p w14:paraId="2C9C774B" w14:textId="77777777" w:rsidR="00D753A5"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t xml:space="preserve">The </w:t>
            </w:r>
            <w:r>
              <w:rPr>
                <w:bCs/>
                <w:i/>
                <w:iCs/>
              </w:rPr>
              <w:t>corporate group</w:t>
            </w:r>
            <w:r>
              <w:t>* utilizes involuntary employment relationships (e.g., relationships that are not based on mutual consent) or work forced by the threat of penalty</w:t>
            </w:r>
          </w:p>
        </w:tc>
      </w:tr>
      <w:tr w:rsidR="00D753A5" w14:paraId="7FABB7D3"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54E441BB" w14:textId="42DE315C" w:rsidR="00D753A5" w:rsidRDefault="00D753A5" w:rsidP="00270C3F">
            <w:pPr>
              <w:spacing w:before="0" w:after="0"/>
            </w:pPr>
            <w:r>
              <w:t>f</w:t>
            </w:r>
            <w:r w:rsidR="006670CB">
              <w:t>) xv.</w:t>
            </w:r>
          </w:p>
        </w:tc>
        <w:tc>
          <w:tcPr>
            <w:tcW w:w="4665" w:type="pct"/>
          </w:tcPr>
          <w:p w14:paraId="53BA853D" w14:textId="77777777" w:rsidR="00D753A5"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t xml:space="preserve">The </w:t>
            </w:r>
            <w:r>
              <w:rPr>
                <w:bCs/>
                <w:i/>
                <w:iCs/>
              </w:rPr>
              <w:t>corporate group*</w:t>
            </w:r>
            <w:r>
              <w:t xml:space="preserve"> </w:t>
            </w:r>
            <w:bookmarkStart w:id="236" w:name="_Hlk24378524"/>
            <w:r>
              <w:t xml:space="preserve">utilizes forced or compulsory labor practices, including but not limited to: </w:t>
            </w:r>
          </w:p>
          <w:p w14:paraId="35965AFD" w14:textId="77777777" w:rsidR="00D753A5" w:rsidRDefault="00D753A5" w:rsidP="00270C3F">
            <w:pPr>
              <w:spacing w:before="0" w:after="0"/>
              <w:ind w:left="720"/>
              <w:cnfStyle w:val="000000000000" w:firstRow="0" w:lastRow="0" w:firstColumn="0" w:lastColumn="0" w:oddVBand="0" w:evenVBand="0" w:oddHBand="0" w:evenHBand="0" w:firstRowFirstColumn="0" w:firstRowLastColumn="0" w:lastRowFirstColumn="0" w:lastRowLastColumn="0"/>
            </w:pPr>
            <w:r>
              <w:t>- physical or sexual violence</w:t>
            </w:r>
          </w:p>
          <w:p w14:paraId="642D6FFA" w14:textId="77777777" w:rsidR="00D753A5" w:rsidRDefault="00D753A5" w:rsidP="00270C3F">
            <w:pPr>
              <w:spacing w:before="0" w:after="0"/>
              <w:ind w:left="720"/>
              <w:cnfStyle w:val="000000000000" w:firstRow="0" w:lastRow="0" w:firstColumn="0" w:lastColumn="0" w:oddVBand="0" w:evenVBand="0" w:oddHBand="0" w:evenHBand="0" w:firstRowFirstColumn="0" w:firstRowLastColumn="0" w:lastRowFirstColumn="0" w:lastRowLastColumn="0"/>
            </w:pPr>
            <w:r>
              <w:t>- bonded labor</w:t>
            </w:r>
          </w:p>
          <w:p w14:paraId="3E2DC261" w14:textId="77777777" w:rsidR="00D753A5" w:rsidRDefault="00D753A5" w:rsidP="00270C3F">
            <w:pPr>
              <w:spacing w:before="0" w:after="0"/>
              <w:ind w:left="720"/>
              <w:cnfStyle w:val="000000000000" w:firstRow="0" w:lastRow="0" w:firstColumn="0" w:lastColumn="0" w:oddVBand="0" w:evenVBand="0" w:oddHBand="0" w:evenHBand="0" w:firstRowFirstColumn="0" w:firstRowLastColumn="0" w:lastRowFirstColumn="0" w:lastRowLastColumn="0"/>
            </w:pPr>
            <w:r>
              <w:t>- withholding wages, including payment of employment fees and/or payment of deposit to commence employment</w:t>
            </w:r>
          </w:p>
          <w:p w14:paraId="7C86E70A" w14:textId="77777777" w:rsidR="00D753A5" w:rsidRDefault="00D753A5" w:rsidP="00270C3F">
            <w:pPr>
              <w:spacing w:before="0" w:after="0"/>
              <w:ind w:left="720"/>
              <w:cnfStyle w:val="000000000000" w:firstRow="0" w:lastRow="0" w:firstColumn="0" w:lastColumn="0" w:oddVBand="0" w:evenVBand="0" w:oddHBand="0" w:evenHBand="0" w:firstRowFirstColumn="0" w:firstRowLastColumn="0" w:lastRowFirstColumn="0" w:lastRowLastColumn="0"/>
            </w:pPr>
            <w:r>
              <w:t>- restriction of mobility or movement</w:t>
            </w:r>
          </w:p>
          <w:p w14:paraId="5E5A68BC" w14:textId="77777777" w:rsidR="00D753A5" w:rsidRDefault="00D753A5" w:rsidP="00270C3F">
            <w:pPr>
              <w:spacing w:before="0" w:after="0"/>
              <w:ind w:left="720"/>
              <w:cnfStyle w:val="000000000000" w:firstRow="0" w:lastRow="0" w:firstColumn="0" w:lastColumn="0" w:oddVBand="0" w:evenVBand="0" w:oddHBand="0" w:evenHBand="0" w:firstRowFirstColumn="0" w:firstRowLastColumn="0" w:lastRowFirstColumn="0" w:lastRowLastColumn="0"/>
            </w:pPr>
            <w:r>
              <w:t>- retention of passports and identity documents</w:t>
            </w:r>
          </w:p>
          <w:p w14:paraId="4D70E91C" w14:textId="09489386" w:rsidR="00D753A5" w:rsidRDefault="00D753A5" w:rsidP="00270C3F">
            <w:pPr>
              <w:spacing w:before="0" w:after="0"/>
              <w:ind w:left="720"/>
              <w:cnfStyle w:val="000000000000" w:firstRow="0" w:lastRow="0" w:firstColumn="0" w:lastColumn="0" w:oddVBand="0" w:evenVBand="0" w:oddHBand="0" w:evenHBand="0" w:firstRowFirstColumn="0" w:firstRowLastColumn="0" w:lastRowFirstColumn="0" w:lastRowLastColumn="0"/>
            </w:pPr>
            <w:r>
              <w:t xml:space="preserve">- threats of denunciation to relevant authorities. </w:t>
            </w:r>
            <w:bookmarkEnd w:id="236"/>
          </w:p>
        </w:tc>
      </w:tr>
      <w:tr w:rsidR="00D753A5" w14:paraId="2896635B"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2"/>
          </w:tcPr>
          <w:p w14:paraId="79B825FD" w14:textId="77777777" w:rsidR="00D753A5" w:rsidRDefault="00D753A5" w:rsidP="00270C3F">
            <w:pPr>
              <w:spacing w:before="0" w:after="0"/>
            </w:pPr>
            <w:r w:rsidRPr="00C74C1C">
              <w:rPr>
                <w:i/>
                <w:u w:val="single"/>
              </w:rPr>
              <w:t>A</w:t>
            </w:r>
            <w:r>
              <w:rPr>
                <w:i/>
                <w:u w:val="single"/>
              </w:rPr>
              <w:t>bolition of child</w:t>
            </w:r>
            <w:r w:rsidRPr="00C74C1C">
              <w:rPr>
                <w:i/>
                <w:u w:val="single"/>
              </w:rPr>
              <w:t xml:space="preserve"> labo</w:t>
            </w:r>
            <w:r>
              <w:rPr>
                <w:i/>
                <w:u w:val="single"/>
              </w:rPr>
              <w:t>u</w:t>
            </w:r>
            <w:r w:rsidRPr="00C74C1C">
              <w:rPr>
                <w:i/>
                <w:u w:val="single"/>
              </w:rPr>
              <w:t>r</w:t>
            </w:r>
          </w:p>
        </w:tc>
      </w:tr>
      <w:tr w:rsidR="00D753A5" w14:paraId="66438B5C"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2C6E6B0F" w14:textId="6118659F" w:rsidR="00D753A5" w:rsidRDefault="006670CB" w:rsidP="00270C3F">
            <w:pPr>
              <w:spacing w:before="0" w:after="0"/>
            </w:pPr>
            <w:r>
              <w:t xml:space="preserve">f) </w:t>
            </w:r>
            <w:r w:rsidR="00B91651">
              <w:t>xvi.</w:t>
            </w:r>
          </w:p>
        </w:tc>
        <w:tc>
          <w:tcPr>
            <w:tcW w:w="4665" w:type="pct"/>
          </w:tcPr>
          <w:p w14:paraId="230DDF7D" w14:textId="3103164A" w:rsidR="00D753A5"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rsidRPr="00C567A7">
              <w:t xml:space="preserve">Except where permitted by national laws, the </w:t>
            </w:r>
            <w:r>
              <w:rPr>
                <w:bCs/>
                <w:i/>
                <w:iCs/>
              </w:rPr>
              <w:t>corporate group</w:t>
            </w:r>
            <w:r>
              <w:t>*</w:t>
            </w:r>
            <w:r w:rsidRPr="00C567A7">
              <w:t xml:space="preserve"> employs </w:t>
            </w:r>
            <w:r w:rsidRPr="003F37F7">
              <w:rPr>
                <w:i/>
                <w:iCs/>
              </w:rPr>
              <w:t>workers</w:t>
            </w:r>
            <w:r w:rsidR="003C36C4">
              <w:t>*</w:t>
            </w:r>
            <w:r w:rsidRPr="00C567A7">
              <w:t xml:space="preserve"> below the age of 15, or below the minimum age for light work as stated under national or local laws</w:t>
            </w:r>
            <w:r w:rsidR="004352D2">
              <w:t>.</w:t>
            </w:r>
          </w:p>
        </w:tc>
      </w:tr>
      <w:tr w:rsidR="00D753A5" w14:paraId="69EB51F9" w14:textId="77777777" w:rsidTr="007F0DD2">
        <w:trPr>
          <w:trHeight w:val="20"/>
        </w:trPr>
        <w:tc>
          <w:tcPr>
            <w:cnfStyle w:val="001000000000" w:firstRow="0" w:lastRow="0" w:firstColumn="1" w:lastColumn="0" w:oddVBand="0" w:evenVBand="0" w:oddHBand="0" w:evenHBand="0" w:firstRowFirstColumn="0" w:firstRowLastColumn="0" w:lastRowFirstColumn="0" w:lastRowLastColumn="0"/>
            <w:tcW w:w="335" w:type="pct"/>
          </w:tcPr>
          <w:p w14:paraId="4846372A" w14:textId="7FFF5E5F" w:rsidR="00D753A5" w:rsidRDefault="00B91651" w:rsidP="00270C3F">
            <w:pPr>
              <w:spacing w:before="0" w:after="0"/>
            </w:pPr>
            <w:r>
              <w:t>f) xvii.</w:t>
            </w:r>
          </w:p>
        </w:tc>
        <w:tc>
          <w:tcPr>
            <w:tcW w:w="4665" w:type="pct"/>
          </w:tcPr>
          <w:p w14:paraId="48BF31EE" w14:textId="31A70D59" w:rsidR="00D753A5" w:rsidRDefault="00D753A5" w:rsidP="00270C3F">
            <w:pPr>
              <w:spacing w:before="0" w:after="0"/>
              <w:cnfStyle w:val="000000000000" w:firstRow="0" w:lastRow="0" w:firstColumn="0" w:lastColumn="0" w:oddVBand="0" w:evenVBand="0" w:oddHBand="0" w:evenHBand="0" w:firstRowFirstColumn="0" w:firstRowLastColumn="0" w:lastRowFirstColumn="0" w:lastRowLastColumn="0"/>
            </w:pPr>
            <w:r>
              <w:t>Persons under the age of 18 are engaged in hazardous or heavy work</w:t>
            </w:r>
            <w:r w:rsidR="004352D2">
              <w:t>.</w:t>
            </w:r>
          </w:p>
        </w:tc>
      </w:tr>
    </w:tbl>
    <w:p w14:paraId="34B4C8AC" w14:textId="57DC6B15" w:rsidR="005738E1" w:rsidRDefault="005738E1">
      <w:pPr>
        <w:spacing w:before="0" w:after="160" w:line="259" w:lineRule="auto"/>
      </w:pPr>
    </w:p>
    <w:p w14:paraId="3E04E91C" w14:textId="77777777" w:rsidR="005738E1" w:rsidRDefault="005738E1">
      <w:pPr>
        <w:spacing w:before="0" w:after="160" w:line="259" w:lineRule="auto"/>
      </w:pPr>
      <w:r>
        <w:br w:type="page"/>
      </w:r>
    </w:p>
    <w:p w14:paraId="7C467A5C" w14:textId="694B3486" w:rsidR="00235FE2" w:rsidRPr="00EB791B" w:rsidRDefault="006F050D" w:rsidP="00CA4D71">
      <w:pPr>
        <w:pStyle w:val="Heading1"/>
        <w:rPr>
          <w:rFonts w:asciiTheme="minorHAnsi" w:hAnsiTheme="minorHAnsi" w:cstheme="minorHAnsi"/>
          <w:b/>
          <w:bCs/>
        </w:rPr>
      </w:pPr>
      <w:bookmarkStart w:id="237" w:name="_Ref109118940"/>
      <w:bookmarkStart w:id="238" w:name="_Toc130303143"/>
      <w:r w:rsidRPr="00AC4FFE">
        <w:rPr>
          <w:rFonts w:asciiTheme="minorHAnsi" w:hAnsiTheme="minorHAnsi" w:cstheme="minorHAnsi"/>
          <w:b/>
          <w:bCs/>
        </w:rPr>
        <w:lastRenderedPageBreak/>
        <w:t xml:space="preserve">Annex </w:t>
      </w:r>
      <w:r w:rsidR="00A901AF" w:rsidRPr="00AC4FFE">
        <w:rPr>
          <w:rFonts w:asciiTheme="minorHAnsi" w:hAnsiTheme="minorHAnsi" w:cstheme="minorHAnsi"/>
          <w:b/>
          <w:bCs/>
        </w:rPr>
        <w:t>5</w:t>
      </w:r>
      <w:r w:rsidRPr="00AC4FFE">
        <w:rPr>
          <w:rFonts w:asciiTheme="minorHAnsi" w:hAnsiTheme="minorHAnsi" w:cstheme="minorHAnsi"/>
          <w:b/>
          <w:bCs/>
        </w:rPr>
        <w:t>: Requirements for Certification Bodies</w:t>
      </w:r>
      <w:bookmarkEnd w:id="237"/>
      <w:bookmarkEnd w:id="238"/>
      <w:r w:rsidR="00235FE2" w:rsidRPr="00EB791B">
        <w:rPr>
          <w:rFonts w:asciiTheme="minorHAnsi" w:hAnsiTheme="minorHAnsi" w:cstheme="minorHAnsi"/>
          <w:b/>
          <w:bCs/>
        </w:rPr>
        <w:t xml:space="preserve"> </w:t>
      </w:r>
    </w:p>
    <w:p w14:paraId="151461E9" w14:textId="672F7A13" w:rsidR="00031DAD" w:rsidRPr="009641B1" w:rsidRDefault="00235FE2" w:rsidP="00E951EC">
      <w:pPr>
        <w:spacing w:before="0" w:after="0" w:line="240" w:lineRule="auto"/>
        <w:jc w:val="both"/>
        <w:textAlignment w:val="baseline"/>
      </w:pPr>
      <w:r w:rsidRPr="009641B1">
        <w:rPr>
          <w:rFonts w:ascii="Arial" w:eastAsia="Times New Roman" w:hAnsi="Arial" w:cs="Arial"/>
        </w:rPr>
        <w:t xml:space="preserve">This annex outlines </w:t>
      </w:r>
      <w:r w:rsidR="00203199" w:rsidRPr="009641B1">
        <w:rPr>
          <w:rFonts w:ascii="Arial" w:eastAsia="Times New Roman" w:hAnsi="Arial" w:cs="Arial"/>
        </w:rPr>
        <w:t xml:space="preserve">the </w:t>
      </w:r>
      <w:r w:rsidR="00031DAD" w:rsidRPr="009641B1">
        <w:rPr>
          <w:rFonts w:ascii="Arial" w:eastAsia="Times New Roman" w:hAnsi="Arial" w:cs="Arial"/>
        </w:rPr>
        <w:t xml:space="preserve">requirements for certification bodies </w:t>
      </w:r>
      <w:r w:rsidR="00122FDD" w:rsidRPr="009641B1">
        <w:rPr>
          <w:rFonts w:ascii="Arial" w:eastAsia="Times New Roman" w:hAnsi="Arial" w:cs="Arial"/>
        </w:rPr>
        <w:t xml:space="preserve">in cases where </w:t>
      </w:r>
      <w:r w:rsidR="00122FDD" w:rsidRPr="009641B1">
        <w:rPr>
          <w:i/>
        </w:rPr>
        <w:t>The Organization</w:t>
      </w:r>
      <w:r w:rsidR="00122FDD" w:rsidRPr="009641B1">
        <w:t>* is implementing</w:t>
      </w:r>
      <w:r w:rsidR="00031DAD" w:rsidRPr="009641B1">
        <w:t xml:space="preserve"> the </w:t>
      </w:r>
      <w:r w:rsidR="00E83132" w:rsidRPr="009641B1">
        <w:t>R</w:t>
      </w:r>
      <w:r w:rsidR="00122FDD" w:rsidRPr="009641B1">
        <w:t xml:space="preserve">emedy </w:t>
      </w:r>
      <w:r w:rsidR="00E83132" w:rsidRPr="009641B1">
        <w:t>P</w:t>
      </w:r>
      <w:r w:rsidR="00122FDD" w:rsidRPr="009641B1">
        <w:t xml:space="preserve">lan. </w:t>
      </w:r>
    </w:p>
    <w:p w14:paraId="6E391E26" w14:textId="77777777" w:rsidR="00122FDD" w:rsidRPr="009641B1" w:rsidRDefault="00122FDD" w:rsidP="00E951EC">
      <w:pPr>
        <w:spacing w:before="0" w:after="0" w:line="240" w:lineRule="auto"/>
        <w:jc w:val="both"/>
        <w:textAlignment w:val="baseline"/>
        <w:rPr>
          <w:rFonts w:ascii="Arial" w:eastAsia="Times New Roman" w:hAnsi="Arial" w:cs="Arial"/>
        </w:rPr>
      </w:pPr>
    </w:p>
    <w:p w14:paraId="33AD6300" w14:textId="16D52865" w:rsidR="00031DAD" w:rsidRPr="00BB2380" w:rsidRDefault="00764A44" w:rsidP="00BB2380">
      <w:pPr>
        <w:spacing w:before="0" w:after="0" w:line="240" w:lineRule="auto"/>
        <w:ind w:left="851" w:hanging="851"/>
        <w:jc w:val="both"/>
        <w:textAlignment w:val="baseline"/>
      </w:pPr>
      <w:r w:rsidRPr="009641B1">
        <w:rPr>
          <w:rFonts w:ascii="Arial" w:eastAsia="Times New Roman" w:hAnsi="Arial" w:cs="Arial"/>
        </w:rPr>
        <w:t>NOTE</w:t>
      </w:r>
      <w:r w:rsidR="00031DAD" w:rsidRPr="009641B1">
        <w:rPr>
          <w:rFonts w:ascii="Arial" w:eastAsia="Times New Roman" w:hAnsi="Arial" w:cs="Arial"/>
        </w:rPr>
        <w:t xml:space="preserve">: </w:t>
      </w:r>
      <w:r w:rsidR="00222CE9">
        <w:rPr>
          <w:rFonts w:ascii="Arial" w:eastAsia="Times New Roman" w:hAnsi="Arial" w:cs="Arial"/>
        </w:rPr>
        <w:tab/>
      </w:r>
      <w:r w:rsidR="0062018D" w:rsidRPr="009641B1">
        <w:rPr>
          <w:rFonts w:ascii="Arial" w:eastAsia="Times New Roman" w:hAnsi="Arial" w:cs="Arial"/>
        </w:rPr>
        <w:t>O</w:t>
      </w:r>
      <w:r w:rsidR="00031DAD" w:rsidRPr="009641B1">
        <w:rPr>
          <w:rFonts w:ascii="Arial" w:eastAsia="Times New Roman" w:hAnsi="Arial" w:cs="Arial"/>
        </w:rPr>
        <w:t>nce</w:t>
      </w:r>
      <w:r w:rsidR="00031DAD" w:rsidRPr="009641B1">
        <w:rPr>
          <w:rFonts w:ascii="Arial" w:eastAsia="Times New Roman" w:hAnsi="Arial" w:cs="Arial"/>
          <w:i/>
        </w:rPr>
        <w:t xml:space="preserve"> The Organization</w:t>
      </w:r>
      <w:r w:rsidR="00031DAD" w:rsidRPr="009641B1">
        <w:rPr>
          <w:rFonts w:ascii="Arial" w:eastAsia="Times New Roman" w:hAnsi="Arial" w:cs="Arial"/>
        </w:rPr>
        <w:t xml:space="preserve">* has met </w:t>
      </w:r>
      <w:r w:rsidR="00031DAD" w:rsidRPr="009641B1">
        <w:rPr>
          <w:rFonts w:ascii="Arial" w:eastAsia="Times New Roman" w:hAnsi="Arial" w:cs="Arial"/>
          <w:i/>
        </w:rPr>
        <w:t>the Initial Implementation Threshold*</w:t>
      </w:r>
      <w:r w:rsidR="00031DAD" w:rsidRPr="009641B1">
        <w:rPr>
          <w:rFonts w:ascii="Arial" w:eastAsia="Times New Roman" w:hAnsi="Arial" w:cs="Arial"/>
        </w:rPr>
        <w:t xml:space="preserve"> and achieved forest management certification, the verification of the full implementation of the </w:t>
      </w:r>
      <w:r w:rsidR="00031DAD" w:rsidRPr="009641B1">
        <w:rPr>
          <w:rFonts w:ascii="Arial" w:eastAsia="Times New Roman" w:hAnsi="Arial" w:cs="Arial"/>
          <w:i/>
        </w:rPr>
        <w:t>FSC Remedy Framework</w:t>
      </w:r>
      <w:r w:rsidR="00031DAD" w:rsidRPr="009641B1">
        <w:rPr>
          <w:rFonts w:ascii="Arial" w:eastAsia="Times New Roman" w:hAnsi="Arial" w:cs="Arial"/>
        </w:rPr>
        <w:t xml:space="preserve"> can be done by the </w:t>
      </w:r>
      <w:r w:rsidR="00031DAD" w:rsidRPr="009641B1">
        <w:rPr>
          <w:rFonts w:ascii="Arial" w:eastAsia="Times New Roman" w:hAnsi="Arial" w:cs="Arial"/>
          <w:i/>
        </w:rPr>
        <w:t>Third Party Verifier</w:t>
      </w:r>
      <w:r w:rsidR="00E83132" w:rsidRPr="009641B1">
        <w:rPr>
          <w:rFonts w:ascii="Arial" w:eastAsia="Times New Roman" w:hAnsi="Arial" w:cs="Arial"/>
        </w:rPr>
        <w:t>*</w:t>
      </w:r>
      <w:r w:rsidR="00031DAD" w:rsidRPr="009641B1">
        <w:rPr>
          <w:rFonts w:ascii="Arial" w:eastAsia="Times New Roman" w:hAnsi="Arial" w:cs="Arial"/>
        </w:rPr>
        <w:t xml:space="preserve"> or by the certification body (see</w:t>
      </w:r>
      <w:r w:rsidR="00D777F8" w:rsidRPr="009641B1">
        <w:rPr>
          <w:rFonts w:ascii="Arial" w:eastAsia="Times New Roman" w:hAnsi="Arial" w:cs="Arial"/>
        </w:rPr>
        <w:t xml:space="preserve"> the entry for </w:t>
      </w:r>
      <w:r w:rsidR="00D777F8" w:rsidRPr="003F37F7">
        <w:rPr>
          <w:rFonts w:ascii="Arial" w:eastAsia="Times New Roman" w:hAnsi="Arial" w:cs="Arial"/>
          <w:i/>
          <w:iCs/>
        </w:rPr>
        <w:t>Third Party Verifier</w:t>
      </w:r>
      <w:r w:rsidR="002905C5">
        <w:rPr>
          <w:rFonts w:ascii="Arial" w:eastAsia="Times New Roman" w:hAnsi="Arial" w:cs="Arial"/>
        </w:rPr>
        <w:t xml:space="preserve">* </w:t>
      </w:r>
      <w:r w:rsidR="00D777F8" w:rsidRPr="009641B1">
        <w:rPr>
          <w:rFonts w:ascii="Arial" w:eastAsia="Times New Roman" w:hAnsi="Arial" w:cs="Arial"/>
        </w:rPr>
        <w:t>in the</w:t>
      </w:r>
      <w:r w:rsidR="00031DAD" w:rsidRPr="009641B1">
        <w:rPr>
          <w:rFonts w:ascii="Arial" w:eastAsia="Times New Roman" w:hAnsi="Arial" w:cs="Arial"/>
        </w:rPr>
        <w:t xml:space="preserve"> </w:t>
      </w:r>
      <w:r w:rsidR="006441FF">
        <w:rPr>
          <w:rFonts w:ascii="Arial" w:eastAsia="Times New Roman" w:hAnsi="Arial" w:cs="Arial"/>
        </w:rPr>
        <w:t>Terms and Definitions).</w:t>
      </w:r>
    </w:p>
    <w:p w14:paraId="1DBBCE85" w14:textId="77777777" w:rsidR="00031DAD" w:rsidRPr="009641B1" w:rsidRDefault="00031DAD" w:rsidP="00E951EC">
      <w:pPr>
        <w:spacing w:before="0" w:after="0" w:line="240" w:lineRule="auto"/>
        <w:jc w:val="both"/>
        <w:textAlignment w:val="baseline"/>
        <w:rPr>
          <w:rFonts w:ascii="Arial" w:eastAsia="Times New Roman" w:hAnsi="Arial" w:cs="Arial"/>
        </w:rPr>
      </w:pPr>
    </w:p>
    <w:p w14:paraId="71D1BCD2" w14:textId="3F70BB92" w:rsidR="007D30DD" w:rsidRPr="009641B1" w:rsidRDefault="00C6796E" w:rsidP="00E951EC">
      <w:pPr>
        <w:spacing w:before="0" w:after="160" w:line="259" w:lineRule="auto"/>
        <w:jc w:val="both"/>
        <w:rPr>
          <w:rFonts w:ascii="Arial" w:eastAsia="Times New Roman" w:hAnsi="Arial" w:cs="Arial"/>
        </w:rPr>
      </w:pPr>
      <w:r w:rsidRPr="009641B1">
        <w:rPr>
          <w:rFonts w:ascii="Arial" w:eastAsia="Times New Roman" w:hAnsi="Arial" w:cs="Arial"/>
        </w:rPr>
        <w:t xml:space="preserve">1. </w:t>
      </w:r>
      <w:r w:rsidR="009D09C4" w:rsidRPr="009641B1">
        <w:rPr>
          <w:rFonts w:ascii="Arial" w:eastAsia="Times New Roman" w:hAnsi="Arial" w:cs="Arial"/>
        </w:rPr>
        <w:t>Before the main evaluation, t</w:t>
      </w:r>
      <w:r w:rsidR="00F546DF" w:rsidRPr="009641B1">
        <w:rPr>
          <w:rFonts w:ascii="Arial" w:eastAsia="Times New Roman" w:hAnsi="Arial" w:cs="Arial"/>
        </w:rPr>
        <w:t>he</w:t>
      </w:r>
      <w:r w:rsidRPr="009641B1">
        <w:rPr>
          <w:rFonts w:ascii="Arial" w:eastAsia="Times New Roman" w:hAnsi="Arial" w:cs="Arial"/>
        </w:rPr>
        <w:t xml:space="preserve"> certification body shall </w:t>
      </w:r>
      <w:r w:rsidR="00665069" w:rsidRPr="009641B1">
        <w:rPr>
          <w:rFonts w:ascii="Arial" w:eastAsia="Times New Roman" w:hAnsi="Arial" w:cs="Arial"/>
        </w:rPr>
        <w:t xml:space="preserve">confirm in the </w:t>
      </w:r>
      <w:r w:rsidR="00665069" w:rsidRPr="003F37F7">
        <w:rPr>
          <w:rFonts w:ascii="Arial" w:eastAsia="Times New Roman" w:hAnsi="Arial" w:cs="Arial"/>
        </w:rPr>
        <w:t>FSC Remedy Progress Website</w:t>
      </w:r>
      <w:r w:rsidR="00665069" w:rsidRPr="009641B1">
        <w:rPr>
          <w:rFonts w:ascii="Arial" w:eastAsia="Times New Roman" w:hAnsi="Arial" w:cs="Arial"/>
        </w:rPr>
        <w:t xml:space="preserve"> page for </w:t>
      </w:r>
      <w:r w:rsidR="00665069" w:rsidRPr="009641B1">
        <w:rPr>
          <w:rFonts w:ascii="Arial" w:eastAsia="Times New Roman" w:hAnsi="Arial" w:cs="Arial"/>
          <w:i/>
        </w:rPr>
        <w:t>The Organization</w:t>
      </w:r>
      <w:r w:rsidR="00665069" w:rsidRPr="009641B1">
        <w:rPr>
          <w:rFonts w:ascii="Arial" w:eastAsia="Times New Roman" w:hAnsi="Arial" w:cs="Arial"/>
        </w:rPr>
        <w:t xml:space="preserve">*, </w:t>
      </w:r>
      <w:r w:rsidR="007D30DD" w:rsidRPr="009641B1">
        <w:rPr>
          <w:rFonts w:ascii="Arial" w:eastAsia="Times New Roman" w:hAnsi="Arial" w:cs="Arial"/>
        </w:rPr>
        <w:t xml:space="preserve">that </w:t>
      </w:r>
      <w:r w:rsidR="00E32272" w:rsidRPr="009641B1">
        <w:rPr>
          <w:rFonts w:ascii="Arial" w:eastAsia="Times New Roman" w:hAnsi="Arial" w:cs="Arial"/>
          <w:i/>
        </w:rPr>
        <w:t>The Organization</w:t>
      </w:r>
      <w:r w:rsidR="00E32272" w:rsidRPr="009641B1">
        <w:rPr>
          <w:rFonts w:ascii="Arial" w:eastAsia="Times New Roman" w:hAnsi="Arial" w:cs="Arial"/>
        </w:rPr>
        <w:t xml:space="preserve">* has successfully met the </w:t>
      </w:r>
      <w:r w:rsidR="00E32272" w:rsidRPr="009641B1">
        <w:rPr>
          <w:rFonts w:ascii="Arial" w:eastAsia="Times New Roman" w:hAnsi="Arial" w:cs="Arial"/>
          <w:i/>
        </w:rPr>
        <w:t>Initial Implementation Threshold</w:t>
      </w:r>
      <w:r w:rsidR="00E32272" w:rsidRPr="009641B1">
        <w:rPr>
          <w:rFonts w:ascii="Arial" w:eastAsia="Times New Roman" w:hAnsi="Arial" w:cs="Arial"/>
        </w:rPr>
        <w:t xml:space="preserve">*, including </w:t>
      </w:r>
      <w:r w:rsidR="00E32272" w:rsidRPr="009641B1">
        <w:rPr>
          <w:rFonts w:ascii="Arial" w:eastAsia="Times New Roman" w:hAnsi="Arial" w:cs="Arial"/>
          <w:i/>
        </w:rPr>
        <w:t xml:space="preserve">Initial </w:t>
      </w:r>
      <w:r w:rsidR="00716A2D">
        <w:rPr>
          <w:rFonts w:ascii="Arial" w:eastAsia="Times New Roman" w:hAnsi="Arial" w:cs="Arial"/>
          <w:i/>
        </w:rPr>
        <w:t>E</w:t>
      </w:r>
      <w:r w:rsidR="00E32272" w:rsidRPr="009641B1">
        <w:rPr>
          <w:rFonts w:ascii="Arial" w:eastAsia="Times New Roman" w:hAnsi="Arial" w:cs="Arial"/>
          <w:i/>
        </w:rPr>
        <w:t xml:space="preserve">nvironmental </w:t>
      </w:r>
      <w:r w:rsidR="00716A2D">
        <w:rPr>
          <w:rFonts w:ascii="Arial" w:eastAsia="Times New Roman" w:hAnsi="Arial" w:cs="Arial"/>
          <w:i/>
        </w:rPr>
        <w:t>R</w:t>
      </w:r>
      <w:r w:rsidR="00E32272" w:rsidRPr="009641B1">
        <w:rPr>
          <w:rFonts w:ascii="Arial" w:eastAsia="Times New Roman" w:hAnsi="Arial" w:cs="Arial"/>
          <w:i/>
        </w:rPr>
        <w:t>emedy threshold</w:t>
      </w:r>
      <w:r w:rsidR="00E32272" w:rsidRPr="009641B1">
        <w:rPr>
          <w:rFonts w:ascii="Arial" w:eastAsia="Times New Roman" w:hAnsi="Arial" w:cs="Arial"/>
        </w:rPr>
        <w:t xml:space="preserve">* and </w:t>
      </w:r>
      <w:r w:rsidR="00E32272" w:rsidRPr="009641B1">
        <w:rPr>
          <w:rFonts w:ascii="Arial" w:eastAsia="Times New Roman" w:hAnsi="Arial" w:cs="Arial"/>
          <w:i/>
        </w:rPr>
        <w:t xml:space="preserve">Initial </w:t>
      </w:r>
      <w:r w:rsidR="00716A2D">
        <w:rPr>
          <w:rFonts w:ascii="Arial" w:eastAsia="Times New Roman" w:hAnsi="Arial" w:cs="Arial"/>
          <w:i/>
        </w:rPr>
        <w:t>S</w:t>
      </w:r>
      <w:r w:rsidR="00E32272" w:rsidRPr="009641B1">
        <w:rPr>
          <w:rFonts w:ascii="Arial" w:eastAsia="Times New Roman" w:hAnsi="Arial" w:cs="Arial"/>
          <w:i/>
        </w:rPr>
        <w:t xml:space="preserve">ocial </w:t>
      </w:r>
      <w:r w:rsidR="00716A2D">
        <w:rPr>
          <w:rFonts w:ascii="Arial" w:eastAsia="Times New Roman" w:hAnsi="Arial" w:cs="Arial"/>
          <w:i/>
        </w:rPr>
        <w:t>R</w:t>
      </w:r>
      <w:r w:rsidR="00E32272" w:rsidRPr="009641B1">
        <w:rPr>
          <w:rFonts w:ascii="Arial" w:eastAsia="Times New Roman" w:hAnsi="Arial" w:cs="Arial"/>
          <w:i/>
        </w:rPr>
        <w:t xml:space="preserve">emedy </w:t>
      </w:r>
      <w:r w:rsidR="00716A2D">
        <w:rPr>
          <w:rFonts w:ascii="Arial" w:eastAsia="Times New Roman" w:hAnsi="Arial" w:cs="Arial"/>
          <w:i/>
        </w:rPr>
        <w:t>T</w:t>
      </w:r>
      <w:r w:rsidR="00E32272" w:rsidRPr="009641B1">
        <w:rPr>
          <w:rFonts w:ascii="Arial" w:eastAsia="Times New Roman" w:hAnsi="Arial" w:cs="Arial"/>
          <w:i/>
        </w:rPr>
        <w:t>hreshold</w:t>
      </w:r>
      <w:r w:rsidR="00E32272" w:rsidRPr="009641B1">
        <w:rPr>
          <w:rFonts w:ascii="Arial" w:eastAsia="Times New Roman" w:hAnsi="Arial" w:cs="Arial"/>
        </w:rPr>
        <w:t>*.</w:t>
      </w:r>
      <w:r w:rsidR="00665069" w:rsidRPr="009641B1">
        <w:rPr>
          <w:rFonts w:ascii="Arial" w:eastAsia="Times New Roman" w:hAnsi="Arial" w:cs="Arial"/>
        </w:rPr>
        <w:t xml:space="preserve"> </w:t>
      </w:r>
    </w:p>
    <w:p w14:paraId="36B5FEC1" w14:textId="7ADC3CBC" w:rsidR="00192BBE" w:rsidRPr="009641B1" w:rsidRDefault="007D30DD" w:rsidP="00E951EC">
      <w:pPr>
        <w:spacing w:before="0" w:after="160" w:line="259" w:lineRule="auto"/>
        <w:jc w:val="both"/>
      </w:pPr>
      <w:r w:rsidRPr="009641B1">
        <w:rPr>
          <w:rFonts w:ascii="Arial" w:eastAsia="Times New Roman" w:hAnsi="Arial" w:cs="Arial"/>
        </w:rPr>
        <w:t xml:space="preserve">2. </w:t>
      </w:r>
      <w:r w:rsidR="00AF4290" w:rsidRPr="009641B1">
        <w:rPr>
          <w:rFonts w:ascii="Arial" w:eastAsia="Times New Roman" w:hAnsi="Arial" w:cs="Arial"/>
        </w:rPr>
        <w:t>Before the main evaluation</w:t>
      </w:r>
      <w:r w:rsidR="00AF4290" w:rsidRPr="009641B1">
        <w:t>, t</w:t>
      </w:r>
      <w:r w:rsidR="00D253A9" w:rsidRPr="009641B1">
        <w:t xml:space="preserve">he certification body shall verify that </w:t>
      </w:r>
      <w:r w:rsidR="00D253A9" w:rsidRPr="009641B1">
        <w:rPr>
          <w:i/>
        </w:rPr>
        <w:t>The Organization</w:t>
      </w:r>
      <w:r w:rsidR="00D253A9" w:rsidRPr="009641B1">
        <w:t xml:space="preserve">* has not been </w:t>
      </w:r>
      <w:r w:rsidR="00D253A9" w:rsidRPr="009641B1">
        <w:rPr>
          <w:i/>
        </w:rPr>
        <w:t>directly or indirectly</w:t>
      </w:r>
      <w:r w:rsidR="00D253A9" w:rsidRPr="009641B1">
        <w:t xml:space="preserve">* involved in </w:t>
      </w:r>
      <w:r w:rsidR="00D253A9" w:rsidRPr="009641B1">
        <w:rPr>
          <w:i/>
        </w:rPr>
        <w:t>conversion</w:t>
      </w:r>
      <w:r w:rsidR="00D253A9" w:rsidRPr="009641B1">
        <w:t>* in the</w:t>
      </w:r>
      <w:r w:rsidR="000B59C1" w:rsidRPr="009641B1">
        <w:t xml:space="preserve"> </w:t>
      </w:r>
      <w:r w:rsidR="000B59C1" w:rsidRPr="009641B1">
        <w:rPr>
          <w:i/>
        </w:rPr>
        <w:t>management unit</w:t>
      </w:r>
      <w:r w:rsidR="006C4E52" w:rsidRPr="009641B1">
        <w:rPr>
          <w:i/>
        </w:rPr>
        <w:t>*</w:t>
      </w:r>
      <w:r w:rsidR="00224D5D" w:rsidRPr="009641B1">
        <w:t xml:space="preserve"> in </w:t>
      </w:r>
      <w:r w:rsidR="00D253A9" w:rsidRPr="009641B1">
        <w:t>at least</w:t>
      </w:r>
      <w:r w:rsidR="00FB69A5">
        <w:t xml:space="preserve"> the</w:t>
      </w:r>
      <w:r w:rsidR="00D253A9" w:rsidRPr="009641B1">
        <w:t xml:space="preserve"> last five (5)</w:t>
      </w:r>
      <w:r w:rsidR="00C92045">
        <w:t xml:space="preserve"> years</w:t>
      </w:r>
      <w:r w:rsidR="005E00B9" w:rsidRPr="009641B1">
        <w:t xml:space="preserve">, except where the </w:t>
      </w:r>
      <w:r w:rsidR="005E00B9" w:rsidRPr="00BE7FBA">
        <w:t>conversion</w:t>
      </w:r>
      <w:r w:rsidR="005E00B9" w:rsidRPr="009641B1">
        <w:t xml:space="preserve"> affected a very limited portion of the </w:t>
      </w:r>
      <w:r w:rsidR="005E00B9" w:rsidRPr="009641B1">
        <w:rPr>
          <w:i/>
        </w:rPr>
        <w:t>management unit</w:t>
      </w:r>
      <w:r w:rsidR="006C4E52" w:rsidRPr="009641B1">
        <w:rPr>
          <w:i/>
        </w:rPr>
        <w:t>*</w:t>
      </w:r>
      <w:r w:rsidR="00732EE3" w:rsidRPr="009641B1">
        <w:t>,</w:t>
      </w:r>
      <w:r w:rsidR="00A8075E" w:rsidRPr="009641B1">
        <w:t xml:space="preserve"> is producing </w:t>
      </w:r>
      <w:r w:rsidR="00714596" w:rsidRPr="009641B1">
        <w:t xml:space="preserve">long term </w:t>
      </w:r>
      <w:r w:rsidR="00714596" w:rsidRPr="009641B1">
        <w:rPr>
          <w:i/>
        </w:rPr>
        <w:t>conservation</w:t>
      </w:r>
      <w:r w:rsidR="000D031F" w:rsidRPr="009641B1">
        <w:rPr>
          <w:i/>
        </w:rPr>
        <w:t>*</w:t>
      </w:r>
      <w:r w:rsidR="00714596" w:rsidRPr="009641B1">
        <w:t xml:space="preserve"> in the </w:t>
      </w:r>
      <w:r w:rsidR="00714596" w:rsidRPr="009641B1">
        <w:rPr>
          <w:i/>
        </w:rPr>
        <w:t>management unit</w:t>
      </w:r>
      <w:r w:rsidR="000D031F" w:rsidRPr="009641B1">
        <w:rPr>
          <w:i/>
        </w:rPr>
        <w:t>*</w:t>
      </w:r>
      <w:r w:rsidR="00DD01DE" w:rsidRPr="009641B1">
        <w:t xml:space="preserve"> and did not </w:t>
      </w:r>
      <w:r w:rsidR="000A169C">
        <w:t xml:space="preserve">damage or </w:t>
      </w:r>
      <w:r w:rsidR="00DD01DE" w:rsidRPr="009641B1">
        <w:t>threaten</w:t>
      </w:r>
      <w:r w:rsidR="004561D3" w:rsidRPr="004561D3">
        <w:t xml:space="preserve"> </w:t>
      </w:r>
      <w:r w:rsidR="004561D3" w:rsidRPr="009641B1">
        <w:rPr>
          <w:i/>
        </w:rPr>
        <w:t>High Conservation Values</w:t>
      </w:r>
      <w:r w:rsidR="004561D3" w:rsidRPr="009641B1">
        <w:t xml:space="preserve">*, nor any sites or resources necessary to maintain or enhance those </w:t>
      </w:r>
      <w:r w:rsidR="004561D3" w:rsidRPr="009641B1">
        <w:rPr>
          <w:i/>
        </w:rPr>
        <w:t>High Conservation Values</w:t>
      </w:r>
      <w:r w:rsidR="004561D3" w:rsidRPr="009641B1">
        <w:t>*.</w:t>
      </w:r>
      <w:r w:rsidR="00D253A9" w:rsidRPr="009641B1">
        <w:t xml:space="preserve"> </w:t>
      </w:r>
      <w:r w:rsidR="00864A36">
        <w:t>F</w:t>
      </w:r>
      <w:r w:rsidR="00864A36" w:rsidRPr="009641B1">
        <w:t>or periods after 31 December 2020</w:t>
      </w:r>
      <w:r w:rsidR="004A3A15">
        <w:t xml:space="preserve">, the </w:t>
      </w:r>
      <w:r w:rsidR="004A3A15" w:rsidRPr="00090925">
        <w:t>conversion</w:t>
      </w:r>
      <w:r w:rsidR="004A3A15">
        <w:t xml:space="preserve"> </w:t>
      </w:r>
      <w:r w:rsidR="000F641C">
        <w:t xml:space="preserve">must also have produced </w:t>
      </w:r>
      <w:r w:rsidR="00195162">
        <w:t xml:space="preserve">long-term </w:t>
      </w:r>
      <w:r w:rsidR="000F641C">
        <w:t>social benefits.</w:t>
      </w:r>
    </w:p>
    <w:p w14:paraId="3986B0C8" w14:textId="6E12E158" w:rsidR="006F050D" w:rsidRPr="009641B1" w:rsidDel="006E5378" w:rsidRDefault="00904E4D" w:rsidP="00E951EC">
      <w:pPr>
        <w:spacing w:before="0" w:after="160" w:line="259" w:lineRule="auto"/>
        <w:jc w:val="both"/>
      </w:pPr>
      <w:r w:rsidRPr="009641B1">
        <w:rPr>
          <w:rFonts w:ascii="Arial" w:eastAsia="Times New Roman" w:hAnsi="Arial" w:cs="Arial"/>
        </w:rPr>
        <w:t>3</w:t>
      </w:r>
      <w:r w:rsidR="00192BBE" w:rsidRPr="009641B1">
        <w:rPr>
          <w:rFonts w:ascii="Arial" w:eastAsia="Times New Roman" w:hAnsi="Arial" w:cs="Arial"/>
        </w:rPr>
        <w:t xml:space="preserve">. </w:t>
      </w:r>
      <w:r w:rsidR="00122FDD" w:rsidRPr="009641B1">
        <w:rPr>
          <w:rFonts w:ascii="Arial" w:eastAsia="Times New Roman" w:hAnsi="Arial" w:cs="Arial"/>
        </w:rPr>
        <w:t>Before each evaluation, t</w:t>
      </w:r>
      <w:r w:rsidR="00192BBE" w:rsidRPr="009641B1">
        <w:t xml:space="preserve">he certification body shall verify that </w:t>
      </w:r>
      <w:r w:rsidRPr="009641B1">
        <w:t xml:space="preserve">the </w:t>
      </w:r>
      <w:r w:rsidRPr="009641B1">
        <w:rPr>
          <w:i/>
        </w:rPr>
        <w:t>remedy</w:t>
      </w:r>
      <w:r w:rsidR="00354A1D">
        <w:rPr>
          <w:i/>
        </w:rPr>
        <w:t>*</w:t>
      </w:r>
      <w:r w:rsidRPr="009641B1">
        <w:rPr>
          <w:i/>
        </w:rPr>
        <w:t xml:space="preserve"> </w:t>
      </w:r>
      <w:r w:rsidRPr="003F37F7">
        <w:t>process</w:t>
      </w:r>
      <w:r w:rsidRPr="009641B1">
        <w:t xml:space="preserve"> has not be</w:t>
      </w:r>
      <w:r w:rsidR="00987296">
        <w:t>en</w:t>
      </w:r>
      <w:r w:rsidRPr="009641B1">
        <w:t xml:space="preserve"> suspended by the </w:t>
      </w:r>
      <w:r w:rsidRPr="009641B1">
        <w:rPr>
          <w:i/>
        </w:rPr>
        <w:t>Third Party Verifier</w:t>
      </w:r>
      <w:r w:rsidR="00E83132" w:rsidRPr="009641B1">
        <w:rPr>
          <w:i/>
        </w:rPr>
        <w:t>*</w:t>
      </w:r>
      <w:r w:rsidRPr="009641B1">
        <w:rPr>
          <w:i/>
        </w:rPr>
        <w:t>.</w:t>
      </w:r>
      <w:r w:rsidRPr="009641B1">
        <w:t xml:space="preserve"> </w:t>
      </w:r>
    </w:p>
    <w:p w14:paraId="46C549EA" w14:textId="655BE048" w:rsidR="0048219A" w:rsidRPr="009641B1" w:rsidRDefault="00EB07A7" w:rsidP="00E951EC">
      <w:pPr>
        <w:spacing w:before="0" w:after="160" w:line="259" w:lineRule="auto"/>
        <w:jc w:val="both"/>
      </w:pPr>
      <w:r w:rsidRPr="009641B1">
        <w:rPr>
          <w:rFonts w:ascii="Arial" w:eastAsia="Times New Roman" w:hAnsi="Arial" w:cs="Arial"/>
        </w:rPr>
        <w:t>4</w:t>
      </w:r>
      <w:r w:rsidR="00904E4D" w:rsidRPr="009641B1">
        <w:rPr>
          <w:rFonts w:ascii="Arial" w:eastAsia="Times New Roman" w:hAnsi="Arial" w:cs="Arial"/>
        </w:rPr>
        <w:t xml:space="preserve">. In cases where </w:t>
      </w:r>
      <w:r w:rsidR="00904E4D" w:rsidRPr="009641B1">
        <w:rPr>
          <w:i/>
        </w:rPr>
        <w:t>The Organization</w:t>
      </w:r>
      <w:r w:rsidR="00904E4D" w:rsidRPr="009641B1">
        <w:t xml:space="preserve">* is implementing the </w:t>
      </w:r>
      <w:r w:rsidR="00E83132" w:rsidRPr="009641B1">
        <w:t>R</w:t>
      </w:r>
      <w:r w:rsidR="00904E4D" w:rsidRPr="009641B1">
        <w:t xml:space="preserve">emedy </w:t>
      </w:r>
      <w:r w:rsidR="00E83132" w:rsidRPr="009641B1">
        <w:t>P</w:t>
      </w:r>
      <w:r w:rsidR="00904E4D" w:rsidRPr="009641B1">
        <w:t xml:space="preserve">lan, the certification body shall </w:t>
      </w:r>
      <w:r w:rsidRPr="009641B1">
        <w:t xml:space="preserve">include this information, together with the link to the </w:t>
      </w:r>
      <w:r w:rsidRPr="006B675C">
        <w:t>FSC Remedy Progress Website</w:t>
      </w:r>
      <w:r w:rsidR="00D777F8" w:rsidRPr="009641B1">
        <w:t>,</w:t>
      </w:r>
      <w:r w:rsidRPr="009641B1">
        <w:t xml:space="preserve"> in the evaluation report and the public summary. </w:t>
      </w:r>
    </w:p>
    <w:p w14:paraId="35EC3C6C" w14:textId="11E093F1" w:rsidR="00A21E03" w:rsidRDefault="0048219A" w:rsidP="00E951EC">
      <w:pPr>
        <w:spacing w:before="0" w:after="160" w:line="259" w:lineRule="auto"/>
        <w:jc w:val="both"/>
        <w:rPr>
          <w:sz w:val="20"/>
          <w:szCs w:val="20"/>
        </w:rPr>
      </w:pPr>
      <w:r w:rsidRPr="009641B1">
        <w:rPr>
          <w:rFonts w:ascii="Arial" w:eastAsia="Times New Roman" w:hAnsi="Arial" w:cs="Arial"/>
        </w:rPr>
        <w:t xml:space="preserve">5. </w:t>
      </w:r>
      <w:r w:rsidR="00172F5A" w:rsidRPr="009641B1">
        <w:rPr>
          <w:rFonts w:ascii="Arial" w:eastAsia="Times New Roman" w:hAnsi="Arial" w:cs="Arial"/>
        </w:rPr>
        <w:t>If</w:t>
      </w:r>
      <w:r w:rsidRPr="009641B1">
        <w:rPr>
          <w:rFonts w:ascii="Arial" w:eastAsia="Times New Roman" w:hAnsi="Arial" w:cs="Arial"/>
        </w:rPr>
        <w:t xml:space="preserve"> </w:t>
      </w:r>
      <w:r w:rsidRPr="009641B1">
        <w:rPr>
          <w:i/>
        </w:rPr>
        <w:t>The Organization</w:t>
      </w:r>
      <w:r w:rsidRPr="009641B1">
        <w:t xml:space="preserve">* has </w:t>
      </w:r>
      <w:r w:rsidR="00BA7BD6" w:rsidRPr="009641B1">
        <w:t xml:space="preserve">successfully </w:t>
      </w:r>
      <w:r w:rsidRPr="009641B1">
        <w:t>completed the implementation</w:t>
      </w:r>
      <w:r w:rsidR="00BA7BD6" w:rsidRPr="009641B1">
        <w:t xml:space="preserve"> </w:t>
      </w:r>
      <w:r w:rsidR="00242689">
        <w:t xml:space="preserve">of </w:t>
      </w:r>
      <w:r w:rsidR="00BA7BD6" w:rsidRPr="009641B1">
        <w:t xml:space="preserve">the </w:t>
      </w:r>
      <w:r w:rsidR="00E83132" w:rsidRPr="009641B1">
        <w:t>R</w:t>
      </w:r>
      <w:r w:rsidR="00BA7BD6" w:rsidRPr="009641B1">
        <w:t xml:space="preserve">emedy </w:t>
      </w:r>
      <w:r w:rsidR="00EF58DB" w:rsidRPr="009641B1">
        <w:t>P</w:t>
      </w:r>
      <w:r w:rsidR="00BA7BD6" w:rsidRPr="009641B1">
        <w:t>lan, the</w:t>
      </w:r>
      <w:r w:rsidRPr="009641B1">
        <w:t xml:space="preserve"> certification body shall include this information in </w:t>
      </w:r>
      <w:r w:rsidR="00814BA9">
        <w:t>all future versions of</w:t>
      </w:r>
      <w:r w:rsidRPr="009641B1">
        <w:t xml:space="preserve"> the evaluation report and the public summary</w:t>
      </w:r>
      <w:r>
        <w:rPr>
          <w:sz w:val="20"/>
          <w:szCs w:val="20"/>
        </w:rPr>
        <w:t xml:space="preserve">. </w:t>
      </w:r>
    </w:p>
    <w:p w14:paraId="44DA9DB5" w14:textId="77777777" w:rsidR="00AF3EF4" w:rsidRDefault="00AF3EF4" w:rsidP="00E951EC">
      <w:pPr>
        <w:spacing w:before="0" w:after="160" w:line="259" w:lineRule="auto"/>
        <w:jc w:val="both"/>
        <w:rPr>
          <w:sz w:val="20"/>
          <w:szCs w:val="20"/>
        </w:rPr>
        <w:sectPr w:rsidR="00AF3EF4" w:rsidSect="00CB519D">
          <w:pgSz w:w="11906" w:h="16838" w:code="9"/>
          <w:pgMar w:top="851" w:right="851" w:bottom="851" w:left="851" w:header="1162" w:footer="284" w:gutter="0"/>
          <w:cols w:space="708"/>
          <w:docGrid w:linePitch="360"/>
        </w:sectPr>
      </w:pPr>
    </w:p>
    <w:p w14:paraId="4671884F" w14:textId="2F217B0B" w:rsidR="003A54AC" w:rsidRPr="00AF3EF4" w:rsidRDefault="00B32174" w:rsidP="00B32174">
      <w:pPr>
        <w:pStyle w:val="Heading1"/>
        <w:rPr>
          <w:rFonts w:asciiTheme="minorHAnsi" w:hAnsiTheme="minorHAnsi" w:cstheme="minorHAnsi"/>
          <w:b/>
          <w:bCs/>
        </w:rPr>
      </w:pPr>
      <w:bookmarkStart w:id="239" w:name="_Ref121501161"/>
      <w:bookmarkStart w:id="240" w:name="_Toc130303144"/>
      <w:r w:rsidRPr="00AF3EF4">
        <w:rPr>
          <w:rFonts w:asciiTheme="minorHAnsi" w:hAnsiTheme="minorHAnsi" w:cstheme="minorHAnsi"/>
          <w:b/>
          <w:bCs/>
        </w:rPr>
        <w:lastRenderedPageBreak/>
        <w:t xml:space="preserve">Annex 6: </w:t>
      </w:r>
      <w:r w:rsidR="001E36A9" w:rsidRPr="00AF3EF4">
        <w:rPr>
          <w:rFonts w:asciiTheme="minorHAnsi" w:hAnsiTheme="minorHAnsi" w:cstheme="minorHAnsi"/>
          <w:b/>
          <w:bCs/>
        </w:rPr>
        <w:t xml:space="preserve">Elements and Steps </w:t>
      </w:r>
      <w:r w:rsidR="00626E45" w:rsidRPr="00AF3EF4">
        <w:rPr>
          <w:rFonts w:asciiTheme="minorHAnsi" w:hAnsiTheme="minorHAnsi" w:cstheme="minorHAnsi"/>
          <w:b/>
          <w:bCs/>
        </w:rPr>
        <w:t>for FPIC* Processes</w:t>
      </w:r>
      <w:bookmarkEnd w:id="239"/>
      <w:bookmarkEnd w:id="240"/>
    </w:p>
    <w:p w14:paraId="2B1B623B" w14:textId="62AEFE15" w:rsidR="00132E97" w:rsidRDefault="00132E97" w:rsidP="00B16984">
      <w:pPr>
        <w:jc w:val="both"/>
        <w:rPr>
          <w:lang w:val="en-US"/>
        </w:rPr>
      </w:pPr>
      <w:r>
        <w:t xml:space="preserve">NOTE: </w:t>
      </w:r>
      <w:r w:rsidR="00501C3D">
        <w:t xml:space="preserve">This </w:t>
      </w:r>
      <w:r w:rsidR="00C04A0E">
        <w:t xml:space="preserve">mandatory </w:t>
      </w:r>
      <w:r w:rsidR="00501C3D">
        <w:t>annex contains</w:t>
      </w:r>
      <w:r>
        <w:t xml:space="preserve"> excerpts adapted from </w:t>
      </w:r>
      <w:r w:rsidRPr="00CE1305">
        <w:rPr>
          <w:i/>
          <w:lang w:val="en-US"/>
        </w:rPr>
        <w:t>FSC-GUI-30-003 FSC Guidelines for the Implementation of the Right to Free, Prior and Informed Consent</w:t>
      </w:r>
      <w:r>
        <w:rPr>
          <w:lang w:val="en-US"/>
        </w:rPr>
        <w:t xml:space="preserve"> </w:t>
      </w:r>
      <w:r w:rsidR="00C14E3A">
        <w:rPr>
          <w:lang w:val="en-US"/>
        </w:rPr>
        <w:t xml:space="preserve">which in its entirety shall be considered </w:t>
      </w:r>
      <w:r w:rsidR="0033462F">
        <w:rPr>
          <w:lang w:val="en-US"/>
        </w:rPr>
        <w:t xml:space="preserve">for </w:t>
      </w:r>
      <w:r>
        <w:rPr>
          <w:lang w:val="en-US"/>
        </w:rPr>
        <w:t xml:space="preserve">developing </w:t>
      </w:r>
      <w:r w:rsidR="0033462F">
        <w:rPr>
          <w:lang w:val="en-US"/>
        </w:rPr>
        <w:t xml:space="preserve">and conducting </w:t>
      </w:r>
      <w:r>
        <w:rPr>
          <w:i/>
          <w:iCs/>
          <w:lang w:val="en-US"/>
        </w:rPr>
        <w:t xml:space="preserve">FPIC* </w:t>
      </w:r>
      <w:r>
        <w:rPr>
          <w:lang w:val="en-US"/>
        </w:rPr>
        <w:t>process</w:t>
      </w:r>
      <w:r w:rsidR="0033462F">
        <w:rPr>
          <w:lang w:val="en-US"/>
        </w:rPr>
        <w:t xml:space="preserve">es as required by the </w:t>
      </w:r>
      <w:r w:rsidR="0033462F" w:rsidRPr="00B3544A">
        <w:rPr>
          <w:i/>
          <w:iCs/>
          <w:lang w:val="en-US"/>
        </w:rPr>
        <w:t>FSC Remedy Framework</w:t>
      </w:r>
      <w:r>
        <w:rPr>
          <w:lang w:val="en-US"/>
        </w:rPr>
        <w:t xml:space="preserve">. </w:t>
      </w:r>
      <w:r>
        <w:t xml:space="preserve">(See Chapter </w:t>
      </w:r>
      <w:r w:rsidR="001E36A9">
        <w:t>3</w:t>
      </w:r>
      <w:r>
        <w:t xml:space="preserve">, </w:t>
      </w:r>
      <w:r w:rsidR="001E36A9">
        <w:t>Part 1</w:t>
      </w:r>
      <w:r>
        <w:t xml:space="preserve">, Section </w:t>
      </w:r>
      <w:r>
        <w:fldChar w:fldCharType="begin"/>
      </w:r>
      <w:r>
        <w:instrText xml:space="preserve"> REF _Ref108782213 \r \h </w:instrText>
      </w:r>
      <w:r>
        <w:fldChar w:fldCharType="separate"/>
      </w:r>
      <w:r w:rsidR="00167A13">
        <w:t>4</w:t>
      </w:r>
      <w:r>
        <w:fldChar w:fldCharType="end"/>
      </w:r>
      <w:r>
        <w:t>.)</w:t>
      </w:r>
      <w:r w:rsidR="0056529E">
        <w:t>.</w:t>
      </w:r>
    </w:p>
    <w:p w14:paraId="2E0E2E9D" w14:textId="711B4791" w:rsidR="002371A3" w:rsidRPr="00F21DD3" w:rsidRDefault="00E46E0C" w:rsidP="00237CF3">
      <w:pPr>
        <w:rPr>
          <w:color w:val="78BE20" w:themeColor="accent1"/>
          <w:sz w:val="26"/>
          <w:szCs w:val="26"/>
        </w:rPr>
      </w:pPr>
      <w:bookmarkStart w:id="241" w:name="_Toc121818410"/>
      <w:r w:rsidRPr="00F21DD3">
        <w:rPr>
          <w:color w:val="78BE20" w:themeColor="accent1"/>
          <w:sz w:val="26"/>
          <w:szCs w:val="26"/>
        </w:rPr>
        <w:t xml:space="preserve">1. </w:t>
      </w:r>
      <w:r w:rsidR="002371A3" w:rsidRPr="00F21DD3">
        <w:rPr>
          <w:color w:val="78BE20" w:themeColor="accent1"/>
          <w:sz w:val="26"/>
          <w:szCs w:val="26"/>
        </w:rPr>
        <w:t>The Four Elements of FPIC: Free, Prior and Informed Consent</w:t>
      </w:r>
      <w:bookmarkEnd w:id="241"/>
      <w:r w:rsidR="002371A3" w:rsidRPr="00F21DD3">
        <w:rPr>
          <w:color w:val="78BE20" w:themeColor="accent1"/>
          <w:sz w:val="26"/>
          <w:szCs w:val="26"/>
        </w:rPr>
        <w:t xml:space="preserve"> </w:t>
      </w:r>
    </w:p>
    <w:p w14:paraId="4C0CF1EB" w14:textId="27EB741A" w:rsidR="00DC31D9" w:rsidRDefault="002371A3" w:rsidP="00B16984">
      <w:pPr>
        <w:jc w:val="both"/>
      </w:pPr>
      <w:r>
        <w:t xml:space="preserve">The four elements of </w:t>
      </w:r>
      <w:r w:rsidRPr="005F122C">
        <w:rPr>
          <w:i/>
          <w:iCs/>
        </w:rPr>
        <w:t>FPIC</w:t>
      </w:r>
      <w:r w:rsidR="005F122C">
        <w:t>*</w:t>
      </w:r>
      <w:r>
        <w:t xml:space="preserve"> are interdependent, meaning that a decision by an </w:t>
      </w:r>
      <w:r w:rsidR="00847AD5" w:rsidRPr="00307826">
        <w:rPr>
          <w:i/>
          <w:iCs/>
          <w:color w:val="7030A0"/>
        </w:rPr>
        <w:t>affected rights holder</w:t>
      </w:r>
      <w:r w:rsidR="008A5F10">
        <w:rPr>
          <w:i/>
          <w:iCs/>
          <w:color w:val="7030A0"/>
        </w:rPr>
        <w:t>s</w:t>
      </w:r>
      <w:r w:rsidR="00CF3A84" w:rsidRPr="008A5F10">
        <w:rPr>
          <w:i/>
          <w:iCs/>
          <w:color w:val="000000" w:themeColor="text1"/>
        </w:rPr>
        <w:t>*</w:t>
      </w:r>
      <w:r w:rsidR="00847AD5" w:rsidRPr="008A5F10" w:rsidDel="00847AD5">
        <w:rPr>
          <w:color w:val="000000" w:themeColor="text1"/>
        </w:rPr>
        <w:t xml:space="preserve"> </w:t>
      </w:r>
      <w:r>
        <w:t xml:space="preserve">to grant, withhold or withdraw consent to a </w:t>
      </w:r>
      <w:r w:rsidR="00A86581" w:rsidRPr="00B16984">
        <w:rPr>
          <w:i/>
        </w:rPr>
        <w:t>remedy</w:t>
      </w:r>
      <w:r w:rsidR="001C1ABE">
        <w:t>*</w:t>
      </w:r>
      <w:r w:rsidR="00A86581">
        <w:t xml:space="preserve"> </w:t>
      </w:r>
      <w:r>
        <w:t xml:space="preserve">activity that affects their legal or </w:t>
      </w:r>
      <w:r w:rsidRPr="00FD3E27">
        <w:rPr>
          <w:i/>
          <w:iCs/>
        </w:rPr>
        <w:t>customary rights</w:t>
      </w:r>
      <w:r w:rsidR="00FD3E27" w:rsidRPr="00FD3E27">
        <w:rPr>
          <w:i/>
          <w:iCs/>
        </w:rPr>
        <w:t>*</w:t>
      </w:r>
      <w:r>
        <w:t xml:space="preserve"> is arrived at under the conditions of ‘free’, ‘prior’, and ‘informed’. Each element is explained in greater detail below. </w:t>
      </w:r>
    </w:p>
    <w:p w14:paraId="2F7B028F" w14:textId="77777777" w:rsidR="00DC31D9" w:rsidRPr="0054594C" w:rsidRDefault="002371A3" w:rsidP="00626E45">
      <w:pPr>
        <w:rPr>
          <w:b/>
          <w:bCs/>
        </w:rPr>
      </w:pPr>
      <w:r w:rsidRPr="0054594C">
        <w:rPr>
          <w:b/>
          <w:bCs/>
        </w:rPr>
        <w:t xml:space="preserve">Free </w:t>
      </w:r>
    </w:p>
    <w:p w14:paraId="590F4207" w14:textId="438413F6" w:rsidR="00626E45" w:rsidRPr="00626E45" w:rsidRDefault="002371A3" w:rsidP="00B16984">
      <w:pPr>
        <w:jc w:val="both"/>
      </w:pPr>
      <w:r>
        <w:t>‘Free’ refers to a decision-making process that is voluntary and self</w:t>
      </w:r>
      <w:r w:rsidR="00DC31D9">
        <w:t>-</w:t>
      </w:r>
      <w:r>
        <w:t xml:space="preserve">directed by the </w:t>
      </w:r>
      <w:r w:rsidRPr="00DB546D">
        <w:rPr>
          <w:i/>
          <w:iCs/>
          <w:color w:val="7030A0"/>
        </w:rPr>
        <w:t>affected rights holder</w:t>
      </w:r>
      <w:r w:rsidR="00DB546D" w:rsidRPr="00DB546D">
        <w:rPr>
          <w:i/>
          <w:iCs/>
        </w:rPr>
        <w:t>*</w:t>
      </w:r>
      <w:r w:rsidRPr="00DB546D">
        <w:rPr>
          <w:i/>
          <w:iCs/>
        </w:rPr>
        <w:t>.</w:t>
      </w:r>
      <w:r>
        <w:t xml:space="preserve"> It is a decision unencumbered by coercion, manipulation, or externally imposed timelines that limit or hinder self-government processes. The </w:t>
      </w:r>
      <w:r w:rsidR="00FD3E27" w:rsidRPr="00307826">
        <w:rPr>
          <w:i/>
          <w:iCs/>
          <w:color w:val="7030A0"/>
        </w:rPr>
        <w:t>affected rights holder</w:t>
      </w:r>
      <w:r w:rsidR="00FD3E27" w:rsidRPr="00B16984">
        <w:rPr>
          <w:i/>
          <w:iCs/>
        </w:rPr>
        <w:t>*</w:t>
      </w:r>
      <w:r w:rsidR="00FD3E27">
        <w:t xml:space="preserve"> </w:t>
      </w:r>
      <w:r>
        <w:t xml:space="preserve">is free to use their preferred methods of engagement (i.e., institutions and representative structures) to indicate their agreement with the proposed engagement and decision-making process. The </w:t>
      </w:r>
      <w:r w:rsidRPr="00307826">
        <w:rPr>
          <w:i/>
          <w:iCs/>
          <w:color w:val="7030A0"/>
        </w:rPr>
        <w:t>affected rights holder</w:t>
      </w:r>
      <w:r w:rsidR="00307826" w:rsidRPr="00307826">
        <w:t>*</w:t>
      </w:r>
      <w:r w:rsidR="00307826">
        <w:rPr>
          <w:color w:val="7030A0"/>
        </w:rPr>
        <w:t xml:space="preserve"> </w:t>
      </w:r>
      <w:r>
        <w:t xml:space="preserve">is also made aware of their right to grant, withhold or withdraw their consent to proposed </w:t>
      </w:r>
      <w:r w:rsidR="00763B58">
        <w:rPr>
          <w:i/>
          <w:iCs/>
        </w:rPr>
        <w:t>remedy*</w:t>
      </w:r>
      <w:r>
        <w:t xml:space="preserve"> activities that affect their legal and/or </w:t>
      </w:r>
      <w:r w:rsidRPr="00B16984">
        <w:rPr>
          <w:i/>
          <w:iCs/>
        </w:rPr>
        <w:t>customary rights</w:t>
      </w:r>
      <w:r w:rsidR="001258A5">
        <w:t>*</w:t>
      </w:r>
      <w:r>
        <w:t xml:space="preserve">. </w:t>
      </w:r>
      <w:r w:rsidRPr="00307826">
        <w:rPr>
          <w:i/>
          <w:iCs/>
        </w:rPr>
        <w:t>The Organization</w:t>
      </w:r>
      <w:r w:rsidR="00307826">
        <w:rPr>
          <w:i/>
          <w:iCs/>
        </w:rPr>
        <w:t>*</w:t>
      </w:r>
      <w:r w:rsidR="00307826" w:rsidRPr="00307826">
        <w:rPr>
          <w:i/>
          <w:iCs/>
        </w:rPr>
        <w:t xml:space="preserve"> </w:t>
      </w:r>
      <w:r w:rsidR="00307826" w:rsidRPr="00307826">
        <w:t>or</w:t>
      </w:r>
      <w:r w:rsidR="00307826" w:rsidRPr="00307826">
        <w:rPr>
          <w:i/>
          <w:iCs/>
        </w:rPr>
        <w:t xml:space="preserve"> corporate group*</w:t>
      </w:r>
      <w:r>
        <w:t xml:space="preserve"> clearly expresses its commitment to obtain consent before undertaking </w:t>
      </w:r>
      <w:r w:rsidRPr="00B16984">
        <w:t xml:space="preserve">any </w:t>
      </w:r>
      <w:r w:rsidR="00763B58" w:rsidRPr="00763B58">
        <w:rPr>
          <w:i/>
          <w:iCs/>
        </w:rPr>
        <w:t>remedy*</w:t>
      </w:r>
      <w:r w:rsidRPr="00B16984">
        <w:t xml:space="preserve"> activity</w:t>
      </w:r>
      <w:r>
        <w:t xml:space="preserve"> where </w:t>
      </w:r>
      <w:r w:rsidRPr="00945394">
        <w:rPr>
          <w:i/>
          <w:iCs/>
        </w:rPr>
        <w:t>FPIC</w:t>
      </w:r>
      <w:r w:rsidR="00307826" w:rsidRPr="00B16984">
        <w:rPr>
          <w:i/>
          <w:iCs/>
        </w:rPr>
        <w:t>*</w:t>
      </w:r>
      <w:r>
        <w:t xml:space="preserve"> is required</w:t>
      </w:r>
    </w:p>
    <w:p w14:paraId="4A2C1CC2" w14:textId="77777777" w:rsidR="007550EB" w:rsidRPr="0054594C" w:rsidRDefault="007550EB">
      <w:pPr>
        <w:spacing w:before="0" w:after="160" w:line="259" w:lineRule="auto"/>
        <w:rPr>
          <w:b/>
          <w:bCs/>
        </w:rPr>
      </w:pPr>
      <w:r w:rsidRPr="0054594C">
        <w:rPr>
          <w:b/>
          <w:bCs/>
        </w:rPr>
        <w:t xml:space="preserve">Prior </w:t>
      </w:r>
    </w:p>
    <w:p w14:paraId="659816DA" w14:textId="35BAA6B3" w:rsidR="007550EB" w:rsidRDefault="007550EB" w:rsidP="00B16984">
      <w:pPr>
        <w:spacing w:before="0" w:after="160" w:line="259" w:lineRule="auto"/>
        <w:jc w:val="both"/>
      </w:pPr>
      <w:r>
        <w:t xml:space="preserve">An important time-based aspect of decision making is introduced by the element ‘prior’. It means that a decision is sought far enough in advance of any authorization or commencement of </w:t>
      </w:r>
      <w:r w:rsidR="00763B58">
        <w:rPr>
          <w:i/>
          <w:iCs/>
        </w:rPr>
        <w:t>remedy*</w:t>
      </w:r>
      <w:r>
        <w:t xml:space="preserve"> activities, at the early stages of </w:t>
      </w:r>
      <w:r w:rsidR="00763B58">
        <w:rPr>
          <w:i/>
          <w:iCs/>
        </w:rPr>
        <w:t>remedy*</w:t>
      </w:r>
      <w:r>
        <w:t xml:space="preserve"> planning. ‘Prior’ implies that time is provided for the </w:t>
      </w:r>
      <w:r w:rsidR="00763B58" w:rsidRPr="00307826">
        <w:rPr>
          <w:i/>
          <w:iCs/>
          <w:color w:val="7030A0"/>
        </w:rPr>
        <w:t>affected rights holder</w:t>
      </w:r>
      <w:r w:rsidR="001A1B8C" w:rsidRPr="00F8717E">
        <w:rPr>
          <w:i/>
          <w:iCs/>
        </w:rPr>
        <w:t>*</w:t>
      </w:r>
      <w:r w:rsidDel="00763B58">
        <w:t xml:space="preserve"> </w:t>
      </w:r>
      <w:r>
        <w:t xml:space="preserve">to understand, access, and analyse information on proposed </w:t>
      </w:r>
      <w:r w:rsidR="00763B58">
        <w:rPr>
          <w:i/>
          <w:iCs/>
        </w:rPr>
        <w:t>remedy*</w:t>
      </w:r>
      <w:r>
        <w:t xml:space="preserve"> activities before any decisions are taken. </w:t>
      </w:r>
      <w:r w:rsidR="00307826" w:rsidRPr="00307826">
        <w:rPr>
          <w:i/>
          <w:iCs/>
        </w:rPr>
        <w:t>The Organization</w:t>
      </w:r>
      <w:r w:rsidR="00307826">
        <w:rPr>
          <w:i/>
          <w:iCs/>
        </w:rPr>
        <w:t>*</w:t>
      </w:r>
      <w:r w:rsidR="00307826" w:rsidRPr="00307826">
        <w:rPr>
          <w:i/>
          <w:iCs/>
        </w:rPr>
        <w:t xml:space="preserve"> </w:t>
      </w:r>
      <w:r w:rsidR="00307826" w:rsidRPr="00307826">
        <w:t>or</w:t>
      </w:r>
      <w:r w:rsidR="00307826" w:rsidRPr="00307826">
        <w:rPr>
          <w:i/>
          <w:iCs/>
        </w:rPr>
        <w:t xml:space="preserve"> corporate group</w:t>
      </w:r>
      <w:r w:rsidR="00F8717E" w:rsidRPr="00307826">
        <w:rPr>
          <w:i/>
          <w:iCs/>
        </w:rPr>
        <w:t>*</w:t>
      </w:r>
      <w:r w:rsidR="00F8717E">
        <w:t xml:space="preserve"> seeking</w:t>
      </w:r>
      <w:r>
        <w:t xml:space="preserve"> consent may not be the same authority that initially granted the land tenure or forest concession. In some regions, the historical use of the lands, territories, and resources may be in dispute, or there may be ongoing negotiations between the state and </w:t>
      </w:r>
      <w:r w:rsidR="00DC24CA" w:rsidRPr="00307826">
        <w:rPr>
          <w:i/>
          <w:iCs/>
          <w:color w:val="7030A0"/>
        </w:rPr>
        <w:t>affected rights holder</w:t>
      </w:r>
      <w:r w:rsidR="00DC24CA" w:rsidRPr="00307826">
        <w:t>*</w:t>
      </w:r>
      <w:r>
        <w:t xml:space="preserve">. In these cases, </w:t>
      </w:r>
      <w:r w:rsidR="00307826" w:rsidRPr="00307826">
        <w:rPr>
          <w:i/>
          <w:iCs/>
        </w:rPr>
        <w:t>The Organization</w:t>
      </w:r>
      <w:r w:rsidR="00307826">
        <w:rPr>
          <w:i/>
          <w:iCs/>
        </w:rPr>
        <w:t>*</w:t>
      </w:r>
      <w:r w:rsidR="00307826" w:rsidRPr="00307826">
        <w:rPr>
          <w:i/>
          <w:iCs/>
        </w:rPr>
        <w:t xml:space="preserve"> </w:t>
      </w:r>
      <w:r w:rsidR="00307826" w:rsidRPr="00307826">
        <w:t>or</w:t>
      </w:r>
      <w:r w:rsidR="00307826" w:rsidRPr="00307826">
        <w:rPr>
          <w:i/>
          <w:iCs/>
        </w:rPr>
        <w:t xml:space="preserve"> corporate group*</w:t>
      </w:r>
      <w:r w:rsidR="00307826">
        <w:t xml:space="preserve"> </w:t>
      </w:r>
      <w:r>
        <w:t xml:space="preserve">endeavours to design and implement an engagement process that enables the </w:t>
      </w:r>
      <w:r w:rsidR="00DC24CA" w:rsidRPr="00307826">
        <w:rPr>
          <w:i/>
          <w:iCs/>
          <w:color w:val="7030A0"/>
        </w:rPr>
        <w:t>affected rights holder</w:t>
      </w:r>
      <w:r w:rsidR="00DC24CA" w:rsidRPr="00307826">
        <w:t>*</w:t>
      </w:r>
      <w:r>
        <w:t xml:space="preserve"> to protect their </w:t>
      </w:r>
      <w:r w:rsidRPr="00B16984">
        <w:rPr>
          <w:i/>
          <w:iCs/>
        </w:rPr>
        <w:t>rights</w:t>
      </w:r>
      <w:r w:rsidR="00763B58">
        <w:t>*</w:t>
      </w:r>
      <w:r>
        <w:t xml:space="preserve"> under proposed </w:t>
      </w:r>
      <w:r w:rsidR="00763B58">
        <w:rPr>
          <w:i/>
          <w:iCs/>
        </w:rPr>
        <w:t>remedy*</w:t>
      </w:r>
      <w:r>
        <w:t xml:space="preserve"> activities. </w:t>
      </w:r>
    </w:p>
    <w:p w14:paraId="09770A5C" w14:textId="77777777" w:rsidR="0054594C" w:rsidRPr="0054594C" w:rsidRDefault="007550EB">
      <w:pPr>
        <w:spacing w:before="0" w:after="160" w:line="259" w:lineRule="auto"/>
        <w:rPr>
          <w:b/>
          <w:bCs/>
        </w:rPr>
      </w:pPr>
      <w:r w:rsidRPr="0054594C">
        <w:rPr>
          <w:b/>
          <w:bCs/>
        </w:rPr>
        <w:t xml:space="preserve">Informed </w:t>
      </w:r>
    </w:p>
    <w:p w14:paraId="2E555558" w14:textId="70CAA438" w:rsidR="0098433C" w:rsidRDefault="007550EB" w:rsidP="00B16984">
      <w:pPr>
        <w:spacing w:before="0" w:after="160" w:line="259" w:lineRule="auto"/>
        <w:jc w:val="both"/>
      </w:pPr>
      <w:r>
        <w:t xml:space="preserve">To be ‘informed’ refers to the type and format of information provided by </w:t>
      </w:r>
      <w:r w:rsidR="00307826" w:rsidRPr="00307826">
        <w:rPr>
          <w:i/>
          <w:iCs/>
        </w:rPr>
        <w:t>The Organization</w:t>
      </w:r>
      <w:r w:rsidR="00307826">
        <w:rPr>
          <w:i/>
          <w:iCs/>
        </w:rPr>
        <w:t>*</w:t>
      </w:r>
      <w:r w:rsidR="00307826" w:rsidRPr="00307826">
        <w:rPr>
          <w:i/>
          <w:iCs/>
        </w:rPr>
        <w:t xml:space="preserve"> </w:t>
      </w:r>
      <w:r w:rsidR="00307826" w:rsidRPr="00307826">
        <w:t>or</w:t>
      </w:r>
      <w:r w:rsidR="00307826" w:rsidRPr="00307826">
        <w:rPr>
          <w:i/>
          <w:iCs/>
        </w:rPr>
        <w:t xml:space="preserve"> corporate group*</w:t>
      </w:r>
      <w:r w:rsidR="00307826">
        <w:t xml:space="preserve"> </w:t>
      </w:r>
      <w:r>
        <w:t xml:space="preserve">to support the decision-making processes of the </w:t>
      </w:r>
      <w:r w:rsidRPr="00B16984">
        <w:rPr>
          <w:i/>
          <w:iCs/>
          <w:color w:val="7030A0"/>
        </w:rPr>
        <w:t>affected rights holder</w:t>
      </w:r>
      <w:r w:rsidR="00763B58">
        <w:t>*</w:t>
      </w:r>
      <w:r>
        <w:t xml:space="preserve">. With a clear and transparent objective to seek consent, it is vital that </w:t>
      </w:r>
      <w:r w:rsidR="00307826" w:rsidRPr="00307826">
        <w:rPr>
          <w:i/>
          <w:iCs/>
        </w:rPr>
        <w:t>The Organization</w:t>
      </w:r>
      <w:r w:rsidR="00307826">
        <w:rPr>
          <w:i/>
          <w:iCs/>
        </w:rPr>
        <w:t>*</w:t>
      </w:r>
      <w:r w:rsidR="00307826" w:rsidRPr="00307826">
        <w:rPr>
          <w:i/>
          <w:iCs/>
        </w:rPr>
        <w:t xml:space="preserve"> </w:t>
      </w:r>
      <w:r w:rsidR="00307826" w:rsidRPr="00307826">
        <w:t>or</w:t>
      </w:r>
      <w:r w:rsidR="00307826" w:rsidRPr="00307826">
        <w:rPr>
          <w:i/>
          <w:iCs/>
        </w:rPr>
        <w:t xml:space="preserve"> corporate group*</w:t>
      </w:r>
      <w:r w:rsidR="00307826">
        <w:t xml:space="preserve"> </w:t>
      </w:r>
      <w:r w:rsidR="0098433C">
        <w:t xml:space="preserve">confirm </w:t>
      </w:r>
      <w:r>
        <w:t>that the information provided is in a form that can be shared and distributed widely among members of the affected group, including those in remote areas, men and women, the young and elderly, and marginalized groups, according to their internal processes. Access to and communication with a</w:t>
      </w:r>
      <w:r w:rsidR="00763B58">
        <w:t>n</w:t>
      </w:r>
      <w:r>
        <w:t xml:space="preserve"> </w:t>
      </w:r>
      <w:r w:rsidR="00763B58" w:rsidRPr="007A07CC">
        <w:rPr>
          <w:i/>
          <w:iCs/>
          <w:color w:val="7030A0"/>
        </w:rPr>
        <w:t xml:space="preserve">affected </w:t>
      </w:r>
      <w:r w:rsidRPr="007A07CC" w:rsidDel="00763B58">
        <w:rPr>
          <w:i/>
          <w:color w:val="7030A0"/>
        </w:rPr>
        <w:t>rights holder</w:t>
      </w:r>
      <w:r w:rsidR="007B3AFF" w:rsidRPr="00AA01B7">
        <w:rPr>
          <w:i/>
          <w:iCs/>
        </w:rPr>
        <w:t>*</w:t>
      </w:r>
      <w:r w:rsidRPr="00AA01B7">
        <w:t xml:space="preserve"> </w:t>
      </w:r>
      <w:r>
        <w:t xml:space="preserve">always happens through their legitimate institutions. Information provided by </w:t>
      </w:r>
      <w:r w:rsidR="00307826" w:rsidRPr="00307826">
        <w:rPr>
          <w:i/>
          <w:iCs/>
        </w:rPr>
        <w:t>The Organization</w:t>
      </w:r>
      <w:r w:rsidR="00307826">
        <w:rPr>
          <w:i/>
          <w:iCs/>
        </w:rPr>
        <w:t>*</w:t>
      </w:r>
      <w:r w:rsidR="00307826" w:rsidRPr="00307826">
        <w:rPr>
          <w:i/>
          <w:iCs/>
        </w:rPr>
        <w:t xml:space="preserve"> </w:t>
      </w:r>
      <w:r w:rsidR="00307826" w:rsidRPr="00307826">
        <w:t>or</w:t>
      </w:r>
      <w:r w:rsidR="00307826" w:rsidRPr="00307826">
        <w:rPr>
          <w:i/>
          <w:iCs/>
        </w:rPr>
        <w:t xml:space="preserve"> corporate group*</w:t>
      </w:r>
      <w:r w:rsidR="00307826">
        <w:t xml:space="preserve"> </w:t>
      </w:r>
      <w:r>
        <w:t xml:space="preserve">to the </w:t>
      </w:r>
      <w:r w:rsidRPr="00B16984">
        <w:rPr>
          <w:i/>
          <w:iCs/>
          <w:color w:val="7030A0"/>
        </w:rPr>
        <w:t>affected rights holder</w:t>
      </w:r>
      <w:r w:rsidR="00763B58" w:rsidRPr="00F8717E">
        <w:rPr>
          <w:i/>
          <w:iCs/>
        </w:rPr>
        <w:t>*</w:t>
      </w:r>
      <w:r w:rsidRPr="00B16984">
        <w:rPr>
          <w:color w:val="7030A0"/>
        </w:rPr>
        <w:t xml:space="preserve"> </w:t>
      </w:r>
      <w:r>
        <w:t xml:space="preserve">may include: </w:t>
      </w:r>
    </w:p>
    <w:p w14:paraId="360607B0" w14:textId="77777777" w:rsidR="005A5BD6" w:rsidRDefault="007550EB">
      <w:pPr>
        <w:spacing w:before="0" w:after="160" w:line="259" w:lineRule="auto"/>
      </w:pPr>
      <w:r>
        <w:t xml:space="preserve">1) information about FSC certification and the FSC system; </w:t>
      </w:r>
    </w:p>
    <w:p w14:paraId="393FA1B2" w14:textId="7DDB5075" w:rsidR="005A5BD6" w:rsidRDefault="007550EB">
      <w:pPr>
        <w:spacing w:before="0" w:after="160" w:line="259" w:lineRule="auto"/>
      </w:pPr>
      <w:r>
        <w:t xml:space="preserve">2) a description of proposed </w:t>
      </w:r>
      <w:r w:rsidR="00A90148">
        <w:rPr>
          <w:i/>
          <w:iCs/>
        </w:rPr>
        <w:t>remedy</w:t>
      </w:r>
      <w:r w:rsidR="003A5F91">
        <w:rPr>
          <w:i/>
          <w:iCs/>
        </w:rPr>
        <w:t>*</w:t>
      </w:r>
      <w:r w:rsidR="00A90148" w:rsidDel="00A90148">
        <w:t xml:space="preserve"> </w:t>
      </w:r>
      <w:r>
        <w:t xml:space="preserve">activities; </w:t>
      </w:r>
    </w:p>
    <w:p w14:paraId="60A2AF82" w14:textId="647FB4BF" w:rsidR="005A5BD6" w:rsidRDefault="007550EB">
      <w:pPr>
        <w:spacing w:before="0" w:after="160" w:line="259" w:lineRule="auto"/>
      </w:pPr>
      <w:r>
        <w:t xml:space="preserve">3) potential positive and negative social, economic, cultural, environmental, and human rights impacts of </w:t>
      </w:r>
      <w:r w:rsidR="00A90148">
        <w:rPr>
          <w:i/>
          <w:iCs/>
        </w:rPr>
        <w:t>remedy</w:t>
      </w:r>
      <w:r w:rsidR="003A5F91">
        <w:rPr>
          <w:i/>
          <w:iCs/>
        </w:rPr>
        <w:t>*</w:t>
      </w:r>
      <w:r w:rsidR="00A90148">
        <w:t xml:space="preserve"> </w:t>
      </w:r>
      <w:r>
        <w:t xml:space="preserve">t activities; and </w:t>
      </w:r>
    </w:p>
    <w:p w14:paraId="53A488EF" w14:textId="6624A6C8" w:rsidR="005A5BD6" w:rsidRDefault="007550EB">
      <w:pPr>
        <w:spacing w:before="0" w:after="160" w:line="259" w:lineRule="auto"/>
      </w:pPr>
      <w:r>
        <w:lastRenderedPageBreak/>
        <w:t xml:space="preserve">4) an indication of </w:t>
      </w:r>
      <w:r w:rsidR="00307826" w:rsidRPr="00307826">
        <w:rPr>
          <w:i/>
          <w:iCs/>
        </w:rPr>
        <w:t>The Organization</w:t>
      </w:r>
      <w:r w:rsidR="003228E4">
        <w:rPr>
          <w:i/>
          <w:iCs/>
        </w:rPr>
        <w:t>’s</w:t>
      </w:r>
      <w:r w:rsidR="00307826">
        <w:rPr>
          <w:i/>
          <w:iCs/>
        </w:rPr>
        <w:t>*</w:t>
      </w:r>
      <w:r w:rsidR="00307826" w:rsidRPr="00307826">
        <w:rPr>
          <w:i/>
          <w:iCs/>
        </w:rPr>
        <w:t xml:space="preserve"> </w:t>
      </w:r>
      <w:r w:rsidR="00307826" w:rsidRPr="00307826">
        <w:t>or</w:t>
      </w:r>
      <w:r w:rsidR="00307826" w:rsidRPr="00307826">
        <w:rPr>
          <w:i/>
          <w:iCs/>
        </w:rPr>
        <w:t xml:space="preserve"> corporate </w:t>
      </w:r>
      <w:r w:rsidR="00F22644" w:rsidRPr="00307826">
        <w:rPr>
          <w:i/>
          <w:iCs/>
        </w:rPr>
        <w:t>group</w:t>
      </w:r>
      <w:r w:rsidR="003228E4">
        <w:rPr>
          <w:i/>
          <w:iCs/>
        </w:rPr>
        <w:t>’s</w:t>
      </w:r>
      <w:r w:rsidR="00F22644" w:rsidRPr="00307826">
        <w:rPr>
          <w:i/>
          <w:iCs/>
        </w:rPr>
        <w:t>*</w:t>
      </w:r>
      <w:r w:rsidR="00307826">
        <w:t xml:space="preserve"> </w:t>
      </w:r>
      <w:r>
        <w:t xml:space="preserve">understanding of upholding the collectively held right to grant, modify, withhold or withdraw consent affected by </w:t>
      </w:r>
      <w:r w:rsidR="006135D8">
        <w:rPr>
          <w:i/>
          <w:iCs/>
        </w:rPr>
        <w:t>remedy</w:t>
      </w:r>
      <w:r w:rsidR="006135D8">
        <w:t xml:space="preserve">* </w:t>
      </w:r>
      <w:r>
        <w:t xml:space="preserve">activities. </w:t>
      </w:r>
    </w:p>
    <w:p w14:paraId="3007AD11" w14:textId="271D8238" w:rsidR="005738E1" w:rsidRDefault="007550EB" w:rsidP="000935BA">
      <w:pPr>
        <w:spacing w:before="0" w:after="160" w:line="259" w:lineRule="auto"/>
        <w:jc w:val="both"/>
      </w:pPr>
      <w:r>
        <w:t xml:space="preserve">Direct communication (e.g., face-to-face meetings and other innovative, interactive methods) where there are low levels of literacy is useful for delivering relevant and accessible information at locations chosen by the </w:t>
      </w:r>
      <w:r w:rsidR="00245D9D" w:rsidRPr="007A07CC">
        <w:rPr>
          <w:i/>
          <w:iCs/>
          <w:color w:val="7030A0"/>
        </w:rPr>
        <w:t>affected rights holder</w:t>
      </w:r>
      <w:r w:rsidR="00245D9D" w:rsidRPr="00F8717E">
        <w:rPr>
          <w:i/>
          <w:iCs/>
        </w:rPr>
        <w:t>*</w:t>
      </w:r>
      <w:r>
        <w:t xml:space="preserve">. All information is delivered in languages and formats that are acceptable to the legitimate institutions of the </w:t>
      </w:r>
      <w:r w:rsidR="00245D9D" w:rsidRPr="007A07CC">
        <w:rPr>
          <w:i/>
          <w:iCs/>
          <w:color w:val="7030A0"/>
        </w:rPr>
        <w:t>affected rights holder</w:t>
      </w:r>
      <w:r w:rsidR="00245D9D" w:rsidRPr="00A95013">
        <w:rPr>
          <w:i/>
          <w:iCs/>
        </w:rPr>
        <w:t>*</w:t>
      </w:r>
      <w:r>
        <w:t xml:space="preserve">. If necessary, </w:t>
      </w:r>
      <w:r w:rsidR="00307826" w:rsidRPr="00307826">
        <w:rPr>
          <w:i/>
          <w:iCs/>
        </w:rPr>
        <w:t>The Organization</w:t>
      </w:r>
      <w:r w:rsidR="00307826">
        <w:rPr>
          <w:i/>
          <w:iCs/>
        </w:rPr>
        <w:t>*</w:t>
      </w:r>
      <w:r w:rsidR="00307826" w:rsidRPr="00307826">
        <w:rPr>
          <w:i/>
          <w:iCs/>
        </w:rPr>
        <w:t xml:space="preserve"> </w:t>
      </w:r>
      <w:r w:rsidR="00307826" w:rsidRPr="00307826">
        <w:t>or</w:t>
      </w:r>
      <w:r w:rsidR="00307826" w:rsidRPr="00307826">
        <w:rPr>
          <w:i/>
          <w:iCs/>
        </w:rPr>
        <w:t xml:space="preserve"> corporate group*</w:t>
      </w:r>
      <w:r w:rsidR="00307826">
        <w:t xml:space="preserve"> </w:t>
      </w:r>
      <w:r>
        <w:t xml:space="preserve">may provide support for the </w:t>
      </w:r>
      <w:r w:rsidR="00245D9D" w:rsidRPr="007A07CC">
        <w:rPr>
          <w:i/>
          <w:iCs/>
          <w:color w:val="7030A0"/>
        </w:rPr>
        <w:t>affected rights holder</w:t>
      </w:r>
      <w:r w:rsidR="00245D9D" w:rsidRPr="00A95013">
        <w:rPr>
          <w:i/>
          <w:iCs/>
        </w:rPr>
        <w:t>*</w:t>
      </w:r>
      <w:r w:rsidR="00245D9D" w:rsidRPr="00A95013">
        <w:t xml:space="preserve"> </w:t>
      </w:r>
      <w:r>
        <w:t xml:space="preserve">to access independent legal or technical advice relevant to the proposed </w:t>
      </w:r>
      <w:r w:rsidR="006B6C95" w:rsidRPr="006B6C95">
        <w:rPr>
          <w:i/>
          <w:iCs/>
        </w:rPr>
        <w:t>remedy</w:t>
      </w:r>
      <w:r w:rsidR="006B6C95">
        <w:t xml:space="preserve">* </w:t>
      </w:r>
      <w:r>
        <w:t xml:space="preserve">activities. New information regarding proposed </w:t>
      </w:r>
      <w:r w:rsidR="00245D9D">
        <w:rPr>
          <w:i/>
          <w:iCs/>
        </w:rPr>
        <w:t>remedy*</w:t>
      </w:r>
      <w:r w:rsidR="00245D9D">
        <w:t xml:space="preserve"> </w:t>
      </w:r>
      <w:r>
        <w:t xml:space="preserve">activities or the position of the </w:t>
      </w:r>
      <w:r w:rsidRPr="00B16984">
        <w:rPr>
          <w:i/>
          <w:iCs/>
          <w:color w:val="7030A0"/>
        </w:rPr>
        <w:t>affected rights holder</w:t>
      </w:r>
      <w:r w:rsidR="00245D9D" w:rsidRPr="00A95013">
        <w:rPr>
          <w:i/>
          <w:iCs/>
        </w:rPr>
        <w:t>*</w:t>
      </w:r>
      <w:r w:rsidRPr="00B16984">
        <w:rPr>
          <w:color w:val="7030A0"/>
        </w:rPr>
        <w:t xml:space="preserve"> </w:t>
      </w:r>
      <w:r>
        <w:t>on such activities, is shared among the parties as soon as it becomes available and to their mutual satisfaction.</w:t>
      </w:r>
    </w:p>
    <w:p w14:paraId="18974BD3" w14:textId="77777777" w:rsidR="00926185" w:rsidRPr="00926185" w:rsidRDefault="00926185">
      <w:pPr>
        <w:spacing w:before="0" w:after="160" w:line="259" w:lineRule="auto"/>
        <w:rPr>
          <w:b/>
          <w:bCs/>
        </w:rPr>
      </w:pPr>
      <w:r w:rsidRPr="00926185">
        <w:rPr>
          <w:b/>
          <w:bCs/>
        </w:rPr>
        <w:t xml:space="preserve">Consent </w:t>
      </w:r>
    </w:p>
    <w:p w14:paraId="75C26AEA" w14:textId="088CD4B6" w:rsidR="007D61AF" w:rsidRDefault="00926185" w:rsidP="007D61AF">
      <w:pPr>
        <w:spacing w:before="0" w:after="160" w:line="259" w:lineRule="auto"/>
        <w:jc w:val="both"/>
      </w:pPr>
      <w:r>
        <w:t xml:space="preserve">The final and distinguishing element of </w:t>
      </w:r>
      <w:r w:rsidRPr="0059558E">
        <w:rPr>
          <w:i/>
          <w:iCs/>
        </w:rPr>
        <w:t>FPIC</w:t>
      </w:r>
      <w:r w:rsidR="0059558E">
        <w:t>*</w:t>
      </w:r>
      <w:r>
        <w:t xml:space="preserve"> is the decision to exercise the right to grant, withhold, or withdraw consent to proposed </w:t>
      </w:r>
      <w:r w:rsidR="00D1084A">
        <w:rPr>
          <w:i/>
          <w:iCs/>
        </w:rPr>
        <w:t>remedy*</w:t>
      </w:r>
      <w:r w:rsidR="003A5F91">
        <w:rPr>
          <w:i/>
          <w:iCs/>
        </w:rPr>
        <w:t xml:space="preserve"> </w:t>
      </w:r>
      <w:r>
        <w:t>activities that affect legal</w:t>
      </w:r>
      <w:r w:rsidR="00D1084A">
        <w:t xml:space="preserve"> rights</w:t>
      </w:r>
      <w:r>
        <w:t xml:space="preserve"> and/or </w:t>
      </w:r>
      <w:r w:rsidRPr="00B16984">
        <w:rPr>
          <w:i/>
          <w:iCs/>
        </w:rPr>
        <w:t>customary rights</w:t>
      </w:r>
      <w:r w:rsidR="00D1084A">
        <w:t>*</w:t>
      </w:r>
      <w:r>
        <w:t xml:space="preserve">. Consent is not a one-off decision that gives an everlasting social license to </w:t>
      </w:r>
      <w:r w:rsidR="00F43C25" w:rsidRPr="00307826">
        <w:rPr>
          <w:i/>
          <w:iCs/>
        </w:rPr>
        <w:t>The Organization</w:t>
      </w:r>
      <w:r w:rsidR="00F43C25">
        <w:rPr>
          <w:i/>
          <w:iCs/>
        </w:rPr>
        <w:t>*</w:t>
      </w:r>
      <w:r w:rsidR="00F43C25" w:rsidRPr="00514B0B">
        <w:t xml:space="preserve"> </w:t>
      </w:r>
      <w:r w:rsidR="00F43C25" w:rsidRPr="00307826">
        <w:t>or</w:t>
      </w:r>
      <w:r w:rsidR="00F43C25" w:rsidRPr="00307826">
        <w:rPr>
          <w:i/>
          <w:iCs/>
        </w:rPr>
        <w:t xml:space="preserve"> corporate group*</w:t>
      </w:r>
      <w:r>
        <w:t xml:space="preserve">, but part of an iterative process that requires continual monitoring, maintenance, and reaffirmation. </w:t>
      </w:r>
    </w:p>
    <w:p w14:paraId="62F5F688" w14:textId="11B507D5" w:rsidR="007D61AF" w:rsidRDefault="00926185" w:rsidP="007D61AF">
      <w:pPr>
        <w:spacing w:before="0" w:after="160" w:line="259" w:lineRule="auto"/>
        <w:jc w:val="both"/>
      </w:pPr>
      <w:r>
        <w:t xml:space="preserve">A decision reached through a self-determined process of dialogue and decision making that fulfils the elements of ‘free’, ‘prior’ and ‘informed’ implies that the </w:t>
      </w:r>
      <w:r w:rsidR="0059558E" w:rsidRPr="00307826">
        <w:rPr>
          <w:i/>
          <w:iCs/>
          <w:color w:val="7030A0"/>
        </w:rPr>
        <w:t>affected rights holder</w:t>
      </w:r>
      <w:r w:rsidR="0059558E" w:rsidRPr="00A95013">
        <w:t>*</w:t>
      </w:r>
      <w:r w:rsidR="0059558E">
        <w:rPr>
          <w:color w:val="7030A0"/>
        </w:rPr>
        <w:t xml:space="preserve"> </w:t>
      </w:r>
      <w:r>
        <w:t xml:space="preserve">is aware of the option to apply conditions to their decision. These conditions are considered in the context of the entire relevant </w:t>
      </w:r>
      <w:r w:rsidR="00A95E57">
        <w:rPr>
          <w:i/>
          <w:iCs/>
        </w:rPr>
        <w:t xml:space="preserve">remedy* </w:t>
      </w:r>
      <w:r w:rsidR="00A95E57">
        <w:t xml:space="preserve">process </w:t>
      </w:r>
      <w:r>
        <w:t xml:space="preserve">and are recorded in a culturally appropriate manner according to mutually agreed information-sharing protocols. </w:t>
      </w:r>
    </w:p>
    <w:p w14:paraId="79F52A7B" w14:textId="68FA39F6" w:rsidR="007D61AF" w:rsidRDefault="00926185" w:rsidP="007D61AF">
      <w:pPr>
        <w:spacing w:before="0" w:after="160" w:line="259" w:lineRule="auto"/>
        <w:jc w:val="both"/>
      </w:pPr>
      <w:r>
        <w:t xml:space="preserve">Once consent is granted and recorded in a consent agreement (binding agreement) that demonstrates good faith, and a culturally appropriate engagement process was adopted to obtain the decision, it cannot be withdrawn arbitrarily. However, if changes are proposed to </w:t>
      </w:r>
      <w:r w:rsidR="00B451E4" w:rsidRPr="00B451E4">
        <w:rPr>
          <w:i/>
          <w:iCs/>
        </w:rPr>
        <w:t>remedy</w:t>
      </w:r>
      <w:r w:rsidR="00B451E4">
        <w:t xml:space="preserve">* </w:t>
      </w:r>
      <w:r>
        <w:t xml:space="preserve">activities already subject to an agreement, or if new information becomes available, the </w:t>
      </w:r>
      <w:r w:rsidRPr="00B16984">
        <w:rPr>
          <w:i/>
          <w:iCs/>
          <w:color w:val="7030A0"/>
        </w:rPr>
        <w:t>affected rights holder</w:t>
      </w:r>
      <w:r w:rsidR="00A95E57">
        <w:t>*</w:t>
      </w:r>
      <w:r>
        <w:t xml:space="preserve"> may reconsider their decision to grant or withhold consent. </w:t>
      </w:r>
    </w:p>
    <w:p w14:paraId="0C77E240" w14:textId="77777777" w:rsidR="007D61AF" w:rsidRDefault="00926185" w:rsidP="007D61AF">
      <w:pPr>
        <w:spacing w:before="0" w:after="160" w:line="259" w:lineRule="auto"/>
        <w:jc w:val="both"/>
      </w:pPr>
      <w:r>
        <w:t xml:space="preserve">If the decision to withdraw or withhold consent is based on factors outside the influence of the FSC system, the parties are encouraged to maintain their agreements and address external factors together. Ideally, early discussions include the development of a dispute resolution process (or protocol) that identifies events or circumstances that trigger the use of a dispute resolution mechanism, as well as procedures for withdrawing consent. Otherwise, if the conditions of the original consent decision are met, ongoing consent is implied. </w:t>
      </w:r>
    </w:p>
    <w:p w14:paraId="1E7C8D92" w14:textId="628E8C6C" w:rsidR="0065169B" w:rsidRDefault="00926185" w:rsidP="007D61AF">
      <w:pPr>
        <w:spacing w:before="0" w:after="160" w:line="259" w:lineRule="auto"/>
        <w:jc w:val="both"/>
      </w:pPr>
      <w:r>
        <w:t xml:space="preserve">Consent is not the same as engagement or consultation, although these are necessary precursors to achieving consent. It is the expression of rights (e.g., to self-determination, lands, resources, territories, and culture) and may be given or withheld in phases, over specific periods of time, and for distinct phases of </w:t>
      </w:r>
      <w:r w:rsidR="006A2D95">
        <w:rPr>
          <w:i/>
          <w:iCs/>
        </w:rPr>
        <w:t>remedy*</w:t>
      </w:r>
      <w:r>
        <w:t xml:space="preserve">activities. Therefore, it is possible that consent may be withdrawn for a specific </w:t>
      </w:r>
      <w:r w:rsidR="006A2D95">
        <w:t>r</w:t>
      </w:r>
      <w:r w:rsidR="006A2D95" w:rsidRPr="00B16984">
        <w:rPr>
          <w:i/>
          <w:iCs/>
        </w:rPr>
        <w:t>emedy</w:t>
      </w:r>
      <w:r w:rsidR="006A2D95">
        <w:t xml:space="preserve">* </w:t>
      </w:r>
      <w:r>
        <w:t>activity, but not for the entire agreement.</w:t>
      </w:r>
    </w:p>
    <w:p w14:paraId="5B174978" w14:textId="54CB5E0C" w:rsidR="006C30D5" w:rsidRPr="005A5BF3" w:rsidRDefault="00E46E0C" w:rsidP="005A5BF3">
      <w:pPr>
        <w:rPr>
          <w:color w:val="78BE20" w:themeColor="accent1"/>
          <w:sz w:val="26"/>
          <w:szCs w:val="26"/>
        </w:rPr>
      </w:pPr>
      <w:bookmarkStart w:id="242" w:name="_Toc121818411"/>
      <w:r w:rsidRPr="005A5BF3">
        <w:rPr>
          <w:color w:val="78BE20" w:themeColor="accent1"/>
          <w:sz w:val="26"/>
          <w:szCs w:val="26"/>
        </w:rPr>
        <w:t xml:space="preserve">2. </w:t>
      </w:r>
      <w:r w:rsidR="006C30D5" w:rsidRPr="005A5BF3">
        <w:rPr>
          <w:color w:val="78BE20" w:themeColor="accent1"/>
          <w:sz w:val="26"/>
          <w:szCs w:val="26"/>
        </w:rPr>
        <w:t>Seven Step FPIC Process</w:t>
      </w:r>
      <w:bookmarkEnd w:id="242"/>
    </w:p>
    <w:p w14:paraId="5BED12AC" w14:textId="59A022EA" w:rsidR="00B15C17" w:rsidRDefault="00C03133" w:rsidP="00903A8B">
      <w:pPr>
        <w:spacing w:before="0" w:after="0" w:line="240" w:lineRule="auto"/>
        <w:jc w:val="both"/>
      </w:pPr>
      <w:r>
        <w:t xml:space="preserve">The </w:t>
      </w:r>
      <w:r>
        <w:rPr>
          <w:i/>
          <w:iCs/>
        </w:rPr>
        <w:t>FSC Remedy Framework</w:t>
      </w:r>
      <w:r w:rsidR="004203DC">
        <w:rPr>
          <w:i/>
          <w:iCs/>
        </w:rPr>
        <w:t xml:space="preserve"> </w:t>
      </w:r>
      <w:r w:rsidR="000D5CAE">
        <w:t xml:space="preserve">requires that </w:t>
      </w:r>
      <w:r w:rsidR="00605762">
        <w:rPr>
          <w:i/>
          <w:iCs/>
        </w:rPr>
        <w:t xml:space="preserve">FPIC* </w:t>
      </w:r>
      <w:r w:rsidR="00605762">
        <w:t xml:space="preserve">processes are carried out when </w:t>
      </w:r>
      <w:r w:rsidR="00605762" w:rsidRPr="00A95013">
        <w:rPr>
          <w:i/>
          <w:iCs/>
          <w:color w:val="7030A0"/>
        </w:rPr>
        <w:t>affected rights holders</w:t>
      </w:r>
      <w:r w:rsidR="00605762">
        <w:rPr>
          <w:i/>
          <w:iCs/>
        </w:rPr>
        <w:t xml:space="preserve">* </w:t>
      </w:r>
      <w:r w:rsidR="00605762">
        <w:t xml:space="preserve">are present. </w:t>
      </w:r>
      <w:r w:rsidR="00B15C17">
        <w:t>An</w:t>
      </w:r>
      <w:r w:rsidR="00B15C17" w:rsidRPr="006960D9">
        <w:rPr>
          <w:i/>
          <w:iCs/>
        </w:rPr>
        <w:t xml:space="preserve"> FPIC</w:t>
      </w:r>
      <w:r w:rsidR="00B15C17">
        <w:t xml:space="preserve">* process has a minimum of seven steps with various </w:t>
      </w:r>
      <w:r w:rsidR="002611DB">
        <w:t>sub-step</w:t>
      </w:r>
      <w:r w:rsidR="00B15C17">
        <w:t>s</w:t>
      </w:r>
      <w:r w:rsidR="003C5B22">
        <w:t xml:space="preserve"> (see Box 6 below)</w:t>
      </w:r>
      <w:r w:rsidR="00B15C17">
        <w:t>.</w:t>
      </w:r>
      <w:r w:rsidR="00F2502F">
        <w:t xml:space="preserve"> Following th</w:t>
      </w:r>
      <w:r w:rsidR="00F42624">
        <w:t xml:space="preserve">e </w:t>
      </w:r>
      <w:r w:rsidR="00F42624">
        <w:rPr>
          <w:i/>
          <w:iCs/>
        </w:rPr>
        <w:t>FPIC*</w:t>
      </w:r>
      <w:r w:rsidR="00F42624">
        <w:t xml:space="preserve"> process shall not exempt </w:t>
      </w:r>
      <w:r w:rsidR="00F42624">
        <w:rPr>
          <w:i/>
          <w:iCs/>
        </w:rPr>
        <w:t xml:space="preserve">The Organization* </w:t>
      </w:r>
      <w:r w:rsidR="00F42624">
        <w:t xml:space="preserve">or </w:t>
      </w:r>
      <w:r w:rsidR="00F42624">
        <w:rPr>
          <w:i/>
          <w:iCs/>
        </w:rPr>
        <w:t>corporate group*</w:t>
      </w:r>
      <w:r w:rsidR="00F42624">
        <w:t xml:space="preserve"> from conforming wi</w:t>
      </w:r>
      <w:r w:rsidR="00060762">
        <w:t xml:space="preserve">th other requirements of the </w:t>
      </w:r>
      <w:r w:rsidR="00060762">
        <w:rPr>
          <w:i/>
          <w:iCs/>
        </w:rPr>
        <w:t xml:space="preserve">FSC Remedy Framework. </w:t>
      </w:r>
      <w:r w:rsidR="00B15C17">
        <w:t xml:space="preserve"> </w:t>
      </w:r>
    </w:p>
    <w:p w14:paraId="6E7A9B41" w14:textId="77777777" w:rsidR="00AA01B7" w:rsidRDefault="00AA01B7" w:rsidP="00B15C17">
      <w:pPr>
        <w:spacing w:before="0" w:after="0" w:line="240" w:lineRule="auto"/>
        <w:rPr>
          <w:b/>
          <w:bCs/>
        </w:rPr>
      </w:pPr>
    </w:p>
    <w:p w14:paraId="74FFF05C" w14:textId="3E8A5BC8" w:rsidR="0053076A" w:rsidRDefault="0053076A" w:rsidP="00903A8B">
      <w:pPr>
        <w:spacing w:before="0" w:after="0" w:line="240" w:lineRule="auto"/>
        <w:jc w:val="both"/>
        <w:rPr>
          <w:b/>
          <w:bCs/>
        </w:rPr>
      </w:pPr>
      <w:r w:rsidRPr="0053076A">
        <w:rPr>
          <w:b/>
          <w:bCs/>
        </w:rPr>
        <w:t xml:space="preserve">Step 1: </w:t>
      </w:r>
      <w:r w:rsidR="009A2430">
        <w:rPr>
          <w:b/>
          <w:bCs/>
        </w:rPr>
        <w:t>I</w:t>
      </w:r>
      <w:r w:rsidR="009A2430" w:rsidRPr="009A2430">
        <w:rPr>
          <w:b/>
          <w:bCs/>
        </w:rPr>
        <w:t xml:space="preserve">dentify the </w:t>
      </w:r>
      <w:r w:rsidR="006C1841" w:rsidRPr="00A95013">
        <w:rPr>
          <w:b/>
          <w:bCs/>
          <w:i/>
          <w:iCs/>
          <w:color w:val="7030A0"/>
        </w:rPr>
        <w:t>affected r</w:t>
      </w:r>
      <w:r w:rsidR="009A2430" w:rsidRPr="00A95013">
        <w:rPr>
          <w:b/>
          <w:bCs/>
          <w:i/>
          <w:iCs/>
          <w:color w:val="7030A0"/>
        </w:rPr>
        <w:t xml:space="preserve">ights </w:t>
      </w:r>
      <w:r w:rsidR="006C1841" w:rsidRPr="00A95013">
        <w:rPr>
          <w:b/>
          <w:bCs/>
          <w:i/>
          <w:iCs/>
          <w:color w:val="7030A0"/>
        </w:rPr>
        <w:t>h</w:t>
      </w:r>
      <w:r w:rsidR="009A2430" w:rsidRPr="00A95013">
        <w:rPr>
          <w:b/>
          <w:bCs/>
          <w:i/>
          <w:iCs/>
          <w:color w:val="7030A0"/>
        </w:rPr>
        <w:t>older</w:t>
      </w:r>
      <w:r w:rsidR="006C1841" w:rsidRPr="00A95013">
        <w:rPr>
          <w:b/>
          <w:bCs/>
          <w:i/>
          <w:iCs/>
          <w:color w:val="7030A0"/>
        </w:rPr>
        <w:t>s</w:t>
      </w:r>
      <w:r w:rsidR="006C1841">
        <w:rPr>
          <w:b/>
          <w:bCs/>
          <w:i/>
          <w:iCs/>
        </w:rPr>
        <w:t>*</w:t>
      </w:r>
      <w:r w:rsidR="009A2430" w:rsidRPr="009A2430">
        <w:rPr>
          <w:b/>
          <w:bCs/>
        </w:rPr>
        <w:t xml:space="preserve"> and their </w:t>
      </w:r>
      <w:r w:rsidR="009A2430">
        <w:rPr>
          <w:b/>
          <w:bCs/>
        </w:rPr>
        <w:t>r</w:t>
      </w:r>
      <w:r w:rsidR="009A2430" w:rsidRPr="009A2430">
        <w:rPr>
          <w:b/>
          <w:bCs/>
        </w:rPr>
        <w:t xml:space="preserve">ights through </w:t>
      </w:r>
      <w:r w:rsidR="009A2430">
        <w:rPr>
          <w:b/>
          <w:bCs/>
        </w:rPr>
        <w:t>c</w:t>
      </w:r>
      <w:r w:rsidR="009A2430" w:rsidRPr="009A2430">
        <w:rPr>
          <w:b/>
          <w:bCs/>
        </w:rPr>
        <w:t xml:space="preserve">ulturally </w:t>
      </w:r>
      <w:r w:rsidR="009A2430">
        <w:rPr>
          <w:b/>
          <w:bCs/>
        </w:rPr>
        <w:t>a</w:t>
      </w:r>
      <w:r w:rsidR="009A2430" w:rsidRPr="009A2430">
        <w:rPr>
          <w:b/>
          <w:bCs/>
        </w:rPr>
        <w:t xml:space="preserve">ppropriate </w:t>
      </w:r>
      <w:r w:rsidR="009A2430">
        <w:rPr>
          <w:b/>
          <w:bCs/>
        </w:rPr>
        <w:t>e</w:t>
      </w:r>
      <w:r w:rsidR="009A2430" w:rsidRPr="009A2430">
        <w:rPr>
          <w:b/>
          <w:bCs/>
        </w:rPr>
        <w:t>ngagement</w:t>
      </w:r>
    </w:p>
    <w:p w14:paraId="3709BF26" w14:textId="678B31A6" w:rsidR="00AB4AF8" w:rsidRDefault="00AB4AF8" w:rsidP="00B15C17">
      <w:pPr>
        <w:spacing w:before="0" w:after="0" w:line="240" w:lineRule="auto"/>
      </w:pPr>
      <w:r>
        <w:t xml:space="preserve">1.1 Explore regulatory approaches to </w:t>
      </w:r>
      <w:r w:rsidRPr="00926B76">
        <w:rPr>
          <w:i/>
          <w:iCs/>
        </w:rPr>
        <w:t>FPIC</w:t>
      </w:r>
      <w:r w:rsidR="00926B76">
        <w:rPr>
          <w:i/>
          <w:iCs/>
        </w:rPr>
        <w:t>*</w:t>
      </w:r>
      <w:r w:rsidRPr="00926B76">
        <w:rPr>
          <w:i/>
          <w:iCs/>
        </w:rPr>
        <w:t xml:space="preserve"> </w:t>
      </w:r>
    </w:p>
    <w:p w14:paraId="5F5C0B74" w14:textId="348A47E0" w:rsidR="00AB4AF8" w:rsidRDefault="00AB4AF8" w:rsidP="00B15C17">
      <w:pPr>
        <w:spacing w:before="0" w:after="0" w:line="240" w:lineRule="auto"/>
      </w:pPr>
      <w:r>
        <w:t xml:space="preserve">1.2 Identify </w:t>
      </w:r>
      <w:r w:rsidR="00CD3BBB" w:rsidRPr="00A95013">
        <w:rPr>
          <w:i/>
          <w:iCs/>
          <w:color w:val="7030A0"/>
        </w:rPr>
        <w:t xml:space="preserve">affected </w:t>
      </w:r>
      <w:r w:rsidRPr="00A95013">
        <w:rPr>
          <w:i/>
          <w:iCs/>
          <w:color w:val="7030A0"/>
        </w:rPr>
        <w:t>rights holder</w:t>
      </w:r>
      <w:r w:rsidR="00CD3BBB" w:rsidRPr="00A95013">
        <w:rPr>
          <w:i/>
          <w:iCs/>
          <w:color w:val="7030A0"/>
        </w:rPr>
        <w:t>s</w:t>
      </w:r>
      <w:r w:rsidR="00CD3BBB">
        <w:t>*</w:t>
      </w:r>
      <w:r>
        <w:t xml:space="preserve"> and their rights </w:t>
      </w:r>
    </w:p>
    <w:p w14:paraId="31C2D2CD" w14:textId="77777777" w:rsidR="00AB4AF8" w:rsidRDefault="00AB4AF8" w:rsidP="00B15C17">
      <w:pPr>
        <w:spacing w:before="0" w:after="0" w:line="240" w:lineRule="auto"/>
      </w:pPr>
      <w:r>
        <w:t xml:space="preserve">1.3 Identify representatives and governance structures </w:t>
      </w:r>
    </w:p>
    <w:p w14:paraId="72B90788" w14:textId="00073228" w:rsidR="00AB4AF8" w:rsidRDefault="00AB4AF8" w:rsidP="00B15C17">
      <w:pPr>
        <w:spacing w:before="0" w:after="0" w:line="240" w:lineRule="auto"/>
      </w:pPr>
      <w:r>
        <w:t xml:space="preserve">1.4 Inform </w:t>
      </w:r>
      <w:r w:rsidR="00CD3BBB" w:rsidRPr="00A95013">
        <w:rPr>
          <w:i/>
          <w:iCs/>
        </w:rPr>
        <w:t xml:space="preserve">affected </w:t>
      </w:r>
      <w:r w:rsidRPr="00A95013">
        <w:rPr>
          <w:i/>
          <w:iCs/>
        </w:rPr>
        <w:t>rights holder</w:t>
      </w:r>
      <w:r w:rsidR="00CD3BBB" w:rsidRPr="00A95013">
        <w:rPr>
          <w:i/>
          <w:iCs/>
        </w:rPr>
        <w:t>s*</w:t>
      </w:r>
      <w:r>
        <w:t xml:space="preserve"> of proposed </w:t>
      </w:r>
      <w:r w:rsidR="001E0E48" w:rsidRPr="001E0E48">
        <w:rPr>
          <w:i/>
          <w:iCs/>
        </w:rPr>
        <w:t>remedy</w:t>
      </w:r>
      <w:r w:rsidR="007B7C9C" w:rsidRPr="007B7C9C">
        <w:t>*</w:t>
      </w:r>
      <w:r w:rsidR="001E0E48">
        <w:t xml:space="preserve"> </w:t>
      </w:r>
      <w:r>
        <w:t xml:space="preserve">activities </w:t>
      </w:r>
    </w:p>
    <w:p w14:paraId="4BEDE7F0" w14:textId="0A7C14A1" w:rsidR="00AB4AF8" w:rsidRDefault="00AB4AF8" w:rsidP="00B15C17">
      <w:pPr>
        <w:spacing w:before="0" w:after="0" w:line="240" w:lineRule="auto"/>
      </w:pPr>
      <w:r>
        <w:lastRenderedPageBreak/>
        <w:t xml:space="preserve">1.5 Identify claims of legal and/or </w:t>
      </w:r>
      <w:r w:rsidRPr="00A95013">
        <w:rPr>
          <w:i/>
          <w:iCs/>
        </w:rPr>
        <w:t>customary rights</w:t>
      </w:r>
      <w:r w:rsidR="00CD3BBB">
        <w:rPr>
          <w:i/>
          <w:iCs/>
        </w:rPr>
        <w:t>*</w:t>
      </w:r>
      <w:r>
        <w:t xml:space="preserve"> </w:t>
      </w:r>
    </w:p>
    <w:p w14:paraId="52424C41" w14:textId="5A4730BC" w:rsidR="00AB4AF8" w:rsidRDefault="00AB4AF8" w:rsidP="00B15C17">
      <w:pPr>
        <w:spacing w:before="0" w:after="0" w:line="240" w:lineRule="auto"/>
      </w:pPr>
      <w:r>
        <w:t xml:space="preserve">1.6 Determine willingness to participate in future negotiations on proposed </w:t>
      </w:r>
      <w:r w:rsidR="00592C97">
        <w:rPr>
          <w:i/>
          <w:iCs/>
        </w:rPr>
        <w:t>remedy*</w:t>
      </w:r>
      <w:r w:rsidR="00592C97">
        <w:t xml:space="preserve"> </w:t>
      </w:r>
      <w:r>
        <w:t>activities</w:t>
      </w:r>
    </w:p>
    <w:p w14:paraId="6C981DD9" w14:textId="77777777" w:rsidR="00B15C17" w:rsidRDefault="00B15C17" w:rsidP="00B15C17">
      <w:pPr>
        <w:spacing w:before="0" w:after="0" w:line="240" w:lineRule="auto"/>
        <w:rPr>
          <w:b/>
          <w:bCs/>
        </w:rPr>
      </w:pPr>
    </w:p>
    <w:p w14:paraId="1719656B" w14:textId="30262C3F" w:rsidR="0053076A" w:rsidRDefault="0053076A" w:rsidP="00B15C17">
      <w:pPr>
        <w:spacing w:before="0" w:after="0" w:line="240" w:lineRule="auto"/>
        <w:rPr>
          <w:b/>
          <w:bCs/>
        </w:rPr>
      </w:pPr>
      <w:r w:rsidRPr="0053076A">
        <w:rPr>
          <w:b/>
          <w:bCs/>
        </w:rPr>
        <w:t xml:space="preserve">Step 2: </w:t>
      </w:r>
      <w:r w:rsidR="00EC7E81" w:rsidRPr="00EC7E81">
        <w:rPr>
          <w:b/>
          <w:bCs/>
        </w:rPr>
        <w:t xml:space="preserve">Prepare for </w:t>
      </w:r>
      <w:r w:rsidR="00CA15C3">
        <w:rPr>
          <w:b/>
          <w:bCs/>
        </w:rPr>
        <w:t>f</w:t>
      </w:r>
      <w:r w:rsidR="00CA15C3" w:rsidRPr="00EC7E81">
        <w:rPr>
          <w:b/>
          <w:bCs/>
        </w:rPr>
        <w:t xml:space="preserve">urther </w:t>
      </w:r>
      <w:r w:rsidR="00CA15C3">
        <w:rPr>
          <w:b/>
          <w:bCs/>
        </w:rPr>
        <w:t>e</w:t>
      </w:r>
      <w:r w:rsidR="00EC7E81" w:rsidRPr="00EC7E81">
        <w:rPr>
          <w:b/>
          <w:bCs/>
        </w:rPr>
        <w:t xml:space="preserve">ngagement and </w:t>
      </w:r>
      <w:r w:rsidR="00CA15C3">
        <w:rPr>
          <w:b/>
          <w:bCs/>
        </w:rPr>
        <w:t>a</w:t>
      </w:r>
      <w:r w:rsidR="00EC7E81" w:rsidRPr="00EC7E81">
        <w:rPr>
          <w:b/>
          <w:bCs/>
        </w:rPr>
        <w:t xml:space="preserve">gree on </w:t>
      </w:r>
      <w:r w:rsidR="00CA15C3">
        <w:rPr>
          <w:b/>
          <w:bCs/>
        </w:rPr>
        <w:t>s</w:t>
      </w:r>
      <w:r w:rsidR="00EC7E81" w:rsidRPr="00EC7E81">
        <w:rPr>
          <w:b/>
          <w:bCs/>
        </w:rPr>
        <w:t xml:space="preserve">cope of the </w:t>
      </w:r>
      <w:r w:rsidR="00EC7E81" w:rsidRPr="00A95013">
        <w:rPr>
          <w:b/>
          <w:bCs/>
          <w:i/>
          <w:iCs/>
        </w:rPr>
        <w:t>FPIC</w:t>
      </w:r>
      <w:r w:rsidR="00CA15C3">
        <w:rPr>
          <w:b/>
          <w:bCs/>
        </w:rPr>
        <w:t>*</w:t>
      </w:r>
      <w:r w:rsidR="00EC7E81" w:rsidRPr="00EC7E81">
        <w:rPr>
          <w:b/>
          <w:bCs/>
        </w:rPr>
        <w:t xml:space="preserve"> </w:t>
      </w:r>
      <w:r w:rsidR="00242221">
        <w:rPr>
          <w:b/>
          <w:bCs/>
        </w:rPr>
        <w:t>p</w:t>
      </w:r>
      <w:r w:rsidR="00EC7E81" w:rsidRPr="00EC7E81">
        <w:rPr>
          <w:b/>
          <w:bCs/>
        </w:rPr>
        <w:t xml:space="preserve">rocess </w:t>
      </w:r>
      <w:r w:rsidR="00242221">
        <w:rPr>
          <w:b/>
          <w:bCs/>
        </w:rPr>
        <w:t>a</w:t>
      </w:r>
      <w:r w:rsidR="00242221" w:rsidRPr="00EC7E81">
        <w:rPr>
          <w:b/>
          <w:bCs/>
        </w:rPr>
        <w:t>greement</w:t>
      </w:r>
    </w:p>
    <w:p w14:paraId="68EA762E" w14:textId="77777777" w:rsidR="004D316B" w:rsidRDefault="004D316B" w:rsidP="00B15C17">
      <w:pPr>
        <w:spacing w:before="0" w:after="0" w:line="240" w:lineRule="auto"/>
      </w:pPr>
      <w:r>
        <w:t xml:space="preserve">2.1 Involvement of others in the engagement process </w:t>
      </w:r>
    </w:p>
    <w:p w14:paraId="3C87D820" w14:textId="77777777" w:rsidR="004D316B" w:rsidRDefault="004D316B" w:rsidP="00B15C17">
      <w:pPr>
        <w:spacing w:before="0" w:after="0" w:line="240" w:lineRule="auto"/>
      </w:pPr>
      <w:r>
        <w:t xml:space="preserve">2.2 Establish a structure with trained personnel and resources </w:t>
      </w:r>
    </w:p>
    <w:p w14:paraId="19B3B11E" w14:textId="77777777" w:rsidR="004D316B" w:rsidRDefault="004D316B" w:rsidP="00B15C17">
      <w:pPr>
        <w:spacing w:before="0" w:after="0" w:line="240" w:lineRule="auto"/>
      </w:pPr>
      <w:r>
        <w:t xml:space="preserve">2.3 Develop appropriate communication and information strategies </w:t>
      </w:r>
    </w:p>
    <w:p w14:paraId="66F9C0DE" w14:textId="5406DC90" w:rsidR="004D316B" w:rsidRDefault="004D316B" w:rsidP="00B15C17">
      <w:pPr>
        <w:spacing w:before="0" w:after="0" w:line="240" w:lineRule="auto"/>
      </w:pPr>
      <w:r>
        <w:t xml:space="preserve">2.4 Engage with </w:t>
      </w:r>
      <w:r w:rsidRPr="00A95013">
        <w:rPr>
          <w:i/>
          <w:iCs/>
          <w:color w:val="7030A0"/>
        </w:rPr>
        <w:t>affected rights holder</w:t>
      </w:r>
      <w:r w:rsidR="00592C97" w:rsidRPr="00A95013">
        <w:rPr>
          <w:i/>
          <w:iCs/>
          <w:color w:val="7030A0"/>
        </w:rPr>
        <w:t>s</w:t>
      </w:r>
      <w:r w:rsidR="00592C97">
        <w:rPr>
          <w:i/>
          <w:iCs/>
        </w:rPr>
        <w:t>*</w:t>
      </w:r>
      <w:r>
        <w:t xml:space="preserve"> and develop a Process Agreement </w:t>
      </w:r>
    </w:p>
    <w:p w14:paraId="3F21FDF4" w14:textId="5C5B8079" w:rsidR="00EC7E81" w:rsidRPr="00EC7E81" w:rsidRDefault="004D316B" w:rsidP="00B15C17">
      <w:pPr>
        <w:spacing w:before="0" w:after="0" w:line="240" w:lineRule="auto"/>
      </w:pPr>
      <w:r>
        <w:t xml:space="preserve">2.5 Further define </w:t>
      </w:r>
      <w:r w:rsidR="00AA57EF" w:rsidRPr="00A95013">
        <w:rPr>
          <w:i/>
          <w:iCs/>
        </w:rPr>
        <w:t>remedy*</w:t>
      </w:r>
      <w:r w:rsidR="00AA57EF">
        <w:t xml:space="preserve"> </w:t>
      </w:r>
      <w:r>
        <w:t xml:space="preserve">activities likely to </w:t>
      </w:r>
      <w:r w:rsidRPr="00A95013">
        <w:rPr>
          <w:i/>
          <w:iCs/>
          <w:color w:val="7030A0"/>
        </w:rPr>
        <w:t>affect rights holder</w:t>
      </w:r>
      <w:r w:rsidR="00CA15C3">
        <w:rPr>
          <w:i/>
          <w:iCs/>
        </w:rPr>
        <w:t>*</w:t>
      </w:r>
    </w:p>
    <w:p w14:paraId="1BB09AB8" w14:textId="77777777" w:rsidR="00B15C17" w:rsidRDefault="00B15C17" w:rsidP="00B15C17">
      <w:pPr>
        <w:spacing w:before="0" w:after="0" w:line="240" w:lineRule="auto"/>
        <w:rPr>
          <w:b/>
          <w:bCs/>
        </w:rPr>
      </w:pPr>
    </w:p>
    <w:p w14:paraId="6BBB41B8" w14:textId="7FAED3EA" w:rsidR="0053076A" w:rsidRDefault="0053076A" w:rsidP="00B15C17">
      <w:pPr>
        <w:spacing w:before="0" w:after="0" w:line="240" w:lineRule="auto"/>
        <w:rPr>
          <w:b/>
          <w:bCs/>
        </w:rPr>
      </w:pPr>
      <w:r w:rsidRPr="0053076A">
        <w:rPr>
          <w:b/>
          <w:bCs/>
        </w:rPr>
        <w:t xml:space="preserve">Step 3: </w:t>
      </w:r>
      <w:r w:rsidR="00B423D9" w:rsidRPr="00B423D9">
        <w:rPr>
          <w:b/>
          <w:bCs/>
        </w:rPr>
        <w:t xml:space="preserve">Participatory </w:t>
      </w:r>
      <w:r w:rsidR="00CA15C3">
        <w:rPr>
          <w:b/>
          <w:bCs/>
        </w:rPr>
        <w:t>m</w:t>
      </w:r>
      <w:r w:rsidR="00B423D9" w:rsidRPr="00B423D9">
        <w:rPr>
          <w:b/>
          <w:bCs/>
        </w:rPr>
        <w:t xml:space="preserve">apping and </w:t>
      </w:r>
      <w:r w:rsidR="00CA15C3">
        <w:rPr>
          <w:b/>
          <w:bCs/>
        </w:rPr>
        <w:t>a</w:t>
      </w:r>
      <w:r w:rsidR="00B423D9" w:rsidRPr="00B423D9">
        <w:rPr>
          <w:b/>
          <w:bCs/>
        </w:rPr>
        <w:t>ssessments</w:t>
      </w:r>
    </w:p>
    <w:p w14:paraId="0998979B" w14:textId="77777777" w:rsidR="00B423D9" w:rsidRDefault="00B423D9" w:rsidP="00B15C17">
      <w:pPr>
        <w:spacing w:before="0" w:after="0" w:line="240" w:lineRule="auto"/>
      </w:pPr>
      <w:r>
        <w:t xml:space="preserve">3.1 Ensure sufficient community capacity for mapping and assessments </w:t>
      </w:r>
    </w:p>
    <w:p w14:paraId="298A4A36" w14:textId="5D1041E1" w:rsidR="00B423D9" w:rsidRDefault="00B423D9" w:rsidP="00B15C17">
      <w:pPr>
        <w:spacing w:before="0" w:after="0" w:line="240" w:lineRule="auto"/>
      </w:pPr>
      <w:r>
        <w:t>3.2</w:t>
      </w:r>
      <w:r w:rsidR="00AE2AED">
        <w:t xml:space="preserve"> Co-design a </w:t>
      </w:r>
      <w:r w:rsidR="00F1554F">
        <w:t>p</w:t>
      </w:r>
      <w:r>
        <w:t xml:space="preserve">articipatory mapping </w:t>
      </w:r>
      <w:r w:rsidR="00AE2AED">
        <w:t>process</w:t>
      </w:r>
    </w:p>
    <w:p w14:paraId="5AEA5F36" w14:textId="53BC45A8" w:rsidR="00B423D9" w:rsidRDefault="00B423D9" w:rsidP="00B15C17">
      <w:pPr>
        <w:spacing w:before="0" w:after="0" w:line="240" w:lineRule="auto"/>
      </w:pPr>
      <w:r>
        <w:t xml:space="preserve">3.3 </w:t>
      </w:r>
      <w:r w:rsidR="00F1554F">
        <w:t>Discuss d</w:t>
      </w:r>
      <w:r>
        <w:t xml:space="preserve">isputes between </w:t>
      </w:r>
      <w:r w:rsidRPr="00A95013">
        <w:rPr>
          <w:i/>
          <w:iCs/>
          <w:color w:val="7030A0"/>
        </w:rPr>
        <w:t>affected rights holders</w:t>
      </w:r>
      <w:r w:rsidR="00CA15C3" w:rsidRPr="00E75D70">
        <w:t>*</w:t>
      </w:r>
      <w:r w:rsidRPr="00E75D70">
        <w:t xml:space="preserve"> </w:t>
      </w:r>
    </w:p>
    <w:p w14:paraId="67867EB5" w14:textId="770D7910" w:rsidR="00B423D9" w:rsidRPr="0053076A" w:rsidRDefault="00B423D9" w:rsidP="00B15C17">
      <w:pPr>
        <w:spacing w:before="0" w:after="0" w:line="240" w:lineRule="auto"/>
        <w:rPr>
          <w:b/>
          <w:bCs/>
        </w:rPr>
      </w:pPr>
      <w:r>
        <w:t>3.4 Engage in participatory impact assessments</w:t>
      </w:r>
    </w:p>
    <w:p w14:paraId="21D75F08" w14:textId="77777777" w:rsidR="00B15C17" w:rsidRDefault="00B15C17" w:rsidP="00B15C17">
      <w:pPr>
        <w:spacing w:before="0" w:after="0" w:line="240" w:lineRule="auto"/>
        <w:rPr>
          <w:b/>
          <w:bCs/>
        </w:rPr>
      </w:pPr>
    </w:p>
    <w:p w14:paraId="68CD902E" w14:textId="1F6DB9A3" w:rsidR="00827C84" w:rsidRDefault="0053076A" w:rsidP="00B15C17">
      <w:pPr>
        <w:spacing w:before="0" w:after="0" w:line="240" w:lineRule="auto"/>
      </w:pPr>
      <w:r w:rsidRPr="0053076A">
        <w:rPr>
          <w:b/>
          <w:bCs/>
        </w:rPr>
        <w:t xml:space="preserve">Step 4: </w:t>
      </w:r>
      <w:r w:rsidR="00827C84" w:rsidRPr="00827C84">
        <w:rPr>
          <w:b/>
          <w:bCs/>
        </w:rPr>
        <w:t xml:space="preserve">Inform </w:t>
      </w:r>
      <w:r w:rsidR="00D979FB" w:rsidRPr="00A95013">
        <w:rPr>
          <w:b/>
          <w:bCs/>
          <w:i/>
          <w:iCs/>
          <w:color w:val="7030A0"/>
        </w:rPr>
        <w:t>a</w:t>
      </w:r>
      <w:r w:rsidR="00827C84" w:rsidRPr="00A95013">
        <w:rPr>
          <w:b/>
          <w:bCs/>
          <w:i/>
          <w:iCs/>
          <w:color w:val="7030A0"/>
        </w:rPr>
        <w:t xml:space="preserve">ffected </w:t>
      </w:r>
      <w:r w:rsidR="00D979FB" w:rsidRPr="00A95013">
        <w:rPr>
          <w:b/>
          <w:bCs/>
          <w:i/>
          <w:iCs/>
          <w:color w:val="7030A0"/>
        </w:rPr>
        <w:t>r</w:t>
      </w:r>
      <w:r w:rsidR="00827C84" w:rsidRPr="00A95013">
        <w:rPr>
          <w:b/>
          <w:bCs/>
          <w:i/>
          <w:iCs/>
          <w:color w:val="7030A0"/>
        </w:rPr>
        <w:t xml:space="preserve">ights </w:t>
      </w:r>
      <w:r w:rsidR="00D979FB" w:rsidRPr="00A95013">
        <w:rPr>
          <w:b/>
          <w:bCs/>
          <w:i/>
          <w:iCs/>
          <w:color w:val="7030A0"/>
        </w:rPr>
        <w:t>h</w:t>
      </w:r>
      <w:r w:rsidR="00827C84" w:rsidRPr="00A95013">
        <w:rPr>
          <w:b/>
          <w:bCs/>
          <w:i/>
          <w:iCs/>
          <w:color w:val="7030A0"/>
        </w:rPr>
        <w:t>olders</w:t>
      </w:r>
      <w:r w:rsidR="00D979FB">
        <w:rPr>
          <w:b/>
          <w:bCs/>
        </w:rPr>
        <w:t>*</w:t>
      </w:r>
      <w:r w:rsidR="00827C84" w:rsidRPr="00827C84">
        <w:rPr>
          <w:b/>
          <w:bCs/>
        </w:rPr>
        <w:cr/>
      </w:r>
      <w:r w:rsidR="00827C84">
        <w:t xml:space="preserve">4.1 Proposed </w:t>
      </w:r>
      <w:r w:rsidR="0068695A" w:rsidRPr="00A95013">
        <w:rPr>
          <w:i/>
          <w:iCs/>
        </w:rPr>
        <w:t>remedy*</w:t>
      </w:r>
      <w:r w:rsidR="00827C84">
        <w:t xml:space="preserve"> activities are revised, and the </w:t>
      </w:r>
      <w:r w:rsidR="00827C84" w:rsidRPr="00A95013">
        <w:rPr>
          <w:i/>
          <w:iCs/>
          <w:color w:val="7030A0"/>
        </w:rPr>
        <w:t>affected rights holder</w:t>
      </w:r>
      <w:r w:rsidR="00D979FB" w:rsidRPr="00E75D70">
        <w:rPr>
          <w:i/>
          <w:iCs/>
        </w:rPr>
        <w:t>*</w:t>
      </w:r>
      <w:r w:rsidR="00827C84" w:rsidRPr="00E75D70">
        <w:t xml:space="preserve"> </w:t>
      </w:r>
      <w:r w:rsidR="00827C84">
        <w:t xml:space="preserve">is informed </w:t>
      </w:r>
    </w:p>
    <w:p w14:paraId="6EF82FD7" w14:textId="4F776FD7" w:rsidR="0053076A" w:rsidRPr="00827C84" w:rsidRDefault="00827C84" w:rsidP="00B15C17">
      <w:pPr>
        <w:spacing w:before="0" w:after="0" w:line="240" w:lineRule="auto"/>
      </w:pPr>
      <w:r>
        <w:t xml:space="preserve">4.2 The </w:t>
      </w:r>
      <w:r w:rsidRPr="00A95013">
        <w:rPr>
          <w:i/>
          <w:iCs/>
          <w:color w:val="7030A0"/>
        </w:rPr>
        <w:t>affected rights holder</w:t>
      </w:r>
      <w:r w:rsidR="00D62098" w:rsidRPr="00A95013">
        <w:rPr>
          <w:i/>
          <w:iCs/>
          <w:color w:val="7030A0"/>
        </w:rPr>
        <w:t>s</w:t>
      </w:r>
      <w:r w:rsidR="00D62098">
        <w:t>*</w:t>
      </w:r>
      <w:r>
        <w:t xml:space="preserve"> decides on further negotiations</w:t>
      </w:r>
    </w:p>
    <w:p w14:paraId="3774BEBF" w14:textId="77777777" w:rsidR="00B15C17" w:rsidRDefault="00B15C17" w:rsidP="00B15C17">
      <w:pPr>
        <w:spacing w:before="0" w:after="0" w:line="240" w:lineRule="auto"/>
        <w:rPr>
          <w:b/>
          <w:bCs/>
        </w:rPr>
      </w:pPr>
    </w:p>
    <w:p w14:paraId="7A33D438" w14:textId="4F8E9564" w:rsidR="00215614" w:rsidRPr="00215614" w:rsidRDefault="0053076A" w:rsidP="00B15C17">
      <w:pPr>
        <w:spacing w:before="0" w:after="0" w:line="240" w:lineRule="auto"/>
        <w:rPr>
          <w:b/>
          <w:bCs/>
        </w:rPr>
      </w:pPr>
      <w:r w:rsidRPr="0053076A">
        <w:rPr>
          <w:b/>
          <w:bCs/>
        </w:rPr>
        <w:t xml:space="preserve">Step 5: </w:t>
      </w:r>
      <w:r w:rsidR="00215614" w:rsidRPr="00215614">
        <w:rPr>
          <w:b/>
          <w:bCs/>
        </w:rPr>
        <w:t xml:space="preserve">Prepare for </w:t>
      </w:r>
      <w:r w:rsidR="00132E97" w:rsidRPr="00A95013">
        <w:rPr>
          <w:b/>
          <w:bCs/>
          <w:i/>
          <w:iCs/>
        </w:rPr>
        <w:t>affected r</w:t>
      </w:r>
      <w:r w:rsidR="00215614" w:rsidRPr="00A95013">
        <w:rPr>
          <w:b/>
          <w:bCs/>
          <w:i/>
          <w:iCs/>
        </w:rPr>
        <w:t xml:space="preserve">ights </w:t>
      </w:r>
      <w:r w:rsidR="00132E97" w:rsidRPr="00A95013">
        <w:rPr>
          <w:b/>
          <w:bCs/>
          <w:i/>
          <w:iCs/>
        </w:rPr>
        <w:t>h</w:t>
      </w:r>
      <w:r w:rsidR="00215614" w:rsidRPr="00A95013">
        <w:rPr>
          <w:b/>
          <w:bCs/>
          <w:i/>
          <w:iCs/>
        </w:rPr>
        <w:t>older</w:t>
      </w:r>
      <w:r w:rsidR="00132E97">
        <w:rPr>
          <w:b/>
          <w:bCs/>
        </w:rPr>
        <w:t>*</w:t>
      </w:r>
      <w:r w:rsidR="00215614" w:rsidRPr="00215614">
        <w:rPr>
          <w:b/>
          <w:bCs/>
        </w:rPr>
        <w:t xml:space="preserve"> </w:t>
      </w:r>
      <w:r w:rsidR="00A60890">
        <w:rPr>
          <w:b/>
          <w:bCs/>
        </w:rPr>
        <w:t>d</w:t>
      </w:r>
      <w:r w:rsidR="00A60890" w:rsidRPr="00215614">
        <w:rPr>
          <w:b/>
          <w:bCs/>
        </w:rPr>
        <w:t xml:space="preserve">eliberations </w:t>
      </w:r>
      <w:r w:rsidR="00215614" w:rsidRPr="00215614">
        <w:rPr>
          <w:b/>
          <w:bCs/>
        </w:rPr>
        <w:t xml:space="preserve">on the </w:t>
      </w:r>
      <w:r w:rsidR="00215614" w:rsidRPr="00A95013">
        <w:rPr>
          <w:b/>
          <w:bCs/>
          <w:i/>
          <w:iCs/>
        </w:rPr>
        <w:t>FPIC</w:t>
      </w:r>
      <w:r w:rsidR="00A60890">
        <w:rPr>
          <w:b/>
          <w:bCs/>
          <w:i/>
          <w:iCs/>
        </w:rPr>
        <w:t>*</w:t>
      </w:r>
    </w:p>
    <w:p w14:paraId="25B6794C" w14:textId="2C060E3F" w:rsidR="0053076A" w:rsidRDefault="00185BBE" w:rsidP="00B15C17">
      <w:pPr>
        <w:spacing w:before="0" w:after="0" w:line="240" w:lineRule="auto"/>
        <w:rPr>
          <w:b/>
          <w:bCs/>
        </w:rPr>
      </w:pPr>
      <w:r>
        <w:rPr>
          <w:b/>
          <w:bCs/>
        </w:rPr>
        <w:t>a</w:t>
      </w:r>
      <w:r w:rsidR="00215614" w:rsidRPr="00215614">
        <w:rPr>
          <w:b/>
          <w:bCs/>
        </w:rPr>
        <w:t>greement</w:t>
      </w:r>
    </w:p>
    <w:p w14:paraId="76329468" w14:textId="77777777" w:rsidR="00215614" w:rsidRDefault="00215614" w:rsidP="00B15C17">
      <w:pPr>
        <w:spacing w:before="0" w:after="0" w:line="240" w:lineRule="auto"/>
      </w:pPr>
      <w:r>
        <w:t xml:space="preserve">5.1 Determine the readiness of all parties to enter negotiations </w:t>
      </w:r>
    </w:p>
    <w:p w14:paraId="15587AC4" w14:textId="3ACAC2F6" w:rsidR="00215614" w:rsidRDefault="00215614" w:rsidP="00B15C17">
      <w:pPr>
        <w:spacing w:before="0" w:after="0" w:line="240" w:lineRule="auto"/>
      </w:pPr>
      <w:r>
        <w:t xml:space="preserve">5.2 Negotiate </w:t>
      </w:r>
      <w:r w:rsidR="00F816AB" w:rsidRPr="00A95013">
        <w:rPr>
          <w:i/>
          <w:iCs/>
        </w:rPr>
        <w:t>remedy</w:t>
      </w:r>
      <w:r w:rsidR="00F816AB">
        <w:t>* activities</w:t>
      </w:r>
    </w:p>
    <w:p w14:paraId="7F42F8FC" w14:textId="77777777" w:rsidR="00215614" w:rsidRDefault="00215614" w:rsidP="00B15C17">
      <w:pPr>
        <w:spacing w:before="0" w:after="0" w:line="240" w:lineRule="auto"/>
      </w:pPr>
      <w:r>
        <w:t xml:space="preserve">5.3 Establish arrangements for resolving disputes </w:t>
      </w:r>
    </w:p>
    <w:p w14:paraId="0378FD45" w14:textId="77777777" w:rsidR="00215614" w:rsidRDefault="00215614" w:rsidP="00B15C17">
      <w:pPr>
        <w:spacing w:before="0" w:after="0" w:line="240" w:lineRule="auto"/>
      </w:pPr>
      <w:r>
        <w:t xml:space="preserve">5.4 Set up a participatory monitoring process </w:t>
      </w:r>
    </w:p>
    <w:p w14:paraId="55775C11" w14:textId="0ED7DDB1" w:rsidR="00215614" w:rsidRPr="0053076A" w:rsidRDefault="00215614" w:rsidP="00B15C17">
      <w:pPr>
        <w:spacing w:before="0" w:after="0" w:line="240" w:lineRule="auto"/>
        <w:rPr>
          <w:b/>
          <w:bCs/>
        </w:rPr>
      </w:pPr>
      <w:r>
        <w:t xml:space="preserve">5.5 The </w:t>
      </w:r>
      <w:r w:rsidRPr="00A95013">
        <w:rPr>
          <w:i/>
          <w:iCs/>
          <w:color w:val="7030A0"/>
        </w:rPr>
        <w:t>affected rights holder</w:t>
      </w:r>
      <w:r w:rsidR="00CA15C3">
        <w:rPr>
          <w:i/>
          <w:iCs/>
        </w:rPr>
        <w:t>*</w:t>
      </w:r>
      <w:r>
        <w:t xml:space="preserve"> adopts a decision regarding proposed </w:t>
      </w:r>
      <w:r w:rsidR="00F816AB" w:rsidRPr="00A95013">
        <w:rPr>
          <w:i/>
          <w:iCs/>
        </w:rPr>
        <w:t>remedy</w:t>
      </w:r>
      <w:r w:rsidR="00F816AB">
        <w:t xml:space="preserve">* </w:t>
      </w:r>
      <w:r>
        <w:t>activities</w:t>
      </w:r>
    </w:p>
    <w:p w14:paraId="6C126241" w14:textId="77777777" w:rsidR="00B15C17" w:rsidRDefault="00B15C17" w:rsidP="00B15C17">
      <w:pPr>
        <w:spacing w:before="0" w:after="0" w:line="240" w:lineRule="auto"/>
        <w:rPr>
          <w:b/>
          <w:bCs/>
        </w:rPr>
      </w:pPr>
    </w:p>
    <w:p w14:paraId="206FB4C7" w14:textId="16D59B4C" w:rsidR="0053076A" w:rsidRDefault="0053076A" w:rsidP="00B15C17">
      <w:pPr>
        <w:spacing w:before="0" w:after="0" w:line="240" w:lineRule="auto"/>
        <w:rPr>
          <w:b/>
          <w:bCs/>
        </w:rPr>
      </w:pPr>
      <w:r w:rsidRPr="0053076A">
        <w:rPr>
          <w:b/>
          <w:bCs/>
        </w:rPr>
        <w:t xml:space="preserve">Step 6: </w:t>
      </w:r>
      <w:r w:rsidR="006C0D9B" w:rsidRPr="006C0D9B">
        <w:rPr>
          <w:b/>
          <w:bCs/>
        </w:rPr>
        <w:t xml:space="preserve">Verify and </w:t>
      </w:r>
      <w:r w:rsidR="00A60890">
        <w:rPr>
          <w:b/>
          <w:bCs/>
        </w:rPr>
        <w:t>f</w:t>
      </w:r>
      <w:r w:rsidR="006C0D9B" w:rsidRPr="006C0D9B">
        <w:rPr>
          <w:b/>
          <w:bCs/>
        </w:rPr>
        <w:t xml:space="preserve">ormalize the FPIC </w:t>
      </w:r>
      <w:r w:rsidR="00185BBE">
        <w:rPr>
          <w:b/>
          <w:bCs/>
        </w:rPr>
        <w:t>a</w:t>
      </w:r>
      <w:r w:rsidR="00185BBE" w:rsidRPr="006C0D9B">
        <w:rPr>
          <w:b/>
          <w:bCs/>
        </w:rPr>
        <w:t>greement</w:t>
      </w:r>
    </w:p>
    <w:p w14:paraId="31AF5F7A" w14:textId="77777777" w:rsidR="00E75D70" w:rsidRDefault="006C0D9B" w:rsidP="00B15C17">
      <w:pPr>
        <w:spacing w:before="0" w:after="0" w:line="240" w:lineRule="auto"/>
      </w:pPr>
      <w:r>
        <w:t xml:space="preserve">6.1 </w:t>
      </w:r>
      <w:r w:rsidR="006C4F24">
        <w:t>U</w:t>
      </w:r>
      <w:r>
        <w:t>s</w:t>
      </w:r>
      <w:r w:rsidR="006C4F24">
        <w:t>e</w:t>
      </w:r>
      <w:r>
        <w:t xml:space="preserve"> a third-party verification mechanism </w:t>
      </w:r>
    </w:p>
    <w:p w14:paraId="0EFD28F3" w14:textId="12F95676" w:rsidR="006C0D9B" w:rsidRPr="0053076A" w:rsidRDefault="006C0D9B" w:rsidP="00B15C17">
      <w:pPr>
        <w:spacing w:before="0" w:after="0" w:line="240" w:lineRule="auto"/>
        <w:rPr>
          <w:b/>
          <w:bCs/>
        </w:rPr>
      </w:pPr>
      <w:r>
        <w:t>6.</w:t>
      </w:r>
      <w:r w:rsidR="00E75D70">
        <w:t>2</w:t>
      </w:r>
      <w:r>
        <w:t xml:space="preserve"> Formalize the </w:t>
      </w:r>
      <w:r w:rsidRPr="00A95013">
        <w:rPr>
          <w:i/>
          <w:iCs/>
        </w:rPr>
        <w:t>FPIC</w:t>
      </w:r>
      <w:r w:rsidR="00A60890">
        <w:t>*</w:t>
      </w:r>
      <w:r>
        <w:t xml:space="preserve"> Agreement</w:t>
      </w:r>
    </w:p>
    <w:p w14:paraId="382F8059" w14:textId="77777777" w:rsidR="00B15C17" w:rsidRDefault="00B15C17" w:rsidP="00B15C17">
      <w:pPr>
        <w:spacing w:before="0" w:after="0" w:line="240" w:lineRule="auto"/>
        <w:rPr>
          <w:b/>
          <w:bCs/>
        </w:rPr>
      </w:pPr>
    </w:p>
    <w:p w14:paraId="69723F97" w14:textId="6C83D39B" w:rsidR="0053076A" w:rsidRPr="0053076A" w:rsidRDefault="0053076A" w:rsidP="00B15C17">
      <w:pPr>
        <w:spacing w:before="0" w:after="0" w:line="240" w:lineRule="auto"/>
        <w:rPr>
          <w:b/>
          <w:bCs/>
        </w:rPr>
      </w:pPr>
      <w:r w:rsidRPr="0053076A">
        <w:rPr>
          <w:b/>
          <w:bCs/>
        </w:rPr>
        <w:t xml:space="preserve">Step 7: </w:t>
      </w:r>
      <w:r w:rsidR="006C0D9B" w:rsidRPr="006C0D9B">
        <w:rPr>
          <w:b/>
          <w:bCs/>
        </w:rPr>
        <w:t xml:space="preserve">Implement and </w:t>
      </w:r>
      <w:r w:rsidR="00A60890">
        <w:rPr>
          <w:b/>
          <w:bCs/>
        </w:rPr>
        <w:t>m</w:t>
      </w:r>
      <w:r w:rsidR="006C0D9B" w:rsidRPr="006C0D9B">
        <w:rPr>
          <w:b/>
          <w:bCs/>
        </w:rPr>
        <w:t xml:space="preserve">onitor the </w:t>
      </w:r>
      <w:r w:rsidR="006C0D9B" w:rsidRPr="00A95013">
        <w:rPr>
          <w:b/>
          <w:bCs/>
          <w:i/>
          <w:iCs/>
        </w:rPr>
        <w:t>FPIC</w:t>
      </w:r>
      <w:r w:rsidR="00A60890">
        <w:rPr>
          <w:b/>
          <w:bCs/>
          <w:i/>
          <w:iCs/>
        </w:rPr>
        <w:t>*</w:t>
      </w:r>
      <w:r w:rsidR="006C0D9B" w:rsidRPr="006C0D9B">
        <w:rPr>
          <w:b/>
          <w:bCs/>
        </w:rPr>
        <w:t xml:space="preserve"> </w:t>
      </w:r>
      <w:r w:rsidR="00185BBE">
        <w:rPr>
          <w:b/>
          <w:bCs/>
        </w:rPr>
        <w:t>a</w:t>
      </w:r>
      <w:r w:rsidR="006C0D9B" w:rsidRPr="006C0D9B">
        <w:rPr>
          <w:b/>
          <w:bCs/>
        </w:rPr>
        <w:t>greement</w:t>
      </w:r>
      <w:r w:rsidR="006C0D9B" w:rsidRPr="006C0D9B">
        <w:rPr>
          <w:b/>
          <w:bCs/>
        </w:rPr>
        <w:cr/>
      </w:r>
      <w:r w:rsidR="00B15C17">
        <w:t xml:space="preserve">7.1 Implement and jointly monitor the </w:t>
      </w:r>
      <w:r w:rsidR="00B15C17" w:rsidRPr="00A95013">
        <w:rPr>
          <w:i/>
          <w:iCs/>
        </w:rPr>
        <w:t>FPIC</w:t>
      </w:r>
      <w:r w:rsidR="00A60890">
        <w:t>*</w:t>
      </w:r>
      <w:r w:rsidR="00B15C17">
        <w:t xml:space="preserve"> agreement</w:t>
      </w:r>
    </w:p>
    <w:p w14:paraId="4AA0C301" w14:textId="77777777" w:rsidR="00E75D70" w:rsidRDefault="00E75D70" w:rsidP="00C14AC8">
      <w:pPr>
        <w:spacing w:before="0" w:after="160" w:line="259" w:lineRule="auto"/>
        <w:jc w:val="center"/>
        <w:rPr>
          <w:b/>
          <w:bCs/>
        </w:rPr>
      </w:pPr>
    </w:p>
    <w:p w14:paraId="1CF0C08B" w14:textId="4320566F" w:rsidR="006C30D5" w:rsidRPr="00926185" w:rsidRDefault="00B85FB1" w:rsidP="00C14AC8">
      <w:pPr>
        <w:spacing w:before="0" w:after="160" w:line="259" w:lineRule="auto"/>
        <w:jc w:val="center"/>
        <w:rPr>
          <w:b/>
          <w:bCs/>
        </w:rPr>
      </w:pPr>
      <w:r w:rsidRPr="00C14AC8">
        <w:rPr>
          <w:b/>
          <w:bCs/>
          <w:noProof/>
        </w:rPr>
        <w:lastRenderedPageBreak/>
        <mc:AlternateContent>
          <mc:Choice Requires="wps">
            <w:drawing>
              <wp:anchor distT="45720" distB="45720" distL="114300" distR="114300" simplePos="0" relativeHeight="251658263" behindDoc="0" locked="0" layoutInCell="1" allowOverlap="1" wp14:anchorId="301D236A" wp14:editId="0EEFF840">
                <wp:simplePos x="0" y="0"/>
                <wp:positionH relativeFrom="column">
                  <wp:posOffset>429260</wp:posOffset>
                </wp:positionH>
                <wp:positionV relativeFrom="paragraph">
                  <wp:posOffset>139258</wp:posOffset>
                </wp:positionV>
                <wp:extent cx="5001260" cy="4261485"/>
                <wp:effectExtent l="0" t="0" r="27940" b="247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1260" cy="4261485"/>
                        </a:xfrm>
                        <a:prstGeom prst="rect">
                          <a:avLst/>
                        </a:prstGeom>
                        <a:solidFill>
                          <a:srgbClr val="FFFFFF"/>
                        </a:solidFill>
                        <a:ln w="9525">
                          <a:solidFill>
                            <a:srgbClr val="000000"/>
                          </a:solidFill>
                          <a:miter lim="800000"/>
                          <a:headEnd/>
                          <a:tailEnd/>
                        </a:ln>
                      </wps:spPr>
                      <wps:txbx>
                        <w:txbxContent>
                          <w:p w14:paraId="3E9AA314" w14:textId="75EE60EF" w:rsidR="00C14AC8" w:rsidRDefault="001F13D1" w:rsidP="00B85FB1">
                            <w:pPr>
                              <w:jc w:val="center"/>
                            </w:pPr>
                            <w:r>
                              <w:t xml:space="preserve">Box 6: The </w:t>
                            </w:r>
                            <w:r w:rsidR="00C14AC8">
                              <w:t>7-Step FPIC Process</w:t>
                            </w:r>
                            <w:r w:rsidR="00C14AC8" w:rsidRPr="00C14AC8">
                              <w:rPr>
                                <w:noProof/>
                              </w:rPr>
                              <w:t xml:space="preserve"> </w:t>
                            </w:r>
                            <w:r w:rsidR="00C14AC8">
                              <w:rPr>
                                <w:noProof/>
                              </w:rPr>
                              <w:drawing>
                                <wp:inline distT="0" distB="0" distL="0" distR="0" wp14:anchorId="7E613073" wp14:editId="718CAF93">
                                  <wp:extent cx="4292399" cy="3896139"/>
                                  <wp:effectExtent l="0" t="0" r="0" b="952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63"/>
                                          <a:stretch>
                                            <a:fillRect/>
                                          </a:stretch>
                                        </pic:blipFill>
                                        <pic:spPr>
                                          <a:xfrm>
                                            <a:off x="0" y="0"/>
                                            <a:ext cx="4299627" cy="39027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1D236A" id="Text Box 2" o:spid="_x0000_s1042" type="#_x0000_t202" style="position:absolute;left:0;text-align:left;margin-left:33.8pt;margin-top:10.95pt;width:393.8pt;height:335.55pt;z-index:25165826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">
                <v:textbox>
                  <w:txbxContent>
                    <w:p w14:paraId="3E9AA314" w14:textId="75EE60EF" w:rsidR="00C14AC8" w:rsidRDefault="001F13D1" w:rsidP="00B85FB1">
                      <w:pPr>
                        <w:jc w:val="center"/>
                      </w:pPr>
                      <w:r>
                        <w:t xml:space="preserve">Box 6: The </w:t>
                      </w:r>
                      <w:r w:rsidR="00C14AC8">
                        <w:t>7-Step FPIC Process</w:t>
                      </w:r>
                      <w:r w:rsidR="00C14AC8" w:rsidRPr="00C14AC8">
                        <w:rPr>
                          <w:noProof/>
                        </w:rPr>
                        <w:t xml:space="preserve"> </w:t>
                      </w:r>
                      <w:r w:rsidR="00C14AC8">
                        <w:rPr>
                          <w:noProof/>
                        </w:rPr>
                        <w:drawing>
                          <wp:inline distT="0" distB="0" distL="0" distR="0" wp14:anchorId="7E613073" wp14:editId="718CAF93">
                            <wp:extent cx="4292399" cy="3896139"/>
                            <wp:effectExtent l="0" t="0" r="0" b="952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63"/>
                                    <a:stretch>
                                      <a:fillRect/>
                                    </a:stretch>
                                  </pic:blipFill>
                                  <pic:spPr>
                                    <a:xfrm>
                                      <a:off x="0" y="0"/>
                                      <a:ext cx="4299627" cy="3902700"/>
                                    </a:xfrm>
                                    <a:prstGeom prst="rect">
                                      <a:avLst/>
                                    </a:prstGeom>
                                  </pic:spPr>
                                </pic:pic>
                              </a:graphicData>
                            </a:graphic>
                          </wp:inline>
                        </w:drawing>
                      </w:r>
                    </w:p>
                  </w:txbxContent>
                </v:textbox>
                <w10:wrap type="square"/>
              </v:shape>
            </w:pict>
          </mc:Fallback>
        </mc:AlternateContent>
      </w:r>
    </w:p>
    <w:sdt>
      <w:sdtPr>
        <w:rPr>
          <w:noProof/>
        </w:rPr>
        <w:id w:val="1129439248"/>
        <w:lock w:val="contentLocked"/>
        <w:placeholder>
          <w:docPart w:val="DefaultPlaceholder_-1854013440"/>
        </w:placeholder>
        <w:group/>
      </w:sdtPr>
      <w:sdtEndPr/>
      <w:sdtContent>
        <w:p w14:paraId="3F91CF94" w14:textId="1E0785EA" w:rsidR="00960A7A" w:rsidRDefault="00960A7A">
          <w:pPr>
            <w:spacing w:before="0" w:after="160" w:line="259" w:lineRule="auto"/>
          </w:pPr>
          <w:r>
            <w:br w:type="page"/>
          </w:r>
        </w:p>
        <w:p w14:paraId="197BD7A4" w14:textId="77777777" w:rsidR="00960A7A" w:rsidRDefault="00960A7A" w:rsidP="00960A7A">
          <w:r>
            <w:rPr>
              <w:noProof/>
            </w:rPr>
            <w:lastRenderedPageBreak/>
            <mc:AlternateContent>
              <mc:Choice Requires="wps">
                <w:drawing>
                  <wp:anchor distT="0" distB="0" distL="114300" distR="114300" simplePos="0" relativeHeight="251658244" behindDoc="1" locked="0" layoutInCell="1" allowOverlap="1" wp14:anchorId="641B022E" wp14:editId="0A7979D7">
                    <wp:simplePos x="0" y="0"/>
                    <wp:positionH relativeFrom="page">
                      <wp:posOffset>-80010</wp:posOffset>
                    </wp:positionH>
                    <wp:positionV relativeFrom="page">
                      <wp:posOffset>34290</wp:posOffset>
                    </wp:positionV>
                    <wp:extent cx="7740000" cy="10800000"/>
                    <wp:effectExtent l="0" t="0" r="13970" b="20955"/>
                    <wp:wrapNone/>
                    <wp:docPr id="20" name="Rectangle 20"/>
                    <wp:cNvGraphicFramePr/>
                    <a:graphic xmlns:a="http://schemas.openxmlformats.org/drawingml/2006/main">
                      <a:graphicData uri="http://schemas.microsoft.com/office/word/2010/wordprocessingShape">
                        <wps:wsp>
                          <wps:cNvSpPr/>
                          <wps:spPr>
                            <a:xfrm>
                              <a:off x="0" y="0"/>
                              <a:ext cx="7740000" cy="10800000"/>
                            </a:xfrm>
                            <a:prstGeom prst="rect">
                              <a:avLst/>
                            </a:prstGeom>
                            <a:solidFill>
                              <a:schemeClr val="bg2"/>
                            </a:solidFill>
                            <a:ln w="12700" cap="flat" cmpd="sng" algn="ctr">
                              <a:solidFill>
                                <a:srgbClr val="78BE20">
                                  <a:shade val="50000"/>
                                </a:srgbClr>
                              </a:solidFill>
                              <a:prstDash val="solid"/>
                              <a:miter lim="800000"/>
                            </a:ln>
                            <a:effectLst/>
                          </wps:spPr>
                          <wps:txbx>
                            <w:txbxContent>
                              <w:p w14:paraId="77CC7757" w14:textId="77777777" w:rsidR="00960A7A" w:rsidRDefault="00960A7A" w:rsidP="00960A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B022E" id="Rectangle 20" o:spid="_x0000_s1043" style="position:absolute;margin-left:-6.3pt;margin-top:2.7pt;width:609.45pt;height:850.4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" fillcolor="#f1f8e8 [3214]" strokecolor="#568b14" strokeweight="1pt">
                    <v:textbox>
                      <w:txbxContent>
                        <w:p w14:paraId="77CC7757" w14:textId="77777777" w:rsidR="00960A7A" w:rsidRDefault="00960A7A" w:rsidP="00960A7A">
                          <w:pPr>
                            <w:jc w:val="center"/>
                          </w:pPr>
                        </w:p>
                      </w:txbxContent>
                    </v:textbox>
                    <w10:wrap anchorx="page" anchory="page"/>
                  </v:rect>
                </w:pict>
              </mc:Fallback>
            </mc:AlternateContent>
          </w:r>
        </w:p>
        <w:p w14:paraId="3F0C71F0" w14:textId="77777777" w:rsidR="00960A7A" w:rsidRDefault="00960A7A" w:rsidP="00960A7A">
          <w:pPr>
            <w:pStyle w:val="Coverbannertop"/>
            <w:framePr w:wrap="around"/>
          </w:pPr>
          <w:r>
            <mc:AlternateContent>
              <mc:Choice Requires="wps">
                <w:drawing>
                  <wp:inline distT="0" distB="0" distL="0" distR="0" wp14:anchorId="67810745" wp14:editId="51051A0A">
                    <wp:extent cx="7563600" cy="540000"/>
                    <wp:effectExtent l="0" t="0" r="0" b="0"/>
                    <wp:docPr id="27"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63600" cy="540000"/>
                            </a:xfrm>
                            <a:prstGeom prst="rect">
                              <a:avLst/>
                            </a:prstGeom>
                            <a:solidFill>
                              <a:schemeClr val="tx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06FA49B" id="Rectangle 27" o:spid="_x0000_s1026" style="width:595.5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" fillcolor="#285c4d [3215]" stroked="f" strokeweight="1pt">
                    <o:lock v:ext="edit" aspectratio="t"/>
                    <w10:anchorlock/>
                  </v:rect>
                </w:pict>
              </mc:Fallback>
            </mc:AlternateContent>
          </w:r>
        </w:p>
        <w:p w14:paraId="5B7BE957" w14:textId="77777777" w:rsidR="00960A7A" w:rsidRDefault="00960A7A" w:rsidP="00960A7A">
          <w:pPr>
            <w:pStyle w:val="Coverbannerbottom"/>
            <w:framePr w:wrap="around"/>
          </w:pPr>
          <w:r>
            <mc:AlternateContent>
              <mc:Choice Requires="wps">
                <w:drawing>
                  <wp:inline distT="0" distB="0" distL="0" distR="0" wp14:anchorId="28DE43C6" wp14:editId="71DAD6EC">
                    <wp:extent cx="7920000" cy="612000"/>
                    <wp:effectExtent l="0" t="0" r="5080" b="0"/>
                    <wp:docPr id="28" name="Rectangle 28"/>
                    <wp:cNvGraphicFramePr/>
                    <a:graphic xmlns:a="http://schemas.openxmlformats.org/drawingml/2006/main">
                      <a:graphicData uri="http://schemas.microsoft.com/office/word/2010/wordprocessingShape">
                        <wps:wsp>
                          <wps:cNvSpPr/>
                          <wps:spPr>
                            <a:xfrm>
                              <a:off x="0" y="0"/>
                              <a:ext cx="7920000" cy="612000"/>
                            </a:xfrm>
                            <a:prstGeom prst="rect">
                              <a:avLst/>
                            </a:prstGeom>
                            <a:solidFill>
                              <a:srgbClr val="F1F8E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DBAB086" id="Rectangle 28" o:spid="_x0000_s1026" style="width:623.6pt;height:48.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" fillcolor="#f1f8e8" stroked="f" strokeweight="1pt">
                    <w10:anchorlock/>
                  </v:rect>
                </w:pict>
              </mc:Fallback>
            </mc:AlternateContent>
          </w:r>
        </w:p>
        <w:p w14:paraId="3BB390B0" w14:textId="0D1C9EDF" w:rsidR="00960A7A" w:rsidRDefault="00CD3E3B" w:rsidP="00960A7A">
          <w:pPr>
            <w:pStyle w:val="Coverbannerbottom"/>
            <w:framePr w:wrap="around"/>
          </w:pPr>
        </w:p>
      </w:sdtContent>
    </w:sdt>
    <w:p w14:paraId="0577E0F9" w14:textId="71316465" w:rsidR="007A5801" w:rsidRDefault="007A5801" w:rsidP="00960A7A">
      <w:pPr>
        <w:pStyle w:val="EndpageContacts"/>
        <w:framePr w:wrap="around"/>
        <w:rPr>
          <w:b/>
          <w:bCs/>
        </w:rPr>
      </w:pPr>
      <w:r w:rsidRPr="00110B67">
        <w:rPr>
          <w:noProof/>
        </w:rPr>
        <w:drawing>
          <wp:inline distT="0" distB="0" distL="0" distR="0" wp14:anchorId="5546AE3E" wp14:editId="43C98872">
            <wp:extent cx="2019934" cy="899347"/>
            <wp:effectExtent l="0" t="0" r="0" b="0"/>
            <wp:docPr id="11" name="Graphic 11">
              <a:extLst xmlns:a="http://schemas.openxmlformats.org/drawingml/2006/main">
                <a:ext uri="{FF2B5EF4-FFF2-40B4-BE49-F238E27FC236}">
                  <a16:creationId xmlns:a16="http://schemas.microsoft.com/office/drawing/2014/main" id="{99E31010-2D9D-4F4E-9267-AD318E40DB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8">
                      <a:extLst>
                        <a:ext uri="{FF2B5EF4-FFF2-40B4-BE49-F238E27FC236}">
                          <a16:creationId xmlns:a16="http://schemas.microsoft.com/office/drawing/2014/main" id="{99E31010-2D9D-4F4E-9267-AD318E40DB5B}"/>
                        </a:ext>
                      </a:extLst>
                    </pic:cNvPr>
                    <pic:cNvPicPr>
                      <a:picLocks noChangeAspect="1"/>
                    </pic:cNvPicPr>
                  </pic:nvPicPr>
                  <pic:blipFill>
                    <a:blip r:embed="rId64" cstate="print">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a:xfrm>
                      <a:off x="0" y="0"/>
                      <a:ext cx="2019934" cy="899347"/>
                    </a:xfrm>
                    <a:prstGeom prst="rect">
                      <a:avLst/>
                    </a:prstGeom>
                  </pic:spPr>
                </pic:pic>
              </a:graphicData>
            </a:graphic>
          </wp:inline>
        </w:drawing>
      </w:r>
    </w:p>
    <w:p w14:paraId="0EE57480" w14:textId="12D1E70E" w:rsidR="007A5801" w:rsidRDefault="007A5801" w:rsidP="00960A7A">
      <w:pPr>
        <w:pStyle w:val="EndpageContacts"/>
        <w:framePr w:wrap="around"/>
        <w:rPr>
          <w:b/>
          <w:bCs/>
        </w:rPr>
      </w:pPr>
    </w:p>
    <w:p w14:paraId="1999AD60" w14:textId="77777777" w:rsidR="007A5801" w:rsidRDefault="007A5801" w:rsidP="00960A7A">
      <w:pPr>
        <w:pStyle w:val="EndpageContacts"/>
        <w:framePr w:wrap="around"/>
        <w:rPr>
          <w:b/>
          <w:bCs/>
        </w:rPr>
      </w:pPr>
    </w:p>
    <w:p w14:paraId="5875E788" w14:textId="20B2C68D" w:rsidR="00960A7A" w:rsidRPr="00960A7A" w:rsidRDefault="00960A7A" w:rsidP="00960A7A">
      <w:pPr>
        <w:pStyle w:val="EndpageContacts"/>
        <w:framePr w:wrap="around"/>
        <w:rPr>
          <w:b/>
          <w:bCs/>
        </w:rPr>
      </w:pPr>
      <w:r w:rsidRPr="00960A7A">
        <w:rPr>
          <w:b/>
          <w:bCs/>
        </w:rPr>
        <w:t>FSC International – Performance and Standards Unit</w:t>
      </w:r>
    </w:p>
    <w:p w14:paraId="3E403E5F" w14:textId="77777777" w:rsidR="00960A7A" w:rsidRPr="00CF275E" w:rsidRDefault="00960A7A" w:rsidP="00960A7A">
      <w:pPr>
        <w:pStyle w:val="EndpageContacts"/>
        <w:framePr w:wrap="around"/>
      </w:pPr>
      <w:r w:rsidRPr="00CF275E">
        <w:t>Adenauerallee 134</w:t>
      </w:r>
    </w:p>
    <w:p w14:paraId="41A5A6EA" w14:textId="77777777" w:rsidR="00960A7A" w:rsidRPr="00CF275E" w:rsidRDefault="00960A7A" w:rsidP="00960A7A">
      <w:pPr>
        <w:pStyle w:val="EndpageContacts"/>
        <w:framePr w:wrap="around"/>
      </w:pPr>
      <w:r w:rsidRPr="00CF275E">
        <w:t>53113 Bonn</w:t>
      </w:r>
    </w:p>
    <w:p w14:paraId="0B014823" w14:textId="77777777" w:rsidR="00960A7A" w:rsidRDefault="00960A7A" w:rsidP="00960A7A">
      <w:pPr>
        <w:pStyle w:val="EndpageContacts"/>
        <w:framePr w:wrap="around"/>
      </w:pPr>
      <w:r w:rsidRPr="00CF275E">
        <w:t>Germany</w:t>
      </w:r>
    </w:p>
    <w:p w14:paraId="4B39141F" w14:textId="77777777" w:rsidR="00960A7A" w:rsidRPr="00CF275E" w:rsidRDefault="00960A7A" w:rsidP="00960A7A">
      <w:pPr>
        <w:pStyle w:val="EndpageContacts"/>
        <w:framePr w:wrap="around"/>
      </w:pPr>
    </w:p>
    <w:p w14:paraId="67C5C5F2" w14:textId="77777777" w:rsidR="00960A7A" w:rsidRPr="00CF275E" w:rsidRDefault="00960A7A" w:rsidP="00960A7A">
      <w:pPr>
        <w:pStyle w:val="EndpageContacts"/>
        <w:framePr w:wrap="around"/>
      </w:pPr>
      <w:r w:rsidRPr="007771EE">
        <w:rPr>
          <w:b/>
          <w:bCs/>
        </w:rPr>
        <w:t>Phone</w:t>
      </w:r>
      <w:r>
        <w:rPr>
          <w:b/>
          <w:bCs/>
        </w:rPr>
        <w:t>:</w:t>
      </w:r>
      <w:r>
        <w:tab/>
      </w:r>
      <w:r w:rsidRPr="00CF275E">
        <w:t>+49 -(0)228 -36766 -0</w:t>
      </w:r>
    </w:p>
    <w:p w14:paraId="2947C934" w14:textId="40A21AF7" w:rsidR="00960A7A" w:rsidRPr="00CF275E" w:rsidRDefault="00960A7A" w:rsidP="00960A7A">
      <w:pPr>
        <w:pStyle w:val="EndpageContacts"/>
        <w:framePr w:wrap="around"/>
      </w:pPr>
      <w:r w:rsidRPr="007771EE">
        <w:rPr>
          <w:b/>
          <w:bCs/>
        </w:rPr>
        <w:t>Fax</w:t>
      </w:r>
      <w:r>
        <w:rPr>
          <w:b/>
          <w:bCs/>
        </w:rPr>
        <w:t>:</w:t>
      </w:r>
      <w:r>
        <w:tab/>
      </w:r>
      <w:r w:rsidRPr="00CF275E">
        <w:t>+49 -(0)228 -36766 -</w:t>
      </w:r>
      <w:r w:rsidR="006D263F">
        <w:t>65</w:t>
      </w:r>
    </w:p>
    <w:p w14:paraId="7C086C34" w14:textId="58D074CB" w:rsidR="00960A7A" w:rsidRDefault="00960A7A" w:rsidP="00960A7A">
      <w:pPr>
        <w:pStyle w:val="EndpageContacts"/>
        <w:framePr w:wrap="around"/>
      </w:pPr>
      <w:r w:rsidRPr="007771EE">
        <w:rPr>
          <w:b/>
          <w:bCs/>
        </w:rPr>
        <w:t>Email</w:t>
      </w:r>
      <w:r>
        <w:t>:</w:t>
      </w:r>
      <w:r>
        <w:tab/>
      </w:r>
      <w:r w:rsidRPr="00737E77">
        <w:t>psu@fsc.org</w:t>
      </w:r>
    </w:p>
    <w:p w14:paraId="73E80FA8" w14:textId="71A6D48D" w:rsidR="00A72E48" w:rsidRPr="00730A5D" w:rsidRDefault="00A72E48" w:rsidP="00281F2B">
      <w:pPr>
        <w:spacing w:before="0" w:after="160" w:line="259" w:lineRule="auto"/>
      </w:pPr>
    </w:p>
    <w:sectPr w:rsidR="00A72E48" w:rsidRPr="00730A5D" w:rsidSect="00CB519D">
      <w:pgSz w:w="11906" w:h="16838" w:code="9"/>
      <w:pgMar w:top="851" w:right="851" w:bottom="851" w:left="851" w:header="1162"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F666C" w14:textId="77777777" w:rsidR="002C2143" w:rsidRDefault="002C2143" w:rsidP="00C37A29">
      <w:pPr>
        <w:spacing w:after="0"/>
      </w:pPr>
      <w:r>
        <w:separator/>
      </w:r>
    </w:p>
  </w:endnote>
  <w:endnote w:type="continuationSeparator" w:id="0">
    <w:p w14:paraId="3014EF00" w14:textId="77777777" w:rsidR="002C2143" w:rsidRDefault="002C2143" w:rsidP="00C37A29">
      <w:pPr>
        <w:spacing w:after="0"/>
      </w:pPr>
      <w:r>
        <w:continuationSeparator/>
      </w:r>
    </w:p>
  </w:endnote>
  <w:endnote w:type="continuationNotice" w:id="1">
    <w:p w14:paraId="59E868B2" w14:textId="77777777" w:rsidR="002C2143" w:rsidRDefault="002C214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eycliff CF Extra Bold">
    <w:altName w:val="Cambria"/>
    <w:panose1 w:val="00000000000000000000"/>
    <w:charset w:val="00"/>
    <w:family w:val="roman"/>
    <w:notTrueType/>
    <w:pitch w:val="default"/>
  </w:font>
  <w:font w:name="SimHei">
    <w:altName w:val="黑体"/>
    <w:panose1 w:val="0201060003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0988179"/>
      <w:docPartObj>
        <w:docPartGallery w:val="Page Numbers (Bottom of Page)"/>
        <w:docPartUnique/>
      </w:docPartObj>
    </w:sdtPr>
    <w:sdtEndPr/>
    <w:sdtContent>
      <w:sdt>
        <w:sdtPr>
          <w:id w:val="-1705238520"/>
          <w:docPartObj>
            <w:docPartGallery w:val="Page Numbers (Top of Page)"/>
            <w:docPartUnique/>
          </w:docPartObj>
        </w:sdtPr>
        <w:sdtEndPr/>
        <w:sdtContent>
          <w:p w14:paraId="64943202" w14:textId="77777777" w:rsidR="00853967" w:rsidRDefault="00853967">
            <w:pPr>
              <w:pStyle w:val="Footer"/>
            </w:pPr>
            <w:r w:rsidRPr="00853967">
              <w:t xml:space="preserve">Page </w:t>
            </w:r>
            <w:r w:rsidRPr="00853967">
              <w:rPr>
                <w:sz w:val="24"/>
                <w:szCs w:val="24"/>
              </w:rPr>
              <w:fldChar w:fldCharType="begin"/>
            </w:r>
            <w:r w:rsidRPr="00853967">
              <w:instrText xml:space="preserve"> PAGE </w:instrText>
            </w:r>
            <w:r w:rsidRPr="00853967">
              <w:rPr>
                <w:sz w:val="24"/>
                <w:szCs w:val="24"/>
              </w:rPr>
              <w:fldChar w:fldCharType="separate"/>
            </w:r>
            <w:r w:rsidRPr="00853967">
              <w:rPr>
                <w:noProof/>
              </w:rPr>
              <w:t>2</w:t>
            </w:r>
            <w:r w:rsidRPr="00853967">
              <w:rPr>
                <w:sz w:val="24"/>
                <w:szCs w:val="24"/>
              </w:rPr>
              <w:fldChar w:fldCharType="end"/>
            </w:r>
            <w:r w:rsidRPr="00853967">
              <w:t xml:space="preserve"> of </w:t>
            </w:r>
            <w:r>
              <w:fldChar w:fldCharType="begin"/>
            </w:r>
            <w:r>
              <w:instrText>NUMPAGES</w:instrText>
            </w:r>
            <w:r>
              <w:fldChar w:fldCharType="separate"/>
            </w:r>
            <w:r w:rsidRPr="00853967">
              <w:rPr>
                <w:noProof/>
              </w:rPr>
              <w:t>2</w:t>
            </w:r>
            <w:r>
              <w:fldChar w:fldCharType="end"/>
            </w:r>
            <w:r w:rsidR="00312DD2">
              <w:tab/>
            </w:r>
            <w:sdt>
              <w:sdtPr>
                <w:alias w:val="Title"/>
                <w:tag w:val=""/>
                <w:id w:val="2054042464"/>
                <w:placeholder>
                  <w:docPart w:val="6AE609269E3B47E0BB7BDFBC1319DEE1"/>
                </w:placeholder>
                <w:dataBinding w:prefixMappings="xmlns:ns0='http://purl.org/dc/elements/1.1/' xmlns:ns1='http://schemas.openxmlformats.org/package/2006/metadata/core-properties' " w:xpath="/ns1:coreProperties[1]/ns0:title[1]" w:storeItemID="{6C3C8BC8-F283-45AE-878A-BAB7291924A1}"/>
                <w:text/>
              </w:sdtPr>
              <w:sdtEndPr/>
              <w:sdtContent>
                <w:r w:rsidR="00627B5D">
                  <w:t>FSC Remedy Framework</w:t>
                </w:r>
              </w:sdtContent>
            </w:sdt>
          </w:p>
        </w:sdtContent>
      </w:sdt>
    </w:sdtContent>
  </w:sdt>
  <w:p w14:paraId="3B19B994" w14:textId="75A708F3" w:rsidR="008274A6" w:rsidRDefault="00312DD2" w:rsidP="008D5AEF">
    <w:pPr>
      <w:pStyle w:val="Footer"/>
    </w:pPr>
    <w:r>
      <w:tab/>
    </w:r>
    <w:r w:rsidR="008D5AEF" w:rsidRPr="008D5AEF">
      <w:t>FSC-PRO-01-007 V1-0 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C896D" w14:textId="77777777" w:rsidR="002C2143" w:rsidRDefault="002C2143" w:rsidP="00C37A29">
      <w:pPr>
        <w:spacing w:after="0"/>
      </w:pPr>
      <w:r>
        <w:separator/>
      </w:r>
    </w:p>
  </w:footnote>
  <w:footnote w:type="continuationSeparator" w:id="0">
    <w:p w14:paraId="1E30D384" w14:textId="77777777" w:rsidR="002C2143" w:rsidRDefault="002C2143" w:rsidP="00C37A29">
      <w:pPr>
        <w:spacing w:after="0"/>
      </w:pPr>
      <w:r>
        <w:continuationSeparator/>
      </w:r>
    </w:p>
  </w:footnote>
  <w:footnote w:type="continuationNotice" w:id="1">
    <w:p w14:paraId="76179E51" w14:textId="77777777" w:rsidR="002C2143" w:rsidRDefault="002C2143">
      <w:pPr>
        <w:spacing w:before="0" w:after="0" w:line="240" w:lineRule="auto"/>
      </w:pPr>
    </w:p>
  </w:footnote>
  <w:footnote w:id="2">
    <w:p w14:paraId="3E21C0F8" w14:textId="7E565A36" w:rsidR="00C46444" w:rsidRDefault="00C46444">
      <w:pPr>
        <w:pStyle w:val="FootnoteText"/>
      </w:pPr>
    </w:p>
  </w:footnote>
  <w:footnote w:id="3">
    <w:p w14:paraId="49F0D9E3" w14:textId="7E6A9992" w:rsidR="004505D4" w:rsidRPr="00554936" w:rsidRDefault="004505D4" w:rsidP="004505D4">
      <w:pPr>
        <w:rPr>
          <w:rFonts w:cs="Arial"/>
          <w:i/>
          <w:iCs/>
          <w:sz w:val="18"/>
          <w:szCs w:val="18"/>
        </w:rPr>
      </w:pPr>
      <w:r w:rsidRPr="00554936">
        <w:rPr>
          <w:rStyle w:val="FootnoteReference"/>
          <w:rFonts w:cs="Arial"/>
          <w:i/>
          <w:iCs/>
          <w:sz w:val="18"/>
          <w:szCs w:val="18"/>
        </w:rPr>
        <w:footnoteRef/>
      </w:r>
      <w:r w:rsidRPr="00554936">
        <w:rPr>
          <w:rFonts w:cs="Arial"/>
          <w:i/>
          <w:iCs/>
          <w:sz w:val="18"/>
          <w:szCs w:val="18"/>
        </w:rPr>
        <w:t xml:space="preserve"> Adapted from UNEP-WCMC 2000. Global Distribution of Current Forests, United Nations Environment Programme - World Conservation Monitoring Centre (UNEP-WCMC).</w:t>
      </w:r>
      <w:r>
        <w:rPr>
          <w:rFonts w:cs="Arial"/>
          <w:i/>
          <w:iCs/>
          <w:sz w:val="18"/>
          <w:szCs w:val="18"/>
        </w:rPr>
        <w:t xml:space="preserve"> </w:t>
      </w:r>
      <w:hyperlink r:id="rId1" w:history="1">
        <w:r w:rsidRPr="00554936">
          <w:rPr>
            <w:rStyle w:val="Hyperlink"/>
            <w:i/>
            <w:iCs/>
            <w:sz w:val="18"/>
            <w:szCs w:val="18"/>
          </w:rPr>
          <w:t>http://www.unepwcmc.org/forest/global_map.htm</w:t>
        </w:r>
      </w:hyperlink>
      <w:r w:rsidRPr="00554936">
        <w:rPr>
          <w:rFonts w:cs="Arial"/>
          <w:i/>
          <w:iCs/>
          <w:sz w:val="18"/>
          <w:szCs w:val="18"/>
        </w:rPr>
        <w:t xml:space="preserve"> or </w:t>
      </w:r>
      <w:hyperlink r:id="rId2" w:history="1">
        <w:r w:rsidRPr="00554936">
          <w:rPr>
            <w:rStyle w:val="Hyperlink"/>
            <w:rFonts w:cs="Arial"/>
            <w:i/>
            <w:iCs/>
            <w:sz w:val="18"/>
            <w:szCs w:val="18"/>
          </w:rPr>
          <w:t>http://www1.biologie.uni-hamburg.de/b-online////afrika/africa_forest/www.unep_wcmc.org/forest/global_map.htm</w:t>
        </w:r>
      </w:hyperlink>
      <w:r w:rsidRPr="00554936">
        <w:rPr>
          <w:rFonts w:cs="Arial"/>
          <w:i/>
          <w:iCs/>
          <w:sz w:val="18"/>
          <w:szCs w:val="18"/>
        </w:rPr>
        <w:t xml:space="preserve">  </w:t>
      </w:r>
    </w:p>
    <w:p w14:paraId="37E3AD4F" w14:textId="77777777" w:rsidR="004505D4" w:rsidRDefault="004505D4" w:rsidP="004505D4">
      <w:pPr>
        <w:pStyle w:val="FootnoteText"/>
      </w:pPr>
    </w:p>
  </w:footnote>
  <w:footnote w:id="4">
    <w:p w14:paraId="38812FC2" w14:textId="77777777" w:rsidR="007B2F05" w:rsidRPr="007B2F05" w:rsidRDefault="00D753A5" w:rsidP="007B2F05">
      <w:pPr>
        <w:pStyle w:val="FootnoteText"/>
        <w:rPr>
          <w:i/>
          <w:iCs/>
          <w:sz w:val="18"/>
          <w:szCs w:val="18"/>
        </w:rPr>
      </w:pPr>
      <w:r w:rsidRPr="00A25519">
        <w:rPr>
          <w:rStyle w:val="FootnoteReference"/>
          <w:sz w:val="18"/>
          <w:szCs w:val="18"/>
        </w:rPr>
        <w:footnoteRef/>
      </w:r>
      <w:r w:rsidRPr="00A25519">
        <w:rPr>
          <w:sz w:val="18"/>
          <w:szCs w:val="18"/>
        </w:rPr>
        <w:t xml:space="preserve"> See the Controlled Wood list of applicable laws</w:t>
      </w:r>
      <w:r w:rsidR="00964C41" w:rsidRPr="00964C41">
        <w:t xml:space="preserve"> </w:t>
      </w:r>
      <w:r w:rsidR="00964C41" w:rsidRPr="002621D3">
        <w:rPr>
          <w:sz w:val="18"/>
          <w:szCs w:val="18"/>
        </w:rPr>
        <w:t xml:space="preserve">in </w:t>
      </w:r>
      <w:r w:rsidR="00E923B9" w:rsidRPr="00E923B9">
        <w:rPr>
          <w:sz w:val="18"/>
          <w:szCs w:val="18"/>
        </w:rPr>
        <w:t>FSC-ADV-30-010-01</w:t>
      </w:r>
      <w:r w:rsidR="00964C41" w:rsidRPr="002621D3">
        <w:rPr>
          <w:sz w:val="18"/>
          <w:szCs w:val="18"/>
        </w:rPr>
        <w:t xml:space="preserve"> </w:t>
      </w:r>
      <w:r w:rsidR="007B2F05" w:rsidRPr="007B2F05">
        <w:rPr>
          <w:i/>
          <w:iCs/>
          <w:sz w:val="18"/>
          <w:szCs w:val="18"/>
        </w:rPr>
        <w:t>Applicable National and Local Laws and Regulations for</w:t>
      </w:r>
    </w:p>
    <w:p w14:paraId="03B4A77C" w14:textId="17EC4B02" w:rsidR="00D753A5" w:rsidRPr="00A25519" w:rsidRDefault="007B2F05" w:rsidP="00D753A5">
      <w:pPr>
        <w:pStyle w:val="FootnoteText"/>
        <w:rPr>
          <w:sz w:val="18"/>
          <w:szCs w:val="18"/>
        </w:rPr>
      </w:pPr>
      <w:r w:rsidRPr="007B2F05">
        <w:rPr>
          <w:i/>
          <w:iCs/>
          <w:sz w:val="18"/>
          <w:szCs w:val="18"/>
        </w:rPr>
        <w:t>Controlled Wood for Forest Management Enterprises</w:t>
      </w:r>
      <w:r>
        <w:rPr>
          <w:sz w:val="18"/>
          <w:szCs w:val="18"/>
        </w:rPr>
        <w:t>.</w:t>
      </w:r>
    </w:p>
  </w:footnote>
  <w:footnote w:id="5">
    <w:p w14:paraId="4B8E6D45" w14:textId="5FC49BCC" w:rsidR="006A3164" w:rsidRDefault="006A3164" w:rsidP="006A3164">
      <w:pPr>
        <w:pStyle w:val="FootnoteText"/>
        <w:rPr>
          <w:sz w:val="18"/>
          <w:szCs w:val="18"/>
        </w:rPr>
      </w:pPr>
      <w:r w:rsidRPr="1F8E3E9E">
        <w:rPr>
          <w:rStyle w:val="FootnoteReference"/>
          <w:sz w:val="18"/>
          <w:szCs w:val="18"/>
        </w:rPr>
        <w:footnoteRef/>
      </w:r>
      <w:r w:rsidRPr="1F8E3E9E">
        <w:rPr>
          <w:sz w:val="18"/>
          <w:szCs w:val="18"/>
        </w:rPr>
        <w:t xml:space="preserve"> See </w:t>
      </w:r>
      <w:r w:rsidRPr="1F8E3E9E">
        <w:rPr>
          <w:i/>
          <w:iCs/>
          <w:sz w:val="18"/>
          <w:szCs w:val="18"/>
        </w:rPr>
        <w:t xml:space="preserve">UNDRIP, UNGP, </w:t>
      </w:r>
      <w:r w:rsidR="00EB2B55">
        <w:rPr>
          <w:i/>
          <w:iCs/>
          <w:sz w:val="18"/>
          <w:szCs w:val="18"/>
        </w:rPr>
        <w:t>U</w:t>
      </w:r>
      <w:r w:rsidRPr="1F8E3E9E">
        <w:rPr>
          <w:i/>
          <w:iCs/>
          <w:sz w:val="18"/>
          <w:szCs w:val="18"/>
        </w:rPr>
        <w:t xml:space="preserve">DHR, ILO </w:t>
      </w:r>
      <w:r w:rsidR="00EB2B55">
        <w:rPr>
          <w:i/>
          <w:iCs/>
          <w:sz w:val="18"/>
          <w:szCs w:val="18"/>
        </w:rPr>
        <w:t>C.</w:t>
      </w:r>
      <w:r w:rsidRPr="1F8E3E9E">
        <w:rPr>
          <w:i/>
          <w:iCs/>
          <w:sz w:val="18"/>
          <w:szCs w:val="18"/>
        </w:rPr>
        <w:t>169,</w:t>
      </w:r>
      <w:r w:rsidR="00856972">
        <w:rPr>
          <w:i/>
          <w:iCs/>
          <w:sz w:val="18"/>
          <w:szCs w:val="18"/>
        </w:rPr>
        <w:t xml:space="preserve"> and</w:t>
      </w:r>
      <w:r w:rsidRPr="1F8E3E9E">
        <w:rPr>
          <w:i/>
          <w:iCs/>
          <w:sz w:val="18"/>
          <w:szCs w:val="18"/>
        </w:rPr>
        <w:t xml:space="preserve"> </w:t>
      </w:r>
      <w:r w:rsidR="00856972">
        <w:rPr>
          <w:i/>
          <w:iCs/>
          <w:sz w:val="18"/>
          <w:szCs w:val="18"/>
        </w:rPr>
        <w:t>n</w:t>
      </w:r>
      <w:r w:rsidRPr="1F8E3E9E">
        <w:rPr>
          <w:i/>
          <w:iCs/>
          <w:sz w:val="18"/>
          <w:szCs w:val="18"/>
        </w:rPr>
        <w:t xml:space="preserve">ational </w:t>
      </w:r>
      <w:r w:rsidR="00856972">
        <w:rPr>
          <w:i/>
          <w:iCs/>
          <w:sz w:val="18"/>
          <w:szCs w:val="18"/>
        </w:rPr>
        <w:t>l</w:t>
      </w:r>
      <w:r w:rsidRPr="1F8E3E9E">
        <w:rPr>
          <w:i/>
          <w:iCs/>
          <w:sz w:val="18"/>
          <w:szCs w:val="18"/>
        </w:rPr>
        <w:t>aws</w:t>
      </w:r>
    </w:p>
  </w:footnote>
  <w:footnote w:id="6">
    <w:p w14:paraId="7B6FCBED" w14:textId="77777777" w:rsidR="00D753A5" w:rsidRDefault="00D753A5" w:rsidP="00D753A5">
      <w:pPr>
        <w:pStyle w:val="FootnoteText"/>
        <w:rPr>
          <w:sz w:val="18"/>
          <w:szCs w:val="18"/>
        </w:rPr>
      </w:pPr>
      <w:r w:rsidRPr="1F8E3E9E">
        <w:rPr>
          <w:rStyle w:val="FootnoteReference"/>
          <w:sz w:val="18"/>
          <w:szCs w:val="18"/>
        </w:rPr>
        <w:footnoteRef/>
      </w:r>
      <w:r w:rsidRPr="1F8E3E9E">
        <w:rPr>
          <w:sz w:val="18"/>
          <w:szCs w:val="18"/>
        </w:rPr>
        <w:t xml:space="preserve"> https://www.ohchr.org/Documents/Publications/GuidingPrinciplesBusinessHR_EN.pdf</w:t>
      </w:r>
    </w:p>
  </w:footnote>
  <w:footnote w:id="7">
    <w:p w14:paraId="0AEF3BE3" w14:textId="07E6DDEA" w:rsidR="00D753A5" w:rsidRDefault="00D753A5" w:rsidP="00D753A5">
      <w:pPr>
        <w:pStyle w:val="FootnoteText"/>
      </w:pPr>
      <w:r w:rsidRPr="1F8E3E9E">
        <w:rPr>
          <w:rStyle w:val="FootnoteReference"/>
        </w:rPr>
        <w:footnoteRef/>
      </w:r>
      <w:r>
        <w:t xml:space="preserve"> </w:t>
      </w:r>
      <w:r w:rsidRPr="1F8E3E9E">
        <w:rPr>
          <w:sz w:val="18"/>
          <w:szCs w:val="18"/>
        </w:rPr>
        <w:t xml:space="preserve">Agreements must be mutually agreed by a broad cross section of </w:t>
      </w:r>
      <w:r w:rsidRPr="00EB791B">
        <w:rPr>
          <w:i/>
          <w:iCs/>
          <w:color w:val="C00000"/>
          <w:sz w:val="18"/>
          <w:szCs w:val="18"/>
        </w:rPr>
        <w:t>affected stakeholders</w:t>
      </w:r>
      <w:r w:rsidR="00831DB0">
        <w:rPr>
          <w:i/>
          <w:iCs/>
          <w:sz w:val="18"/>
          <w:szCs w:val="18"/>
        </w:rPr>
        <w:t>*</w:t>
      </w:r>
      <w:r w:rsidRPr="002621D3">
        <w:rPr>
          <w:color w:val="60BAA0" w:themeColor="accent2" w:themeTint="99"/>
          <w:sz w:val="18"/>
          <w:szCs w:val="18"/>
        </w:rPr>
        <w:t xml:space="preserve"> </w:t>
      </w:r>
      <w:r w:rsidRPr="1F8E3E9E">
        <w:rPr>
          <w:sz w:val="18"/>
          <w:szCs w:val="18"/>
        </w:rPr>
        <w:t>representing all major segments of economy, age, and gender.</w:t>
      </w:r>
      <w:r>
        <w:t xml:space="preserve"> </w:t>
      </w:r>
    </w:p>
  </w:footnote>
  <w:footnote w:id="8">
    <w:p w14:paraId="681389FA" w14:textId="653B01D3" w:rsidR="006D22EE" w:rsidRPr="00972C63" w:rsidRDefault="006D22EE" w:rsidP="006D22EE">
      <w:pPr>
        <w:pStyle w:val="FootnoteText"/>
        <w:rPr>
          <w:sz w:val="18"/>
          <w:szCs w:val="18"/>
        </w:rPr>
      </w:pPr>
      <w:r w:rsidRPr="00972C63">
        <w:rPr>
          <w:rStyle w:val="FootnoteReference"/>
          <w:sz w:val="18"/>
          <w:szCs w:val="18"/>
        </w:rPr>
        <w:footnoteRef/>
      </w:r>
      <w:r w:rsidRPr="00972C63">
        <w:rPr>
          <w:sz w:val="18"/>
          <w:szCs w:val="18"/>
        </w:rPr>
        <w:t xml:space="preserve"> See G.</w:t>
      </w:r>
      <w:r w:rsidRPr="00972C63" w:rsidDel="003E14CB">
        <w:rPr>
          <w:sz w:val="18"/>
          <w:szCs w:val="18"/>
        </w:rPr>
        <w:t xml:space="preserve"> </w:t>
      </w:r>
      <w:r w:rsidR="003E14CB" w:rsidRPr="00972C63">
        <w:rPr>
          <w:sz w:val="18"/>
          <w:szCs w:val="18"/>
        </w:rPr>
        <w:t>A</w:t>
      </w:r>
      <w:r w:rsidR="003E14CB">
        <w:rPr>
          <w:sz w:val="18"/>
          <w:szCs w:val="18"/>
        </w:rPr>
        <w:t>nnex</w:t>
      </w:r>
      <w:r w:rsidRPr="00972C63">
        <w:rPr>
          <w:sz w:val="18"/>
          <w:szCs w:val="18"/>
        </w:rPr>
        <w:t xml:space="preserve"> B: Relevant Articles of ILO 169 and UNDRIP in FSC-GUI-30-003 V2.0 EN</w:t>
      </w:r>
      <w:r w:rsidR="00D474EC" w:rsidRPr="00972C63">
        <w:rPr>
          <w:sz w:val="18"/>
          <w:szCs w:val="18"/>
        </w:rPr>
        <w:t xml:space="preserve"> </w:t>
      </w:r>
      <w:r w:rsidRPr="00972C63">
        <w:rPr>
          <w:i/>
          <w:sz w:val="18"/>
          <w:szCs w:val="18"/>
        </w:rPr>
        <w:t xml:space="preserve">FSC </w:t>
      </w:r>
      <w:r w:rsidR="00D474EC" w:rsidRPr="00972C63">
        <w:rPr>
          <w:i/>
          <w:iCs/>
          <w:sz w:val="18"/>
          <w:szCs w:val="18"/>
        </w:rPr>
        <w:t xml:space="preserve">Guidelines </w:t>
      </w:r>
      <w:r w:rsidR="008C5EC1" w:rsidRPr="00972C63">
        <w:rPr>
          <w:i/>
          <w:iCs/>
          <w:sz w:val="18"/>
          <w:szCs w:val="18"/>
        </w:rPr>
        <w:t>for</w:t>
      </w:r>
      <w:r w:rsidR="00D474EC" w:rsidRPr="00972C63">
        <w:rPr>
          <w:i/>
          <w:iCs/>
          <w:sz w:val="18"/>
          <w:szCs w:val="18"/>
        </w:rPr>
        <w:t xml:space="preserve"> The Implementation Of The Right To Free, Prior And Informed Consent</w:t>
      </w:r>
      <w:r w:rsidRPr="00972C63">
        <w:rPr>
          <w:i/>
          <w:sz w:val="18"/>
          <w:szCs w:val="18"/>
        </w:rPr>
        <w:t xml:space="preserve"> (FPIC</w:t>
      </w:r>
      <w:r w:rsidRPr="00972C63">
        <w:rPr>
          <w:i/>
          <w:iCs/>
          <w:sz w:val="18"/>
          <w:szCs w:val="18"/>
        </w:rPr>
        <w:t>)</w:t>
      </w:r>
      <w:r w:rsidR="00764A44">
        <w:rPr>
          <w:i/>
          <w:iCs/>
          <w:sz w:val="18"/>
          <w:szCs w:val="18"/>
        </w:rPr>
        <w:t>.</w:t>
      </w:r>
    </w:p>
  </w:footnote>
  <w:footnote w:id="9">
    <w:p w14:paraId="16D91F73" w14:textId="7CA6FEB6" w:rsidR="00D753A5" w:rsidRDefault="00D753A5" w:rsidP="00D753A5">
      <w:pPr>
        <w:pStyle w:val="FootnoteText"/>
        <w:rPr>
          <w:sz w:val="18"/>
          <w:szCs w:val="18"/>
        </w:rPr>
      </w:pPr>
      <w:r w:rsidRPr="00972C63">
        <w:rPr>
          <w:rStyle w:val="FootnoteReference"/>
          <w:sz w:val="18"/>
          <w:szCs w:val="18"/>
        </w:rPr>
        <w:footnoteRef/>
      </w:r>
      <w:r w:rsidRPr="00972C63">
        <w:rPr>
          <w:sz w:val="18"/>
          <w:szCs w:val="18"/>
        </w:rPr>
        <w:t xml:space="preserve"> </w:t>
      </w:r>
      <w:r w:rsidRPr="1F8E3E9E">
        <w:rPr>
          <w:sz w:val="18"/>
          <w:szCs w:val="18"/>
        </w:rPr>
        <w:t xml:space="preserve">There is not a single, universal definition of “gross violation” of </w:t>
      </w:r>
      <w:r w:rsidRPr="002621D3">
        <w:rPr>
          <w:i/>
          <w:iCs/>
          <w:sz w:val="18"/>
          <w:szCs w:val="18"/>
        </w:rPr>
        <w:t>human rights</w:t>
      </w:r>
      <w:r w:rsidR="00236ADF">
        <w:rPr>
          <w:i/>
          <w:iCs/>
          <w:sz w:val="18"/>
          <w:szCs w:val="18"/>
        </w:rPr>
        <w:t>*</w:t>
      </w:r>
      <w:r w:rsidRPr="1F8E3E9E">
        <w:rPr>
          <w:sz w:val="18"/>
          <w:szCs w:val="18"/>
        </w:rPr>
        <w:t xml:space="preserve"> but this source provides helpful guidance:  </w:t>
      </w:r>
      <w:hyperlink r:id="rId3">
        <w:r w:rsidRPr="1F8E3E9E">
          <w:rPr>
            <w:rStyle w:val="Hyperlink"/>
            <w:sz w:val="18"/>
            <w:szCs w:val="18"/>
          </w:rPr>
          <w:t>https://www.questia.com/library/journal/1G1-447030755/the-meaning-of-gross-violation-of-human-rights</w:t>
        </w:r>
      </w:hyperlink>
    </w:p>
  </w:footnote>
  <w:footnote w:id="10">
    <w:p w14:paraId="2F9B0E8C" w14:textId="7A42B064" w:rsidR="00A90B77" w:rsidRPr="00972C63" w:rsidRDefault="00A90B77" w:rsidP="00270C3F">
      <w:pPr>
        <w:pStyle w:val="FootnoteText"/>
        <w:rPr>
          <w:sz w:val="18"/>
          <w:szCs w:val="18"/>
        </w:rPr>
      </w:pPr>
      <w:r w:rsidRPr="00972C63">
        <w:rPr>
          <w:rStyle w:val="FootnoteReference"/>
          <w:sz w:val="18"/>
          <w:szCs w:val="18"/>
        </w:rPr>
        <w:footnoteRef/>
      </w:r>
      <w:r w:rsidRPr="00972C63">
        <w:rPr>
          <w:sz w:val="18"/>
          <w:szCs w:val="18"/>
        </w:rPr>
        <w:t xml:space="preserve"> In addition to the definition of </w:t>
      </w:r>
      <w:r w:rsidRPr="00972C63">
        <w:rPr>
          <w:i/>
          <w:sz w:val="18"/>
          <w:szCs w:val="18"/>
        </w:rPr>
        <w:t>High Conservation Value*</w:t>
      </w:r>
      <w:r w:rsidRPr="00972C63">
        <w:rPr>
          <w:sz w:val="18"/>
          <w:szCs w:val="18"/>
        </w:rPr>
        <w:t xml:space="preserve">, consider any applicable regional or national </w:t>
      </w:r>
      <w:r w:rsidRPr="002621D3">
        <w:rPr>
          <w:i/>
          <w:iCs/>
          <w:sz w:val="18"/>
          <w:szCs w:val="18"/>
        </w:rPr>
        <w:t>HCV</w:t>
      </w:r>
      <w:r w:rsidR="00352013">
        <w:rPr>
          <w:sz w:val="18"/>
          <w:szCs w:val="18"/>
        </w:rPr>
        <w:t>*</w:t>
      </w:r>
      <w:r w:rsidRPr="00972C63">
        <w:rPr>
          <w:sz w:val="18"/>
          <w:szCs w:val="18"/>
        </w:rPr>
        <w:t xml:space="preserve"> Frameworks, interpretations, or guidance to understand what values are considered </w:t>
      </w:r>
      <w:r w:rsidRPr="002621D3">
        <w:rPr>
          <w:i/>
          <w:iCs/>
          <w:sz w:val="18"/>
          <w:szCs w:val="18"/>
        </w:rPr>
        <w:t>HCV</w:t>
      </w:r>
      <w:r w:rsidR="00352013">
        <w:rPr>
          <w:sz w:val="18"/>
          <w:szCs w:val="18"/>
        </w:rPr>
        <w:t>*</w:t>
      </w:r>
      <w:r w:rsidRPr="00972C63">
        <w:rPr>
          <w:sz w:val="18"/>
          <w:szCs w:val="18"/>
        </w:rPr>
        <w:t xml:space="preserve">. </w:t>
      </w:r>
    </w:p>
  </w:footnote>
  <w:footnote w:id="11">
    <w:p w14:paraId="22984A28" w14:textId="77777777" w:rsidR="00D753A5" w:rsidRPr="00C57340" w:rsidRDefault="00D753A5" w:rsidP="00D753A5">
      <w:pPr>
        <w:pStyle w:val="FootnoteText"/>
        <w:rPr>
          <w:sz w:val="18"/>
          <w:szCs w:val="18"/>
        </w:rPr>
      </w:pPr>
      <w:r w:rsidRPr="00972C63">
        <w:rPr>
          <w:rStyle w:val="FootnoteReference"/>
          <w:sz w:val="18"/>
          <w:szCs w:val="18"/>
        </w:rPr>
        <w:footnoteRef/>
      </w:r>
      <w:r w:rsidRPr="00972C63">
        <w:rPr>
          <w:sz w:val="18"/>
          <w:szCs w:val="18"/>
        </w:rPr>
        <w:t xml:space="preserve"> </w:t>
      </w:r>
      <w:r w:rsidRPr="00C57340">
        <w:rPr>
          <w:sz w:val="18"/>
          <w:szCs w:val="18"/>
        </w:rPr>
        <w:t xml:space="preserve">Reference HCV Resource Network, IUCN Key Biodiverse Areas and Red List Ecosystems as high biodiverse regions.  </w:t>
      </w:r>
    </w:p>
  </w:footnote>
  <w:footnote w:id="12">
    <w:p w14:paraId="4761B008" w14:textId="0F2AC162" w:rsidR="00D753A5" w:rsidRDefault="00D753A5" w:rsidP="00D753A5">
      <w:pPr>
        <w:pStyle w:val="FootnoteText"/>
      </w:pPr>
      <w:r w:rsidRPr="00C57340">
        <w:rPr>
          <w:rStyle w:val="FootnoteReference"/>
          <w:sz w:val="18"/>
          <w:szCs w:val="18"/>
        </w:rPr>
        <w:footnoteRef/>
      </w:r>
      <w:r w:rsidRPr="00C57340">
        <w:rPr>
          <w:sz w:val="18"/>
          <w:szCs w:val="18"/>
        </w:rPr>
        <w:t xml:space="preserve"> This includes failing to protect from destruction which would also implicate </w:t>
      </w:r>
      <w:r w:rsidRPr="002621D3">
        <w:rPr>
          <w:i/>
          <w:iCs/>
          <w:sz w:val="18"/>
          <w:szCs w:val="18"/>
        </w:rPr>
        <w:t>encroachment</w:t>
      </w:r>
      <w:r w:rsidR="006F18C3">
        <w:rPr>
          <w:i/>
          <w:iCs/>
          <w:sz w:val="18"/>
          <w:szCs w:val="18"/>
        </w:rPr>
        <w:t>*</w:t>
      </w:r>
      <w:r w:rsidRPr="00C57340">
        <w:rPr>
          <w:sz w:val="18"/>
          <w:szCs w:val="18"/>
        </w:rPr>
        <w:t xml:space="preserve">, </w:t>
      </w:r>
      <w:r w:rsidRPr="002621D3">
        <w:rPr>
          <w:i/>
          <w:iCs/>
          <w:sz w:val="18"/>
          <w:szCs w:val="18"/>
        </w:rPr>
        <w:t>illegal logging</w:t>
      </w:r>
      <w:r w:rsidR="00074C12">
        <w:rPr>
          <w:i/>
          <w:iCs/>
          <w:sz w:val="18"/>
          <w:szCs w:val="18"/>
        </w:rPr>
        <w:t>*</w:t>
      </w:r>
      <w:r w:rsidRPr="00C57340">
        <w:rPr>
          <w:sz w:val="18"/>
          <w:szCs w:val="18"/>
        </w:rPr>
        <w:t xml:space="preserve">, non-permitted settlements, non-permitted agriculture into the scope of responsibility of the </w:t>
      </w:r>
      <w:r>
        <w:rPr>
          <w:i/>
          <w:iCs/>
          <w:sz w:val="18"/>
          <w:szCs w:val="18"/>
        </w:rPr>
        <w:t>management unit*</w:t>
      </w:r>
    </w:p>
  </w:footnote>
  <w:footnote w:id="13">
    <w:p w14:paraId="09AAF209" w14:textId="77777777" w:rsidR="00D753A5" w:rsidRPr="00361C61" w:rsidRDefault="00D753A5" w:rsidP="00D753A5">
      <w:pPr>
        <w:pStyle w:val="FootnoteText"/>
        <w:rPr>
          <w:sz w:val="18"/>
          <w:szCs w:val="18"/>
        </w:rPr>
      </w:pPr>
      <w:r>
        <w:rPr>
          <w:rStyle w:val="FootnoteReference"/>
        </w:rPr>
        <w:footnoteRef/>
      </w:r>
      <w:r>
        <w:t xml:space="preserve"> </w:t>
      </w:r>
      <w:r w:rsidRPr="00361C61">
        <w:rPr>
          <w:sz w:val="18"/>
          <w:szCs w:val="18"/>
        </w:rPr>
        <w:t>There are 8 conventions that collective</w:t>
      </w:r>
      <w:r>
        <w:rPr>
          <w:sz w:val="18"/>
          <w:szCs w:val="18"/>
        </w:rPr>
        <w:t>ly</w:t>
      </w:r>
      <w:r w:rsidRPr="00361C61">
        <w:rPr>
          <w:sz w:val="18"/>
          <w:szCs w:val="18"/>
        </w:rPr>
        <w:t xml:space="preserve"> constitute the ILO Core Conventions:</w:t>
      </w:r>
    </w:p>
    <w:p w14:paraId="7E13EF8C" w14:textId="77777777" w:rsidR="00D753A5" w:rsidRDefault="00D753A5" w:rsidP="00D753A5">
      <w:pPr>
        <w:pStyle w:val="FootnoteText"/>
      </w:pPr>
      <w:r w:rsidRPr="00361C61">
        <w:rPr>
          <w:sz w:val="18"/>
          <w:szCs w:val="18"/>
        </w:rPr>
        <w:t>Forced Labor Convention, 1930; Freedom of Association and Protection of the Right to Organize Convention, 1948; Right to Organize and Collective Bargaining Convention, 1949; Equal Remuneration Convention, 1951; Abolition of Forced Labour Convention, 1957; Discrimination (Employment and Occupation) Convention, 1958; Minimum Age Convention, 1973; Worst Forms of Child Labour Convention, 1999.</w:t>
      </w:r>
    </w:p>
  </w:footnote>
  <w:footnote w:id="14">
    <w:p w14:paraId="5DD9DB79" w14:textId="77777777" w:rsidR="00D753A5" w:rsidRDefault="00D753A5" w:rsidP="00D753A5">
      <w:pPr>
        <w:pStyle w:val="FootnoteText"/>
      </w:pPr>
      <w:r>
        <w:rPr>
          <w:rStyle w:val="FootnoteReference"/>
        </w:rPr>
        <w:footnoteRef/>
      </w:r>
      <w:r>
        <w:t xml:space="preserve"> </w:t>
      </w:r>
      <w:r w:rsidRPr="00372078">
        <w:rPr>
          <w:sz w:val="18"/>
          <w:szCs w:val="18"/>
        </w:rPr>
        <w:t>ILO has extensive case law defining different interpretations of good faith in different situations.</w:t>
      </w:r>
      <w:r>
        <w:rPr>
          <w:sz w:val="18"/>
          <w:szCs w:val="18"/>
        </w:rPr>
        <w:t xml:space="preserve">  From the Extract of ILO Judgement 2152: </w:t>
      </w:r>
      <w:r w:rsidRPr="00372078">
        <w:rPr>
          <w:sz w:val="18"/>
          <w:szCs w:val="18"/>
        </w:rPr>
        <w:t>"The requirement of good faith dealings is a two-way street. While staff members are under no obligation to assist the administration in any actions the latter may wish to take against them, they do have a duty not to so conduct themselves as to deliberately frustrate normal dealings with their employer. The latter is entitled to assume that the employees will receive and accept written communications sent to them in the normal course of affairs.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F7749" w14:textId="1201EFFB" w:rsidR="00D11A2F" w:rsidRDefault="00163568">
    <w:pPr>
      <w:pStyle w:val="Header"/>
    </w:pPr>
    <w:r>
      <w:rPr>
        <w:noProof/>
      </w:rPr>
      <mc:AlternateContent>
        <mc:Choice Requires="wps">
          <w:drawing>
            <wp:anchor distT="0" distB="0" distL="114300" distR="114300" simplePos="0" relativeHeight="251658241" behindDoc="1" locked="1" layoutInCell="1" allowOverlap="1" wp14:anchorId="6F602288" wp14:editId="34E1C0BF">
              <wp:simplePos x="0" y="0"/>
              <wp:positionH relativeFrom="page">
                <wp:posOffset>-102870</wp:posOffset>
              </wp:positionH>
              <wp:positionV relativeFrom="page">
                <wp:posOffset>10156825</wp:posOffset>
              </wp:positionV>
              <wp:extent cx="11159490" cy="539750"/>
              <wp:effectExtent l="0" t="0" r="3810" b="0"/>
              <wp:wrapNone/>
              <wp:docPr id="4" name="Rectangle 4"/>
              <wp:cNvGraphicFramePr/>
              <a:graphic xmlns:a="http://schemas.openxmlformats.org/drawingml/2006/main">
                <a:graphicData uri="http://schemas.microsoft.com/office/word/2010/wordprocessingShape">
                  <wps:wsp>
                    <wps:cNvSpPr/>
                    <wps:spPr>
                      <a:xfrm>
                        <a:off x="0" y="0"/>
                        <a:ext cx="11159490" cy="5397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C2ED8" id="Rectangle 4" o:spid="_x0000_s1026" style="position:absolute;margin-left:-8.1pt;margin-top:799.75pt;width:878.7pt;height:42.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" fillcolor="#f1f8e8 [3214]" stroked="f" strokeweight="1pt">
              <w10:wrap anchorx="page" anchory="page"/>
              <w10:anchorlock/>
            </v:rect>
          </w:pict>
        </mc:Fallback>
      </mc:AlternateContent>
    </w:r>
    <w:r w:rsidR="00D11A2F">
      <w:rPr>
        <w:noProof/>
      </w:rPr>
      <mc:AlternateContent>
        <mc:Choice Requires="wps">
          <w:drawing>
            <wp:anchor distT="0" distB="540385" distL="114300" distR="114300" simplePos="0" relativeHeight="251658240" behindDoc="1" locked="1" layoutInCell="1" allowOverlap="1" wp14:anchorId="5EE96786" wp14:editId="1AAB95A8">
              <wp:simplePos x="0" y="0"/>
              <wp:positionH relativeFrom="page">
                <wp:posOffset>-33655</wp:posOffset>
              </wp:positionH>
              <wp:positionV relativeFrom="page">
                <wp:posOffset>-27305</wp:posOffset>
              </wp:positionV>
              <wp:extent cx="11159490" cy="539750"/>
              <wp:effectExtent l="0" t="0" r="3810" b="0"/>
              <wp:wrapNone/>
              <wp:docPr id="3" name="Rectangle 3"/>
              <wp:cNvGraphicFramePr/>
              <a:graphic xmlns:a="http://schemas.openxmlformats.org/drawingml/2006/main">
                <a:graphicData uri="http://schemas.microsoft.com/office/word/2010/wordprocessingShape">
                  <wps:wsp>
                    <wps:cNvSpPr/>
                    <wps:spPr>
                      <a:xfrm>
                        <a:off x="0" y="0"/>
                        <a:ext cx="11159490" cy="5397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D5A55E" id="Rectangle 3" o:spid="_x0000_s1026" style="position:absolute;margin-left:-2.65pt;margin-top:-2.15pt;width:878.7pt;height:42.5pt;z-index:-251658240;visibility:visible;mso-wrap-style:square;mso-width-percent:0;mso-height-percent:0;mso-wrap-distance-left:9pt;mso-wrap-distance-top:0;mso-wrap-distance-right:9pt;mso-wrap-distance-bottom:42.55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" fillcolor="#f1f8e8 [321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5C2B"/>
    <w:multiLevelType w:val="multilevel"/>
    <w:tmpl w:val="C4C65CBA"/>
    <w:numStyleLink w:val="ListClause"/>
  </w:abstractNum>
  <w:abstractNum w:abstractNumId="1" w15:restartNumberingAfterBreak="0">
    <w:nsid w:val="03A45E77"/>
    <w:multiLevelType w:val="hybridMultilevel"/>
    <w:tmpl w:val="93AC96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3BA1A38"/>
    <w:multiLevelType w:val="multilevel"/>
    <w:tmpl w:val="3FBEAE80"/>
    <w:numStyleLink w:val="Numbering"/>
  </w:abstractNum>
  <w:abstractNum w:abstractNumId="3" w15:restartNumberingAfterBreak="0">
    <w:nsid w:val="0415586F"/>
    <w:multiLevelType w:val="hybridMultilevel"/>
    <w:tmpl w:val="DA12A686"/>
    <w:lvl w:ilvl="0" w:tplc="20000003">
      <w:start w:val="1"/>
      <w:numFmt w:val="bullet"/>
      <w:lvlText w:val="o"/>
      <w:lvlJc w:val="left"/>
      <w:pPr>
        <w:ind w:left="1494" w:hanging="360"/>
      </w:pPr>
      <w:rPr>
        <w:rFonts w:ascii="Courier New" w:hAnsi="Courier New" w:cs="Courier New" w:hint="default"/>
      </w:rPr>
    </w:lvl>
    <w:lvl w:ilvl="1" w:tplc="20000003" w:tentative="1">
      <w:start w:val="1"/>
      <w:numFmt w:val="bullet"/>
      <w:lvlText w:val="o"/>
      <w:lvlJc w:val="left"/>
      <w:pPr>
        <w:ind w:left="2214" w:hanging="360"/>
      </w:pPr>
      <w:rPr>
        <w:rFonts w:ascii="Courier New" w:hAnsi="Courier New" w:cs="Courier New" w:hint="default"/>
      </w:rPr>
    </w:lvl>
    <w:lvl w:ilvl="2" w:tplc="20000005" w:tentative="1">
      <w:start w:val="1"/>
      <w:numFmt w:val="bullet"/>
      <w:lvlText w:val=""/>
      <w:lvlJc w:val="left"/>
      <w:pPr>
        <w:ind w:left="2934" w:hanging="360"/>
      </w:pPr>
      <w:rPr>
        <w:rFonts w:ascii="Wingdings" w:hAnsi="Wingdings" w:hint="default"/>
      </w:rPr>
    </w:lvl>
    <w:lvl w:ilvl="3" w:tplc="20000001" w:tentative="1">
      <w:start w:val="1"/>
      <w:numFmt w:val="bullet"/>
      <w:lvlText w:val=""/>
      <w:lvlJc w:val="left"/>
      <w:pPr>
        <w:ind w:left="3654" w:hanging="360"/>
      </w:pPr>
      <w:rPr>
        <w:rFonts w:ascii="Symbol" w:hAnsi="Symbol" w:hint="default"/>
      </w:rPr>
    </w:lvl>
    <w:lvl w:ilvl="4" w:tplc="20000003" w:tentative="1">
      <w:start w:val="1"/>
      <w:numFmt w:val="bullet"/>
      <w:lvlText w:val="o"/>
      <w:lvlJc w:val="left"/>
      <w:pPr>
        <w:ind w:left="4374" w:hanging="360"/>
      </w:pPr>
      <w:rPr>
        <w:rFonts w:ascii="Courier New" w:hAnsi="Courier New" w:cs="Courier New" w:hint="default"/>
      </w:rPr>
    </w:lvl>
    <w:lvl w:ilvl="5" w:tplc="20000005" w:tentative="1">
      <w:start w:val="1"/>
      <w:numFmt w:val="bullet"/>
      <w:lvlText w:val=""/>
      <w:lvlJc w:val="left"/>
      <w:pPr>
        <w:ind w:left="5094" w:hanging="360"/>
      </w:pPr>
      <w:rPr>
        <w:rFonts w:ascii="Wingdings" w:hAnsi="Wingdings" w:hint="default"/>
      </w:rPr>
    </w:lvl>
    <w:lvl w:ilvl="6" w:tplc="20000001" w:tentative="1">
      <w:start w:val="1"/>
      <w:numFmt w:val="bullet"/>
      <w:lvlText w:val=""/>
      <w:lvlJc w:val="left"/>
      <w:pPr>
        <w:ind w:left="5814" w:hanging="360"/>
      </w:pPr>
      <w:rPr>
        <w:rFonts w:ascii="Symbol" w:hAnsi="Symbol" w:hint="default"/>
      </w:rPr>
    </w:lvl>
    <w:lvl w:ilvl="7" w:tplc="20000003" w:tentative="1">
      <w:start w:val="1"/>
      <w:numFmt w:val="bullet"/>
      <w:lvlText w:val="o"/>
      <w:lvlJc w:val="left"/>
      <w:pPr>
        <w:ind w:left="6534" w:hanging="360"/>
      </w:pPr>
      <w:rPr>
        <w:rFonts w:ascii="Courier New" w:hAnsi="Courier New" w:cs="Courier New" w:hint="default"/>
      </w:rPr>
    </w:lvl>
    <w:lvl w:ilvl="8" w:tplc="20000005" w:tentative="1">
      <w:start w:val="1"/>
      <w:numFmt w:val="bullet"/>
      <w:lvlText w:val=""/>
      <w:lvlJc w:val="left"/>
      <w:pPr>
        <w:ind w:left="7254" w:hanging="360"/>
      </w:pPr>
      <w:rPr>
        <w:rFonts w:ascii="Wingdings" w:hAnsi="Wingdings" w:hint="default"/>
      </w:rPr>
    </w:lvl>
  </w:abstractNum>
  <w:abstractNum w:abstractNumId="4" w15:restartNumberingAfterBreak="0">
    <w:nsid w:val="076320BF"/>
    <w:multiLevelType w:val="hybridMultilevel"/>
    <w:tmpl w:val="FFFFFFFF"/>
    <w:lvl w:ilvl="0" w:tplc="FAECC5F6">
      <w:start w:val="1"/>
      <w:numFmt w:val="bullet"/>
      <w:lvlText w:val=""/>
      <w:lvlJc w:val="left"/>
      <w:pPr>
        <w:ind w:left="720" w:hanging="360"/>
      </w:pPr>
      <w:rPr>
        <w:rFonts w:ascii="Symbol" w:hAnsi="Symbol" w:hint="default"/>
      </w:rPr>
    </w:lvl>
    <w:lvl w:ilvl="1" w:tplc="1B7CD6B4">
      <w:start w:val="1"/>
      <w:numFmt w:val="bullet"/>
      <w:lvlText w:val="o"/>
      <w:lvlJc w:val="left"/>
      <w:pPr>
        <w:ind w:left="1440" w:hanging="360"/>
      </w:pPr>
      <w:rPr>
        <w:rFonts w:ascii="Courier New" w:hAnsi="Courier New" w:hint="default"/>
      </w:rPr>
    </w:lvl>
    <w:lvl w:ilvl="2" w:tplc="5BCE4F68">
      <w:start w:val="1"/>
      <w:numFmt w:val="bullet"/>
      <w:lvlText w:val=""/>
      <w:lvlJc w:val="left"/>
      <w:pPr>
        <w:ind w:left="2160" w:hanging="360"/>
      </w:pPr>
      <w:rPr>
        <w:rFonts w:ascii="Wingdings" w:hAnsi="Wingdings" w:hint="default"/>
      </w:rPr>
    </w:lvl>
    <w:lvl w:ilvl="3" w:tplc="984E5FE0">
      <w:start w:val="1"/>
      <w:numFmt w:val="bullet"/>
      <w:lvlText w:val=""/>
      <w:lvlJc w:val="left"/>
      <w:pPr>
        <w:ind w:left="2880" w:hanging="360"/>
      </w:pPr>
      <w:rPr>
        <w:rFonts w:ascii="Symbol" w:hAnsi="Symbol" w:hint="default"/>
      </w:rPr>
    </w:lvl>
    <w:lvl w:ilvl="4" w:tplc="7A94E36E">
      <w:start w:val="1"/>
      <w:numFmt w:val="bullet"/>
      <w:lvlText w:val="o"/>
      <w:lvlJc w:val="left"/>
      <w:pPr>
        <w:ind w:left="3600" w:hanging="360"/>
      </w:pPr>
      <w:rPr>
        <w:rFonts w:ascii="Courier New" w:hAnsi="Courier New" w:hint="default"/>
      </w:rPr>
    </w:lvl>
    <w:lvl w:ilvl="5" w:tplc="89B202A0">
      <w:start w:val="1"/>
      <w:numFmt w:val="bullet"/>
      <w:lvlText w:val=""/>
      <w:lvlJc w:val="left"/>
      <w:pPr>
        <w:ind w:left="4320" w:hanging="360"/>
      </w:pPr>
      <w:rPr>
        <w:rFonts w:ascii="Wingdings" w:hAnsi="Wingdings" w:hint="default"/>
      </w:rPr>
    </w:lvl>
    <w:lvl w:ilvl="6" w:tplc="F27E7CB8">
      <w:start w:val="1"/>
      <w:numFmt w:val="bullet"/>
      <w:lvlText w:val=""/>
      <w:lvlJc w:val="left"/>
      <w:pPr>
        <w:ind w:left="5040" w:hanging="360"/>
      </w:pPr>
      <w:rPr>
        <w:rFonts w:ascii="Symbol" w:hAnsi="Symbol" w:hint="default"/>
      </w:rPr>
    </w:lvl>
    <w:lvl w:ilvl="7" w:tplc="17CA1802">
      <w:start w:val="1"/>
      <w:numFmt w:val="bullet"/>
      <w:lvlText w:val="o"/>
      <w:lvlJc w:val="left"/>
      <w:pPr>
        <w:ind w:left="5760" w:hanging="360"/>
      </w:pPr>
      <w:rPr>
        <w:rFonts w:ascii="Courier New" w:hAnsi="Courier New" w:hint="default"/>
      </w:rPr>
    </w:lvl>
    <w:lvl w:ilvl="8" w:tplc="894CAF40">
      <w:start w:val="1"/>
      <w:numFmt w:val="bullet"/>
      <w:lvlText w:val=""/>
      <w:lvlJc w:val="left"/>
      <w:pPr>
        <w:ind w:left="6480" w:hanging="360"/>
      </w:pPr>
      <w:rPr>
        <w:rFonts w:ascii="Wingdings" w:hAnsi="Wingdings" w:hint="default"/>
      </w:rPr>
    </w:lvl>
  </w:abstractNum>
  <w:abstractNum w:abstractNumId="5" w15:restartNumberingAfterBreak="0">
    <w:nsid w:val="08705A9D"/>
    <w:multiLevelType w:val="hybridMultilevel"/>
    <w:tmpl w:val="FFFFFFFF"/>
    <w:lvl w:ilvl="0" w:tplc="1DC43B40">
      <w:start w:val="1"/>
      <w:numFmt w:val="bullet"/>
      <w:lvlText w:val=""/>
      <w:lvlJc w:val="left"/>
      <w:pPr>
        <w:ind w:left="720" w:hanging="360"/>
      </w:pPr>
      <w:rPr>
        <w:rFonts w:ascii="Symbol" w:hAnsi="Symbol" w:hint="default"/>
      </w:rPr>
    </w:lvl>
    <w:lvl w:ilvl="1" w:tplc="81CAA448">
      <w:start w:val="1"/>
      <w:numFmt w:val="bullet"/>
      <w:lvlText w:val="o"/>
      <w:lvlJc w:val="left"/>
      <w:pPr>
        <w:ind w:left="1440" w:hanging="360"/>
      </w:pPr>
      <w:rPr>
        <w:rFonts w:ascii="Courier New" w:hAnsi="Courier New" w:hint="default"/>
      </w:rPr>
    </w:lvl>
    <w:lvl w:ilvl="2" w:tplc="11CADCD4">
      <w:start w:val="1"/>
      <w:numFmt w:val="bullet"/>
      <w:lvlText w:val=""/>
      <w:lvlJc w:val="left"/>
      <w:pPr>
        <w:ind w:left="2160" w:hanging="360"/>
      </w:pPr>
      <w:rPr>
        <w:rFonts w:ascii="Wingdings" w:hAnsi="Wingdings" w:hint="default"/>
      </w:rPr>
    </w:lvl>
    <w:lvl w:ilvl="3" w:tplc="485C4E64">
      <w:start w:val="1"/>
      <w:numFmt w:val="bullet"/>
      <w:lvlText w:val=""/>
      <w:lvlJc w:val="left"/>
      <w:pPr>
        <w:ind w:left="2880" w:hanging="360"/>
      </w:pPr>
      <w:rPr>
        <w:rFonts w:ascii="Symbol" w:hAnsi="Symbol" w:hint="default"/>
      </w:rPr>
    </w:lvl>
    <w:lvl w:ilvl="4" w:tplc="E0A01A7A">
      <w:start w:val="1"/>
      <w:numFmt w:val="bullet"/>
      <w:lvlText w:val="o"/>
      <w:lvlJc w:val="left"/>
      <w:pPr>
        <w:ind w:left="3600" w:hanging="360"/>
      </w:pPr>
      <w:rPr>
        <w:rFonts w:ascii="Courier New" w:hAnsi="Courier New" w:hint="default"/>
      </w:rPr>
    </w:lvl>
    <w:lvl w:ilvl="5" w:tplc="0C8E015C">
      <w:start w:val="1"/>
      <w:numFmt w:val="bullet"/>
      <w:lvlText w:val=""/>
      <w:lvlJc w:val="left"/>
      <w:pPr>
        <w:ind w:left="4320" w:hanging="360"/>
      </w:pPr>
      <w:rPr>
        <w:rFonts w:ascii="Wingdings" w:hAnsi="Wingdings" w:hint="default"/>
      </w:rPr>
    </w:lvl>
    <w:lvl w:ilvl="6" w:tplc="8F40F94E">
      <w:start w:val="1"/>
      <w:numFmt w:val="bullet"/>
      <w:lvlText w:val=""/>
      <w:lvlJc w:val="left"/>
      <w:pPr>
        <w:ind w:left="5040" w:hanging="360"/>
      </w:pPr>
      <w:rPr>
        <w:rFonts w:ascii="Symbol" w:hAnsi="Symbol" w:hint="default"/>
      </w:rPr>
    </w:lvl>
    <w:lvl w:ilvl="7" w:tplc="CA36124A">
      <w:start w:val="1"/>
      <w:numFmt w:val="bullet"/>
      <w:lvlText w:val="o"/>
      <w:lvlJc w:val="left"/>
      <w:pPr>
        <w:ind w:left="5760" w:hanging="360"/>
      </w:pPr>
      <w:rPr>
        <w:rFonts w:ascii="Courier New" w:hAnsi="Courier New" w:hint="default"/>
      </w:rPr>
    </w:lvl>
    <w:lvl w:ilvl="8" w:tplc="E138A422">
      <w:start w:val="1"/>
      <w:numFmt w:val="bullet"/>
      <w:lvlText w:val=""/>
      <w:lvlJc w:val="left"/>
      <w:pPr>
        <w:ind w:left="6480" w:hanging="360"/>
      </w:pPr>
      <w:rPr>
        <w:rFonts w:ascii="Wingdings" w:hAnsi="Wingdings" w:hint="default"/>
      </w:rPr>
    </w:lvl>
  </w:abstractNum>
  <w:abstractNum w:abstractNumId="6" w15:restartNumberingAfterBreak="0">
    <w:nsid w:val="087C2F5F"/>
    <w:multiLevelType w:val="hybridMultilevel"/>
    <w:tmpl w:val="F07C8A70"/>
    <w:lvl w:ilvl="0" w:tplc="407431C0">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7" w15:restartNumberingAfterBreak="0">
    <w:nsid w:val="093378CF"/>
    <w:multiLevelType w:val="hybridMultilevel"/>
    <w:tmpl w:val="1ED4FD38"/>
    <w:lvl w:ilvl="0" w:tplc="D52A250E">
      <w:start w:val="1"/>
      <w:numFmt w:val="decimal"/>
      <w:lvlText w:val="(%1)"/>
      <w:lvlJc w:val="left"/>
      <w:pPr>
        <w:ind w:left="720" w:hanging="360"/>
      </w:pPr>
    </w:lvl>
    <w:lvl w:ilvl="1" w:tplc="D946E69E">
      <w:start w:val="1"/>
      <w:numFmt w:val="lowerLetter"/>
      <w:lvlText w:val="%2."/>
      <w:lvlJc w:val="left"/>
      <w:pPr>
        <w:ind w:left="1440" w:hanging="360"/>
      </w:pPr>
    </w:lvl>
    <w:lvl w:ilvl="2" w:tplc="BA6688F4">
      <w:start w:val="1"/>
      <w:numFmt w:val="lowerRoman"/>
      <w:lvlText w:val="%3."/>
      <w:lvlJc w:val="right"/>
      <w:pPr>
        <w:ind w:left="2160" w:hanging="180"/>
      </w:pPr>
    </w:lvl>
    <w:lvl w:ilvl="3" w:tplc="743CC254">
      <w:start w:val="1"/>
      <w:numFmt w:val="decimal"/>
      <w:lvlText w:val="%4."/>
      <w:lvlJc w:val="left"/>
      <w:pPr>
        <w:ind w:left="2880" w:hanging="360"/>
      </w:pPr>
    </w:lvl>
    <w:lvl w:ilvl="4" w:tplc="88FE18AA">
      <w:start w:val="1"/>
      <w:numFmt w:val="lowerLetter"/>
      <w:lvlText w:val="%5."/>
      <w:lvlJc w:val="left"/>
      <w:pPr>
        <w:ind w:left="3600" w:hanging="360"/>
      </w:pPr>
    </w:lvl>
    <w:lvl w:ilvl="5" w:tplc="7E260998">
      <w:start w:val="1"/>
      <w:numFmt w:val="lowerRoman"/>
      <w:lvlText w:val="%6."/>
      <w:lvlJc w:val="right"/>
      <w:pPr>
        <w:ind w:left="4320" w:hanging="180"/>
      </w:pPr>
    </w:lvl>
    <w:lvl w:ilvl="6" w:tplc="4EA47096">
      <w:start w:val="1"/>
      <w:numFmt w:val="decimal"/>
      <w:lvlText w:val="%7."/>
      <w:lvlJc w:val="left"/>
      <w:pPr>
        <w:ind w:left="5040" w:hanging="360"/>
      </w:pPr>
    </w:lvl>
    <w:lvl w:ilvl="7" w:tplc="88BACE68">
      <w:start w:val="1"/>
      <w:numFmt w:val="lowerLetter"/>
      <w:lvlText w:val="%8."/>
      <w:lvlJc w:val="left"/>
      <w:pPr>
        <w:ind w:left="5760" w:hanging="360"/>
      </w:pPr>
    </w:lvl>
    <w:lvl w:ilvl="8" w:tplc="26E216C8">
      <w:start w:val="1"/>
      <w:numFmt w:val="lowerRoman"/>
      <w:lvlText w:val="%9."/>
      <w:lvlJc w:val="right"/>
      <w:pPr>
        <w:ind w:left="6480" w:hanging="180"/>
      </w:pPr>
    </w:lvl>
  </w:abstractNum>
  <w:abstractNum w:abstractNumId="8" w15:restartNumberingAfterBreak="0">
    <w:nsid w:val="0B0A2E9A"/>
    <w:multiLevelType w:val="multilevel"/>
    <w:tmpl w:val="C4C65CBA"/>
    <w:styleLink w:val="ListClause"/>
    <w:lvl w:ilvl="0">
      <w:start w:val="1"/>
      <w:numFmt w:val="decimal"/>
      <w:pStyle w:val="Clause1-Heading"/>
      <w:lvlText w:val="%1."/>
      <w:lvlJc w:val="left"/>
      <w:pPr>
        <w:tabs>
          <w:tab w:val="num" w:pos="360"/>
        </w:tabs>
        <w:ind w:left="567" w:hanging="567"/>
      </w:pPr>
    </w:lvl>
    <w:lvl w:ilvl="1">
      <w:start w:val="1"/>
      <w:numFmt w:val="decimal"/>
      <w:pStyle w:val="Clause2"/>
      <w:lvlText w:val="%1.%2."/>
      <w:lvlJc w:val="left"/>
      <w:pPr>
        <w:ind w:left="567" w:hanging="567"/>
      </w:pPr>
    </w:lvl>
    <w:lvl w:ilvl="2">
      <w:start w:val="1"/>
      <w:numFmt w:val="decimal"/>
      <w:pStyle w:val="Clause3"/>
      <w:lvlText w:val="%1.%2.%3."/>
      <w:lvlJc w:val="left"/>
      <w:pPr>
        <w:ind w:left="851" w:hanging="851"/>
      </w:pPr>
    </w:lvl>
    <w:lvl w:ilvl="3">
      <w:start w:val="1"/>
      <w:numFmt w:val="decimal"/>
      <w:lvlText w:val="%1.%2.%3.%4."/>
      <w:lvlJc w:val="left"/>
      <w:pPr>
        <w:ind w:left="1361" w:hanging="1361"/>
      </w:pPr>
    </w:lvl>
    <w:lvl w:ilvl="4">
      <w:start w:val="1"/>
      <w:numFmt w:val="decimal"/>
      <w:lvlText w:val="%1.%2.%3.%4.%5"/>
      <w:lvlJc w:val="left"/>
      <w:pPr>
        <w:ind w:left="1701" w:hanging="1701"/>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BA45176"/>
    <w:multiLevelType w:val="hybridMultilevel"/>
    <w:tmpl w:val="B2002E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D5A5E93"/>
    <w:multiLevelType w:val="multilevel"/>
    <w:tmpl w:val="1646C884"/>
    <w:numStyleLink w:val="Bullets"/>
  </w:abstractNum>
  <w:abstractNum w:abstractNumId="11" w15:restartNumberingAfterBreak="0">
    <w:nsid w:val="0DDF5812"/>
    <w:multiLevelType w:val="hybridMultilevel"/>
    <w:tmpl w:val="DC0449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0F6F37EA"/>
    <w:multiLevelType w:val="multilevel"/>
    <w:tmpl w:val="3FBEAE80"/>
    <w:styleLink w:val="Numbering"/>
    <w:lvl w:ilvl="0">
      <w:start w:val="1"/>
      <w:numFmt w:val="decimal"/>
      <w:lvlText w:val="%1."/>
      <w:lvlJc w:val="left"/>
      <w:pPr>
        <w:ind w:left="567" w:hanging="567"/>
      </w:pPr>
      <w:rPr>
        <w:rFonts w:hint="default"/>
      </w:rPr>
    </w:lvl>
    <w:lvl w:ilvl="1">
      <w:start w:val="1"/>
      <w:numFmt w:val="decimal"/>
      <w:pStyle w:val="ListNumber2"/>
      <w:lvlText w:val="%1.%2."/>
      <w:lvlJc w:val="left"/>
      <w:pPr>
        <w:ind w:left="1134" w:hanging="567"/>
      </w:pPr>
      <w:rPr>
        <w:rFonts w:hint="default"/>
      </w:rPr>
    </w:lvl>
    <w:lvl w:ilvl="2">
      <w:start w:val="1"/>
      <w:numFmt w:val="decimal"/>
      <w:pStyle w:val="ListNumber3"/>
      <w:lvlText w:val="%1.%2.%3."/>
      <w:lvlJc w:val="left"/>
      <w:pPr>
        <w:tabs>
          <w:tab w:val="num" w:pos="1134"/>
        </w:tabs>
        <w:ind w:left="851" w:hanging="851"/>
      </w:pPr>
      <w:rPr>
        <w:rFonts w:hint="default"/>
      </w:rPr>
    </w:lvl>
    <w:lvl w:ilvl="3">
      <w:start w:val="1"/>
      <w:numFmt w:val="decimal"/>
      <w:pStyle w:val="ListNumber4"/>
      <w:lvlText w:val="%1.%2.%3.%4."/>
      <w:lvlJc w:val="left"/>
      <w:pPr>
        <w:ind w:left="1134" w:hanging="1134"/>
      </w:pPr>
      <w:rPr>
        <w:rFonts w:hint="default"/>
      </w:rPr>
    </w:lvl>
    <w:lvl w:ilvl="4">
      <w:start w:val="1"/>
      <w:numFmt w:val="decimal"/>
      <w:pStyle w:val="ListNumber5"/>
      <w:lvlText w:val="%1.%2.%3.%4.%5"/>
      <w:lvlJc w:val="left"/>
      <w:pPr>
        <w:ind w:left="1418" w:hanging="1418"/>
      </w:pPr>
      <w:rPr>
        <w:rFonts w:hint="default"/>
      </w:rPr>
    </w:lvl>
    <w:lvl w:ilvl="5">
      <w:start w:val="1"/>
      <w:numFmt w:val="decimal"/>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decimal"/>
      <w:lvlText w:val="%8."/>
      <w:lvlJc w:val="left"/>
      <w:pPr>
        <w:ind w:left="567" w:hanging="567"/>
      </w:pPr>
      <w:rPr>
        <w:rFonts w:hint="default"/>
      </w:rPr>
    </w:lvl>
    <w:lvl w:ilvl="8">
      <w:start w:val="1"/>
      <w:numFmt w:val="none"/>
      <w:lvlText w:val=""/>
      <w:lvlJc w:val="right"/>
      <w:pPr>
        <w:ind w:left="567" w:hanging="567"/>
      </w:pPr>
      <w:rPr>
        <w:rFonts w:hint="default"/>
      </w:rPr>
    </w:lvl>
  </w:abstractNum>
  <w:abstractNum w:abstractNumId="13" w15:restartNumberingAfterBreak="0">
    <w:nsid w:val="11575D93"/>
    <w:multiLevelType w:val="hybridMultilevel"/>
    <w:tmpl w:val="352887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24E6D5F"/>
    <w:multiLevelType w:val="multilevel"/>
    <w:tmpl w:val="2356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3A335E"/>
    <w:multiLevelType w:val="hybridMultilevel"/>
    <w:tmpl w:val="C1DC8C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6155739"/>
    <w:multiLevelType w:val="multilevel"/>
    <w:tmpl w:val="03E493D8"/>
    <w:styleLink w:val="LetteredList"/>
    <w:lvl w:ilvl="0">
      <w:start w:val="1"/>
      <w:numFmt w:val="lowerLetter"/>
      <w:pStyle w:val="List"/>
      <w:lvlText w:val="%1."/>
      <w:lvlJc w:val="left"/>
      <w:pPr>
        <w:ind w:left="890" w:hanging="284"/>
      </w:pPr>
    </w:lvl>
    <w:lvl w:ilvl="1">
      <w:start w:val="1"/>
      <w:numFmt w:val="lowerRoman"/>
      <w:pStyle w:val="List2"/>
      <w:lvlText w:val="%2."/>
      <w:lvlJc w:val="left"/>
      <w:pPr>
        <w:ind w:left="1741" w:hanging="284"/>
      </w:pPr>
    </w:lvl>
    <w:lvl w:ilvl="2">
      <w:start w:val="1"/>
      <w:numFmt w:val="lowerRoman"/>
      <w:lvlText w:val="%3)"/>
      <w:lvlJc w:val="left"/>
      <w:pPr>
        <w:ind w:left="2629" w:hanging="360"/>
      </w:pPr>
    </w:lvl>
    <w:lvl w:ilvl="3">
      <w:start w:val="1"/>
      <w:numFmt w:val="decimal"/>
      <w:lvlText w:val="(%4)"/>
      <w:lvlJc w:val="left"/>
      <w:pPr>
        <w:ind w:left="3320" w:hanging="360"/>
      </w:pPr>
    </w:lvl>
    <w:lvl w:ilvl="4">
      <w:start w:val="1"/>
      <w:numFmt w:val="lowerLetter"/>
      <w:lvlText w:val="(%5)"/>
      <w:lvlJc w:val="left"/>
      <w:pPr>
        <w:ind w:left="3680" w:hanging="360"/>
      </w:pPr>
    </w:lvl>
    <w:lvl w:ilvl="5">
      <w:start w:val="1"/>
      <w:numFmt w:val="lowerRoman"/>
      <w:lvlText w:val="(%6)"/>
      <w:lvlJc w:val="left"/>
      <w:pPr>
        <w:ind w:left="4040" w:hanging="360"/>
      </w:pPr>
    </w:lvl>
    <w:lvl w:ilvl="6">
      <w:start w:val="1"/>
      <w:numFmt w:val="decimal"/>
      <w:lvlText w:val="%7."/>
      <w:lvlJc w:val="left"/>
      <w:pPr>
        <w:ind w:left="4400" w:hanging="360"/>
      </w:pPr>
    </w:lvl>
    <w:lvl w:ilvl="7">
      <w:start w:val="1"/>
      <w:numFmt w:val="lowerLetter"/>
      <w:lvlText w:val="%8."/>
      <w:lvlJc w:val="left"/>
      <w:pPr>
        <w:ind w:left="4760" w:hanging="360"/>
      </w:pPr>
    </w:lvl>
    <w:lvl w:ilvl="8">
      <w:start w:val="1"/>
      <w:numFmt w:val="lowerRoman"/>
      <w:lvlText w:val="%9."/>
      <w:lvlJc w:val="left"/>
      <w:pPr>
        <w:ind w:left="5120" w:hanging="360"/>
      </w:pPr>
    </w:lvl>
  </w:abstractNum>
  <w:abstractNum w:abstractNumId="17" w15:restartNumberingAfterBreak="0">
    <w:nsid w:val="1A403A57"/>
    <w:multiLevelType w:val="hybridMultilevel"/>
    <w:tmpl w:val="C17C68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1B153893"/>
    <w:multiLevelType w:val="hybridMultilevel"/>
    <w:tmpl w:val="32FC68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2C9472A4"/>
    <w:multiLevelType w:val="hybridMultilevel"/>
    <w:tmpl w:val="8EFCE4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27C082B"/>
    <w:multiLevelType w:val="hybridMultilevel"/>
    <w:tmpl w:val="FD4837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3BF733C"/>
    <w:multiLevelType w:val="hybridMultilevel"/>
    <w:tmpl w:val="0E8A1E1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5054796"/>
    <w:multiLevelType w:val="hybridMultilevel"/>
    <w:tmpl w:val="301637B4"/>
    <w:lvl w:ilvl="0" w:tplc="FFD05FA8">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37A61D87"/>
    <w:multiLevelType w:val="hybridMultilevel"/>
    <w:tmpl w:val="1ED4FD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441B74A4"/>
    <w:multiLevelType w:val="hybridMultilevel"/>
    <w:tmpl w:val="015EE5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6916C9B"/>
    <w:multiLevelType w:val="hybridMultilevel"/>
    <w:tmpl w:val="DC58DBB8"/>
    <w:lvl w:ilvl="0" w:tplc="20000003">
      <w:start w:val="1"/>
      <w:numFmt w:val="bullet"/>
      <w:lvlText w:val="o"/>
      <w:lvlJc w:val="left"/>
      <w:pPr>
        <w:ind w:left="785" w:hanging="360"/>
      </w:pPr>
      <w:rPr>
        <w:rFonts w:ascii="Courier New" w:hAnsi="Courier New" w:cs="Courier New" w:hint="default"/>
      </w:rPr>
    </w:lvl>
    <w:lvl w:ilvl="1" w:tplc="20000003">
      <w:start w:val="1"/>
      <w:numFmt w:val="bullet"/>
      <w:lvlText w:val="o"/>
      <w:lvlJc w:val="left"/>
      <w:pPr>
        <w:ind w:left="1353" w:hanging="360"/>
      </w:pPr>
      <w:rPr>
        <w:rFonts w:ascii="Courier New" w:hAnsi="Courier New" w:cs="Courier New" w:hint="default"/>
      </w:rPr>
    </w:lvl>
    <w:lvl w:ilvl="2" w:tplc="20000005" w:tentative="1">
      <w:start w:val="1"/>
      <w:numFmt w:val="bullet"/>
      <w:lvlText w:val=""/>
      <w:lvlJc w:val="left"/>
      <w:pPr>
        <w:ind w:left="3231" w:hanging="360"/>
      </w:pPr>
      <w:rPr>
        <w:rFonts w:ascii="Wingdings" w:hAnsi="Wingdings" w:hint="default"/>
      </w:rPr>
    </w:lvl>
    <w:lvl w:ilvl="3" w:tplc="20000001" w:tentative="1">
      <w:start w:val="1"/>
      <w:numFmt w:val="bullet"/>
      <w:lvlText w:val=""/>
      <w:lvlJc w:val="left"/>
      <w:pPr>
        <w:ind w:left="3951" w:hanging="360"/>
      </w:pPr>
      <w:rPr>
        <w:rFonts w:ascii="Symbol" w:hAnsi="Symbol" w:hint="default"/>
      </w:rPr>
    </w:lvl>
    <w:lvl w:ilvl="4" w:tplc="20000003" w:tentative="1">
      <w:start w:val="1"/>
      <w:numFmt w:val="bullet"/>
      <w:lvlText w:val="o"/>
      <w:lvlJc w:val="left"/>
      <w:pPr>
        <w:ind w:left="4671" w:hanging="360"/>
      </w:pPr>
      <w:rPr>
        <w:rFonts w:ascii="Courier New" w:hAnsi="Courier New" w:cs="Courier New" w:hint="default"/>
      </w:rPr>
    </w:lvl>
    <w:lvl w:ilvl="5" w:tplc="20000005" w:tentative="1">
      <w:start w:val="1"/>
      <w:numFmt w:val="bullet"/>
      <w:lvlText w:val=""/>
      <w:lvlJc w:val="left"/>
      <w:pPr>
        <w:ind w:left="5391" w:hanging="360"/>
      </w:pPr>
      <w:rPr>
        <w:rFonts w:ascii="Wingdings" w:hAnsi="Wingdings" w:hint="default"/>
      </w:rPr>
    </w:lvl>
    <w:lvl w:ilvl="6" w:tplc="20000001" w:tentative="1">
      <w:start w:val="1"/>
      <w:numFmt w:val="bullet"/>
      <w:lvlText w:val=""/>
      <w:lvlJc w:val="left"/>
      <w:pPr>
        <w:ind w:left="6111" w:hanging="360"/>
      </w:pPr>
      <w:rPr>
        <w:rFonts w:ascii="Symbol" w:hAnsi="Symbol" w:hint="default"/>
      </w:rPr>
    </w:lvl>
    <w:lvl w:ilvl="7" w:tplc="20000003" w:tentative="1">
      <w:start w:val="1"/>
      <w:numFmt w:val="bullet"/>
      <w:lvlText w:val="o"/>
      <w:lvlJc w:val="left"/>
      <w:pPr>
        <w:ind w:left="6831" w:hanging="360"/>
      </w:pPr>
      <w:rPr>
        <w:rFonts w:ascii="Courier New" w:hAnsi="Courier New" w:cs="Courier New" w:hint="default"/>
      </w:rPr>
    </w:lvl>
    <w:lvl w:ilvl="8" w:tplc="20000005" w:tentative="1">
      <w:start w:val="1"/>
      <w:numFmt w:val="bullet"/>
      <w:lvlText w:val=""/>
      <w:lvlJc w:val="left"/>
      <w:pPr>
        <w:ind w:left="7551" w:hanging="360"/>
      </w:pPr>
      <w:rPr>
        <w:rFonts w:ascii="Wingdings" w:hAnsi="Wingdings" w:hint="default"/>
      </w:rPr>
    </w:lvl>
  </w:abstractNum>
  <w:abstractNum w:abstractNumId="26" w15:restartNumberingAfterBreak="0">
    <w:nsid w:val="4BA77D49"/>
    <w:multiLevelType w:val="hybridMultilevel"/>
    <w:tmpl w:val="387090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4CCA1868"/>
    <w:multiLevelType w:val="hybridMultilevel"/>
    <w:tmpl w:val="C7FEEC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0D13A0F"/>
    <w:multiLevelType w:val="hybridMultilevel"/>
    <w:tmpl w:val="D7FA308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4BB488A"/>
    <w:multiLevelType w:val="hybridMultilevel"/>
    <w:tmpl w:val="2D3EF9C6"/>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8A87F3C"/>
    <w:multiLevelType w:val="hybridMultilevel"/>
    <w:tmpl w:val="F0D00C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AA93FD7"/>
    <w:multiLevelType w:val="hybridMultilevel"/>
    <w:tmpl w:val="A1BE92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5C712489"/>
    <w:multiLevelType w:val="hybridMultilevel"/>
    <w:tmpl w:val="FFFFFFFF"/>
    <w:lvl w:ilvl="0" w:tplc="976EF7CC">
      <w:start w:val="1"/>
      <w:numFmt w:val="bullet"/>
      <w:lvlText w:val=""/>
      <w:lvlJc w:val="left"/>
      <w:pPr>
        <w:ind w:left="720" w:hanging="360"/>
      </w:pPr>
      <w:rPr>
        <w:rFonts w:ascii="Symbol" w:hAnsi="Symbol" w:hint="default"/>
      </w:rPr>
    </w:lvl>
    <w:lvl w:ilvl="1" w:tplc="FEEEA5A6">
      <w:start w:val="1"/>
      <w:numFmt w:val="bullet"/>
      <w:lvlText w:val="o"/>
      <w:lvlJc w:val="left"/>
      <w:pPr>
        <w:ind w:left="1440" w:hanging="360"/>
      </w:pPr>
      <w:rPr>
        <w:rFonts w:ascii="Courier New" w:hAnsi="Courier New" w:hint="default"/>
      </w:rPr>
    </w:lvl>
    <w:lvl w:ilvl="2" w:tplc="72387342">
      <w:start w:val="1"/>
      <w:numFmt w:val="bullet"/>
      <w:lvlText w:val=""/>
      <w:lvlJc w:val="left"/>
      <w:pPr>
        <w:ind w:left="2160" w:hanging="360"/>
      </w:pPr>
      <w:rPr>
        <w:rFonts w:ascii="Wingdings" w:hAnsi="Wingdings" w:hint="default"/>
      </w:rPr>
    </w:lvl>
    <w:lvl w:ilvl="3" w:tplc="1F601ACC">
      <w:start w:val="1"/>
      <w:numFmt w:val="bullet"/>
      <w:lvlText w:val=""/>
      <w:lvlJc w:val="left"/>
      <w:pPr>
        <w:ind w:left="2880" w:hanging="360"/>
      </w:pPr>
      <w:rPr>
        <w:rFonts w:ascii="Symbol" w:hAnsi="Symbol" w:hint="default"/>
      </w:rPr>
    </w:lvl>
    <w:lvl w:ilvl="4" w:tplc="560EE41C">
      <w:start w:val="1"/>
      <w:numFmt w:val="bullet"/>
      <w:lvlText w:val="o"/>
      <w:lvlJc w:val="left"/>
      <w:pPr>
        <w:ind w:left="3600" w:hanging="360"/>
      </w:pPr>
      <w:rPr>
        <w:rFonts w:ascii="Courier New" w:hAnsi="Courier New" w:hint="default"/>
      </w:rPr>
    </w:lvl>
    <w:lvl w:ilvl="5" w:tplc="991C34EE">
      <w:start w:val="1"/>
      <w:numFmt w:val="bullet"/>
      <w:lvlText w:val=""/>
      <w:lvlJc w:val="left"/>
      <w:pPr>
        <w:ind w:left="4320" w:hanging="360"/>
      </w:pPr>
      <w:rPr>
        <w:rFonts w:ascii="Wingdings" w:hAnsi="Wingdings" w:hint="default"/>
      </w:rPr>
    </w:lvl>
    <w:lvl w:ilvl="6" w:tplc="199E420E">
      <w:start w:val="1"/>
      <w:numFmt w:val="bullet"/>
      <w:lvlText w:val=""/>
      <w:lvlJc w:val="left"/>
      <w:pPr>
        <w:ind w:left="5040" w:hanging="360"/>
      </w:pPr>
      <w:rPr>
        <w:rFonts w:ascii="Symbol" w:hAnsi="Symbol" w:hint="default"/>
      </w:rPr>
    </w:lvl>
    <w:lvl w:ilvl="7" w:tplc="8FEE0F0E">
      <w:start w:val="1"/>
      <w:numFmt w:val="bullet"/>
      <w:lvlText w:val="o"/>
      <w:lvlJc w:val="left"/>
      <w:pPr>
        <w:ind w:left="5760" w:hanging="360"/>
      </w:pPr>
      <w:rPr>
        <w:rFonts w:ascii="Courier New" w:hAnsi="Courier New" w:hint="default"/>
      </w:rPr>
    </w:lvl>
    <w:lvl w:ilvl="8" w:tplc="0FD22DD4">
      <w:start w:val="1"/>
      <w:numFmt w:val="bullet"/>
      <w:lvlText w:val=""/>
      <w:lvlJc w:val="left"/>
      <w:pPr>
        <w:ind w:left="6480" w:hanging="360"/>
      </w:pPr>
      <w:rPr>
        <w:rFonts w:ascii="Wingdings" w:hAnsi="Wingdings" w:hint="default"/>
      </w:rPr>
    </w:lvl>
  </w:abstractNum>
  <w:abstractNum w:abstractNumId="33" w15:restartNumberingAfterBreak="0">
    <w:nsid w:val="60E1502C"/>
    <w:multiLevelType w:val="multilevel"/>
    <w:tmpl w:val="1646C884"/>
    <w:styleLink w:val="Bullets"/>
    <w:lvl w:ilvl="0">
      <w:start w:val="1"/>
      <w:numFmt w:val="bullet"/>
      <w:pStyle w:val="ListBullet"/>
      <w:lvlText w:val=""/>
      <w:lvlJc w:val="left"/>
      <w:pPr>
        <w:ind w:left="284" w:hanging="284"/>
      </w:pPr>
      <w:rPr>
        <w:rFonts w:ascii="Symbol" w:hAnsi="Symbol" w:cs="Times New Roman" w:hint="default"/>
        <w:color w:val="auto"/>
      </w:rPr>
    </w:lvl>
    <w:lvl w:ilvl="1">
      <w:start w:val="1"/>
      <w:numFmt w:val="bullet"/>
      <w:pStyle w:val="ListBullet2"/>
      <w:lvlText w:val="–"/>
      <w:lvlJc w:val="left"/>
      <w:pPr>
        <w:ind w:left="567" w:hanging="283"/>
      </w:pPr>
      <w:rPr>
        <w:rFonts w:ascii="Calibri" w:hAnsi="Calibri" w:cs="Calibri" w:hint="default"/>
        <w:color w:val="auto"/>
      </w:rPr>
    </w:lvl>
    <w:lvl w:ilvl="2">
      <w:start w:val="1"/>
      <w:numFmt w:val="bullet"/>
      <w:pStyle w:val="ListBullet3"/>
      <w:lvlText w:val="–"/>
      <w:lvlJc w:val="left"/>
      <w:pPr>
        <w:ind w:left="851" w:hanging="284"/>
      </w:pPr>
      <w:rPr>
        <w:rFonts w:ascii="Calibri" w:hAnsi="Calibri" w:cs="Calibri" w:hint="default"/>
        <w:color w:val="auto"/>
      </w:rPr>
    </w:lvl>
    <w:lvl w:ilvl="3">
      <w:start w:val="1"/>
      <w:numFmt w:val="bullet"/>
      <w:lvlText w:val="–"/>
      <w:lvlJc w:val="left"/>
      <w:pPr>
        <w:tabs>
          <w:tab w:val="num" w:pos="851"/>
        </w:tabs>
        <w:ind w:left="1134" w:hanging="283"/>
      </w:pPr>
      <w:rPr>
        <w:rFonts w:ascii="Calibri" w:hAnsi="Calibri" w:cs="Times New Roman" w:hint="default"/>
        <w:color w:val="auto"/>
      </w:rPr>
    </w:lvl>
    <w:lvl w:ilvl="4">
      <w:start w:val="1"/>
      <w:numFmt w:val="bullet"/>
      <w:lvlText w:val="–"/>
      <w:lvlJc w:val="left"/>
      <w:pPr>
        <w:ind w:left="1418" w:hanging="284"/>
      </w:pPr>
      <w:rPr>
        <w:rFonts w:ascii="Calibri" w:hAnsi="Calibri" w:cs="Times New Roman" w:hint="default"/>
        <w:color w:val="auto"/>
      </w:rPr>
    </w:lvl>
    <w:lvl w:ilvl="5">
      <w:start w:val="1"/>
      <w:numFmt w:val="bullet"/>
      <w:lvlText w:val="–"/>
      <w:lvlJc w:val="left"/>
      <w:pPr>
        <w:ind w:left="1701" w:hanging="283"/>
      </w:pPr>
      <w:rPr>
        <w:rFonts w:ascii="Arial" w:hAnsi="Arial" w:cs="Times New Roman" w:hint="default"/>
      </w:rPr>
    </w:lvl>
    <w:lvl w:ilvl="6">
      <w:start w:val="1"/>
      <w:numFmt w:val="bullet"/>
      <w:lvlText w:val="–"/>
      <w:lvlJc w:val="left"/>
      <w:pPr>
        <w:ind w:left="1985" w:hanging="284"/>
      </w:pPr>
      <w:rPr>
        <w:rFonts w:ascii="Arial" w:hAnsi="Arial" w:cs="Times New Roman" w:hint="default"/>
      </w:rPr>
    </w:lvl>
    <w:lvl w:ilvl="7">
      <w:start w:val="1"/>
      <w:numFmt w:val="bullet"/>
      <w:lvlText w:val="–"/>
      <w:lvlJc w:val="left"/>
      <w:pPr>
        <w:ind w:left="2268" w:hanging="283"/>
      </w:pPr>
      <w:rPr>
        <w:rFonts w:ascii="Arial" w:hAnsi="Arial" w:cs="Times New Roman" w:hint="default"/>
      </w:rPr>
    </w:lvl>
    <w:lvl w:ilvl="8">
      <w:start w:val="1"/>
      <w:numFmt w:val="bullet"/>
      <w:lvlText w:val="–"/>
      <w:lvlJc w:val="left"/>
      <w:pPr>
        <w:ind w:left="2552" w:hanging="284"/>
      </w:pPr>
      <w:rPr>
        <w:rFonts w:ascii="Arial" w:hAnsi="Arial" w:cs="Times New Roman" w:hint="default"/>
      </w:rPr>
    </w:lvl>
  </w:abstractNum>
  <w:abstractNum w:abstractNumId="34" w15:restartNumberingAfterBreak="0">
    <w:nsid w:val="64F00BC5"/>
    <w:multiLevelType w:val="hybridMultilevel"/>
    <w:tmpl w:val="43187960"/>
    <w:lvl w:ilvl="0" w:tplc="04090019">
      <w:start w:val="1"/>
      <w:numFmt w:val="lowerLetter"/>
      <w:lvlText w:val="%1."/>
      <w:lvlJc w:val="left"/>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9012AB3"/>
    <w:multiLevelType w:val="hybridMultilevel"/>
    <w:tmpl w:val="8CD682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E1B4EF4"/>
    <w:multiLevelType w:val="hybridMultilevel"/>
    <w:tmpl w:val="486CD89C"/>
    <w:lvl w:ilvl="0" w:tplc="9A2AB76C">
      <w:start w:val="1"/>
      <w:numFmt w:val="lowerLetter"/>
      <w:lvlText w:val="%1)"/>
      <w:lvlJc w:val="left"/>
      <w:pPr>
        <w:ind w:left="720" w:hanging="360"/>
      </w:pPr>
      <w:rPr>
        <w:rFonts w:ascii="Arial" w:hAnsi="Arial" w:cs="Arial" w:hint="default"/>
        <w:sz w:val="22"/>
        <w:szCs w:val="22"/>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706C8B8E"/>
    <w:multiLevelType w:val="hybridMultilevel"/>
    <w:tmpl w:val="FFFFFFFF"/>
    <w:lvl w:ilvl="0" w:tplc="367E0A9A">
      <w:start w:val="1"/>
      <w:numFmt w:val="lowerLetter"/>
      <w:lvlText w:val="%1."/>
      <w:lvlJc w:val="left"/>
      <w:pPr>
        <w:ind w:left="720" w:hanging="360"/>
      </w:pPr>
    </w:lvl>
    <w:lvl w:ilvl="1" w:tplc="33243C98">
      <w:start w:val="1"/>
      <w:numFmt w:val="lowerLetter"/>
      <w:lvlText w:val="%2."/>
      <w:lvlJc w:val="left"/>
      <w:pPr>
        <w:ind w:left="1440" w:hanging="360"/>
      </w:pPr>
    </w:lvl>
    <w:lvl w:ilvl="2" w:tplc="097AC982">
      <w:start w:val="1"/>
      <w:numFmt w:val="lowerRoman"/>
      <w:lvlText w:val="%3."/>
      <w:lvlJc w:val="right"/>
      <w:pPr>
        <w:ind w:left="2160" w:hanging="180"/>
      </w:pPr>
    </w:lvl>
    <w:lvl w:ilvl="3" w:tplc="3AD8BFFE">
      <w:start w:val="1"/>
      <w:numFmt w:val="decimal"/>
      <w:lvlText w:val="%4."/>
      <w:lvlJc w:val="left"/>
      <w:pPr>
        <w:ind w:left="2880" w:hanging="360"/>
      </w:pPr>
    </w:lvl>
    <w:lvl w:ilvl="4" w:tplc="22D81448">
      <w:start w:val="1"/>
      <w:numFmt w:val="lowerLetter"/>
      <w:lvlText w:val="%5."/>
      <w:lvlJc w:val="left"/>
      <w:pPr>
        <w:ind w:left="3600" w:hanging="360"/>
      </w:pPr>
    </w:lvl>
    <w:lvl w:ilvl="5" w:tplc="7362F388">
      <w:start w:val="1"/>
      <w:numFmt w:val="lowerRoman"/>
      <w:lvlText w:val="%6."/>
      <w:lvlJc w:val="right"/>
      <w:pPr>
        <w:ind w:left="4320" w:hanging="180"/>
      </w:pPr>
    </w:lvl>
    <w:lvl w:ilvl="6" w:tplc="39DAF128">
      <w:start w:val="1"/>
      <w:numFmt w:val="decimal"/>
      <w:lvlText w:val="%7."/>
      <w:lvlJc w:val="left"/>
      <w:pPr>
        <w:ind w:left="5040" w:hanging="360"/>
      </w:pPr>
    </w:lvl>
    <w:lvl w:ilvl="7" w:tplc="29C0295C">
      <w:start w:val="1"/>
      <w:numFmt w:val="lowerLetter"/>
      <w:lvlText w:val="%8."/>
      <w:lvlJc w:val="left"/>
      <w:pPr>
        <w:ind w:left="5760" w:hanging="360"/>
      </w:pPr>
    </w:lvl>
    <w:lvl w:ilvl="8" w:tplc="F90E45B6">
      <w:start w:val="1"/>
      <w:numFmt w:val="lowerRoman"/>
      <w:lvlText w:val="%9."/>
      <w:lvlJc w:val="right"/>
      <w:pPr>
        <w:ind w:left="6480" w:hanging="180"/>
      </w:pPr>
    </w:lvl>
  </w:abstractNum>
  <w:abstractNum w:abstractNumId="38" w15:restartNumberingAfterBreak="0">
    <w:nsid w:val="721A23FD"/>
    <w:multiLevelType w:val="hybridMultilevel"/>
    <w:tmpl w:val="874C01E8"/>
    <w:lvl w:ilvl="0" w:tplc="75F60002">
      <w:start w:val="1"/>
      <w:numFmt w:val="decimal"/>
      <w:lvlText w:val="%1."/>
      <w:lvlJc w:val="left"/>
      <w:pPr>
        <w:ind w:left="720" w:hanging="360"/>
      </w:pPr>
      <w:rPr>
        <w:rFonts w:ascii="Arial" w:hAnsi="Arial" w:cs="Arial" w:hint="default"/>
        <w:sz w:val="22"/>
        <w:szCs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736D73F4"/>
    <w:multiLevelType w:val="multilevel"/>
    <w:tmpl w:val="8812A78C"/>
    <w:styleLink w:val="ListHeadings"/>
    <w:lvl w:ilvl="0">
      <w:start w:val="1"/>
      <w:numFmt w:val="decimal"/>
      <w:pStyle w:val="Heading-Section"/>
      <w:lvlText w:val="%1."/>
      <w:lvlJc w:val="left"/>
      <w:pPr>
        <w:ind w:left="657" w:hanging="567"/>
      </w:pPr>
      <w:rPr>
        <w:rFonts w:hint="default"/>
      </w:rPr>
    </w:lvl>
    <w:lvl w:ilvl="1">
      <w:start w:val="1"/>
      <w:numFmt w:val="lowerLetter"/>
      <w:lvlText w:val="%2)"/>
      <w:lvlJc w:val="left"/>
      <w:pPr>
        <w:ind w:left="810" w:hanging="360"/>
      </w:pPr>
      <w:rPr>
        <w:rFonts w:hint="default"/>
      </w:rPr>
    </w:lvl>
    <w:lvl w:ilvl="2">
      <w:start w:val="1"/>
      <w:numFmt w:val="lowerRoman"/>
      <w:lvlText w:val="%3)"/>
      <w:lvlJc w:val="left"/>
      <w:pPr>
        <w:ind w:left="1170" w:hanging="36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1890" w:hanging="360"/>
      </w:pPr>
      <w:rPr>
        <w:rFonts w:hint="default"/>
      </w:rPr>
    </w:lvl>
    <w:lvl w:ilvl="5">
      <w:start w:val="1"/>
      <w:numFmt w:val="lowerRoman"/>
      <w:lvlText w:val="(%6)"/>
      <w:lvlJc w:val="left"/>
      <w:pPr>
        <w:ind w:left="2250" w:hanging="360"/>
      </w:pPr>
      <w:rPr>
        <w:rFonts w:hint="default"/>
      </w:rPr>
    </w:lvl>
    <w:lvl w:ilvl="6">
      <w:start w:val="1"/>
      <w:numFmt w:val="decimal"/>
      <w:lvlText w:val="%7."/>
      <w:lvlJc w:val="left"/>
      <w:pPr>
        <w:ind w:left="2610" w:hanging="360"/>
      </w:pPr>
      <w:rPr>
        <w:rFonts w:hint="default"/>
      </w:rPr>
    </w:lvl>
    <w:lvl w:ilvl="7">
      <w:start w:val="1"/>
      <w:numFmt w:val="lowerLetter"/>
      <w:lvlText w:val="%8."/>
      <w:lvlJc w:val="left"/>
      <w:pPr>
        <w:ind w:left="2970" w:hanging="360"/>
      </w:pPr>
      <w:rPr>
        <w:rFonts w:hint="default"/>
      </w:rPr>
    </w:lvl>
    <w:lvl w:ilvl="8">
      <w:start w:val="1"/>
      <w:numFmt w:val="lowerRoman"/>
      <w:lvlText w:val="%9."/>
      <w:lvlJc w:val="left"/>
      <w:pPr>
        <w:ind w:left="3330" w:hanging="360"/>
      </w:pPr>
      <w:rPr>
        <w:rFonts w:hint="default"/>
      </w:rPr>
    </w:lvl>
  </w:abstractNum>
  <w:abstractNum w:abstractNumId="40" w15:restartNumberingAfterBreak="0">
    <w:nsid w:val="77EF6E98"/>
    <w:multiLevelType w:val="multilevel"/>
    <w:tmpl w:val="0E6A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1522221">
    <w:abstractNumId w:val="7"/>
  </w:num>
  <w:num w:numId="2" w16cid:durableId="1771654695">
    <w:abstractNumId w:val="33"/>
  </w:num>
  <w:num w:numId="3" w16cid:durableId="1783839668">
    <w:abstractNumId w:val="12"/>
  </w:num>
  <w:num w:numId="4" w16cid:durableId="917131744">
    <w:abstractNumId w:val="8"/>
  </w:num>
  <w:num w:numId="5" w16cid:durableId="1464888365">
    <w:abstractNumId w:val="10"/>
  </w:num>
  <w:num w:numId="6" w16cid:durableId="1148403909">
    <w:abstractNumId w:val="2"/>
  </w:num>
  <w:num w:numId="7" w16cid:durableId="474832615">
    <w:abstractNumId w:val="22"/>
  </w:num>
  <w:num w:numId="8" w16cid:durableId="247885871">
    <w:abstractNumId w:val="19"/>
  </w:num>
  <w:num w:numId="9" w16cid:durableId="33123050">
    <w:abstractNumId w:val="13"/>
  </w:num>
  <w:num w:numId="10" w16cid:durableId="182966569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710810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8017438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104925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545819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865742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783841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3397990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8346835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1654018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553515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200306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1641279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85242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9034720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8913236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178465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7203696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107049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0850046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0366521">
    <w:abstractNumId w:val="16"/>
  </w:num>
  <w:num w:numId="31" w16cid:durableId="902445979">
    <w:abstractNumId w:val="16"/>
  </w:num>
  <w:num w:numId="32" w16cid:durableId="15560443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28284774">
    <w:abstractNumId w:val="17"/>
  </w:num>
  <w:num w:numId="34" w16cid:durableId="2105606496">
    <w:abstractNumId w:val="5"/>
  </w:num>
  <w:num w:numId="35" w16cid:durableId="1731346605">
    <w:abstractNumId w:val="38"/>
  </w:num>
  <w:num w:numId="36" w16cid:durableId="1876381099">
    <w:abstractNumId w:val="26"/>
  </w:num>
  <w:num w:numId="37" w16cid:durableId="1298727292">
    <w:abstractNumId w:val="20"/>
  </w:num>
  <w:num w:numId="38" w16cid:durableId="534774762">
    <w:abstractNumId w:val="18"/>
  </w:num>
  <w:num w:numId="39" w16cid:durableId="1338388057">
    <w:abstractNumId w:val="29"/>
  </w:num>
  <w:num w:numId="40" w16cid:durableId="1114129260">
    <w:abstractNumId w:val="30"/>
  </w:num>
  <w:num w:numId="41" w16cid:durableId="1488864444">
    <w:abstractNumId w:val="11"/>
  </w:num>
  <w:num w:numId="42" w16cid:durableId="715473914">
    <w:abstractNumId w:val="24"/>
  </w:num>
  <w:num w:numId="43" w16cid:durableId="327952456">
    <w:abstractNumId w:val="14"/>
  </w:num>
  <w:num w:numId="44" w16cid:durableId="191648749">
    <w:abstractNumId w:val="40"/>
  </w:num>
  <w:num w:numId="45" w16cid:durableId="1778787654">
    <w:abstractNumId w:val="31"/>
  </w:num>
  <w:num w:numId="46" w16cid:durableId="587154744">
    <w:abstractNumId w:val="4"/>
  </w:num>
  <w:num w:numId="47" w16cid:durableId="1007244591">
    <w:abstractNumId w:val="25"/>
  </w:num>
  <w:num w:numId="48" w16cid:durableId="1071585723">
    <w:abstractNumId w:val="21"/>
  </w:num>
  <w:num w:numId="49" w16cid:durableId="1075712708">
    <w:abstractNumId w:val="32"/>
  </w:num>
  <w:num w:numId="50" w16cid:durableId="682587258">
    <w:abstractNumId w:val="36"/>
  </w:num>
  <w:num w:numId="51" w16cid:durableId="1622766199">
    <w:abstractNumId w:val="39"/>
  </w:num>
  <w:num w:numId="52" w16cid:durableId="87821757">
    <w:abstractNumId w:val="3"/>
  </w:num>
  <w:num w:numId="53" w16cid:durableId="943420880">
    <w:abstractNumId w:val="28"/>
  </w:num>
  <w:num w:numId="54" w16cid:durableId="894580328">
    <w:abstractNumId w:val="37"/>
  </w:num>
  <w:num w:numId="55" w16cid:durableId="1694719382">
    <w:abstractNumId w:val="34"/>
  </w:num>
  <w:num w:numId="56" w16cid:durableId="3743504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6693100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271281874">
    <w:abstractNumId w:val="23"/>
  </w:num>
  <w:num w:numId="59" w16cid:durableId="405997427">
    <w:abstractNumId w:val="6"/>
  </w:num>
  <w:num w:numId="60" w16cid:durableId="662775909">
    <w:abstractNumId w:val="9"/>
  </w:num>
  <w:num w:numId="61" w16cid:durableId="1756433185">
    <w:abstractNumId w:val="27"/>
  </w:num>
  <w:num w:numId="62" w16cid:durableId="516046157">
    <w:abstractNumId w:val="15"/>
  </w:num>
  <w:num w:numId="63" w16cid:durableId="55319619">
    <w:abstractNumId w:val="1"/>
  </w:num>
  <w:num w:numId="64" w16cid:durableId="1167089488">
    <w:abstractNumId w:val="35"/>
  </w:num>
  <w:num w:numId="65" w16cid:durableId="1909461154">
    <w:abstractNumId w:val="16"/>
    <w:lvlOverride w:ilvl="0">
      <w:lvl w:ilvl="0">
        <w:start w:val="1"/>
        <w:numFmt w:val="lowerLetter"/>
        <w:pStyle w:val="List"/>
        <w:lvlText w:val="%1."/>
        <w:lvlJc w:val="left"/>
        <w:pPr>
          <w:ind w:left="890" w:hanging="284"/>
        </w:pPr>
      </w:lvl>
    </w:lvlOverride>
    <w:lvlOverride w:ilvl="1">
      <w:lvl w:ilvl="1">
        <w:start w:val="1"/>
        <w:numFmt w:val="lowerRoman"/>
        <w:pStyle w:val="List2"/>
        <w:lvlText w:val="%2."/>
        <w:lvlJc w:val="left"/>
        <w:pPr>
          <w:ind w:left="1741" w:hanging="284"/>
        </w:pPr>
      </w:lvl>
    </w:lvlOverride>
    <w:lvlOverride w:ilvl="2">
      <w:lvl w:ilvl="2">
        <w:start w:val="1"/>
        <w:numFmt w:val="lowerRoman"/>
        <w:lvlText w:val="%3)"/>
        <w:lvlJc w:val="left"/>
        <w:pPr>
          <w:ind w:left="2629" w:hanging="360"/>
        </w:pPr>
      </w:lvl>
    </w:lvlOverride>
    <w:lvlOverride w:ilvl="3">
      <w:lvl w:ilvl="3">
        <w:start w:val="1"/>
        <w:numFmt w:val="decimal"/>
        <w:lvlText w:val="(%4)"/>
        <w:lvlJc w:val="left"/>
        <w:pPr>
          <w:ind w:left="3320" w:hanging="360"/>
        </w:pPr>
      </w:lvl>
    </w:lvlOverride>
    <w:lvlOverride w:ilvl="4">
      <w:lvl w:ilvl="4">
        <w:start w:val="1"/>
        <w:numFmt w:val="lowerLetter"/>
        <w:lvlText w:val="(%5)"/>
        <w:lvlJc w:val="left"/>
        <w:pPr>
          <w:ind w:left="3680" w:hanging="360"/>
        </w:pPr>
      </w:lvl>
    </w:lvlOverride>
    <w:lvlOverride w:ilvl="5">
      <w:lvl w:ilvl="5">
        <w:start w:val="1"/>
        <w:numFmt w:val="lowerRoman"/>
        <w:lvlText w:val="(%6)"/>
        <w:lvlJc w:val="left"/>
        <w:pPr>
          <w:ind w:left="4040" w:hanging="360"/>
        </w:pPr>
      </w:lvl>
    </w:lvlOverride>
    <w:lvlOverride w:ilvl="6">
      <w:lvl w:ilvl="6">
        <w:start w:val="1"/>
        <w:numFmt w:val="decimal"/>
        <w:lvlText w:val="%7."/>
        <w:lvlJc w:val="left"/>
        <w:pPr>
          <w:ind w:left="4400" w:hanging="360"/>
        </w:pPr>
      </w:lvl>
    </w:lvlOverride>
    <w:lvlOverride w:ilvl="7">
      <w:lvl w:ilvl="7">
        <w:start w:val="1"/>
        <w:numFmt w:val="lowerLetter"/>
        <w:lvlText w:val="%8."/>
        <w:lvlJc w:val="left"/>
        <w:pPr>
          <w:ind w:left="4760" w:hanging="360"/>
        </w:pPr>
      </w:lvl>
    </w:lvlOverride>
    <w:lvlOverride w:ilvl="8">
      <w:lvl w:ilvl="8">
        <w:start w:val="1"/>
        <w:numFmt w:val="lowerRoman"/>
        <w:lvlText w:val="%9."/>
        <w:lvlJc w:val="left"/>
        <w:pPr>
          <w:ind w:left="5120" w:hanging="360"/>
        </w:pPr>
      </w:lvl>
    </w:lvlOverride>
  </w:num>
  <w:num w:numId="66" w16cid:durableId="100492735">
    <w:abstractNumId w:val="0"/>
    <w:lvlOverride w:ilvl="0">
      <w:lvl w:ilvl="0">
        <w:start w:val="1"/>
        <w:numFmt w:val="decimal"/>
        <w:pStyle w:val="Clause1-Heading"/>
        <w:lvlText w:val="%1."/>
        <w:lvlJc w:val="left"/>
        <w:pPr>
          <w:tabs>
            <w:tab w:val="num" w:pos="360"/>
          </w:tabs>
          <w:ind w:left="567" w:hanging="567"/>
        </w:pPr>
        <w:rPr>
          <w:rFonts w:hint="default"/>
        </w:rPr>
      </w:lvl>
    </w:lvlOverride>
    <w:lvlOverride w:ilvl="1">
      <w:lvl w:ilvl="1">
        <w:start w:val="1"/>
        <w:numFmt w:val="decimal"/>
        <w:pStyle w:val="Clause2"/>
        <w:lvlText w:val="%1.%2."/>
        <w:lvlJc w:val="left"/>
        <w:pPr>
          <w:ind w:left="1134" w:hanging="567"/>
        </w:pPr>
        <w:rPr>
          <w:rFonts w:hint="default"/>
          <w:b w:val="0"/>
          <w:bCs w:val="0"/>
        </w:rPr>
      </w:lvl>
    </w:lvlOverride>
    <w:lvlOverride w:ilvl="2">
      <w:lvl w:ilvl="2">
        <w:start w:val="1"/>
        <w:numFmt w:val="decimal"/>
        <w:pStyle w:val="Clause3"/>
        <w:lvlText w:val="%1.%2.%3."/>
        <w:lvlJc w:val="left"/>
        <w:pPr>
          <w:ind w:left="851" w:hanging="851"/>
        </w:pPr>
        <w:rPr>
          <w:rFonts w:hint="default"/>
        </w:rPr>
      </w:lvl>
    </w:lvlOverride>
    <w:lvlOverride w:ilvl="3">
      <w:lvl w:ilvl="3">
        <w:start w:val="1"/>
        <w:numFmt w:val="decimal"/>
        <w:lvlText w:val="%1.%2.%3.%4."/>
        <w:lvlJc w:val="left"/>
        <w:pPr>
          <w:ind w:left="1361" w:hanging="1361"/>
        </w:pPr>
        <w:rPr>
          <w:rFonts w:hint="default"/>
        </w:rPr>
      </w:lvl>
    </w:lvlOverride>
    <w:lvlOverride w:ilvl="4">
      <w:lvl w:ilvl="4">
        <w:start w:val="1"/>
        <w:numFmt w:val="decimal"/>
        <w:lvlText w:val="%1.%2.%3.%4.%5"/>
        <w:lvlJc w:val="left"/>
        <w:pPr>
          <w:ind w:left="1701" w:hanging="1701"/>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67" w16cid:durableId="128254247">
    <w:abstractNumId w:val="0"/>
    <w:lvlOverride w:ilvl="0">
      <w:startOverride w:val="1"/>
      <w:lvl w:ilvl="0">
        <w:start w:val="1"/>
        <w:numFmt w:val="decimal"/>
        <w:pStyle w:val="Clause1-Heading"/>
        <w:lvlText w:val="%1."/>
        <w:lvlJc w:val="left"/>
        <w:pPr>
          <w:tabs>
            <w:tab w:val="num" w:pos="360"/>
          </w:tabs>
          <w:ind w:left="567" w:hanging="567"/>
        </w:pPr>
        <w:rPr>
          <w:rFonts w:hint="default"/>
        </w:rPr>
      </w:lvl>
    </w:lvlOverride>
    <w:lvlOverride w:ilvl="1">
      <w:startOverride w:val="1"/>
      <w:lvl w:ilvl="1">
        <w:start w:val="1"/>
        <w:numFmt w:val="decimal"/>
        <w:pStyle w:val="Clause2"/>
        <w:lvlText w:val="%1.%2."/>
        <w:lvlJc w:val="left"/>
        <w:pPr>
          <w:ind w:left="567" w:hanging="567"/>
        </w:pPr>
        <w:rPr>
          <w:rFonts w:hint="default"/>
        </w:rPr>
      </w:lvl>
    </w:lvlOverride>
    <w:lvlOverride w:ilvl="2">
      <w:startOverride w:val="1"/>
      <w:lvl w:ilvl="2">
        <w:start w:val="1"/>
        <w:numFmt w:val="decimal"/>
        <w:pStyle w:val="Clause3"/>
        <w:lvlText w:val="%1.%2.%3."/>
        <w:lvlJc w:val="left"/>
        <w:pPr>
          <w:ind w:left="851" w:hanging="851"/>
        </w:pPr>
        <w:rPr>
          <w:rFonts w:hint="default"/>
        </w:rPr>
      </w:lvl>
    </w:lvlOverride>
    <w:lvlOverride w:ilvl="3">
      <w:startOverride w:val="1"/>
      <w:lvl w:ilvl="3">
        <w:start w:val="1"/>
        <w:numFmt w:val="decimal"/>
        <w:lvlText w:val="%1.%2.%3.%4."/>
        <w:lvlJc w:val="left"/>
        <w:pPr>
          <w:ind w:left="1361" w:hanging="1361"/>
        </w:pPr>
        <w:rPr>
          <w:rFonts w:hint="default"/>
        </w:rPr>
      </w:lvl>
    </w:lvlOverride>
    <w:lvlOverride w:ilvl="4">
      <w:startOverride w:val="1"/>
      <w:lvl w:ilvl="4">
        <w:start w:val="1"/>
        <w:numFmt w:val="decimal"/>
        <w:lvlText w:val="%1.%2.%3.%4.%5"/>
        <w:lvlJc w:val="left"/>
        <w:pPr>
          <w:ind w:left="1701" w:hanging="1701"/>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68" w16cid:durableId="1478103991">
    <w:abstractNumId w:val="16"/>
    <w:lvlOverride w:ilvl="0">
      <w:startOverride w:val="1"/>
      <w:lvl w:ilvl="0">
        <w:start w:val="1"/>
        <w:numFmt w:val="lowerLetter"/>
        <w:pStyle w:val="List"/>
        <w:lvlText w:val="%1."/>
        <w:lvlJc w:val="left"/>
        <w:pPr>
          <w:ind w:left="1277" w:hanging="284"/>
        </w:pPr>
      </w:lvl>
    </w:lvlOverride>
    <w:lvlOverride w:ilvl="1">
      <w:startOverride w:val="1"/>
      <w:lvl w:ilvl="1">
        <w:start w:val="1"/>
        <w:numFmt w:val="lowerRoman"/>
        <w:pStyle w:val="List2"/>
        <w:lvlText w:val="%2."/>
        <w:lvlJc w:val="left"/>
        <w:pPr>
          <w:ind w:left="2551" w:hanging="284"/>
        </w:pPr>
      </w:lvl>
    </w:lvlOverride>
    <w:lvlOverride w:ilvl="2">
      <w:startOverride w:val="1"/>
      <w:lvl w:ilvl="2">
        <w:start w:val="1"/>
        <w:numFmt w:val="lowerRoman"/>
        <w:lvlText w:val="%3)"/>
        <w:lvlJc w:val="left"/>
        <w:pPr>
          <w:ind w:left="3347" w:hanging="360"/>
        </w:pPr>
      </w:lvl>
    </w:lvlOverride>
    <w:lvlOverride w:ilvl="3">
      <w:startOverride w:val="1"/>
      <w:lvl w:ilvl="3">
        <w:start w:val="1"/>
        <w:numFmt w:val="decimal"/>
        <w:lvlText w:val="(%4)"/>
        <w:lvlJc w:val="left"/>
        <w:pPr>
          <w:ind w:left="3707" w:hanging="360"/>
        </w:pPr>
      </w:lvl>
    </w:lvlOverride>
    <w:lvlOverride w:ilvl="4">
      <w:startOverride w:val="1"/>
      <w:lvl w:ilvl="4">
        <w:start w:val="1"/>
        <w:numFmt w:val="lowerLetter"/>
        <w:lvlText w:val="(%5)"/>
        <w:lvlJc w:val="left"/>
        <w:pPr>
          <w:ind w:left="4067" w:hanging="360"/>
        </w:pPr>
      </w:lvl>
    </w:lvlOverride>
    <w:lvlOverride w:ilvl="5">
      <w:startOverride w:val="1"/>
      <w:lvl w:ilvl="5">
        <w:start w:val="1"/>
        <w:numFmt w:val="lowerRoman"/>
        <w:lvlText w:val="(%6)"/>
        <w:lvlJc w:val="left"/>
        <w:pPr>
          <w:ind w:left="4427" w:hanging="360"/>
        </w:pPr>
      </w:lvl>
    </w:lvlOverride>
    <w:lvlOverride w:ilvl="6">
      <w:startOverride w:val="1"/>
      <w:lvl w:ilvl="6">
        <w:start w:val="1"/>
        <w:numFmt w:val="decimal"/>
        <w:lvlText w:val="%7."/>
        <w:lvlJc w:val="left"/>
        <w:pPr>
          <w:ind w:left="4787" w:hanging="360"/>
        </w:pPr>
      </w:lvl>
    </w:lvlOverride>
    <w:lvlOverride w:ilvl="7">
      <w:startOverride w:val="1"/>
      <w:lvl w:ilvl="7">
        <w:start w:val="1"/>
        <w:numFmt w:val="lowerLetter"/>
        <w:lvlText w:val="%8."/>
        <w:lvlJc w:val="left"/>
        <w:pPr>
          <w:ind w:left="5147" w:hanging="360"/>
        </w:pPr>
      </w:lvl>
    </w:lvlOverride>
    <w:lvlOverride w:ilvl="8">
      <w:startOverride w:val="1"/>
      <w:lvl w:ilvl="8">
        <w:start w:val="1"/>
        <w:numFmt w:val="lowerRoman"/>
        <w:lvlText w:val="%9."/>
        <w:lvlJc w:val="left"/>
        <w:pPr>
          <w:ind w:left="5507" w:hanging="360"/>
        </w:pPr>
      </w:lvl>
    </w:lvlOverride>
  </w:num>
  <w:num w:numId="69" w16cid:durableId="1970894395">
    <w:abstractNumId w:val="16"/>
    <w:lvlOverride w:ilvl="0">
      <w:startOverride w:val="1"/>
      <w:lvl w:ilvl="0">
        <w:start w:val="1"/>
        <w:numFmt w:val="lowerLetter"/>
        <w:pStyle w:val="List"/>
        <w:lvlText w:val="%1."/>
        <w:lvlJc w:val="left"/>
        <w:pPr>
          <w:ind w:left="1277" w:hanging="284"/>
        </w:pPr>
      </w:lvl>
    </w:lvlOverride>
    <w:lvlOverride w:ilvl="1">
      <w:startOverride w:val="1"/>
      <w:lvl w:ilvl="1">
        <w:start w:val="1"/>
        <w:numFmt w:val="lowerRoman"/>
        <w:pStyle w:val="List2"/>
        <w:lvlText w:val="%2."/>
        <w:lvlJc w:val="left"/>
        <w:pPr>
          <w:ind w:left="2128" w:hanging="284"/>
        </w:pPr>
      </w:lvl>
    </w:lvlOverride>
    <w:lvlOverride w:ilvl="2">
      <w:startOverride w:val="1"/>
      <w:lvl w:ilvl="2">
        <w:start w:val="1"/>
        <w:numFmt w:val="lowerRoman"/>
        <w:lvlText w:val="%3)"/>
        <w:lvlJc w:val="left"/>
        <w:pPr>
          <w:ind w:left="2629" w:hanging="360"/>
        </w:pPr>
      </w:lvl>
    </w:lvlOverride>
    <w:lvlOverride w:ilvl="3">
      <w:startOverride w:val="1"/>
      <w:lvl w:ilvl="3">
        <w:start w:val="1"/>
        <w:numFmt w:val="decimal"/>
        <w:lvlText w:val="(%4)"/>
        <w:lvlJc w:val="left"/>
        <w:pPr>
          <w:ind w:left="3707" w:hanging="360"/>
        </w:pPr>
      </w:lvl>
    </w:lvlOverride>
    <w:lvlOverride w:ilvl="4">
      <w:startOverride w:val="1"/>
      <w:lvl w:ilvl="4">
        <w:start w:val="1"/>
        <w:numFmt w:val="lowerLetter"/>
        <w:lvlText w:val="(%5)"/>
        <w:lvlJc w:val="left"/>
        <w:pPr>
          <w:ind w:left="4067" w:hanging="360"/>
        </w:pPr>
      </w:lvl>
    </w:lvlOverride>
    <w:lvlOverride w:ilvl="5">
      <w:startOverride w:val="1"/>
      <w:lvl w:ilvl="5">
        <w:start w:val="1"/>
        <w:numFmt w:val="lowerRoman"/>
        <w:lvlText w:val="(%6)"/>
        <w:lvlJc w:val="left"/>
        <w:pPr>
          <w:ind w:left="4427" w:hanging="360"/>
        </w:pPr>
      </w:lvl>
    </w:lvlOverride>
    <w:lvlOverride w:ilvl="6">
      <w:startOverride w:val="1"/>
      <w:lvl w:ilvl="6">
        <w:start w:val="1"/>
        <w:numFmt w:val="decimal"/>
        <w:lvlText w:val="%7."/>
        <w:lvlJc w:val="left"/>
        <w:pPr>
          <w:ind w:left="4787" w:hanging="360"/>
        </w:pPr>
      </w:lvl>
    </w:lvlOverride>
    <w:lvlOverride w:ilvl="7">
      <w:startOverride w:val="1"/>
      <w:lvl w:ilvl="7">
        <w:start w:val="1"/>
        <w:numFmt w:val="lowerLetter"/>
        <w:lvlText w:val="%8."/>
        <w:lvlJc w:val="left"/>
        <w:pPr>
          <w:ind w:left="5147" w:hanging="360"/>
        </w:pPr>
      </w:lvl>
    </w:lvlOverride>
    <w:lvlOverride w:ilvl="8">
      <w:startOverride w:val="1"/>
      <w:lvl w:ilvl="8">
        <w:start w:val="1"/>
        <w:numFmt w:val="lowerRoman"/>
        <w:lvlText w:val="%9."/>
        <w:lvlJc w:val="left"/>
        <w:pPr>
          <w:ind w:left="5507" w:hanging="360"/>
        </w:pPr>
      </w:lvl>
    </w:lvlOverride>
  </w:num>
  <w:num w:numId="70" w16cid:durableId="1032992908">
    <w:abstractNumId w:val="16"/>
    <w:lvlOverride w:ilvl="0">
      <w:startOverride w:val="1"/>
      <w:lvl w:ilvl="0">
        <w:start w:val="1"/>
        <w:numFmt w:val="lowerLetter"/>
        <w:pStyle w:val="List"/>
        <w:lvlText w:val="%1."/>
        <w:lvlJc w:val="left"/>
        <w:pPr>
          <w:ind w:left="1419" w:hanging="284"/>
        </w:pPr>
        <w:rPr>
          <w:i w:val="0"/>
          <w:iCs/>
        </w:rPr>
      </w:lvl>
    </w:lvlOverride>
    <w:lvlOverride w:ilvl="1">
      <w:startOverride w:val="1"/>
      <w:lvl w:ilvl="1">
        <w:start w:val="1"/>
        <w:numFmt w:val="lowerRoman"/>
        <w:pStyle w:val="List2"/>
        <w:lvlText w:val="%2."/>
        <w:lvlJc w:val="left"/>
        <w:pPr>
          <w:ind w:left="2270" w:hanging="284"/>
        </w:pPr>
      </w:lvl>
    </w:lvlOverride>
    <w:lvlOverride w:ilvl="2">
      <w:startOverride w:val="1"/>
      <w:lvl w:ilvl="2">
        <w:start w:val="1"/>
        <w:numFmt w:val="lowerRoman"/>
        <w:lvlText w:val="%3)"/>
        <w:lvlJc w:val="left"/>
        <w:pPr>
          <w:ind w:left="2771" w:hanging="360"/>
        </w:pPr>
      </w:lvl>
    </w:lvlOverride>
    <w:lvlOverride w:ilvl="3">
      <w:startOverride w:val="1"/>
      <w:lvl w:ilvl="3">
        <w:start w:val="1"/>
        <w:numFmt w:val="decimal"/>
        <w:lvlText w:val="(%4)"/>
        <w:lvlJc w:val="left"/>
        <w:pPr>
          <w:ind w:left="3849" w:hanging="360"/>
        </w:pPr>
      </w:lvl>
    </w:lvlOverride>
    <w:lvlOverride w:ilvl="4">
      <w:startOverride w:val="1"/>
      <w:lvl w:ilvl="4">
        <w:start w:val="1"/>
        <w:numFmt w:val="lowerLetter"/>
        <w:lvlText w:val="(%5)"/>
        <w:lvlJc w:val="left"/>
        <w:pPr>
          <w:ind w:left="4209" w:hanging="360"/>
        </w:pPr>
      </w:lvl>
    </w:lvlOverride>
    <w:lvlOverride w:ilvl="5">
      <w:startOverride w:val="1"/>
      <w:lvl w:ilvl="5">
        <w:start w:val="1"/>
        <w:numFmt w:val="lowerRoman"/>
        <w:lvlText w:val="(%6)"/>
        <w:lvlJc w:val="left"/>
        <w:pPr>
          <w:ind w:left="4569" w:hanging="360"/>
        </w:pPr>
      </w:lvl>
    </w:lvlOverride>
    <w:lvlOverride w:ilvl="6">
      <w:startOverride w:val="1"/>
      <w:lvl w:ilvl="6">
        <w:start w:val="1"/>
        <w:numFmt w:val="decimal"/>
        <w:lvlText w:val="%7."/>
        <w:lvlJc w:val="left"/>
        <w:pPr>
          <w:ind w:left="4929" w:hanging="360"/>
        </w:pPr>
      </w:lvl>
    </w:lvlOverride>
    <w:lvlOverride w:ilvl="7">
      <w:startOverride w:val="1"/>
      <w:lvl w:ilvl="7">
        <w:start w:val="1"/>
        <w:numFmt w:val="lowerLetter"/>
        <w:lvlText w:val="%8."/>
        <w:lvlJc w:val="left"/>
        <w:pPr>
          <w:ind w:left="5289" w:hanging="360"/>
        </w:pPr>
      </w:lvl>
    </w:lvlOverride>
    <w:lvlOverride w:ilvl="8">
      <w:startOverride w:val="1"/>
      <w:lvl w:ilvl="8">
        <w:start w:val="1"/>
        <w:numFmt w:val="lowerRoman"/>
        <w:lvlText w:val="%9."/>
        <w:lvlJc w:val="left"/>
        <w:pPr>
          <w:ind w:left="5649" w:hanging="360"/>
        </w:pPr>
      </w:lvl>
    </w:lvlOverride>
  </w:num>
  <w:num w:numId="71" w16cid:durableId="960914355">
    <w:abstractNumId w:val="0"/>
    <w:lvlOverride w:ilvl="0">
      <w:lvl w:ilvl="0">
        <w:start w:val="1"/>
        <w:numFmt w:val="decimal"/>
        <w:pStyle w:val="Clause1-Heading"/>
        <w:lvlText w:val="%1."/>
        <w:lvlJc w:val="left"/>
        <w:pPr>
          <w:tabs>
            <w:tab w:val="num" w:pos="360"/>
          </w:tabs>
          <w:ind w:left="567" w:hanging="567"/>
        </w:pPr>
        <w:rPr>
          <w:b/>
          <w:bCs/>
        </w:rPr>
      </w:lvl>
    </w:lvlOverride>
    <w:lvlOverride w:ilvl="1">
      <w:lvl w:ilvl="1">
        <w:start w:val="1"/>
        <w:numFmt w:val="decimal"/>
        <w:pStyle w:val="Clause2"/>
        <w:lvlText w:val="%1.%2."/>
        <w:lvlJc w:val="left"/>
        <w:pPr>
          <w:ind w:left="1560" w:hanging="567"/>
        </w:pPr>
        <w:rPr>
          <w:b w:val="0"/>
          <w:bCs w:val="0"/>
          <w:i w:val="0"/>
          <w:iCs/>
        </w:rPr>
      </w:lvl>
    </w:lvlOverride>
    <w:lvlOverride w:ilvl="2">
      <w:lvl w:ilvl="2">
        <w:start w:val="1"/>
        <w:numFmt w:val="decimal"/>
        <w:pStyle w:val="Clause3"/>
        <w:lvlText w:val="%1.%2.%3."/>
        <w:lvlJc w:val="left"/>
        <w:pPr>
          <w:ind w:left="1380" w:hanging="851"/>
        </w:pPr>
      </w:lvl>
    </w:lvlOverride>
    <w:lvlOverride w:ilvl="3">
      <w:lvl w:ilvl="3">
        <w:start w:val="1"/>
        <w:numFmt w:val="decimal"/>
        <w:lvlText w:val="%1.%2.%3.%4."/>
        <w:lvlJc w:val="left"/>
        <w:pPr>
          <w:ind w:left="1890" w:hanging="1361"/>
        </w:pPr>
      </w:lvl>
    </w:lvlOverride>
    <w:lvlOverride w:ilvl="4">
      <w:lvl w:ilvl="4">
        <w:start w:val="1"/>
        <w:numFmt w:val="decimal"/>
        <w:lvlText w:val="%1.%2.%3.%4.%5"/>
        <w:lvlJc w:val="left"/>
        <w:pPr>
          <w:ind w:left="2230" w:hanging="1701"/>
        </w:pPr>
      </w:lvl>
    </w:lvlOverride>
    <w:lvlOverride w:ilvl="5">
      <w:lvl w:ilvl="5">
        <w:start w:val="1"/>
        <w:numFmt w:val="lowerRoman"/>
        <w:lvlText w:val="%6."/>
        <w:lvlJc w:val="right"/>
        <w:pPr>
          <w:ind w:left="4849" w:hanging="180"/>
        </w:pPr>
      </w:lvl>
    </w:lvlOverride>
    <w:lvlOverride w:ilvl="6">
      <w:lvl w:ilvl="6">
        <w:start w:val="1"/>
        <w:numFmt w:val="decimal"/>
        <w:lvlText w:val="%7."/>
        <w:lvlJc w:val="left"/>
        <w:pPr>
          <w:ind w:left="5569" w:hanging="360"/>
        </w:pPr>
      </w:lvl>
    </w:lvlOverride>
    <w:lvlOverride w:ilvl="7">
      <w:lvl w:ilvl="7">
        <w:start w:val="1"/>
        <w:numFmt w:val="lowerLetter"/>
        <w:lvlText w:val="%8."/>
        <w:lvlJc w:val="left"/>
        <w:pPr>
          <w:ind w:left="1882" w:hanging="360"/>
        </w:pPr>
      </w:lvl>
    </w:lvlOverride>
    <w:lvlOverride w:ilvl="8">
      <w:lvl w:ilvl="8">
        <w:start w:val="1"/>
        <w:numFmt w:val="lowerRoman"/>
        <w:lvlText w:val="%9."/>
        <w:lvlJc w:val="right"/>
        <w:pPr>
          <w:ind w:left="7009" w:hanging="180"/>
        </w:pPr>
      </w:lvl>
    </w:lvlOverride>
  </w:num>
  <w:num w:numId="72" w16cid:durableId="1153564673">
    <w:abstractNumId w:val="16"/>
    <w:lvlOverride w:ilvl="0">
      <w:lvl w:ilvl="0">
        <w:start w:val="1"/>
        <w:numFmt w:val="lowerLetter"/>
        <w:pStyle w:val="List"/>
        <w:lvlText w:val="%1."/>
        <w:lvlJc w:val="left"/>
        <w:pPr>
          <w:ind w:left="1419" w:hanging="284"/>
        </w:pPr>
      </w:lvl>
    </w:lvlOverride>
    <w:lvlOverride w:ilvl="1">
      <w:lvl w:ilvl="1">
        <w:start w:val="1"/>
        <w:numFmt w:val="lowerRoman"/>
        <w:pStyle w:val="List2"/>
        <w:lvlText w:val="%2."/>
        <w:lvlJc w:val="left"/>
        <w:pPr>
          <w:ind w:left="1741" w:hanging="284"/>
        </w:pPr>
      </w:lvl>
    </w:lvlOverride>
    <w:lvlOverride w:ilvl="2">
      <w:lvl w:ilvl="2">
        <w:start w:val="1"/>
        <w:numFmt w:val="lowerRoman"/>
        <w:lvlText w:val="%3)"/>
        <w:lvlJc w:val="left"/>
        <w:pPr>
          <w:ind w:left="2629" w:hanging="360"/>
        </w:pPr>
      </w:lvl>
    </w:lvlOverride>
    <w:lvlOverride w:ilvl="3">
      <w:lvl w:ilvl="3">
        <w:start w:val="1"/>
        <w:numFmt w:val="decimal"/>
        <w:lvlText w:val="(%4)"/>
        <w:lvlJc w:val="left"/>
        <w:pPr>
          <w:ind w:left="3320" w:hanging="360"/>
        </w:pPr>
      </w:lvl>
    </w:lvlOverride>
    <w:lvlOverride w:ilvl="4">
      <w:lvl w:ilvl="4">
        <w:start w:val="1"/>
        <w:numFmt w:val="lowerLetter"/>
        <w:lvlText w:val="(%5)"/>
        <w:lvlJc w:val="left"/>
        <w:pPr>
          <w:ind w:left="3680" w:hanging="360"/>
        </w:pPr>
      </w:lvl>
    </w:lvlOverride>
    <w:lvlOverride w:ilvl="5">
      <w:lvl w:ilvl="5">
        <w:start w:val="1"/>
        <w:numFmt w:val="lowerRoman"/>
        <w:lvlText w:val="(%6)"/>
        <w:lvlJc w:val="left"/>
        <w:pPr>
          <w:ind w:left="4040" w:hanging="360"/>
        </w:pPr>
      </w:lvl>
    </w:lvlOverride>
    <w:lvlOverride w:ilvl="6">
      <w:lvl w:ilvl="6">
        <w:start w:val="1"/>
        <w:numFmt w:val="decimal"/>
        <w:lvlText w:val="%7."/>
        <w:lvlJc w:val="left"/>
        <w:pPr>
          <w:ind w:left="4400" w:hanging="360"/>
        </w:pPr>
      </w:lvl>
    </w:lvlOverride>
    <w:lvlOverride w:ilvl="7">
      <w:lvl w:ilvl="7">
        <w:start w:val="1"/>
        <w:numFmt w:val="lowerLetter"/>
        <w:lvlText w:val="%8."/>
        <w:lvlJc w:val="left"/>
        <w:pPr>
          <w:ind w:left="4760" w:hanging="360"/>
        </w:pPr>
      </w:lvl>
    </w:lvlOverride>
    <w:lvlOverride w:ilvl="8">
      <w:lvl w:ilvl="8">
        <w:start w:val="1"/>
        <w:numFmt w:val="lowerRoman"/>
        <w:lvlText w:val="%9."/>
        <w:lvlJc w:val="left"/>
        <w:pPr>
          <w:ind w:left="5120" w:hanging="360"/>
        </w:pPr>
      </w:lvl>
    </w:lvlOverride>
  </w:num>
  <w:num w:numId="73" w16cid:durableId="1835492972">
    <w:abstractNumId w:val="16"/>
    <w:lvlOverride w:ilvl="0">
      <w:lvl w:ilvl="0">
        <w:start w:val="1"/>
        <w:numFmt w:val="lowerLetter"/>
        <w:pStyle w:val="List"/>
        <w:lvlText w:val="%1."/>
        <w:lvlJc w:val="left"/>
        <w:pPr>
          <w:ind w:left="890" w:hanging="284"/>
        </w:pPr>
      </w:lvl>
    </w:lvlOverride>
    <w:lvlOverride w:ilvl="1">
      <w:lvl w:ilvl="1">
        <w:start w:val="1"/>
        <w:numFmt w:val="lowerRoman"/>
        <w:pStyle w:val="List2"/>
        <w:lvlText w:val="%2."/>
        <w:lvlJc w:val="left"/>
        <w:pPr>
          <w:ind w:left="1741" w:hanging="284"/>
        </w:pPr>
      </w:lvl>
    </w:lvlOverride>
    <w:lvlOverride w:ilvl="2">
      <w:lvl w:ilvl="2">
        <w:start w:val="1"/>
        <w:numFmt w:val="lowerRoman"/>
        <w:lvlText w:val="%3)"/>
        <w:lvlJc w:val="left"/>
        <w:pPr>
          <w:ind w:left="2629" w:hanging="360"/>
        </w:pPr>
      </w:lvl>
    </w:lvlOverride>
    <w:lvlOverride w:ilvl="3">
      <w:lvl w:ilvl="3">
        <w:start w:val="1"/>
        <w:numFmt w:val="decimal"/>
        <w:lvlText w:val="(%4)"/>
        <w:lvlJc w:val="left"/>
        <w:pPr>
          <w:ind w:left="3320" w:hanging="360"/>
        </w:pPr>
      </w:lvl>
    </w:lvlOverride>
    <w:lvlOverride w:ilvl="4">
      <w:lvl w:ilvl="4">
        <w:start w:val="1"/>
        <w:numFmt w:val="lowerLetter"/>
        <w:lvlText w:val="(%5)"/>
        <w:lvlJc w:val="left"/>
        <w:pPr>
          <w:ind w:left="3680" w:hanging="360"/>
        </w:pPr>
      </w:lvl>
    </w:lvlOverride>
    <w:lvlOverride w:ilvl="5">
      <w:lvl w:ilvl="5">
        <w:start w:val="1"/>
        <w:numFmt w:val="lowerRoman"/>
        <w:lvlText w:val="(%6)"/>
        <w:lvlJc w:val="left"/>
        <w:pPr>
          <w:ind w:left="4040" w:hanging="360"/>
        </w:pPr>
      </w:lvl>
    </w:lvlOverride>
    <w:lvlOverride w:ilvl="6">
      <w:lvl w:ilvl="6">
        <w:start w:val="1"/>
        <w:numFmt w:val="decimal"/>
        <w:lvlText w:val="%7."/>
        <w:lvlJc w:val="left"/>
        <w:pPr>
          <w:ind w:left="4400" w:hanging="360"/>
        </w:pPr>
      </w:lvl>
    </w:lvlOverride>
    <w:lvlOverride w:ilvl="7">
      <w:lvl w:ilvl="7">
        <w:start w:val="1"/>
        <w:numFmt w:val="lowerLetter"/>
        <w:lvlText w:val="%8."/>
        <w:lvlJc w:val="left"/>
        <w:pPr>
          <w:ind w:left="4760" w:hanging="360"/>
        </w:pPr>
      </w:lvl>
    </w:lvlOverride>
    <w:lvlOverride w:ilvl="8">
      <w:lvl w:ilvl="8">
        <w:start w:val="1"/>
        <w:numFmt w:val="lowerRoman"/>
        <w:lvlText w:val="%9."/>
        <w:lvlJc w:val="left"/>
        <w:pPr>
          <w:ind w:left="5120" w:hanging="360"/>
        </w:pPr>
      </w:lvl>
    </w:lvlOverride>
  </w:num>
  <w:num w:numId="74" w16cid:durableId="1543978119">
    <w:abstractNumId w:val="16"/>
    <w:lvlOverride w:ilvl="0">
      <w:startOverride w:val="1"/>
      <w:lvl w:ilvl="0">
        <w:start w:val="1"/>
        <w:numFmt w:val="lowerLetter"/>
        <w:pStyle w:val="List"/>
        <w:lvlText w:val="%1."/>
        <w:lvlJc w:val="left"/>
        <w:pPr>
          <w:ind w:left="1419" w:hanging="284"/>
        </w:pPr>
      </w:lvl>
    </w:lvlOverride>
    <w:lvlOverride w:ilvl="1">
      <w:startOverride w:val="1"/>
      <w:lvl w:ilvl="1">
        <w:start w:val="1"/>
        <w:numFmt w:val="lowerRoman"/>
        <w:pStyle w:val="List2"/>
        <w:lvlText w:val="%2."/>
        <w:lvlJc w:val="left"/>
        <w:pPr>
          <w:ind w:left="2270" w:hanging="284"/>
        </w:pPr>
      </w:lvl>
    </w:lvlOverride>
    <w:lvlOverride w:ilvl="2">
      <w:startOverride w:val="1"/>
      <w:lvl w:ilvl="2">
        <w:start w:val="1"/>
        <w:numFmt w:val="lowerRoman"/>
        <w:lvlText w:val="%3)"/>
        <w:lvlJc w:val="left"/>
        <w:pPr>
          <w:ind w:left="3158" w:hanging="360"/>
        </w:pPr>
      </w:lvl>
    </w:lvlOverride>
    <w:lvlOverride w:ilvl="3">
      <w:startOverride w:val="1"/>
      <w:lvl w:ilvl="3">
        <w:start w:val="1"/>
        <w:numFmt w:val="decimal"/>
        <w:lvlText w:val="(%4)"/>
        <w:lvlJc w:val="left"/>
        <w:pPr>
          <w:ind w:left="3849" w:hanging="360"/>
        </w:pPr>
      </w:lvl>
    </w:lvlOverride>
    <w:lvlOverride w:ilvl="4">
      <w:startOverride w:val="1"/>
      <w:lvl w:ilvl="4">
        <w:start w:val="1"/>
        <w:numFmt w:val="lowerLetter"/>
        <w:lvlText w:val="(%5)"/>
        <w:lvlJc w:val="left"/>
        <w:pPr>
          <w:ind w:left="4209" w:hanging="360"/>
        </w:pPr>
      </w:lvl>
    </w:lvlOverride>
    <w:lvlOverride w:ilvl="5">
      <w:startOverride w:val="1"/>
      <w:lvl w:ilvl="5">
        <w:start w:val="1"/>
        <w:numFmt w:val="lowerRoman"/>
        <w:lvlText w:val="(%6)"/>
        <w:lvlJc w:val="left"/>
        <w:pPr>
          <w:ind w:left="4569" w:hanging="360"/>
        </w:pPr>
      </w:lvl>
    </w:lvlOverride>
    <w:lvlOverride w:ilvl="6">
      <w:startOverride w:val="1"/>
      <w:lvl w:ilvl="6">
        <w:start w:val="1"/>
        <w:numFmt w:val="decimal"/>
        <w:lvlText w:val="%7."/>
        <w:lvlJc w:val="left"/>
        <w:pPr>
          <w:ind w:left="4929" w:hanging="360"/>
        </w:pPr>
      </w:lvl>
    </w:lvlOverride>
    <w:lvlOverride w:ilvl="7">
      <w:startOverride w:val="1"/>
      <w:lvl w:ilvl="7">
        <w:start w:val="1"/>
        <w:numFmt w:val="lowerLetter"/>
        <w:lvlText w:val="%8."/>
        <w:lvlJc w:val="left"/>
        <w:pPr>
          <w:ind w:left="5289" w:hanging="360"/>
        </w:pPr>
      </w:lvl>
    </w:lvlOverride>
    <w:lvlOverride w:ilvl="8">
      <w:startOverride w:val="1"/>
      <w:lvl w:ilvl="8">
        <w:start w:val="1"/>
        <w:numFmt w:val="lowerRoman"/>
        <w:lvlText w:val="%9."/>
        <w:lvlJc w:val="left"/>
        <w:pPr>
          <w:ind w:left="5649" w:hanging="360"/>
        </w:pPr>
      </w:lvl>
    </w:lvlOverride>
  </w:num>
  <w:num w:numId="75" w16cid:durableId="1301498590">
    <w:abstractNumId w:val="16"/>
    <w:lvlOverride w:ilvl="0">
      <w:startOverride w:val="1"/>
      <w:lvl w:ilvl="0">
        <w:start w:val="1"/>
        <w:numFmt w:val="lowerLetter"/>
        <w:pStyle w:val="List"/>
        <w:lvlText w:val="%1."/>
        <w:lvlJc w:val="left"/>
        <w:pPr>
          <w:ind w:left="1419" w:hanging="284"/>
        </w:pPr>
      </w:lvl>
    </w:lvlOverride>
    <w:lvlOverride w:ilvl="1">
      <w:startOverride w:val="1"/>
      <w:lvl w:ilvl="1">
        <w:start w:val="1"/>
        <w:numFmt w:val="lowerRoman"/>
        <w:pStyle w:val="List2"/>
        <w:lvlText w:val="%2."/>
        <w:lvlJc w:val="left"/>
        <w:pPr>
          <w:ind w:left="2270" w:hanging="284"/>
        </w:pPr>
      </w:lvl>
    </w:lvlOverride>
    <w:lvlOverride w:ilvl="2">
      <w:startOverride w:val="1"/>
      <w:lvl w:ilvl="2">
        <w:start w:val="1"/>
        <w:numFmt w:val="lowerRoman"/>
        <w:lvlText w:val="%3)"/>
        <w:lvlJc w:val="left"/>
        <w:pPr>
          <w:ind w:left="3158" w:hanging="360"/>
        </w:pPr>
      </w:lvl>
    </w:lvlOverride>
    <w:lvlOverride w:ilvl="3">
      <w:startOverride w:val="1"/>
      <w:lvl w:ilvl="3">
        <w:start w:val="1"/>
        <w:numFmt w:val="decimal"/>
        <w:lvlText w:val="(%4)"/>
        <w:lvlJc w:val="left"/>
        <w:pPr>
          <w:ind w:left="3849" w:hanging="360"/>
        </w:pPr>
      </w:lvl>
    </w:lvlOverride>
    <w:lvlOverride w:ilvl="4">
      <w:startOverride w:val="1"/>
      <w:lvl w:ilvl="4">
        <w:start w:val="1"/>
        <w:numFmt w:val="lowerLetter"/>
        <w:lvlText w:val="(%5)"/>
        <w:lvlJc w:val="left"/>
        <w:pPr>
          <w:ind w:left="4209" w:hanging="360"/>
        </w:pPr>
      </w:lvl>
    </w:lvlOverride>
    <w:lvlOverride w:ilvl="5">
      <w:startOverride w:val="1"/>
      <w:lvl w:ilvl="5">
        <w:start w:val="1"/>
        <w:numFmt w:val="lowerRoman"/>
        <w:lvlText w:val="(%6)"/>
        <w:lvlJc w:val="left"/>
        <w:pPr>
          <w:ind w:left="4569" w:hanging="360"/>
        </w:pPr>
      </w:lvl>
    </w:lvlOverride>
    <w:lvlOverride w:ilvl="6">
      <w:startOverride w:val="1"/>
      <w:lvl w:ilvl="6">
        <w:start w:val="1"/>
        <w:numFmt w:val="decimal"/>
        <w:lvlText w:val="%7."/>
        <w:lvlJc w:val="left"/>
        <w:pPr>
          <w:ind w:left="4929" w:hanging="360"/>
        </w:pPr>
      </w:lvl>
    </w:lvlOverride>
    <w:lvlOverride w:ilvl="7">
      <w:startOverride w:val="1"/>
      <w:lvl w:ilvl="7">
        <w:start w:val="1"/>
        <w:numFmt w:val="lowerLetter"/>
        <w:lvlText w:val="%8."/>
        <w:lvlJc w:val="left"/>
        <w:pPr>
          <w:ind w:left="5289" w:hanging="360"/>
        </w:pPr>
      </w:lvl>
    </w:lvlOverride>
    <w:lvlOverride w:ilvl="8">
      <w:startOverride w:val="1"/>
      <w:lvl w:ilvl="8">
        <w:start w:val="1"/>
        <w:numFmt w:val="lowerRoman"/>
        <w:lvlText w:val="%9."/>
        <w:lvlJc w:val="left"/>
        <w:pPr>
          <w:ind w:left="5649" w:hanging="360"/>
        </w:pPr>
      </w:lvl>
    </w:lvlOverride>
  </w:num>
  <w:num w:numId="76" w16cid:durableId="791435280">
    <w:abstractNumId w:val="16"/>
    <w:lvlOverride w:ilvl="0">
      <w:startOverride w:val="1"/>
      <w:lvl w:ilvl="0">
        <w:start w:val="1"/>
        <w:numFmt w:val="lowerLetter"/>
        <w:pStyle w:val="List"/>
        <w:lvlText w:val="%1."/>
        <w:lvlJc w:val="left"/>
        <w:pPr>
          <w:ind w:left="1419" w:hanging="284"/>
        </w:pPr>
      </w:lvl>
    </w:lvlOverride>
    <w:lvlOverride w:ilvl="1">
      <w:startOverride w:val="1"/>
      <w:lvl w:ilvl="1">
        <w:start w:val="1"/>
        <w:numFmt w:val="lowerRoman"/>
        <w:pStyle w:val="List2"/>
        <w:lvlText w:val="%2."/>
        <w:lvlJc w:val="left"/>
        <w:pPr>
          <w:ind w:left="2270" w:hanging="284"/>
        </w:pPr>
      </w:lvl>
    </w:lvlOverride>
    <w:lvlOverride w:ilvl="2">
      <w:startOverride w:val="1"/>
      <w:lvl w:ilvl="2">
        <w:start w:val="1"/>
        <w:numFmt w:val="lowerRoman"/>
        <w:lvlText w:val="%3)"/>
        <w:lvlJc w:val="left"/>
        <w:pPr>
          <w:ind w:left="3158" w:hanging="360"/>
        </w:pPr>
      </w:lvl>
    </w:lvlOverride>
    <w:lvlOverride w:ilvl="3">
      <w:startOverride w:val="1"/>
      <w:lvl w:ilvl="3">
        <w:start w:val="1"/>
        <w:numFmt w:val="decimal"/>
        <w:lvlText w:val="(%4)"/>
        <w:lvlJc w:val="left"/>
        <w:pPr>
          <w:ind w:left="3849" w:hanging="360"/>
        </w:pPr>
      </w:lvl>
    </w:lvlOverride>
    <w:lvlOverride w:ilvl="4">
      <w:startOverride w:val="1"/>
      <w:lvl w:ilvl="4">
        <w:start w:val="1"/>
        <w:numFmt w:val="lowerLetter"/>
        <w:lvlText w:val="(%5)"/>
        <w:lvlJc w:val="left"/>
        <w:pPr>
          <w:ind w:left="4209" w:hanging="360"/>
        </w:pPr>
      </w:lvl>
    </w:lvlOverride>
    <w:lvlOverride w:ilvl="5">
      <w:startOverride w:val="1"/>
      <w:lvl w:ilvl="5">
        <w:start w:val="1"/>
        <w:numFmt w:val="lowerRoman"/>
        <w:lvlText w:val="(%6)"/>
        <w:lvlJc w:val="left"/>
        <w:pPr>
          <w:ind w:left="4569" w:hanging="360"/>
        </w:pPr>
      </w:lvl>
    </w:lvlOverride>
    <w:lvlOverride w:ilvl="6">
      <w:startOverride w:val="1"/>
      <w:lvl w:ilvl="6">
        <w:start w:val="1"/>
        <w:numFmt w:val="decimal"/>
        <w:lvlText w:val="%7."/>
        <w:lvlJc w:val="left"/>
        <w:pPr>
          <w:ind w:left="4929" w:hanging="360"/>
        </w:pPr>
      </w:lvl>
    </w:lvlOverride>
    <w:lvlOverride w:ilvl="7">
      <w:startOverride w:val="1"/>
      <w:lvl w:ilvl="7">
        <w:start w:val="1"/>
        <w:numFmt w:val="lowerLetter"/>
        <w:lvlText w:val="%8."/>
        <w:lvlJc w:val="left"/>
        <w:pPr>
          <w:ind w:left="5289" w:hanging="360"/>
        </w:pPr>
      </w:lvl>
    </w:lvlOverride>
    <w:lvlOverride w:ilvl="8">
      <w:startOverride w:val="1"/>
      <w:lvl w:ilvl="8">
        <w:start w:val="1"/>
        <w:numFmt w:val="lowerRoman"/>
        <w:lvlText w:val="%9."/>
        <w:lvlJc w:val="left"/>
        <w:pPr>
          <w:ind w:left="5649" w:hanging="360"/>
        </w:pPr>
      </w:lvl>
    </w:lvlOverride>
  </w:num>
  <w:num w:numId="77" w16cid:durableId="95030026">
    <w:abstractNumId w:val="16"/>
    <w:lvlOverride w:ilvl="0">
      <w:startOverride w:val="1"/>
      <w:lvl w:ilvl="0">
        <w:start w:val="1"/>
        <w:numFmt w:val="lowerLetter"/>
        <w:pStyle w:val="List"/>
        <w:lvlText w:val="%1."/>
        <w:lvlJc w:val="left"/>
        <w:pPr>
          <w:ind w:left="1419" w:hanging="284"/>
        </w:pPr>
      </w:lvl>
    </w:lvlOverride>
    <w:lvlOverride w:ilvl="1">
      <w:startOverride w:val="1"/>
      <w:lvl w:ilvl="1">
        <w:start w:val="1"/>
        <w:numFmt w:val="lowerRoman"/>
        <w:pStyle w:val="List2"/>
        <w:lvlText w:val="%2."/>
        <w:lvlJc w:val="left"/>
        <w:pPr>
          <w:ind w:left="2270" w:hanging="284"/>
        </w:pPr>
      </w:lvl>
    </w:lvlOverride>
    <w:lvlOverride w:ilvl="2">
      <w:startOverride w:val="1"/>
      <w:lvl w:ilvl="2">
        <w:start w:val="1"/>
        <w:numFmt w:val="lowerRoman"/>
        <w:lvlText w:val="%3)"/>
        <w:lvlJc w:val="left"/>
        <w:pPr>
          <w:ind w:left="3158" w:hanging="360"/>
        </w:pPr>
      </w:lvl>
    </w:lvlOverride>
    <w:lvlOverride w:ilvl="3">
      <w:startOverride w:val="1"/>
      <w:lvl w:ilvl="3">
        <w:start w:val="1"/>
        <w:numFmt w:val="decimal"/>
        <w:lvlText w:val="(%4)"/>
        <w:lvlJc w:val="left"/>
        <w:pPr>
          <w:ind w:left="3849" w:hanging="360"/>
        </w:pPr>
      </w:lvl>
    </w:lvlOverride>
    <w:lvlOverride w:ilvl="4">
      <w:startOverride w:val="1"/>
      <w:lvl w:ilvl="4">
        <w:start w:val="1"/>
        <w:numFmt w:val="lowerLetter"/>
        <w:lvlText w:val="(%5)"/>
        <w:lvlJc w:val="left"/>
        <w:pPr>
          <w:ind w:left="4209" w:hanging="360"/>
        </w:pPr>
      </w:lvl>
    </w:lvlOverride>
    <w:lvlOverride w:ilvl="5">
      <w:startOverride w:val="1"/>
      <w:lvl w:ilvl="5">
        <w:start w:val="1"/>
        <w:numFmt w:val="lowerRoman"/>
        <w:lvlText w:val="(%6)"/>
        <w:lvlJc w:val="left"/>
        <w:pPr>
          <w:ind w:left="4569" w:hanging="360"/>
        </w:pPr>
      </w:lvl>
    </w:lvlOverride>
    <w:lvlOverride w:ilvl="6">
      <w:startOverride w:val="1"/>
      <w:lvl w:ilvl="6">
        <w:start w:val="1"/>
        <w:numFmt w:val="decimal"/>
        <w:lvlText w:val="%7."/>
        <w:lvlJc w:val="left"/>
        <w:pPr>
          <w:ind w:left="4929" w:hanging="360"/>
        </w:pPr>
      </w:lvl>
    </w:lvlOverride>
    <w:lvlOverride w:ilvl="7">
      <w:startOverride w:val="1"/>
      <w:lvl w:ilvl="7">
        <w:start w:val="1"/>
        <w:numFmt w:val="lowerLetter"/>
        <w:lvlText w:val="%8."/>
        <w:lvlJc w:val="left"/>
        <w:pPr>
          <w:ind w:left="5289" w:hanging="360"/>
        </w:pPr>
      </w:lvl>
    </w:lvlOverride>
    <w:lvlOverride w:ilvl="8">
      <w:startOverride w:val="1"/>
      <w:lvl w:ilvl="8">
        <w:start w:val="1"/>
        <w:numFmt w:val="lowerRoman"/>
        <w:lvlText w:val="%9."/>
        <w:lvlJc w:val="left"/>
        <w:pPr>
          <w:ind w:left="5649" w:hanging="360"/>
        </w:pPr>
      </w:lvl>
    </w:lvlOverride>
  </w:num>
  <w:num w:numId="78" w16cid:durableId="1490361387">
    <w:abstractNumId w:val="16"/>
    <w:lvlOverride w:ilvl="0">
      <w:startOverride w:val="1"/>
      <w:lvl w:ilvl="0">
        <w:start w:val="1"/>
        <w:numFmt w:val="lowerLetter"/>
        <w:pStyle w:val="List"/>
        <w:lvlText w:val="%1."/>
        <w:lvlJc w:val="left"/>
        <w:pPr>
          <w:ind w:left="1419" w:hanging="284"/>
        </w:pPr>
      </w:lvl>
    </w:lvlOverride>
    <w:lvlOverride w:ilvl="1">
      <w:startOverride w:val="1"/>
      <w:lvl w:ilvl="1">
        <w:start w:val="1"/>
        <w:numFmt w:val="lowerRoman"/>
        <w:pStyle w:val="List2"/>
        <w:lvlText w:val="%2."/>
        <w:lvlJc w:val="left"/>
        <w:pPr>
          <w:ind w:left="2270" w:hanging="284"/>
        </w:pPr>
      </w:lvl>
    </w:lvlOverride>
    <w:lvlOverride w:ilvl="2">
      <w:startOverride w:val="1"/>
      <w:lvl w:ilvl="2">
        <w:start w:val="1"/>
        <w:numFmt w:val="lowerRoman"/>
        <w:lvlText w:val="%3)"/>
        <w:lvlJc w:val="left"/>
        <w:pPr>
          <w:ind w:left="3158" w:hanging="360"/>
        </w:pPr>
      </w:lvl>
    </w:lvlOverride>
    <w:lvlOverride w:ilvl="3">
      <w:startOverride w:val="1"/>
      <w:lvl w:ilvl="3">
        <w:start w:val="1"/>
        <w:numFmt w:val="decimal"/>
        <w:lvlText w:val="(%4)"/>
        <w:lvlJc w:val="left"/>
        <w:pPr>
          <w:ind w:left="3849" w:hanging="360"/>
        </w:pPr>
      </w:lvl>
    </w:lvlOverride>
    <w:lvlOverride w:ilvl="4">
      <w:startOverride w:val="1"/>
      <w:lvl w:ilvl="4">
        <w:start w:val="1"/>
        <w:numFmt w:val="lowerLetter"/>
        <w:lvlText w:val="(%5)"/>
        <w:lvlJc w:val="left"/>
        <w:pPr>
          <w:ind w:left="4209" w:hanging="360"/>
        </w:pPr>
      </w:lvl>
    </w:lvlOverride>
    <w:lvlOverride w:ilvl="5">
      <w:startOverride w:val="1"/>
      <w:lvl w:ilvl="5">
        <w:start w:val="1"/>
        <w:numFmt w:val="lowerRoman"/>
        <w:lvlText w:val="(%6)"/>
        <w:lvlJc w:val="left"/>
        <w:pPr>
          <w:ind w:left="4569" w:hanging="360"/>
        </w:pPr>
      </w:lvl>
    </w:lvlOverride>
    <w:lvlOverride w:ilvl="6">
      <w:startOverride w:val="1"/>
      <w:lvl w:ilvl="6">
        <w:start w:val="1"/>
        <w:numFmt w:val="decimal"/>
        <w:lvlText w:val="%7."/>
        <w:lvlJc w:val="left"/>
        <w:pPr>
          <w:ind w:left="4929" w:hanging="360"/>
        </w:pPr>
      </w:lvl>
    </w:lvlOverride>
    <w:lvlOverride w:ilvl="7">
      <w:startOverride w:val="1"/>
      <w:lvl w:ilvl="7">
        <w:start w:val="1"/>
        <w:numFmt w:val="lowerLetter"/>
        <w:lvlText w:val="%8."/>
        <w:lvlJc w:val="left"/>
        <w:pPr>
          <w:ind w:left="5289" w:hanging="360"/>
        </w:pPr>
      </w:lvl>
    </w:lvlOverride>
    <w:lvlOverride w:ilvl="8">
      <w:startOverride w:val="1"/>
      <w:lvl w:ilvl="8">
        <w:start w:val="1"/>
        <w:numFmt w:val="lowerRoman"/>
        <w:lvlText w:val="%9."/>
        <w:lvlJc w:val="left"/>
        <w:pPr>
          <w:ind w:left="5649" w:hanging="360"/>
        </w:pPr>
      </w:lvl>
    </w:lvlOverride>
  </w:num>
  <w:num w:numId="79" w16cid:durableId="1776754985">
    <w:abstractNumId w:val="0"/>
    <w:lvlOverride w:ilvl="0">
      <w:lvl w:ilvl="0">
        <w:start w:val="1"/>
        <w:numFmt w:val="decimal"/>
        <w:pStyle w:val="Clause1-Heading"/>
        <w:lvlText w:val="%1."/>
        <w:lvlJc w:val="left"/>
        <w:pPr>
          <w:tabs>
            <w:tab w:val="num" w:pos="360"/>
          </w:tabs>
          <w:ind w:left="567" w:hanging="567"/>
        </w:pPr>
        <w:rPr>
          <w:i w:val="0"/>
          <w:iCs/>
        </w:rPr>
      </w:lvl>
    </w:lvlOverride>
    <w:lvlOverride w:ilvl="1">
      <w:lvl w:ilvl="1">
        <w:start w:val="1"/>
        <w:numFmt w:val="decimal"/>
        <w:pStyle w:val="Clause2"/>
        <w:lvlText w:val="%1.%2."/>
        <w:lvlJc w:val="left"/>
        <w:pPr>
          <w:ind w:left="567" w:hanging="567"/>
        </w:pPr>
      </w:lvl>
    </w:lvlOverride>
    <w:lvlOverride w:ilvl="2">
      <w:lvl w:ilvl="2">
        <w:start w:val="1"/>
        <w:numFmt w:val="decimal"/>
        <w:pStyle w:val="Clause3"/>
        <w:lvlText w:val="%1.%2.%3."/>
        <w:lvlJc w:val="left"/>
        <w:pPr>
          <w:ind w:left="851" w:hanging="851"/>
        </w:pPr>
      </w:lvl>
    </w:lvlOverride>
    <w:lvlOverride w:ilvl="3">
      <w:lvl w:ilvl="3">
        <w:start w:val="1"/>
        <w:numFmt w:val="decimal"/>
        <w:lvlText w:val="%1.%2.%3.%4."/>
        <w:lvlJc w:val="left"/>
        <w:pPr>
          <w:ind w:left="1361" w:hanging="1361"/>
        </w:pPr>
      </w:lvl>
    </w:lvlOverride>
    <w:lvlOverride w:ilvl="4">
      <w:lvl w:ilvl="4">
        <w:start w:val="1"/>
        <w:numFmt w:val="decimal"/>
        <w:lvlText w:val="%1.%2.%3.%4.%5"/>
        <w:lvlJc w:val="left"/>
        <w:pPr>
          <w:ind w:left="1701" w:hanging="1701"/>
        </w:pPr>
      </w:lvl>
    </w:lvlOverride>
    <w:lvlOverride w:ilvl="5">
      <w:lvl w:ilvl="5">
        <w:start w:val="1"/>
        <w:numFmt w:val="lowerRoman"/>
        <w:lvlText w:val="%6."/>
        <w:lvlJc w:val="right"/>
        <w:pPr>
          <w:ind w:left="4320" w:hanging="180"/>
        </w:pPr>
      </w:lvl>
    </w:lvlOverride>
    <w:lvlOverride w:ilvl="6">
      <w:lvl w:ilvl="6">
        <w:start w:val="1"/>
        <w:numFmt w:val="decimal"/>
        <w:lvlText w:val="%7."/>
        <w:lvlJc w:val="left"/>
        <w:pPr>
          <w:ind w:left="5040" w:hanging="360"/>
        </w:pPr>
      </w:lvl>
    </w:lvlOverride>
    <w:lvlOverride w:ilvl="7">
      <w:lvl w:ilvl="7">
        <w:start w:val="1"/>
        <w:numFmt w:val="lowerLetter"/>
        <w:lvlText w:val="%8."/>
        <w:lvlJc w:val="left"/>
        <w:pPr>
          <w:ind w:left="5760" w:hanging="360"/>
        </w:pPr>
      </w:lvl>
    </w:lvlOverride>
    <w:lvlOverride w:ilvl="8">
      <w:lvl w:ilvl="8">
        <w:start w:val="1"/>
        <w:numFmt w:val="lowerRoman"/>
        <w:lvlText w:val="%9."/>
        <w:lvlJc w:val="right"/>
        <w:pPr>
          <w:ind w:left="6480" w:hanging="180"/>
        </w:pPr>
      </w:lvl>
    </w:lvlOverride>
  </w:num>
  <w:num w:numId="80" w16cid:durableId="1715277022">
    <w:abstractNumId w:val="0"/>
    <w:lvlOverride w:ilvl="0">
      <w:startOverride w:val="1"/>
      <w:lvl w:ilvl="0">
        <w:start w:val="1"/>
        <w:numFmt w:val="decimal"/>
        <w:pStyle w:val="Clause1-Heading"/>
        <w:lvlText w:val="%1."/>
        <w:lvlJc w:val="left"/>
        <w:pPr>
          <w:tabs>
            <w:tab w:val="num" w:pos="360"/>
          </w:tabs>
          <w:ind w:left="567" w:hanging="567"/>
        </w:pPr>
      </w:lvl>
    </w:lvlOverride>
    <w:lvlOverride w:ilvl="1">
      <w:startOverride w:val="1"/>
      <w:lvl w:ilvl="1">
        <w:start w:val="1"/>
        <w:numFmt w:val="decimal"/>
        <w:pStyle w:val="Clause2"/>
        <w:lvlText w:val="%1.%2."/>
        <w:lvlJc w:val="left"/>
        <w:pPr>
          <w:ind w:left="567" w:hanging="567"/>
        </w:pPr>
      </w:lvl>
    </w:lvlOverride>
    <w:lvlOverride w:ilvl="2">
      <w:startOverride w:val="1"/>
      <w:lvl w:ilvl="2">
        <w:start w:val="1"/>
        <w:numFmt w:val="decimal"/>
        <w:pStyle w:val="Clause3"/>
        <w:lvlText w:val="%1.%2.%3."/>
        <w:lvlJc w:val="left"/>
        <w:pPr>
          <w:ind w:left="851" w:hanging="851"/>
        </w:pPr>
      </w:lvl>
    </w:lvlOverride>
    <w:lvlOverride w:ilvl="3">
      <w:startOverride w:val="1"/>
      <w:lvl w:ilvl="3">
        <w:start w:val="1"/>
        <w:numFmt w:val="decimal"/>
        <w:lvlText w:val="%1.%2.%3.%4."/>
        <w:lvlJc w:val="left"/>
        <w:pPr>
          <w:ind w:left="1361" w:hanging="1361"/>
        </w:pPr>
      </w:lvl>
    </w:lvlOverride>
    <w:lvlOverride w:ilvl="4">
      <w:startOverride w:val="1"/>
      <w:lvl w:ilvl="4">
        <w:start w:val="1"/>
        <w:numFmt w:val="decimal"/>
        <w:lvlText w:val="%1.%2.%3.%4.%5"/>
        <w:lvlJc w:val="left"/>
        <w:pPr>
          <w:ind w:left="1701" w:hanging="1701"/>
        </w:pPr>
      </w:lvl>
    </w:lvlOverride>
    <w:lvlOverride w:ilvl="5">
      <w:startOverride w:val="1"/>
      <w:lvl w:ilvl="5">
        <w:start w:val="1"/>
        <w:numFmt w:val="lowerRoman"/>
        <w:lvlText w:val="%6."/>
        <w:lvlJc w:val="right"/>
        <w:pPr>
          <w:ind w:left="4320" w:hanging="180"/>
        </w:pPr>
      </w:lvl>
    </w:lvlOverride>
    <w:lvlOverride w:ilvl="6">
      <w:startOverride w:val="1"/>
      <w:lvl w:ilvl="6">
        <w:start w:val="1"/>
        <w:numFmt w:val="decimal"/>
        <w:lvlText w:val="%7."/>
        <w:lvlJc w:val="left"/>
        <w:pPr>
          <w:ind w:left="5040" w:hanging="360"/>
        </w:pPr>
      </w:lvl>
    </w:lvlOverride>
    <w:lvlOverride w:ilvl="7">
      <w:startOverride w:val="1"/>
      <w:lvl w:ilvl="7">
        <w:start w:val="1"/>
        <w:numFmt w:val="lowerLetter"/>
        <w:lvlText w:val="%8."/>
        <w:lvlJc w:val="left"/>
        <w:pPr>
          <w:ind w:left="5760" w:hanging="360"/>
        </w:pPr>
      </w:lvl>
    </w:lvlOverride>
    <w:lvlOverride w:ilvl="8">
      <w:startOverride w:val="1"/>
      <w:lvl w:ilvl="8">
        <w:start w:val="1"/>
        <w:numFmt w:val="lowerRoman"/>
        <w:lvlText w:val="%9."/>
        <w:lvlJc w:val="right"/>
        <w:pPr>
          <w:ind w:left="6480" w:hanging="180"/>
        </w:pPr>
      </w:lvl>
    </w:lvlOverride>
  </w:num>
  <w:num w:numId="81" w16cid:durableId="1692758123">
    <w:abstractNumId w:val="16"/>
    <w:lvlOverride w:ilvl="0">
      <w:startOverride w:val="1"/>
      <w:lvl w:ilvl="0">
        <w:start w:val="1"/>
        <w:numFmt w:val="lowerLetter"/>
        <w:pStyle w:val="List"/>
        <w:lvlText w:val="%1."/>
        <w:lvlJc w:val="left"/>
        <w:pPr>
          <w:ind w:left="1419" w:hanging="284"/>
        </w:pPr>
      </w:lvl>
    </w:lvlOverride>
    <w:lvlOverride w:ilvl="1">
      <w:startOverride w:val="1"/>
      <w:lvl w:ilvl="1">
        <w:start w:val="1"/>
        <w:numFmt w:val="lowerRoman"/>
        <w:pStyle w:val="List2"/>
        <w:lvlText w:val="%2."/>
        <w:lvlJc w:val="left"/>
        <w:pPr>
          <w:ind w:left="2270" w:hanging="284"/>
        </w:pPr>
      </w:lvl>
    </w:lvlOverride>
    <w:lvlOverride w:ilvl="2">
      <w:startOverride w:val="1"/>
      <w:lvl w:ilvl="2">
        <w:start w:val="1"/>
        <w:numFmt w:val="lowerRoman"/>
        <w:lvlText w:val="%3)"/>
        <w:lvlJc w:val="left"/>
        <w:pPr>
          <w:ind w:left="3158" w:hanging="360"/>
        </w:pPr>
      </w:lvl>
    </w:lvlOverride>
    <w:lvlOverride w:ilvl="3">
      <w:startOverride w:val="1"/>
      <w:lvl w:ilvl="3">
        <w:start w:val="1"/>
        <w:numFmt w:val="decimal"/>
        <w:lvlText w:val="(%4)"/>
        <w:lvlJc w:val="left"/>
        <w:pPr>
          <w:ind w:left="3849" w:hanging="360"/>
        </w:pPr>
      </w:lvl>
    </w:lvlOverride>
    <w:lvlOverride w:ilvl="4">
      <w:startOverride w:val="1"/>
      <w:lvl w:ilvl="4">
        <w:start w:val="1"/>
        <w:numFmt w:val="lowerLetter"/>
        <w:lvlText w:val="(%5)"/>
        <w:lvlJc w:val="left"/>
        <w:pPr>
          <w:ind w:left="4209" w:hanging="360"/>
        </w:pPr>
      </w:lvl>
    </w:lvlOverride>
    <w:lvlOverride w:ilvl="5">
      <w:startOverride w:val="1"/>
      <w:lvl w:ilvl="5">
        <w:start w:val="1"/>
        <w:numFmt w:val="lowerRoman"/>
        <w:lvlText w:val="(%6)"/>
        <w:lvlJc w:val="left"/>
        <w:pPr>
          <w:ind w:left="4569" w:hanging="360"/>
        </w:pPr>
      </w:lvl>
    </w:lvlOverride>
    <w:lvlOverride w:ilvl="6">
      <w:startOverride w:val="1"/>
      <w:lvl w:ilvl="6">
        <w:start w:val="1"/>
        <w:numFmt w:val="decimal"/>
        <w:lvlText w:val="%7."/>
        <w:lvlJc w:val="left"/>
        <w:pPr>
          <w:ind w:left="4929" w:hanging="360"/>
        </w:pPr>
      </w:lvl>
    </w:lvlOverride>
    <w:lvlOverride w:ilvl="7">
      <w:startOverride w:val="1"/>
      <w:lvl w:ilvl="7">
        <w:start w:val="1"/>
        <w:numFmt w:val="lowerLetter"/>
        <w:lvlText w:val="%8."/>
        <w:lvlJc w:val="left"/>
        <w:pPr>
          <w:ind w:left="5289" w:hanging="360"/>
        </w:pPr>
      </w:lvl>
    </w:lvlOverride>
    <w:lvlOverride w:ilvl="8">
      <w:startOverride w:val="1"/>
      <w:lvl w:ilvl="8">
        <w:start w:val="1"/>
        <w:numFmt w:val="lowerRoman"/>
        <w:lvlText w:val="%9."/>
        <w:lvlJc w:val="left"/>
        <w:pPr>
          <w:ind w:left="5649" w:hanging="360"/>
        </w:pPr>
      </w:lvl>
    </w:lvlOverride>
  </w:num>
  <w:num w:numId="82" w16cid:durableId="983855258">
    <w:abstractNumId w:val="16"/>
    <w:lvlOverride w:ilvl="0">
      <w:startOverride w:val="1"/>
      <w:lvl w:ilvl="0">
        <w:start w:val="1"/>
        <w:numFmt w:val="lowerLetter"/>
        <w:pStyle w:val="List"/>
        <w:lvlText w:val="%1."/>
        <w:lvlJc w:val="left"/>
        <w:pPr>
          <w:ind w:left="1419" w:hanging="284"/>
        </w:pPr>
      </w:lvl>
    </w:lvlOverride>
    <w:lvlOverride w:ilvl="1">
      <w:startOverride w:val="1"/>
      <w:lvl w:ilvl="1">
        <w:start w:val="1"/>
        <w:numFmt w:val="lowerRoman"/>
        <w:pStyle w:val="List2"/>
        <w:lvlText w:val="%2."/>
        <w:lvlJc w:val="left"/>
        <w:pPr>
          <w:ind w:left="2270" w:hanging="284"/>
        </w:pPr>
      </w:lvl>
    </w:lvlOverride>
    <w:lvlOverride w:ilvl="2">
      <w:startOverride w:val="1"/>
      <w:lvl w:ilvl="2">
        <w:start w:val="1"/>
        <w:numFmt w:val="lowerRoman"/>
        <w:lvlText w:val="%3)"/>
        <w:lvlJc w:val="left"/>
        <w:pPr>
          <w:ind w:left="3158" w:hanging="360"/>
        </w:pPr>
      </w:lvl>
    </w:lvlOverride>
    <w:lvlOverride w:ilvl="3">
      <w:startOverride w:val="1"/>
      <w:lvl w:ilvl="3">
        <w:start w:val="1"/>
        <w:numFmt w:val="decimal"/>
        <w:lvlText w:val="(%4)"/>
        <w:lvlJc w:val="left"/>
        <w:pPr>
          <w:ind w:left="3849" w:hanging="360"/>
        </w:pPr>
      </w:lvl>
    </w:lvlOverride>
    <w:lvlOverride w:ilvl="4">
      <w:startOverride w:val="1"/>
      <w:lvl w:ilvl="4">
        <w:start w:val="1"/>
        <w:numFmt w:val="lowerLetter"/>
        <w:lvlText w:val="(%5)"/>
        <w:lvlJc w:val="left"/>
        <w:pPr>
          <w:ind w:left="4209" w:hanging="360"/>
        </w:pPr>
      </w:lvl>
    </w:lvlOverride>
    <w:lvlOverride w:ilvl="5">
      <w:startOverride w:val="1"/>
      <w:lvl w:ilvl="5">
        <w:start w:val="1"/>
        <w:numFmt w:val="lowerRoman"/>
        <w:lvlText w:val="(%6)"/>
        <w:lvlJc w:val="left"/>
        <w:pPr>
          <w:ind w:left="4569" w:hanging="360"/>
        </w:pPr>
      </w:lvl>
    </w:lvlOverride>
    <w:lvlOverride w:ilvl="6">
      <w:startOverride w:val="1"/>
      <w:lvl w:ilvl="6">
        <w:start w:val="1"/>
        <w:numFmt w:val="decimal"/>
        <w:lvlText w:val="%7."/>
        <w:lvlJc w:val="left"/>
        <w:pPr>
          <w:ind w:left="4929" w:hanging="360"/>
        </w:pPr>
      </w:lvl>
    </w:lvlOverride>
    <w:lvlOverride w:ilvl="7">
      <w:startOverride w:val="1"/>
      <w:lvl w:ilvl="7">
        <w:start w:val="1"/>
        <w:numFmt w:val="lowerLetter"/>
        <w:lvlText w:val="%8."/>
        <w:lvlJc w:val="left"/>
        <w:pPr>
          <w:ind w:left="5289" w:hanging="360"/>
        </w:pPr>
      </w:lvl>
    </w:lvlOverride>
    <w:lvlOverride w:ilvl="8">
      <w:startOverride w:val="1"/>
      <w:lvl w:ilvl="8">
        <w:start w:val="1"/>
        <w:numFmt w:val="lowerRoman"/>
        <w:lvlText w:val="%9."/>
        <w:lvlJc w:val="left"/>
        <w:pPr>
          <w:ind w:left="5649" w:hanging="360"/>
        </w:pPr>
      </w:lvl>
    </w:lvlOverride>
  </w:num>
  <w:num w:numId="83" w16cid:durableId="124348189">
    <w:abstractNumId w:val="16"/>
    <w:lvlOverride w:ilvl="0">
      <w:startOverride w:val="2"/>
      <w:lvl w:ilvl="0">
        <w:start w:val="2"/>
        <w:numFmt w:val="lowerLetter"/>
        <w:pStyle w:val="List"/>
        <w:lvlText w:val="%1."/>
        <w:lvlJc w:val="left"/>
        <w:pPr>
          <w:ind w:left="1277" w:hanging="284"/>
        </w:pPr>
      </w:lvl>
    </w:lvlOverride>
  </w:num>
  <w:num w:numId="84" w16cid:durableId="1381517356">
    <w:abstractNumId w:val="16"/>
    <w:lvlOverride w:ilvl="0">
      <w:startOverride w:val="1"/>
      <w:lvl w:ilvl="0">
        <w:start w:val="1"/>
        <w:numFmt w:val="lowerLetter"/>
        <w:pStyle w:val="List"/>
        <w:lvlText w:val="%1."/>
        <w:lvlJc w:val="left"/>
        <w:pPr>
          <w:ind w:left="1419" w:hanging="284"/>
        </w:pPr>
      </w:lvl>
    </w:lvlOverride>
    <w:lvlOverride w:ilvl="1">
      <w:startOverride w:val="1"/>
      <w:lvl w:ilvl="1">
        <w:start w:val="1"/>
        <w:numFmt w:val="lowerRoman"/>
        <w:pStyle w:val="List2"/>
        <w:lvlText w:val="%2."/>
        <w:lvlJc w:val="left"/>
        <w:pPr>
          <w:ind w:left="2270" w:hanging="284"/>
        </w:pPr>
      </w:lvl>
    </w:lvlOverride>
    <w:lvlOverride w:ilvl="2">
      <w:startOverride w:val="1"/>
      <w:lvl w:ilvl="2">
        <w:start w:val="1"/>
        <w:numFmt w:val="lowerRoman"/>
        <w:lvlText w:val="%3)"/>
        <w:lvlJc w:val="left"/>
        <w:pPr>
          <w:ind w:left="3158" w:hanging="360"/>
        </w:pPr>
      </w:lvl>
    </w:lvlOverride>
    <w:lvlOverride w:ilvl="3">
      <w:startOverride w:val="1"/>
      <w:lvl w:ilvl="3">
        <w:start w:val="1"/>
        <w:numFmt w:val="decimal"/>
        <w:lvlText w:val="(%4)"/>
        <w:lvlJc w:val="left"/>
        <w:pPr>
          <w:ind w:left="3849" w:hanging="360"/>
        </w:pPr>
      </w:lvl>
    </w:lvlOverride>
    <w:lvlOverride w:ilvl="4">
      <w:startOverride w:val="1"/>
      <w:lvl w:ilvl="4">
        <w:start w:val="1"/>
        <w:numFmt w:val="lowerLetter"/>
        <w:lvlText w:val="(%5)"/>
        <w:lvlJc w:val="left"/>
        <w:pPr>
          <w:ind w:left="4209" w:hanging="360"/>
        </w:pPr>
      </w:lvl>
    </w:lvlOverride>
    <w:lvlOverride w:ilvl="5">
      <w:startOverride w:val="1"/>
      <w:lvl w:ilvl="5">
        <w:start w:val="1"/>
        <w:numFmt w:val="lowerRoman"/>
        <w:lvlText w:val="(%6)"/>
        <w:lvlJc w:val="left"/>
        <w:pPr>
          <w:ind w:left="4569" w:hanging="360"/>
        </w:pPr>
      </w:lvl>
    </w:lvlOverride>
    <w:lvlOverride w:ilvl="6">
      <w:startOverride w:val="1"/>
      <w:lvl w:ilvl="6">
        <w:start w:val="1"/>
        <w:numFmt w:val="decimal"/>
        <w:lvlText w:val="%7."/>
        <w:lvlJc w:val="left"/>
        <w:pPr>
          <w:ind w:left="4929" w:hanging="360"/>
        </w:pPr>
      </w:lvl>
    </w:lvlOverride>
    <w:lvlOverride w:ilvl="7">
      <w:startOverride w:val="1"/>
      <w:lvl w:ilvl="7">
        <w:start w:val="1"/>
        <w:numFmt w:val="lowerLetter"/>
        <w:lvlText w:val="%8."/>
        <w:lvlJc w:val="left"/>
        <w:pPr>
          <w:ind w:left="5289" w:hanging="360"/>
        </w:pPr>
      </w:lvl>
    </w:lvlOverride>
    <w:lvlOverride w:ilvl="8">
      <w:startOverride w:val="1"/>
      <w:lvl w:ilvl="8">
        <w:start w:val="1"/>
        <w:numFmt w:val="lowerRoman"/>
        <w:lvlText w:val="%9."/>
        <w:lvlJc w:val="left"/>
        <w:pPr>
          <w:ind w:left="5649" w:hanging="360"/>
        </w:pPr>
      </w:lvl>
    </w:lvlOverride>
  </w:num>
  <w:num w:numId="85" w16cid:durableId="1613048367">
    <w:abstractNumId w:val="16"/>
    <w:lvlOverride w:ilvl="0">
      <w:startOverride w:val="1"/>
      <w:lvl w:ilvl="0">
        <w:start w:val="1"/>
        <w:numFmt w:val="lowerLetter"/>
        <w:pStyle w:val="List"/>
        <w:lvlText w:val="%1."/>
        <w:lvlJc w:val="left"/>
        <w:pPr>
          <w:ind w:left="890" w:hanging="284"/>
        </w:pPr>
      </w:lvl>
    </w:lvlOverride>
    <w:lvlOverride w:ilvl="1">
      <w:startOverride w:val="1"/>
      <w:lvl w:ilvl="1">
        <w:start w:val="1"/>
        <w:numFmt w:val="lowerRoman"/>
        <w:pStyle w:val="List2"/>
        <w:lvlText w:val="%2."/>
        <w:lvlJc w:val="left"/>
        <w:pPr>
          <w:ind w:left="1741" w:hanging="284"/>
        </w:pPr>
      </w:lvl>
    </w:lvlOverride>
    <w:lvlOverride w:ilvl="2">
      <w:startOverride w:val="1"/>
      <w:lvl w:ilvl="2">
        <w:start w:val="1"/>
        <w:numFmt w:val="lowerRoman"/>
        <w:lvlText w:val="%3)"/>
        <w:lvlJc w:val="left"/>
        <w:pPr>
          <w:ind w:left="2629" w:hanging="360"/>
        </w:pPr>
      </w:lvl>
    </w:lvlOverride>
    <w:lvlOverride w:ilvl="3">
      <w:startOverride w:val="1"/>
      <w:lvl w:ilvl="3">
        <w:start w:val="1"/>
        <w:numFmt w:val="decimal"/>
        <w:lvlText w:val="(%4)"/>
        <w:lvlJc w:val="left"/>
        <w:pPr>
          <w:ind w:left="3320" w:hanging="360"/>
        </w:pPr>
      </w:lvl>
    </w:lvlOverride>
    <w:lvlOverride w:ilvl="4">
      <w:startOverride w:val="1"/>
      <w:lvl w:ilvl="4">
        <w:start w:val="1"/>
        <w:numFmt w:val="lowerLetter"/>
        <w:lvlText w:val="(%5)"/>
        <w:lvlJc w:val="left"/>
        <w:pPr>
          <w:ind w:left="3680" w:hanging="360"/>
        </w:pPr>
      </w:lvl>
    </w:lvlOverride>
    <w:lvlOverride w:ilvl="5">
      <w:startOverride w:val="1"/>
      <w:lvl w:ilvl="5">
        <w:start w:val="1"/>
        <w:numFmt w:val="lowerRoman"/>
        <w:lvlText w:val="(%6)"/>
        <w:lvlJc w:val="left"/>
        <w:pPr>
          <w:ind w:left="4040" w:hanging="360"/>
        </w:pPr>
      </w:lvl>
    </w:lvlOverride>
    <w:lvlOverride w:ilvl="6">
      <w:startOverride w:val="1"/>
      <w:lvl w:ilvl="6">
        <w:start w:val="1"/>
        <w:numFmt w:val="decimal"/>
        <w:lvlText w:val="%7."/>
        <w:lvlJc w:val="left"/>
        <w:pPr>
          <w:ind w:left="4400" w:hanging="360"/>
        </w:pPr>
      </w:lvl>
    </w:lvlOverride>
    <w:lvlOverride w:ilvl="7">
      <w:startOverride w:val="1"/>
      <w:lvl w:ilvl="7">
        <w:start w:val="1"/>
        <w:numFmt w:val="lowerLetter"/>
        <w:lvlText w:val="%8."/>
        <w:lvlJc w:val="left"/>
        <w:pPr>
          <w:ind w:left="4760" w:hanging="360"/>
        </w:pPr>
      </w:lvl>
    </w:lvlOverride>
    <w:lvlOverride w:ilvl="8">
      <w:startOverride w:val="1"/>
      <w:lvl w:ilvl="8">
        <w:start w:val="1"/>
        <w:numFmt w:val="lowerRoman"/>
        <w:lvlText w:val="%9."/>
        <w:lvlJc w:val="left"/>
        <w:pPr>
          <w:ind w:left="5120" w:hanging="360"/>
        </w:pPr>
      </w:lvl>
    </w:lvlOverride>
  </w:num>
  <w:num w:numId="86" w16cid:durableId="234822201">
    <w:abstractNumId w:val="16"/>
    <w:lvlOverride w:ilvl="0">
      <w:startOverride w:val="1"/>
      <w:lvl w:ilvl="0">
        <w:start w:val="1"/>
        <w:numFmt w:val="lowerLetter"/>
        <w:pStyle w:val="List"/>
        <w:lvlText w:val="%1."/>
        <w:lvlJc w:val="left"/>
        <w:pPr>
          <w:ind w:left="1419" w:hanging="284"/>
        </w:pPr>
      </w:lvl>
    </w:lvlOverride>
    <w:lvlOverride w:ilvl="1">
      <w:startOverride w:val="1"/>
      <w:lvl w:ilvl="1">
        <w:start w:val="1"/>
        <w:numFmt w:val="lowerRoman"/>
        <w:pStyle w:val="List2"/>
        <w:lvlText w:val="%2."/>
        <w:lvlJc w:val="left"/>
        <w:pPr>
          <w:ind w:left="2270" w:hanging="284"/>
        </w:pPr>
      </w:lvl>
    </w:lvlOverride>
    <w:lvlOverride w:ilvl="2">
      <w:startOverride w:val="1"/>
      <w:lvl w:ilvl="2">
        <w:start w:val="1"/>
        <w:numFmt w:val="lowerRoman"/>
        <w:lvlText w:val="%3)"/>
        <w:lvlJc w:val="left"/>
        <w:pPr>
          <w:ind w:left="3158" w:hanging="360"/>
        </w:pPr>
      </w:lvl>
    </w:lvlOverride>
    <w:lvlOverride w:ilvl="3">
      <w:startOverride w:val="1"/>
      <w:lvl w:ilvl="3">
        <w:start w:val="1"/>
        <w:numFmt w:val="decimal"/>
        <w:lvlText w:val="(%4)"/>
        <w:lvlJc w:val="left"/>
        <w:pPr>
          <w:ind w:left="3849" w:hanging="360"/>
        </w:pPr>
      </w:lvl>
    </w:lvlOverride>
    <w:lvlOverride w:ilvl="4">
      <w:startOverride w:val="1"/>
      <w:lvl w:ilvl="4">
        <w:start w:val="1"/>
        <w:numFmt w:val="lowerLetter"/>
        <w:lvlText w:val="(%5)"/>
        <w:lvlJc w:val="left"/>
        <w:pPr>
          <w:ind w:left="4209" w:hanging="360"/>
        </w:pPr>
      </w:lvl>
    </w:lvlOverride>
    <w:lvlOverride w:ilvl="5">
      <w:startOverride w:val="1"/>
      <w:lvl w:ilvl="5">
        <w:start w:val="1"/>
        <w:numFmt w:val="lowerRoman"/>
        <w:lvlText w:val="(%6)"/>
        <w:lvlJc w:val="left"/>
        <w:pPr>
          <w:ind w:left="4569" w:hanging="360"/>
        </w:pPr>
      </w:lvl>
    </w:lvlOverride>
    <w:lvlOverride w:ilvl="6">
      <w:startOverride w:val="1"/>
      <w:lvl w:ilvl="6">
        <w:start w:val="1"/>
        <w:numFmt w:val="decimal"/>
        <w:lvlText w:val="%7."/>
        <w:lvlJc w:val="left"/>
        <w:pPr>
          <w:ind w:left="4929" w:hanging="360"/>
        </w:pPr>
      </w:lvl>
    </w:lvlOverride>
    <w:lvlOverride w:ilvl="7">
      <w:startOverride w:val="1"/>
      <w:lvl w:ilvl="7">
        <w:start w:val="1"/>
        <w:numFmt w:val="lowerLetter"/>
        <w:lvlText w:val="%8."/>
        <w:lvlJc w:val="left"/>
        <w:pPr>
          <w:ind w:left="5289" w:hanging="360"/>
        </w:pPr>
      </w:lvl>
    </w:lvlOverride>
    <w:lvlOverride w:ilvl="8">
      <w:startOverride w:val="1"/>
      <w:lvl w:ilvl="8">
        <w:start w:val="1"/>
        <w:numFmt w:val="lowerRoman"/>
        <w:lvlText w:val="%9."/>
        <w:lvlJc w:val="left"/>
        <w:pPr>
          <w:ind w:left="5649" w:hanging="360"/>
        </w:pPr>
      </w:lvl>
    </w:lvlOverride>
  </w:num>
  <w:num w:numId="87" w16cid:durableId="491796248">
    <w:abstractNumId w:val="16"/>
    <w:lvlOverride w:ilvl="0">
      <w:startOverride w:val="1"/>
      <w:lvl w:ilvl="0">
        <w:start w:val="1"/>
        <w:numFmt w:val="lowerLetter"/>
        <w:pStyle w:val="List"/>
        <w:lvlText w:val="%1."/>
        <w:lvlJc w:val="left"/>
        <w:pPr>
          <w:ind w:left="890" w:hanging="284"/>
        </w:pPr>
      </w:lvl>
    </w:lvlOverride>
    <w:lvlOverride w:ilvl="1">
      <w:startOverride w:val="1"/>
      <w:lvl w:ilvl="1">
        <w:start w:val="1"/>
        <w:numFmt w:val="lowerRoman"/>
        <w:pStyle w:val="List2"/>
        <w:lvlText w:val="%2."/>
        <w:lvlJc w:val="left"/>
        <w:pPr>
          <w:ind w:left="1741" w:hanging="284"/>
        </w:pPr>
      </w:lvl>
    </w:lvlOverride>
    <w:lvlOverride w:ilvl="2">
      <w:startOverride w:val="1"/>
      <w:lvl w:ilvl="2">
        <w:start w:val="1"/>
        <w:numFmt w:val="lowerRoman"/>
        <w:lvlText w:val="%3)"/>
        <w:lvlJc w:val="left"/>
        <w:pPr>
          <w:ind w:left="2629" w:hanging="360"/>
        </w:pPr>
      </w:lvl>
    </w:lvlOverride>
    <w:lvlOverride w:ilvl="3">
      <w:startOverride w:val="1"/>
      <w:lvl w:ilvl="3">
        <w:start w:val="1"/>
        <w:numFmt w:val="decimal"/>
        <w:lvlText w:val="(%4)"/>
        <w:lvlJc w:val="left"/>
        <w:pPr>
          <w:ind w:left="3320" w:hanging="360"/>
        </w:pPr>
      </w:lvl>
    </w:lvlOverride>
    <w:lvlOverride w:ilvl="4">
      <w:startOverride w:val="1"/>
      <w:lvl w:ilvl="4">
        <w:start w:val="1"/>
        <w:numFmt w:val="lowerLetter"/>
        <w:lvlText w:val="(%5)"/>
        <w:lvlJc w:val="left"/>
        <w:pPr>
          <w:ind w:left="3680" w:hanging="360"/>
        </w:pPr>
      </w:lvl>
    </w:lvlOverride>
    <w:lvlOverride w:ilvl="5">
      <w:startOverride w:val="1"/>
      <w:lvl w:ilvl="5">
        <w:start w:val="1"/>
        <w:numFmt w:val="lowerRoman"/>
        <w:lvlText w:val="(%6)"/>
        <w:lvlJc w:val="left"/>
        <w:pPr>
          <w:ind w:left="4040" w:hanging="360"/>
        </w:pPr>
      </w:lvl>
    </w:lvlOverride>
    <w:lvlOverride w:ilvl="6">
      <w:startOverride w:val="1"/>
      <w:lvl w:ilvl="6">
        <w:start w:val="1"/>
        <w:numFmt w:val="decimal"/>
        <w:lvlText w:val="%7."/>
        <w:lvlJc w:val="left"/>
        <w:pPr>
          <w:ind w:left="4400" w:hanging="360"/>
        </w:pPr>
      </w:lvl>
    </w:lvlOverride>
    <w:lvlOverride w:ilvl="7">
      <w:startOverride w:val="1"/>
      <w:lvl w:ilvl="7">
        <w:start w:val="1"/>
        <w:numFmt w:val="lowerLetter"/>
        <w:lvlText w:val="%8."/>
        <w:lvlJc w:val="left"/>
        <w:pPr>
          <w:ind w:left="4760" w:hanging="360"/>
        </w:pPr>
      </w:lvl>
    </w:lvlOverride>
    <w:lvlOverride w:ilvl="8">
      <w:startOverride w:val="1"/>
      <w:lvl w:ilvl="8">
        <w:start w:val="1"/>
        <w:numFmt w:val="lowerRoman"/>
        <w:lvlText w:val="%9."/>
        <w:lvlJc w:val="left"/>
        <w:pPr>
          <w:ind w:left="5120" w:hanging="360"/>
        </w:pPr>
      </w:lvl>
    </w:lvlOverride>
  </w:num>
  <w:numIdMacAtCleanup w:val="8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ana Franco Gil">
    <w15:presenceInfo w15:providerId="AD" w15:userId="S::D.Franco@fsc.org::b3482905-08cf-4375-b484-94d3358877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4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efaultTableStyle w:val="FSCTab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924"/>
    <w:rsid w:val="000000B1"/>
    <w:rsid w:val="000000F0"/>
    <w:rsid w:val="0000056B"/>
    <w:rsid w:val="00000661"/>
    <w:rsid w:val="00000CA6"/>
    <w:rsid w:val="00000E09"/>
    <w:rsid w:val="00001099"/>
    <w:rsid w:val="000010D8"/>
    <w:rsid w:val="000010EA"/>
    <w:rsid w:val="000013DE"/>
    <w:rsid w:val="0000152D"/>
    <w:rsid w:val="00001573"/>
    <w:rsid w:val="000016B2"/>
    <w:rsid w:val="000016D4"/>
    <w:rsid w:val="00001A27"/>
    <w:rsid w:val="00001D04"/>
    <w:rsid w:val="00002156"/>
    <w:rsid w:val="00002271"/>
    <w:rsid w:val="00002344"/>
    <w:rsid w:val="00002496"/>
    <w:rsid w:val="00002691"/>
    <w:rsid w:val="00002940"/>
    <w:rsid w:val="00002A03"/>
    <w:rsid w:val="00002A62"/>
    <w:rsid w:val="00002F8E"/>
    <w:rsid w:val="00002FFF"/>
    <w:rsid w:val="0000374D"/>
    <w:rsid w:val="0000389D"/>
    <w:rsid w:val="00003AD8"/>
    <w:rsid w:val="00003B1E"/>
    <w:rsid w:val="00003CCA"/>
    <w:rsid w:val="00003CE3"/>
    <w:rsid w:val="00003E60"/>
    <w:rsid w:val="00003EC2"/>
    <w:rsid w:val="000042B5"/>
    <w:rsid w:val="000045DC"/>
    <w:rsid w:val="00004B29"/>
    <w:rsid w:val="00004FB4"/>
    <w:rsid w:val="00005061"/>
    <w:rsid w:val="00005138"/>
    <w:rsid w:val="0000539B"/>
    <w:rsid w:val="000059F2"/>
    <w:rsid w:val="00005C0C"/>
    <w:rsid w:val="00005DDA"/>
    <w:rsid w:val="00005F23"/>
    <w:rsid w:val="00005F66"/>
    <w:rsid w:val="00006012"/>
    <w:rsid w:val="0000622E"/>
    <w:rsid w:val="000063AC"/>
    <w:rsid w:val="00006852"/>
    <w:rsid w:val="000069D1"/>
    <w:rsid w:val="00006A21"/>
    <w:rsid w:val="00006AA6"/>
    <w:rsid w:val="00006AB0"/>
    <w:rsid w:val="00007000"/>
    <w:rsid w:val="000074BA"/>
    <w:rsid w:val="0000752C"/>
    <w:rsid w:val="000076EB"/>
    <w:rsid w:val="0000783A"/>
    <w:rsid w:val="0000788E"/>
    <w:rsid w:val="00007938"/>
    <w:rsid w:val="00007986"/>
    <w:rsid w:val="00007988"/>
    <w:rsid w:val="00007B66"/>
    <w:rsid w:val="00007C82"/>
    <w:rsid w:val="00007FBF"/>
    <w:rsid w:val="0001019C"/>
    <w:rsid w:val="000103E4"/>
    <w:rsid w:val="0001093B"/>
    <w:rsid w:val="00010954"/>
    <w:rsid w:val="000112D6"/>
    <w:rsid w:val="00011522"/>
    <w:rsid w:val="000118E3"/>
    <w:rsid w:val="00011C60"/>
    <w:rsid w:val="00011E7F"/>
    <w:rsid w:val="00011F14"/>
    <w:rsid w:val="00012194"/>
    <w:rsid w:val="00012945"/>
    <w:rsid w:val="0001294D"/>
    <w:rsid w:val="00012965"/>
    <w:rsid w:val="00012C15"/>
    <w:rsid w:val="00012CD8"/>
    <w:rsid w:val="00012DF2"/>
    <w:rsid w:val="00012F39"/>
    <w:rsid w:val="00013F26"/>
    <w:rsid w:val="00013FEF"/>
    <w:rsid w:val="0001402B"/>
    <w:rsid w:val="00014086"/>
    <w:rsid w:val="000140D1"/>
    <w:rsid w:val="00014427"/>
    <w:rsid w:val="000147BB"/>
    <w:rsid w:val="000148CC"/>
    <w:rsid w:val="000149B6"/>
    <w:rsid w:val="00014AF7"/>
    <w:rsid w:val="00014EE0"/>
    <w:rsid w:val="00015047"/>
    <w:rsid w:val="0001517C"/>
    <w:rsid w:val="00015223"/>
    <w:rsid w:val="000152CA"/>
    <w:rsid w:val="0001548A"/>
    <w:rsid w:val="00015679"/>
    <w:rsid w:val="0001573A"/>
    <w:rsid w:val="00015851"/>
    <w:rsid w:val="00015CCC"/>
    <w:rsid w:val="00015E9E"/>
    <w:rsid w:val="0001634B"/>
    <w:rsid w:val="0001640E"/>
    <w:rsid w:val="00016644"/>
    <w:rsid w:val="00016900"/>
    <w:rsid w:val="00016B46"/>
    <w:rsid w:val="00016D75"/>
    <w:rsid w:val="000174AB"/>
    <w:rsid w:val="00017628"/>
    <w:rsid w:val="000176CD"/>
    <w:rsid w:val="000178B2"/>
    <w:rsid w:val="0001793F"/>
    <w:rsid w:val="00017941"/>
    <w:rsid w:val="00017AB8"/>
    <w:rsid w:val="00017CDB"/>
    <w:rsid w:val="00020016"/>
    <w:rsid w:val="00020297"/>
    <w:rsid w:val="0002034E"/>
    <w:rsid w:val="000203FF"/>
    <w:rsid w:val="0002068A"/>
    <w:rsid w:val="00020734"/>
    <w:rsid w:val="00020840"/>
    <w:rsid w:val="000209B9"/>
    <w:rsid w:val="00020D2B"/>
    <w:rsid w:val="00020FB0"/>
    <w:rsid w:val="000218A2"/>
    <w:rsid w:val="00021C1F"/>
    <w:rsid w:val="00021C86"/>
    <w:rsid w:val="00021CA8"/>
    <w:rsid w:val="00021DD0"/>
    <w:rsid w:val="000222B1"/>
    <w:rsid w:val="000225D1"/>
    <w:rsid w:val="0002273C"/>
    <w:rsid w:val="000227E9"/>
    <w:rsid w:val="00022C14"/>
    <w:rsid w:val="00022D89"/>
    <w:rsid w:val="00022E37"/>
    <w:rsid w:val="00022E7C"/>
    <w:rsid w:val="000230EA"/>
    <w:rsid w:val="00023379"/>
    <w:rsid w:val="0002357C"/>
    <w:rsid w:val="000235B0"/>
    <w:rsid w:val="00023D4A"/>
    <w:rsid w:val="00023FE7"/>
    <w:rsid w:val="000240B9"/>
    <w:rsid w:val="00024217"/>
    <w:rsid w:val="000242F5"/>
    <w:rsid w:val="00024341"/>
    <w:rsid w:val="000244AC"/>
    <w:rsid w:val="0002469E"/>
    <w:rsid w:val="00024A47"/>
    <w:rsid w:val="00024B97"/>
    <w:rsid w:val="00024CCA"/>
    <w:rsid w:val="00024EF7"/>
    <w:rsid w:val="000251F0"/>
    <w:rsid w:val="000252F4"/>
    <w:rsid w:val="00025920"/>
    <w:rsid w:val="000259B6"/>
    <w:rsid w:val="000259EB"/>
    <w:rsid w:val="00025C78"/>
    <w:rsid w:val="00025F95"/>
    <w:rsid w:val="00026034"/>
    <w:rsid w:val="00026295"/>
    <w:rsid w:val="000262E8"/>
    <w:rsid w:val="000266F0"/>
    <w:rsid w:val="00026D29"/>
    <w:rsid w:val="00026ECC"/>
    <w:rsid w:val="00027119"/>
    <w:rsid w:val="000271BF"/>
    <w:rsid w:val="0002735C"/>
    <w:rsid w:val="00027401"/>
    <w:rsid w:val="00027403"/>
    <w:rsid w:val="000276AD"/>
    <w:rsid w:val="000276AE"/>
    <w:rsid w:val="00027D6C"/>
    <w:rsid w:val="00027E00"/>
    <w:rsid w:val="000300AF"/>
    <w:rsid w:val="000301FC"/>
    <w:rsid w:val="0003024F"/>
    <w:rsid w:val="000305C8"/>
    <w:rsid w:val="000306E8"/>
    <w:rsid w:val="000309AC"/>
    <w:rsid w:val="00030B5D"/>
    <w:rsid w:val="00030EFD"/>
    <w:rsid w:val="00031054"/>
    <w:rsid w:val="00031372"/>
    <w:rsid w:val="000314BE"/>
    <w:rsid w:val="000314E7"/>
    <w:rsid w:val="0003173D"/>
    <w:rsid w:val="00031B4E"/>
    <w:rsid w:val="00031DAD"/>
    <w:rsid w:val="00031E7C"/>
    <w:rsid w:val="0003201E"/>
    <w:rsid w:val="000320CB"/>
    <w:rsid w:val="0003216D"/>
    <w:rsid w:val="0003224A"/>
    <w:rsid w:val="000322EF"/>
    <w:rsid w:val="000326C5"/>
    <w:rsid w:val="00032A05"/>
    <w:rsid w:val="00032C0A"/>
    <w:rsid w:val="00032C8E"/>
    <w:rsid w:val="00032CEA"/>
    <w:rsid w:val="00032FC0"/>
    <w:rsid w:val="0003332B"/>
    <w:rsid w:val="0003337F"/>
    <w:rsid w:val="000335E6"/>
    <w:rsid w:val="00033646"/>
    <w:rsid w:val="00033AE0"/>
    <w:rsid w:val="00033AE5"/>
    <w:rsid w:val="00033D9F"/>
    <w:rsid w:val="00033EEC"/>
    <w:rsid w:val="00033FB5"/>
    <w:rsid w:val="0003413B"/>
    <w:rsid w:val="000345C0"/>
    <w:rsid w:val="00034873"/>
    <w:rsid w:val="000348E6"/>
    <w:rsid w:val="00034C6B"/>
    <w:rsid w:val="0003525F"/>
    <w:rsid w:val="00035757"/>
    <w:rsid w:val="00036010"/>
    <w:rsid w:val="000365FC"/>
    <w:rsid w:val="0003662B"/>
    <w:rsid w:val="00036715"/>
    <w:rsid w:val="00036842"/>
    <w:rsid w:val="00036E81"/>
    <w:rsid w:val="00036ED5"/>
    <w:rsid w:val="000370F5"/>
    <w:rsid w:val="000370F9"/>
    <w:rsid w:val="000372CA"/>
    <w:rsid w:val="00037401"/>
    <w:rsid w:val="0003784D"/>
    <w:rsid w:val="000379CC"/>
    <w:rsid w:val="00037B78"/>
    <w:rsid w:val="00037D23"/>
    <w:rsid w:val="00040146"/>
    <w:rsid w:val="0004016C"/>
    <w:rsid w:val="00040230"/>
    <w:rsid w:val="000403AA"/>
    <w:rsid w:val="0004051B"/>
    <w:rsid w:val="0004087D"/>
    <w:rsid w:val="00040978"/>
    <w:rsid w:val="0004099D"/>
    <w:rsid w:val="00040BCF"/>
    <w:rsid w:val="00040DBD"/>
    <w:rsid w:val="00040EBB"/>
    <w:rsid w:val="00040F26"/>
    <w:rsid w:val="000413D5"/>
    <w:rsid w:val="000419AB"/>
    <w:rsid w:val="00041B66"/>
    <w:rsid w:val="00041C5A"/>
    <w:rsid w:val="00042462"/>
    <w:rsid w:val="00042ACD"/>
    <w:rsid w:val="00042F68"/>
    <w:rsid w:val="00042FFB"/>
    <w:rsid w:val="00043191"/>
    <w:rsid w:val="00043297"/>
    <w:rsid w:val="000433B3"/>
    <w:rsid w:val="000433F3"/>
    <w:rsid w:val="000433F8"/>
    <w:rsid w:val="000434FA"/>
    <w:rsid w:val="00043C35"/>
    <w:rsid w:val="00043C3D"/>
    <w:rsid w:val="00043FFF"/>
    <w:rsid w:val="000444E9"/>
    <w:rsid w:val="00044703"/>
    <w:rsid w:val="0004477D"/>
    <w:rsid w:val="0004484D"/>
    <w:rsid w:val="00044AC6"/>
    <w:rsid w:val="00044B6B"/>
    <w:rsid w:val="00045327"/>
    <w:rsid w:val="000457E8"/>
    <w:rsid w:val="0004587F"/>
    <w:rsid w:val="000458D7"/>
    <w:rsid w:val="000458ED"/>
    <w:rsid w:val="00045B7D"/>
    <w:rsid w:val="00045D69"/>
    <w:rsid w:val="00045EA4"/>
    <w:rsid w:val="000460D1"/>
    <w:rsid w:val="00046292"/>
    <w:rsid w:val="00046A40"/>
    <w:rsid w:val="00046E13"/>
    <w:rsid w:val="0004758B"/>
    <w:rsid w:val="0005001F"/>
    <w:rsid w:val="000502A1"/>
    <w:rsid w:val="000505A8"/>
    <w:rsid w:val="0005063B"/>
    <w:rsid w:val="00050B93"/>
    <w:rsid w:val="000510B0"/>
    <w:rsid w:val="000510F5"/>
    <w:rsid w:val="0005119A"/>
    <w:rsid w:val="000512B7"/>
    <w:rsid w:val="0005144B"/>
    <w:rsid w:val="000517E2"/>
    <w:rsid w:val="00051837"/>
    <w:rsid w:val="00051991"/>
    <w:rsid w:val="00051A9A"/>
    <w:rsid w:val="00051CAF"/>
    <w:rsid w:val="00051DA8"/>
    <w:rsid w:val="00051DD9"/>
    <w:rsid w:val="000522E5"/>
    <w:rsid w:val="00052550"/>
    <w:rsid w:val="00052B85"/>
    <w:rsid w:val="00052DC2"/>
    <w:rsid w:val="0005332C"/>
    <w:rsid w:val="0005337C"/>
    <w:rsid w:val="000536B0"/>
    <w:rsid w:val="00053828"/>
    <w:rsid w:val="00053A9D"/>
    <w:rsid w:val="000542E2"/>
    <w:rsid w:val="00054655"/>
    <w:rsid w:val="000547B4"/>
    <w:rsid w:val="00054C4F"/>
    <w:rsid w:val="00054EFC"/>
    <w:rsid w:val="00055026"/>
    <w:rsid w:val="0005529B"/>
    <w:rsid w:val="0005558A"/>
    <w:rsid w:val="00055A09"/>
    <w:rsid w:val="00055B45"/>
    <w:rsid w:val="00055CD6"/>
    <w:rsid w:val="00055E4B"/>
    <w:rsid w:val="00055E65"/>
    <w:rsid w:val="000560E3"/>
    <w:rsid w:val="00056337"/>
    <w:rsid w:val="0005635E"/>
    <w:rsid w:val="000566F9"/>
    <w:rsid w:val="00056B48"/>
    <w:rsid w:val="00056BE9"/>
    <w:rsid w:val="00056C5B"/>
    <w:rsid w:val="00056DD2"/>
    <w:rsid w:val="00056F68"/>
    <w:rsid w:val="0005702E"/>
    <w:rsid w:val="0005731D"/>
    <w:rsid w:val="0005746D"/>
    <w:rsid w:val="000577DC"/>
    <w:rsid w:val="00057CEF"/>
    <w:rsid w:val="00057E96"/>
    <w:rsid w:val="0005C65E"/>
    <w:rsid w:val="0006017C"/>
    <w:rsid w:val="00060334"/>
    <w:rsid w:val="00060671"/>
    <w:rsid w:val="0006068F"/>
    <w:rsid w:val="00060692"/>
    <w:rsid w:val="00060762"/>
    <w:rsid w:val="00060E35"/>
    <w:rsid w:val="00060FC7"/>
    <w:rsid w:val="000610BB"/>
    <w:rsid w:val="00061115"/>
    <w:rsid w:val="0006162A"/>
    <w:rsid w:val="00061741"/>
    <w:rsid w:val="000617FD"/>
    <w:rsid w:val="000618CB"/>
    <w:rsid w:val="00061A6C"/>
    <w:rsid w:val="00061A9A"/>
    <w:rsid w:val="00061AC8"/>
    <w:rsid w:val="00061B73"/>
    <w:rsid w:val="00061B86"/>
    <w:rsid w:val="00061E52"/>
    <w:rsid w:val="0006204C"/>
    <w:rsid w:val="00062098"/>
    <w:rsid w:val="000620B9"/>
    <w:rsid w:val="0006221F"/>
    <w:rsid w:val="0006248A"/>
    <w:rsid w:val="0006255E"/>
    <w:rsid w:val="00062D2B"/>
    <w:rsid w:val="00062D9B"/>
    <w:rsid w:val="00062DDF"/>
    <w:rsid w:val="00062E75"/>
    <w:rsid w:val="00062E89"/>
    <w:rsid w:val="00062F07"/>
    <w:rsid w:val="00063142"/>
    <w:rsid w:val="000632AF"/>
    <w:rsid w:val="000633A2"/>
    <w:rsid w:val="00063434"/>
    <w:rsid w:val="00063529"/>
    <w:rsid w:val="00063729"/>
    <w:rsid w:val="00063859"/>
    <w:rsid w:val="000638AD"/>
    <w:rsid w:val="000639F0"/>
    <w:rsid w:val="00063AE6"/>
    <w:rsid w:val="00063B2C"/>
    <w:rsid w:val="00063D4E"/>
    <w:rsid w:val="00063E0E"/>
    <w:rsid w:val="00063F39"/>
    <w:rsid w:val="000644CB"/>
    <w:rsid w:val="0006457B"/>
    <w:rsid w:val="000646B0"/>
    <w:rsid w:val="00064ACE"/>
    <w:rsid w:val="00064B60"/>
    <w:rsid w:val="00065007"/>
    <w:rsid w:val="00065BFB"/>
    <w:rsid w:val="00065E5C"/>
    <w:rsid w:val="00065E5F"/>
    <w:rsid w:val="000661CF"/>
    <w:rsid w:val="000661E0"/>
    <w:rsid w:val="00066232"/>
    <w:rsid w:val="0006689E"/>
    <w:rsid w:val="0006691F"/>
    <w:rsid w:val="0006693E"/>
    <w:rsid w:val="000669BE"/>
    <w:rsid w:val="00066FE1"/>
    <w:rsid w:val="0006724D"/>
    <w:rsid w:val="00067745"/>
    <w:rsid w:val="00067A8E"/>
    <w:rsid w:val="00067E04"/>
    <w:rsid w:val="0007009A"/>
    <w:rsid w:val="0007037E"/>
    <w:rsid w:val="000704CA"/>
    <w:rsid w:val="0007066C"/>
    <w:rsid w:val="000706F0"/>
    <w:rsid w:val="00070818"/>
    <w:rsid w:val="00070975"/>
    <w:rsid w:val="00070A5D"/>
    <w:rsid w:val="00070B96"/>
    <w:rsid w:val="00070D0F"/>
    <w:rsid w:val="000715CF"/>
    <w:rsid w:val="00071901"/>
    <w:rsid w:val="00071925"/>
    <w:rsid w:val="00071993"/>
    <w:rsid w:val="00071A87"/>
    <w:rsid w:val="00071B48"/>
    <w:rsid w:val="00071C9A"/>
    <w:rsid w:val="00071DFE"/>
    <w:rsid w:val="00071E4B"/>
    <w:rsid w:val="0007220B"/>
    <w:rsid w:val="00072227"/>
    <w:rsid w:val="00072345"/>
    <w:rsid w:val="000723BF"/>
    <w:rsid w:val="000724AE"/>
    <w:rsid w:val="00072590"/>
    <w:rsid w:val="00072608"/>
    <w:rsid w:val="000727AE"/>
    <w:rsid w:val="000728E8"/>
    <w:rsid w:val="0007290D"/>
    <w:rsid w:val="00072A99"/>
    <w:rsid w:val="0007303F"/>
    <w:rsid w:val="00073669"/>
    <w:rsid w:val="00073B41"/>
    <w:rsid w:val="00073B4D"/>
    <w:rsid w:val="00073EE1"/>
    <w:rsid w:val="000740B3"/>
    <w:rsid w:val="000741CE"/>
    <w:rsid w:val="000742F7"/>
    <w:rsid w:val="000744B2"/>
    <w:rsid w:val="000745A0"/>
    <w:rsid w:val="000748C4"/>
    <w:rsid w:val="00074975"/>
    <w:rsid w:val="00074C01"/>
    <w:rsid w:val="00074C12"/>
    <w:rsid w:val="00074EA4"/>
    <w:rsid w:val="00074F33"/>
    <w:rsid w:val="00075253"/>
    <w:rsid w:val="000752A4"/>
    <w:rsid w:val="00075540"/>
    <w:rsid w:val="0007558D"/>
    <w:rsid w:val="000756D2"/>
    <w:rsid w:val="000757FA"/>
    <w:rsid w:val="00075A2F"/>
    <w:rsid w:val="00075BBA"/>
    <w:rsid w:val="00075C15"/>
    <w:rsid w:val="00075E2D"/>
    <w:rsid w:val="000765D0"/>
    <w:rsid w:val="00076864"/>
    <w:rsid w:val="00076869"/>
    <w:rsid w:val="00076907"/>
    <w:rsid w:val="00076CFC"/>
    <w:rsid w:val="00076FE9"/>
    <w:rsid w:val="00077155"/>
    <w:rsid w:val="0007716B"/>
    <w:rsid w:val="0007735D"/>
    <w:rsid w:val="000773CE"/>
    <w:rsid w:val="00077609"/>
    <w:rsid w:val="00077694"/>
    <w:rsid w:val="0007783F"/>
    <w:rsid w:val="0008028B"/>
    <w:rsid w:val="0008037D"/>
    <w:rsid w:val="00080560"/>
    <w:rsid w:val="000805AB"/>
    <w:rsid w:val="000805E6"/>
    <w:rsid w:val="000806BC"/>
    <w:rsid w:val="00080829"/>
    <w:rsid w:val="00081337"/>
    <w:rsid w:val="00081609"/>
    <w:rsid w:val="000816E4"/>
    <w:rsid w:val="00081873"/>
    <w:rsid w:val="000818C4"/>
    <w:rsid w:val="00081F38"/>
    <w:rsid w:val="00081FCF"/>
    <w:rsid w:val="000826F3"/>
    <w:rsid w:val="00082BC5"/>
    <w:rsid w:val="00082C62"/>
    <w:rsid w:val="00082DB9"/>
    <w:rsid w:val="00083361"/>
    <w:rsid w:val="0008352F"/>
    <w:rsid w:val="00083664"/>
    <w:rsid w:val="000837B6"/>
    <w:rsid w:val="00083A89"/>
    <w:rsid w:val="00083B0A"/>
    <w:rsid w:val="00084000"/>
    <w:rsid w:val="00084171"/>
    <w:rsid w:val="0008423D"/>
    <w:rsid w:val="0008457A"/>
    <w:rsid w:val="000848FD"/>
    <w:rsid w:val="00084A08"/>
    <w:rsid w:val="00084D0D"/>
    <w:rsid w:val="000854C0"/>
    <w:rsid w:val="000854FC"/>
    <w:rsid w:val="00085561"/>
    <w:rsid w:val="0008558B"/>
    <w:rsid w:val="00085773"/>
    <w:rsid w:val="000859E6"/>
    <w:rsid w:val="00085CB7"/>
    <w:rsid w:val="00085FEC"/>
    <w:rsid w:val="00086039"/>
    <w:rsid w:val="000862B2"/>
    <w:rsid w:val="00086472"/>
    <w:rsid w:val="000864DD"/>
    <w:rsid w:val="000864F5"/>
    <w:rsid w:val="000869AA"/>
    <w:rsid w:val="00086B36"/>
    <w:rsid w:val="00086BDC"/>
    <w:rsid w:val="00086DC5"/>
    <w:rsid w:val="0008753C"/>
    <w:rsid w:val="00087A72"/>
    <w:rsid w:val="00090354"/>
    <w:rsid w:val="00090429"/>
    <w:rsid w:val="000904E3"/>
    <w:rsid w:val="00090619"/>
    <w:rsid w:val="00090925"/>
    <w:rsid w:val="00090B20"/>
    <w:rsid w:val="00090CBA"/>
    <w:rsid w:val="00090F1F"/>
    <w:rsid w:val="00091016"/>
    <w:rsid w:val="00091071"/>
    <w:rsid w:val="000912C1"/>
    <w:rsid w:val="0009143D"/>
    <w:rsid w:val="000916C9"/>
    <w:rsid w:val="000918AD"/>
    <w:rsid w:val="000918C6"/>
    <w:rsid w:val="00091B58"/>
    <w:rsid w:val="00091C73"/>
    <w:rsid w:val="00091FAC"/>
    <w:rsid w:val="000920A0"/>
    <w:rsid w:val="000921B1"/>
    <w:rsid w:val="0009269F"/>
    <w:rsid w:val="0009275E"/>
    <w:rsid w:val="0009289D"/>
    <w:rsid w:val="00092E4F"/>
    <w:rsid w:val="000935BA"/>
    <w:rsid w:val="00093C78"/>
    <w:rsid w:val="00094279"/>
    <w:rsid w:val="000943CF"/>
    <w:rsid w:val="00094404"/>
    <w:rsid w:val="000944EA"/>
    <w:rsid w:val="00094575"/>
    <w:rsid w:val="000946E2"/>
    <w:rsid w:val="00094808"/>
    <w:rsid w:val="00094844"/>
    <w:rsid w:val="00094C0A"/>
    <w:rsid w:val="00094CF2"/>
    <w:rsid w:val="00094F7A"/>
    <w:rsid w:val="0009521A"/>
    <w:rsid w:val="00095351"/>
    <w:rsid w:val="0009599A"/>
    <w:rsid w:val="00095DC9"/>
    <w:rsid w:val="00095F49"/>
    <w:rsid w:val="00096118"/>
    <w:rsid w:val="00096229"/>
    <w:rsid w:val="000964A0"/>
    <w:rsid w:val="00096C2E"/>
    <w:rsid w:val="00096D65"/>
    <w:rsid w:val="00096E46"/>
    <w:rsid w:val="00096EAF"/>
    <w:rsid w:val="000971AD"/>
    <w:rsid w:val="000975F4"/>
    <w:rsid w:val="00097897"/>
    <w:rsid w:val="000979BA"/>
    <w:rsid w:val="00097E1A"/>
    <w:rsid w:val="000A0002"/>
    <w:rsid w:val="000A0069"/>
    <w:rsid w:val="000A019A"/>
    <w:rsid w:val="000A0340"/>
    <w:rsid w:val="000A0984"/>
    <w:rsid w:val="000A0D7F"/>
    <w:rsid w:val="000A0D9E"/>
    <w:rsid w:val="000A1416"/>
    <w:rsid w:val="000A168B"/>
    <w:rsid w:val="000A169C"/>
    <w:rsid w:val="000A1A09"/>
    <w:rsid w:val="000A1A8C"/>
    <w:rsid w:val="000A2005"/>
    <w:rsid w:val="000A20FE"/>
    <w:rsid w:val="000A2223"/>
    <w:rsid w:val="000A223A"/>
    <w:rsid w:val="000A223B"/>
    <w:rsid w:val="000A2247"/>
    <w:rsid w:val="000A2611"/>
    <w:rsid w:val="000A2712"/>
    <w:rsid w:val="000A2805"/>
    <w:rsid w:val="000A2922"/>
    <w:rsid w:val="000A2E96"/>
    <w:rsid w:val="000A31DD"/>
    <w:rsid w:val="000A35E9"/>
    <w:rsid w:val="000A35EE"/>
    <w:rsid w:val="000A3603"/>
    <w:rsid w:val="000A375F"/>
    <w:rsid w:val="000A38A3"/>
    <w:rsid w:val="000A38C9"/>
    <w:rsid w:val="000A40ED"/>
    <w:rsid w:val="000A4397"/>
    <w:rsid w:val="000A4457"/>
    <w:rsid w:val="000A44DB"/>
    <w:rsid w:val="000A46A8"/>
    <w:rsid w:val="000A4C82"/>
    <w:rsid w:val="000A4FEC"/>
    <w:rsid w:val="000A5C76"/>
    <w:rsid w:val="000A5D57"/>
    <w:rsid w:val="000A63F5"/>
    <w:rsid w:val="000A64E3"/>
    <w:rsid w:val="000A64E5"/>
    <w:rsid w:val="000A6716"/>
    <w:rsid w:val="000A6A43"/>
    <w:rsid w:val="000A6B09"/>
    <w:rsid w:val="000A6CAA"/>
    <w:rsid w:val="000A6E1E"/>
    <w:rsid w:val="000A7148"/>
    <w:rsid w:val="000A72A1"/>
    <w:rsid w:val="000A758C"/>
    <w:rsid w:val="000A7EC9"/>
    <w:rsid w:val="000B0030"/>
    <w:rsid w:val="000B007B"/>
    <w:rsid w:val="000B00C7"/>
    <w:rsid w:val="000B0124"/>
    <w:rsid w:val="000B0202"/>
    <w:rsid w:val="000B0460"/>
    <w:rsid w:val="000B05C7"/>
    <w:rsid w:val="000B0A57"/>
    <w:rsid w:val="000B0B2C"/>
    <w:rsid w:val="000B0D59"/>
    <w:rsid w:val="000B0E22"/>
    <w:rsid w:val="000B0EEC"/>
    <w:rsid w:val="000B106A"/>
    <w:rsid w:val="000B10F7"/>
    <w:rsid w:val="000B1802"/>
    <w:rsid w:val="000B1839"/>
    <w:rsid w:val="000B1B41"/>
    <w:rsid w:val="000B1E08"/>
    <w:rsid w:val="000B1E9E"/>
    <w:rsid w:val="000B1F4B"/>
    <w:rsid w:val="000B1F70"/>
    <w:rsid w:val="000B1FFE"/>
    <w:rsid w:val="000B211F"/>
    <w:rsid w:val="000B214A"/>
    <w:rsid w:val="000B2161"/>
    <w:rsid w:val="000B23F6"/>
    <w:rsid w:val="000B2781"/>
    <w:rsid w:val="000B28C5"/>
    <w:rsid w:val="000B2AA1"/>
    <w:rsid w:val="000B2B6D"/>
    <w:rsid w:val="000B30F4"/>
    <w:rsid w:val="000B3233"/>
    <w:rsid w:val="000B3452"/>
    <w:rsid w:val="000B34E4"/>
    <w:rsid w:val="000B37B9"/>
    <w:rsid w:val="000B3A73"/>
    <w:rsid w:val="000B3BF2"/>
    <w:rsid w:val="000B3E1A"/>
    <w:rsid w:val="000B4369"/>
    <w:rsid w:val="000B4395"/>
    <w:rsid w:val="000B4758"/>
    <w:rsid w:val="000B48FB"/>
    <w:rsid w:val="000B497B"/>
    <w:rsid w:val="000B497F"/>
    <w:rsid w:val="000B4ACD"/>
    <w:rsid w:val="000B4F86"/>
    <w:rsid w:val="000B5649"/>
    <w:rsid w:val="000B56F0"/>
    <w:rsid w:val="000B578E"/>
    <w:rsid w:val="000B581C"/>
    <w:rsid w:val="000B59A6"/>
    <w:rsid w:val="000B59C1"/>
    <w:rsid w:val="000B59E0"/>
    <w:rsid w:val="000B5FB3"/>
    <w:rsid w:val="000B62FF"/>
    <w:rsid w:val="000B66D7"/>
    <w:rsid w:val="000B67E6"/>
    <w:rsid w:val="000B6884"/>
    <w:rsid w:val="000B68A8"/>
    <w:rsid w:val="000B6AD8"/>
    <w:rsid w:val="000B7111"/>
    <w:rsid w:val="000B71A6"/>
    <w:rsid w:val="000B7388"/>
    <w:rsid w:val="000B74FD"/>
    <w:rsid w:val="000B79D4"/>
    <w:rsid w:val="000B7B15"/>
    <w:rsid w:val="000B7F9B"/>
    <w:rsid w:val="000C0336"/>
    <w:rsid w:val="000C043A"/>
    <w:rsid w:val="000C08C6"/>
    <w:rsid w:val="000C0FB1"/>
    <w:rsid w:val="000C10D2"/>
    <w:rsid w:val="000C1264"/>
    <w:rsid w:val="000C1318"/>
    <w:rsid w:val="000C16A1"/>
    <w:rsid w:val="000C1708"/>
    <w:rsid w:val="000C188E"/>
    <w:rsid w:val="000C1987"/>
    <w:rsid w:val="000C1A55"/>
    <w:rsid w:val="000C1DB1"/>
    <w:rsid w:val="000C2481"/>
    <w:rsid w:val="000C254E"/>
    <w:rsid w:val="000C261A"/>
    <w:rsid w:val="000C281C"/>
    <w:rsid w:val="000C289B"/>
    <w:rsid w:val="000C2F3C"/>
    <w:rsid w:val="000C3508"/>
    <w:rsid w:val="000C35FE"/>
    <w:rsid w:val="000C39A3"/>
    <w:rsid w:val="000C3B59"/>
    <w:rsid w:val="000C3E8D"/>
    <w:rsid w:val="000C3FAA"/>
    <w:rsid w:val="000C42F3"/>
    <w:rsid w:val="000C44B2"/>
    <w:rsid w:val="000C46F6"/>
    <w:rsid w:val="000C492E"/>
    <w:rsid w:val="000C4B4C"/>
    <w:rsid w:val="000C4C43"/>
    <w:rsid w:val="000C4F8C"/>
    <w:rsid w:val="000C50A9"/>
    <w:rsid w:val="000C539D"/>
    <w:rsid w:val="000C53C8"/>
    <w:rsid w:val="000C53E7"/>
    <w:rsid w:val="000C55EC"/>
    <w:rsid w:val="000C5637"/>
    <w:rsid w:val="000C5B4D"/>
    <w:rsid w:val="000C5C21"/>
    <w:rsid w:val="000C5D88"/>
    <w:rsid w:val="000C5F92"/>
    <w:rsid w:val="000C61D6"/>
    <w:rsid w:val="000C6203"/>
    <w:rsid w:val="000C628C"/>
    <w:rsid w:val="000C64A7"/>
    <w:rsid w:val="000C6548"/>
    <w:rsid w:val="000C67EE"/>
    <w:rsid w:val="000C6A2E"/>
    <w:rsid w:val="000C6AF0"/>
    <w:rsid w:val="000C6BB5"/>
    <w:rsid w:val="000C71F4"/>
    <w:rsid w:val="000C7748"/>
    <w:rsid w:val="000C77CB"/>
    <w:rsid w:val="000C7915"/>
    <w:rsid w:val="000D0148"/>
    <w:rsid w:val="000D0177"/>
    <w:rsid w:val="000D031F"/>
    <w:rsid w:val="000D0399"/>
    <w:rsid w:val="000D0814"/>
    <w:rsid w:val="000D0CC2"/>
    <w:rsid w:val="000D0F4D"/>
    <w:rsid w:val="000D1566"/>
    <w:rsid w:val="000D1616"/>
    <w:rsid w:val="000D163F"/>
    <w:rsid w:val="000D175B"/>
    <w:rsid w:val="000D18BF"/>
    <w:rsid w:val="000D1AE7"/>
    <w:rsid w:val="000D1D25"/>
    <w:rsid w:val="000D1D8D"/>
    <w:rsid w:val="000D1E4D"/>
    <w:rsid w:val="000D1E55"/>
    <w:rsid w:val="000D1F05"/>
    <w:rsid w:val="000D1F98"/>
    <w:rsid w:val="000D263C"/>
    <w:rsid w:val="000D2D12"/>
    <w:rsid w:val="000D2FB7"/>
    <w:rsid w:val="000D30C8"/>
    <w:rsid w:val="000D317E"/>
    <w:rsid w:val="000D31B6"/>
    <w:rsid w:val="000D32C1"/>
    <w:rsid w:val="000D33D1"/>
    <w:rsid w:val="000D36E7"/>
    <w:rsid w:val="000D379C"/>
    <w:rsid w:val="000D399F"/>
    <w:rsid w:val="000D3C77"/>
    <w:rsid w:val="000D3E0E"/>
    <w:rsid w:val="000D4033"/>
    <w:rsid w:val="000D404E"/>
    <w:rsid w:val="000D43AF"/>
    <w:rsid w:val="000D4626"/>
    <w:rsid w:val="000D4B03"/>
    <w:rsid w:val="000D4C07"/>
    <w:rsid w:val="000D51B0"/>
    <w:rsid w:val="000D523C"/>
    <w:rsid w:val="000D5282"/>
    <w:rsid w:val="000D52FE"/>
    <w:rsid w:val="000D5329"/>
    <w:rsid w:val="000D542A"/>
    <w:rsid w:val="000D5AE5"/>
    <w:rsid w:val="000D5B6C"/>
    <w:rsid w:val="000D5CAE"/>
    <w:rsid w:val="000D5D41"/>
    <w:rsid w:val="000D6215"/>
    <w:rsid w:val="000D623C"/>
    <w:rsid w:val="000D62DF"/>
    <w:rsid w:val="000D6374"/>
    <w:rsid w:val="000D688D"/>
    <w:rsid w:val="000D69BC"/>
    <w:rsid w:val="000D6CC8"/>
    <w:rsid w:val="000D6F47"/>
    <w:rsid w:val="000D6FAA"/>
    <w:rsid w:val="000D71F5"/>
    <w:rsid w:val="000D720E"/>
    <w:rsid w:val="000D7238"/>
    <w:rsid w:val="000D74A3"/>
    <w:rsid w:val="000D77B3"/>
    <w:rsid w:val="000D77D0"/>
    <w:rsid w:val="000D7890"/>
    <w:rsid w:val="000D7A90"/>
    <w:rsid w:val="000D7DEA"/>
    <w:rsid w:val="000E00F5"/>
    <w:rsid w:val="000E0326"/>
    <w:rsid w:val="000E04A3"/>
    <w:rsid w:val="000E0753"/>
    <w:rsid w:val="000E0973"/>
    <w:rsid w:val="000E0AF9"/>
    <w:rsid w:val="000E0B1E"/>
    <w:rsid w:val="000E0B8C"/>
    <w:rsid w:val="000E0C04"/>
    <w:rsid w:val="000E0C7C"/>
    <w:rsid w:val="000E1414"/>
    <w:rsid w:val="000E141F"/>
    <w:rsid w:val="000E18D7"/>
    <w:rsid w:val="000E1958"/>
    <w:rsid w:val="000E1D9D"/>
    <w:rsid w:val="000E1E04"/>
    <w:rsid w:val="000E23AB"/>
    <w:rsid w:val="000E274E"/>
    <w:rsid w:val="000E2864"/>
    <w:rsid w:val="000E28D4"/>
    <w:rsid w:val="000E28F4"/>
    <w:rsid w:val="000E2A06"/>
    <w:rsid w:val="000E2AC5"/>
    <w:rsid w:val="000E2AE6"/>
    <w:rsid w:val="000E2E0A"/>
    <w:rsid w:val="000E2FCA"/>
    <w:rsid w:val="000E3020"/>
    <w:rsid w:val="000E3374"/>
    <w:rsid w:val="000E35CE"/>
    <w:rsid w:val="000E3798"/>
    <w:rsid w:val="000E3BC7"/>
    <w:rsid w:val="000E3CE8"/>
    <w:rsid w:val="000E414F"/>
    <w:rsid w:val="000E41D2"/>
    <w:rsid w:val="000E4201"/>
    <w:rsid w:val="000E4269"/>
    <w:rsid w:val="000E430B"/>
    <w:rsid w:val="000E44D7"/>
    <w:rsid w:val="000E4C72"/>
    <w:rsid w:val="000E516A"/>
    <w:rsid w:val="000E532D"/>
    <w:rsid w:val="000E551E"/>
    <w:rsid w:val="000E55D4"/>
    <w:rsid w:val="000E5B61"/>
    <w:rsid w:val="000E5E87"/>
    <w:rsid w:val="000E600C"/>
    <w:rsid w:val="000E605B"/>
    <w:rsid w:val="000E63CE"/>
    <w:rsid w:val="000E6553"/>
    <w:rsid w:val="000E6A7A"/>
    <w:rsid w:val="000E6C7C"/>
    <w:rsid w:val="000E70C7"/>
    <w:rsid w:val="000E7980"/>
    <w:rsid w:val="000E79E8"/>
    <w:rsid w:val="000E7B13"/>
    <w:rsid w:val="000F038B"/>
    <w:rsid w:val="000F08E9"/>
    <w:rsid w:val="000F0C8C"/>
    <w:rsid w:val="000F0F00"/>
    <w:rsid w:val="000F0FC0"/>
    <w:rsid w:val="000F1005"/>
    <w:rsid w:val="000F101A"/>
    <w:rsid w:val="000F1091"/>
    <w:rsid w:val="000F1294"/>
    <w:rsid w:val="000F1A47"/>
    <w:rsid w:val="000F1ADF"/>
    <w:rsid w:val="000F1BD6"/>
    <w:rsid w:val="000F1D80"/>
    <w:rsid w:val="000F1E57"/>
    <w:rsid w:val="000F1EC6"/>
    <w:rsid w:val="000F2171"/>
    <w:rsid w:val="000F24D5"/>
    <w:rsid w:val="000F257F"/>
    <w:rsid w:val="000F2790"/>
    <w:rsid w:val="000F2B87"/>
    <w:rsid w:val="000F3042"/>
    <w:rsid w:val="000F3278"/>
    <w:rsid w:val="000F35BC"/>
    <w:rsid w:val="000F38F3"/>
    <w:rsid w:val="000F396A"/>
    <w:rsid w:val="000F4006"/>
    <w:rsid w:val="000F4008"/>
    <w:rsid w:val="000F4D5C"/>
    <w:rsid w:val="000F4F69"/>
    <w:rsid w:val="000F4FD4"/>
    <w:rsid w:val="000F5211"/>
    <w:rsid w:val="000F5427"/>
    <w:rsid w:val="000F56A9"/>
    <w:rsid w:val="000F56F5"/>
    <w:rsid w:val="000F576B"/>
    <w:rsid w:val="000F5888"/>
    <w:rsid w:val="000F5900"/>
    <w:rsid w:val="000F5B27"/>
    <w:rsid w:val="000F6058"/>
    <w:rsid w:val="000F641C"/>
    <w:rsid w:val="000F6505"/>
    <w:rsid w:val="000F68F6"/>
    <w:rsid w:val="000F6D50"/>
    <w:rsid w:val="000F7257"/>
    <w:rsid w:val="000F743A"/>
    <w:rsid w:val="000F78B9"/>
    <w:rsid w:val="000F7CAA"/>
    <w:rsid w:val="0010046C"/>
    <w:rsid w:val="00100ACE"/>
    <w:rsid w:val="00100C6C"/>
    <w:rsid w:val="00100C82"/>
    <w:rsid w:val="00100E4F"/>
    <w:rsid w:val="001011D0"/>
    <w:rsid w:val="0010149A"/>
    <w:rsid w:val="0010167D"/>
    <w:rsid w:val="00101788"/>
    <w:rsid w:val="00101ABB"/>
    <w:rsid w:val="00101BE2"/>
    <w:rsid w:val="00101EF1"/>
    <w:rsid w:val="00101EFC"/>
    <w:rsid w:val="001023DD"/>
    <w:rsid w:val="0010246A"/>
    <w:rsid w:val="001024D9"/>
    <w:rsid w:val="00102534"/>
    <w:rsid w:val="00102639"/>
    <w:rsid w:val="00102734"/>
    <w:rsid w:val="00103055"/>
    <w:rsid w:val="001030A4"/>
    <w:rsid w:val="001031D1"/>
    <w:rsid w:val="00103364"/>
    <w:rsid w:val="001034C5"/>
    <w:rsid w:val="00103B8E"/>
    <w:rsid w:val="00103C93"/>
    <w:rsid w:val="00103D90"/>
    <w:rsid w:val="00104005"/>
    <w:rsid w:val="00104406"/>
    <w:rsid w:val="001044C0"/>
    <w:rsid w:val="001047C8"/>
    <w:rsid w:val="001047FF"/>
    <w:rsid w:val="00104B12"/>
    <w:rsid w:val="00104C4F"/>
    <w:rsid w:val="00104F4B"/>
    <w:rsid w:val="00105419"/>
    <w:rsid w:val="00105498"/>
    <w:rsid w:val="001058B1"/>
    <w:rsid w:val="001062C9"/>
    <w:rsid w:val="0010633B"/>
    <w:rsid w:val="001063A9"/>
    <w:rsid w:val="00106502"/>
    <w:rsid w:val="001066F1"/>
    <w:rsid w:val="0010691F"/>
    <w:rsid w:val="00106E71"/>
    <w:rsid w:val="00107013"/>
    <w:rsid w:val="00107355"/>
    <w:rsid w:val="0010767B"/>
    <w:rsid w:val="001079B2"/>
    <w:rsid w:val="00107BB7"/>
    <w:rsid w:val="00107FEB"/>
    <w:rsid w:val="00110006"/>
    <w:rsid w:val="0011012B"/>
    <w:rsid w:val="0011017B"/>
    <w:rsid w:val="001101EE"/>
    <w:rsid w:val="0011040C"/>
    <w:rsid w:val="0011073F"/>
    <w:rsid w:val="0011086A"/>
    <w:rsid w:val="001108E3"/>
    <w:rsid w:val="00110A46"/>
    <w:rsid w:val="00110ACD"/>
    <w:rsid w:val="00110B67"/>
    <w:rsid w:val="00110BE3"/>
    <w:rsid w:val="001111B8"/>
    <w:rsid w:val="00111408"/>
    <w:rsid w:val="001114B7"/>
    <w:rsid w:val="0011173B"/>
    <w:rsid w:val="0011185F"/>
    <w:rsid w:val="00111B2B"/>
    <w:rsid w:val="00111B33"/>
    <w:rsid w:val="00111DF5"/>
    <w:rsid w:val="00111F29"/>
    <w:rsid w:val="00112026"/>
    <w:rsid w:val="00112172"/>
    <w:rsid w:val="0011224A"/>
    <w:rsid w:val="00112753"/>
    <w:rsid w:val="00112C28"/>
    <w:rsid w:val="00112D03"/>
    <w:rsid w:val="00112D5D"/>
    <w:rsid w:val="00112E8F"/>
    <w:rsid w:val="00112FEF"/>
    <w:rsid w:val="001130F4"/>
    <w:rsid w:val="00113106"/>
    <w:rsid w:val="00113124"/>
    <w:rsid w:val="001134A0"/>
    <w:rsid w:val="0011354B"/>
    <w:rsid w:val="001136EC"/>
    <w:rsid w:val="00113CA9"/>
    <w:rsid w:val="00113E8B"/>
    <w:rsid w:val="001141D4"/>
    <w:rsid w:val="0011425C"/>
    <w:rsid w:val="001144AB"/>
    <w:rsid w:val="00114567"/>
    <w:rsid w:val="00114ABE"/>
    <w:rsid w:val="00114C87"/>
    <w:rsid w:val="00114E45"/>
    <w:rsid w:val="001151CF"/>
    <w:rsid w:val="001155D9"/>
    <w:rsid w:val="00115612"/>
    <w:rsid w:val="0011585C"/>
    <w:rsid w:val="00115E2F"/>
    <w:rsid w:val="00115F16"/>
    <w:rsid w:val="001160DD"/>
    <w:rsid w:val="00116194"/>
    <w:rsid w:val="00116294"/>
    <w:rsid w:val="00116348"/>
    <w:rsid w:val="0011646B"/>
    <w:rsid w:val="00116583"/>
    <w:rsid w:val="00116FC4"/>
    <w:rsid w:val="001171F7"/>
    <w:rsid w:val="0011735A"/>
    <w:rsid w:val="001175C9"/>
    <w:rsid w:val="001177BE"/>
    <w:rsid w:val="00117A0B"/>
    <w:rsid w:val="00117A54"/>
    <w:rsid w:val="00117B8E"/>
    <w:rsid w:val="00117BEA"/>
    <w:rsid w:val="001202F0"/>
    <w:rsid w:val="001203BF"/>
    <w:rsid w:val="00120408"/>
    <w:rsid w:val="001205F4"/>
    <w:rsid w:val="00120B29"/>
    <w:rsid w:val="0012109B"/>
    <w:rsid w:val="001210B3"/>
    <w:rsid w:val="001211F7"/>
    <w:rsid w:val="001212AB"/>
    <w:rsid w:val="00121F4C"/>
    <w:rsid w:val="0012202C"/>
    <w:rsid w:val="00122071"/>
    <w:rsid w:val="00122155"/>
    <w:rsid w:val="001225DD"/>
    <w:rsid w:val="001226B0"/>
    <w:rsid w:val="001226F4"/>
    <w:rsid w:val="001229DF"/>
    <w:rsid w:val="00122A35"/>
    <w:rsid w:val="00122E1E"/>
    <w:rsid w:val="00122F50"/>
    <w:rsid w:val="00122FDD"/>
    <w:rsid w:val="00122FE7"/>
    <w:rsid w:val="001232EB"/>
    <w:rsid w:val="001233AE"/>
    <w:rsid w:val="001234BE"/>
    <w:rsid w:val="00123653"/>
    <w:rsid w:val="001237BF"/>
    <w:rsid w:val="001239C3"/>
    <w:rsid w:val="00123AE4"/>
    <w:rsid w:val="00123B50"/>
    <w:rsid w:val="00124007"/>
    <w:rsid w:val="001242AC"/>
    <w:rsid w:val="00124454"/>
    <w:rsid w:val="00124A19"/>
    <w:rsid w:val="00124A8B"/>
    <w:rsid w:val="00124C29"/>
    <w:rsid w:val="00124C37"/>
    <w:rsid w:val="00125107"/>
    <w:rsid w:val="001253DD"/>
    <w:rsid w:val="001254A1"/>
    <w:rsid w:val="0012550F"/>
    <w:rsid w:val="00125525"/>
    <w:rsid w:val="0012563A"/>
    <w:rsid w:val="00125833"/>
    <w:rsid w:val="001258A5"/>
    <w:rsid w:val="00125E62"/>
    <w:rsid w:val="00126103"/>
    <w:rsid w:val="0012645C"/>
    <w:rsid w:val="00126478"/>
    <w:rsid w:val="001268BC"/>
    <w:rsid w:val="00126B49"/>
    <w:rsid w:val="00126B66"/>
    <w:rsid w:val="00127003"/>
    <w:rsid w:val="00127317"/>
    <w:rsid w:val="001273BE"/>
    <w:rsid w:val="0012742E"/>
    <w:rsid w:val="00127723"/>
    <w:rsid w:val="001279D0"/>
    <w:rsid w:val="00127C0D"/>
    <w:rsid w:val="00127C60"/>
    <w:rsid w:val="00127CE5"/>
    <w:rsid w:val="00127EBF"/>
    <w:rsid w:val="001302A7"/>
    <w:rsid w:val="0013030B"/>
    <w:rsid w:val="001304C6"/>
    <w:rsid w:val="00130595"/>
    <w:rsid w:val="001306D4"/>
    <w:rsid w:val="00130706"/>
    <w:rsid w:val="001308F9"/>
    <w:rsid w:val="00130B01"/>
    <w:rsid w:val="00130F26"/>
    <w:rsid w:val="00130F3D"/>
    <w:rsid w:val="00131035"/>
    <w:rsid w:val="0013234B"/>
    <w:rsid w:val="00132840"/>
    <w:rsid w:val="00132C66"/>
    <w:rsid w:val="00132DF6"/>
    <w:rsid w:val="00132E97"/>
    <w:rsid w:val="00133635"/>
    <w:rsid w:val="00133812"/>
    <w:rsid w:val="0013386E"/>
    <w:rsid w:val="00133A8D"/>
    <w:rsid w:val="00133B85"/>
    <w:rsid w:val="00133BA0"/>
    <w:rsid w:val="00133CAD"/>
    <w:rsid w:val="00133D70"/>
    <w:rsid w:val="00133EBD"/>
    <w:rsid w:val="00134197"/>
    <w:rsid w:val="00134317"/>
    <w:rsid w:val="00134326"/>
    <w:rsid w:val="0013448B"/>
    <w:rsid w:val="00134828"/>
    <w:rsid w:val="001348D6"/>
    <w:rsid w:val="00134945"/>
    <w:rsid w:val="00134A7C"/>
    <w:rsid w:val="00134D75"/>
    <w:rsid w:val="001357DD"/>
    <w:rsid w:val="0013594C"/>
    <w:rsid w:val="00135967"/>
    <w:rsid w:val="00135B0F"/>
    <w:rsid w:val="00135C6B"/>
    <w:rsid w:val="00135D75"/>
    <w:rsid w:val="0013625E"/>
    <w:rsid w:val="00136451"/>
    <w:rsid w:val="001365B7"/>
    <w:rsid w:val="00136642"/>
    <w:rsid w:val="0013672A"/>
    <w:rsid w:val="00136DF7"/>
    <w:rsid w:val="00136FBC"/>
    <w:rsid w:val="00137158"/>
    <w:rsid w:val="001372BF"/>
    <w:rsid w:val="00137C67"/>
    <w:rsid w:val="00137CB6"/>
    <w:rsid w:val="00137CF7"/>
    <w:rsid w:val="00137E7F"/>
    <w:rsid w:val="00140134"/>
    <w:rsid w:val="001404AA"/>
    <w:rsid w:val="00140A23"/>
    <w:rsid w:val="00141344"/>
    <w:rsid w:val="001417A3"/>
    <w:rsid w:val="001419D4"/>
    <w:rsid w:val="00141F69"/>
    <w:rsid w:val="00141F88"/>
    <w:rsid w:val="00142379"/>
    <w:rsid w:val="0014268B"/>
    <w:rsid w:val="00142977"/>
    <w:rsid w:val="00142C42"/>
    <w:rsid w:val="00142CF2"/>
    <w:rsid w:val="00142F31"/>
    <w:rsid w:val="00143064"/>
    <w:rsid w:val="0014323A"/>
    <w:rsid w:val="00143282"/>
    <w:rsid w:val="001433FC"/>
    <w:rsid w:val="00143953"/>
    <w:rsid w:val="00143AB1"/>
    <w:rsid w:val="001441AE"/>
    <w:rsid w:val="001446C1"/>
    <w:rsid w:val="001449EC"/>
    <w:rsid w:val="00144BE3"/>
    <w:rsid w:val="00144C1C"/>
    <w:rsid w:val="00144C5E"/>
    <w:rsid w:val="00144E98"/>
    <w:rsid w:val="0014512B"/>
    <w:rsid w:val="00145149"/>
    <w:rsid w:val="0014548E"/>
    <w:rsid w:val="00145773"/>
    <w:rsid w:val="00145850"/>
    <w:rsid w:val="0014585D"/>
    <w:rsid w:val="001459FE"/>
    <w:rsid w:val="00145B4B"/>
    <w:rsid w:val="00145B86"/>
    <w:rsid w:val="00145BB3"/>
    <w:rsid w:val="00145C16"/>
    <w:rsid w:val="00145D24"/>
    <w:rsid w:val="00145D72"/>
    <w:rsid w:val="00145E0C"/>
    <w:rsid w:val="00145E6F"/>
    <w:rsid w:val="00145FAB"/>
    <w:rsid w:val="001466C1"/>
    <w:rsid w:val="00146855"/>
    <w:rsid w:val="00146966"/>
    <w:rsid w:val="00146C70"/>
    <w:rsid w:val="001470ED"/>
    <w:rsid w:val="0014754D"/>
    <w:rsid w:val="00147DF1"/>
    <w:rsid w:val="00147F23"/>
    <w:rsid w:val="00147FE4"/>
    <w:rsid w:val="001500AA"/>
    <w:rsid w:val="001501BA"/>
    <w:rsid w:val="001502EB"/>
    <w:rsid w:val="00150CD2"/>
    <w:rsid w:val="00150D36"/>
    <w:rsid w:val="00151398"/>
    <w:rsid w:val="0015166A"/>
    <w:rsid w:val="0015182C"/>
    <w:rsid w:val="001519D8"/>
    <w:rsid w:val="00151A57"/>
    <w:rsid w:val="00151AC9"/>
    <w:rsid w:val="00151B39"/>
    <w:rsid w:val="00151D54"/>
    <w:rsid w:val="00151E47"/>
    <w:rsid w:val="00151FAC"/>
    <w:rsid w:val="001521CE"/>
    <w:rsid w:val="001521F2"/>
    <w:rsid w:val="00152428"/>
    <w:rsid w:val="0015281A"/>
    <w:rsid w:val="00152962"/>
    <w:rsid w:val="00152A73"/>
    <w:rsid w:val="00152B85"/>
    <w:rsid w:val="00152F8A"/>
    <w:rsid w:val="00153174"/>
    <w:rsid w:val="00153535"/>
    <w:rsid w:val="001539C6"/>
    <w:rsid w:val="00153F38"/>
    <w:rsid w:val="0015403F"/>
    <w:rsid w:val="00154209"/>
    <w:rsid w:val="00154245"/>
    <w:rsid w:val="0015449A"/>
    <w:rsid w:val="0015497A"/>
    <w:rsid w:val="00154A27"/>
    <w:rsid w:val="00154D2E"/>
    <w:rsid w:val="00154EA8"/>
    <w:rsid w:val="00154FE5"/>
    <w:rsid w:val="00155359"/>
    <w:rsid w:val="00155459"/>
    <w:rsid w:val="00155AEF"/>
    <w:rsid w:val="00155D20"/>
    <w:rsid w:val="00155F44"/>
    <w:rsid w:val="00155FF3"/>
    <w:rsid w:val="0015608C"/>
    <w:rsid w:val="0015629A"/>
    <w:rsid w:val="00156364"/>
    <w:rsid w:val="00156376"/>
    <w:rsid w:val="001565C7"/>
    <w:rsid w:val="00156632"/>
    <w:rsid w:val="00156731"/>
    <w:rsid w:val="00156813"/>
    <w:rsid w:val="0015685B"/>
    <w:rsid w:val="00156B86"/>
    <w:rsid w:val="00156BF2"/>
    <w:rsid w:val="00156FE9"/>
    <w:rsid w:val="00157542"/>
    <w:rsid w:val="0015766D"/>
    <w:rsid w:val="00157DA7"/>
    <w:rsid w:val="00157F80"/>
    <w:rsid w:val="00160112"/>
    <w:rsid w:val="001605E5"/>
    <w:rsid w:val="00160B37"/>
    <w:rsid w:val="00160D64"/>
    <w:rsid w:val="00161182"/>
    <w:rsid w:val="00161377"/>
    <w:rsid w:val="001615CD"/>
    <w:rsid w:val="00161708"/>
    <w:rsid w:val="00161753"/>
    <w:rsid w:val="00161969"/>
    <w:rsid w:val="00161B99"/>
    <w:rsid w:val="00161DB7"/>
    <w:rsid w:val="00162273"/>
    <w:rsid w:val="001627AD"/>
    <w:rsid w:val="00162805"/>
    <w:rsid w:val="00162B6F"/>
    <w:rsid w:val="00162D09"/>
    <w:rsid w:val="00163373"/>
    <w:rsid w:val="00163568"/>
    <w:rsid w:val="00163873"/>
    <w:rsid w:val="00163BF7"/>
    <w:rsid w:val="00163E07"/>
    <w:rsid w:val="00163E30"/>
    <w:rsid w:val="00163FA1"/>
    <w:rsid w:val="00164019"/>
    <w:rsid w:val="0016415C"/>
    <w:rsid w:val="001645D8"/>
    <w:rsid w:val="00164604"/>
    <w:rsid w:val="00164B07"/>
    <w:rsid w:val="00164D1D"/>
    <w:rsid w:val="00164D29"/>
    <w:rsid w:val="001650EA"/>
    <w:rsid w:val="001651C1"/>
    <w:rsid w:val="001656DC"/>
    <w:rsid w:val="00165BD4"/>
    <w:rsid w:val="00165DEE"/>
    <w:rsid w:val="001660BC"/>
    <w:rsid w:val="001663D5"/>
    <w:rsid w:val="00166520"/>
    <w:rsid w:val="0016675E"/>
    <w:rsid w:val="00166A01"/>
    <w:rsid w:val="00166A3E"/>
    <w:rsid w:val="00166A4D"/>
    <w:rsid w:val="00166CEA"/>
    <w:rsid w:val="00166EC8"/>
    <w:rsid w:val="00166FB6"/>
    <w:rsid w:val="0016742A"/>
    <w:rsid w:val="001674AA"/>
    <w:rsid w:val="001679B0"/>
    <w:rsid w:val="00167A13"/>
    <w:rsid w:val="00167BBA"/>
    <w:rsid w:val="00167C59"/>
    <w:rsid w:val="00167EB1"/>
    <w:rsid w:val="0017021F"/>
    <w:rsid w:val="001704B1"/>
    <w:rsid w:val="0017050E"/>
    <w:rsid w:val="001714BF"/>
    <w:rsid w:val="001716B5"/>
    <w:rsid w:val="001716D5"/>
    <w:rsid w:val="00171A03"/>
    <w:rsid w:val="00171EB1"/>
    <w:rsid w:val="0017201D"/>
    <w:rsid w:val="0017232F"/>
    <w:rsid w:val="00172330"/>
    <w:rsid w:val="00172510"/>
    <w:rsid w:val="0017258C"/>
    <w:rsid w:val="0017268F"/>
    <w:rsid w:val="001726B2"/>
    <w:rsid w:val="00172915"/>
    <w:rsid w:val="00172B4D"/>
    <w:rsid w:val="00172BA8"/>
    <w:rsid w:val="00172C51"/>
    <w:rsid w:val="00172CD6"/>
    <w:rsid w:val="00172D32"/>
    <w:rsid w:val="00172E49"/>
    <w:rsid w:val="00172F5A"/>
    <w:rsid w:val="00172F87"/>
    <w:rsid w:val="0017348E"/>
    <w:rsid w:val="00173660"/>
    <w:rsid w:val="001738AC"/>
    <w:rsid w:val="00173A3B"/>
    <w:rsid w:val="00173B5A"/>
    <w:rsid w:val="00174005"/>
    <w:rsid w:val="0017425E"/>
    <w:rsid w:val="001743E0"/>
    <w:rsid w:val="0017445A"/>
    <w:rsid w:val="00174701"/>
    <w:rsid w:val="00174815"/>
    <w:rsid w:val="00174BB8"/>
    <w:rsid w:val="00175058"/>
    <w:rsid w:val="0017505A"/>
    <w:rsid w:val="00175424"/>
    <w:rsid w:val="0017559A"/>
    <w:rsid w:val="001757E2"/>
    <w:rsid w:val="00175CEB"/>
    <w:rsid w:val="001766C1"/>
    <w:rsid w:val="00177E2F"/>
    <w:rsid w:val="0018007D"/>
    <w:rsid w:val="00180321"/>
    <w:rsid w:val="0018061C"/>
    <w:rsid w:val="0018074E"/>
    <w:rsid w:val="001807D6"/>
    <w:rsid w:val="00180B3C"/>
    <w:rsid w:val="00180CE6"/>
    <w:rsid w:val="00180DEC"/>
    <w:rsid w:val="00181204"/>
    <w:rsid w:val="001812F7"/>
    <w:rsid w:val="0018163F"/>
    <w:rsid w:val="00181AF5"/>
    <w:rsid w:val="00181B1A"/>
    <w:rsid w:val="001823D5"/>
    <w:rsid w:val="001826DC"/>
    <w:rsid w:val="001829EA"/>
    <w:rsid w:val="00182E0E"/>
    <w:rsid w:val="00182E51"/>
    <w:rsid w:val="00182FB7"/>
    <w:rsid w:val="001834FC"/>
    <w:rsid w:val="00183562"/>
    <w:rsid w:val="001837E8"/>
    <w:rsid w:val="001838B8"/>
    <w:rsid w:val="00183D38"/>
    <w:rsid w:val="00183DAA"/>
    <w:rsid w:val="0018417A"/>
    <w:rsid w:val="00184472"/>
    <w:rsid w:val="001845A9"/>
    <w:rsid w:val="0018464F"/>
    <w:rsid w:val="00184853"/>
    <w:rsid w:val="001849CF"/>
    <w:rsid w:val="00184A40"/>
    <w:rsid w:val="00184F43"/>
    <w:rsid w:val="001850D1"/>
    <w:rsid w:val="0018519D"/>
    <w:rsid w:val="0018568B"/>
    <w:rsid w:val="0018570B"/>
    <w:rsid w:val="0018593E"/>
    <w:rsid w:val="00185A34"/>
    <w:rsid w:val="00185A99"/>
    <w:rsid w:val="00185BBE"/>
    <w:rsid w:val="00185C2E"/>
    <w:rsid w:val="00185EC8"/>
    <w:rsid w:val="00185F9F"/>
    <w:rsid w:val="0018606E"/>
    <w:rsid w:val="00186191"/>
    <w:rsid w:val="00186861"/>
    <w:rsid w:val="00186930"/>
    <w:rsid w:val="00186C47"/>
    <w:rsid w:val="00186D6D"/>
    <w:rsid w:val="001873E1"/>
    <w:rsid w:val="001874A7"/>
    <w:rsid w:val="001874FB"/>
    <w:rsid w:val="00187575"/>
    <w:rsid w:val="00187ADD"/>
    <w:rsid w:val="00187B91"/>
    <w:rsid w:val="00187BCF"/>
    <w:rsid w:val="00187CCD"/>
    <w:rsid w:val="00187EE5"/>
    <w:rsid w:val="00190454"/>
    <w:rsid w:val="001904BE"/>
    <w:rsid w:val="001909C6"/>
    <w:rsid w:val="00190AAF"/>
    <w:rsid w:val="00190FE5"/>
    <w:rsid w:val="0019135C"/>
    <w:rsid w:val="001916F4"/>
    <w:rsid w:val="00191B6C"/>
    <w:rsid w:val="00191B8A"/>
    <w:rsid w:val="00192186"/>
    <w:rsid w:val="00192503"/>
    <w:rsid w:val="0019254A"/>
    <w:rsid w:val="001926FC"/>
    <w:rsid w:val="00192BBE"/>
    <w:rsid w:val="00192CA2"/>
    <w:rsid w:val="00192F7C"/>
    <w:rsid w:val="0019304B"/>
    <w:rsid w:val="00193120"/>
    <w:rsid w:val="001947F2"/>
    <w:rsid w:val="00195054"/>
    <w:rsid w:val="00195162"/>
    <w:rsid w:val="001953D4"/>
    <w:rsid w:val="001954E2"/>
    <w:rsid w:val="0019558A"/>
    <w:rsid w:val="0019559F"/>
    <w:rsid w:val="00195631"/>
    <w:rsid w:val="0019571F"/>
    <w:rsid w:val="00195CBF"/>
    <w:rsid w:val="00195E31"/>
    <w:rsid w:val="0019602E"/>
    <w:rsid w:val="0019603F"/>
    <w:rsid w:val="00196A0C"/>
    <w:rsid w:val="00196B39"/>
    <w:rsid w:val="001971B6"/>
    <w:rsid w:val="0019723F"/>
    <w:rsid w:val="0019741F"/>
    <w:rsid w:val="001A0468"/>
    <w:rsid w:val="001A07E1"/>
    <w:rsid w:val="001A0D77"/>
    <w:rsid w:val="001A0DD8"/>
    <w:rsid w:val="001A13C7"/>
    <w:rsid w:val="001A1716"/>
    <w:rsid w:val="001A1B79"/>
    <w:rsid w:val="001A1B8C"/>
    <w:rsid w:val="001A1BD0"/>
    <w:rsid w:val="001A1D0D"/>
    <w:rsid w:val="001A1D4D"/>
    <w:rsid w:val="001A1F56"/>
    <w:rsid w:val="001A223F"/>
    <w:rsid w:val="001A257B"/>
    <w:rsid w:val="001A25EA"/>
    <w:rsid w:val="001A2859"/>
    <w:rsid w:val="001A29F4"/>
    <w:rsid w:val="001A2BA5"/>
    <w:rsid w:val="001A2D4C"/>
    <w:rsid w:val="001A3224"/>
    <w:rsid w:val="001A3263"/>
    <w:rsid w:val="001A3302"/>
    <w:rsid w:val="001A336D"/>
    <w:rsid w:val="001A35C5"/>
    <w:rsid w:val="001A3E50"/>
    <w:rsid w:val="001A3F08"/>
    <w:rsid w:val="001A4506"/>
    <w:rsid w:val="001A454E"/>
    <w:rsid w:val="001A48CE"/>
    <w:rsid w:val="001A49A0"/>
    <w:rsid w:val="001A4C53"/>
    <w:rsid w:val="001A4C5E"/>
    <w:rsid w:val="001A4CD1"/>
    <w:rsid w:val="001A553C"/>
    <w:rsid w:val="001A5721"/>
    <w:rsid w:val="001A5956"/>
    <w:rsid w:val="001A5B13"/>
    <w:rsid w:val="001A5DE6"/>
    <w:rsid w:val="001A6064"/>
    <w:rsid w:val="001A6136"/>
    <w:rsid w:val="001A6384"/>
    <w:rsid w:val="001A6792"/>
    <w:rsid w:val="001A68B5"/>
    <w:rsid w:val="001A6984"/>
    <w:rsid w:val="001A6DFE"/>
    <w:rsid w:val="001A75CC"/>
    <w:rsid w:val="001A7844"/>
    <w:rsid w:val="001A79BA"/>
    <w:rsid w:val="001A7D6C"/>
    <w:rsid w:val="001A7F5D"/>
    <w:rsid w:val="001B036D"/>
    <w:rsid w:val="001B0771"/>
    <w:rsid w:val="001B07A3"/>
    <w:rsid w:val="001B0809"/>
    <w:rsid w:val="001B0A83"/>
    <w:rsid w:val="001B0B18"/>
    <w:rsid w:val="001B0DCF"/>
    <w:rsid w:val="001B10B1"/>
    <w:rsid w:val="001B151C"/>
    <w:rsid w:val="001B19B8"/>
    <w:rsid w:val="001B19BE"/>
    <w:rsid w:val="001B1A87"/>
    <w:rsid w:val="001B248B"/>
    <w:rsid w:val="001B28EB"/>
    <w:rsid w:val="001B2BA7"/>
    <w:rsid w:val="001B2DDD"/>
    <w:rsid w:val="001B324E"/>
    <w:rsid w:val="001B32CE"/>
    <w:rsid w:val="001B34E3"/>
    <w:rsid w:val="001B39BD"/>
    <w:rsid w:val="001B3A43"/>
    <w:rsid w:val="001B3C78"/>
    <w:rsid w:val="001B3D5D"/>
    <w:rsid w:val="001B3EF4"/>
    <w:rsid w:val="001B4069"/>
    <w:rsid w:val="001B437A"/>
    <w:rsid w:val="001B438E"/>
    <w:rsid w:val="001B45BF"/>
    <w:rsid w:val="001B4754"/>
    <w:rsid w:val="001B4A78"/>
    <w:rsid w:val="001B522D"/>
    <w:rsid w:val="001B53D5"/>
    <w:rsid w:val="001B5A50"/>
    <w:rsid w:val="001B5D27"/>
    <w:rsid w:val="001B5F94"/>
    <w:rsid w:val="001B6145"/>
    <w:rsid w:val="001B632A"/>
    <w:rsid w:val="001B670D"/>
    <w:rsid w:val="001B6D37"/>
    <w:rsid w:val="001B6E2B"/>
    <w:rsid w:val="001B6FF0"/>
    <w:rsid w:val="001B6FF6"/>
    <w:rsid w:val="001B724D"/>
    <w:rsid w:val="001B748D"/>
    <w:rsid w:val="001B7AB9"/>
    <w:rsid w:val="001B7AFD"/>
    <w:rsid w:val="001B7CAF"/>
    <w:rsid w:val="001B7CCD"/>
    <w:rsid w:val="001B7E65"/>
    <w:rsid w:val="001B7ED8"/>
    <w:rsid w:val="001C06D1"/>
    <w:rsid w:val="001C0865"/>
    <w:rsid w:val="001C088C"/>
    <w:rsid w:val="001C0CF9"/>
    <w:rsid w:val="001C0E1E"/>
    <w:rsid w:val="001C0F4C"/>
    <w:rsid w:val="001C11F5"/>
    <w:rsid w:val="001C163C"/>
    <w:rsid w:val="001C1864"/>
    <w:rsid w:val="001C19ED"/>
    <w:rsid w:val="001C1ABE"/>
    <w:rsid w:val="001C1C68"/>
    <w:rsid w:val="001C1D88"/>
    <w:rsid w:val="001C1F4E"/>
    <w:rsid w:val="001C2186"/>
    <w:rsid w:val="001C2431"/>
    <w:rsid w:val="001C25F8"/>
    <w:rsid w:val="001C2C21"/>
    <w:rsid w:val="001C32A8"/>
    <w:rsid w:val="001C3363"/>
    <w:rsid w:val="001C34D2"/>
    <w:rsid w:val="001C37A1"/>
    <w:rsid w:val="001C38CC"/>
    <w:rsid w:val="001C3B72"/>
    <w:rsid w:val="001C3BAC"/>
    <w:rsid w:val="001C409D"/>
    <w:rsid w:val="001C40BA"/>
    <w:rsid w:val="001C424B"/>
    <w:rsid w:val="001C425C"/>
    <w:rsid w:val="001C4453"/>
    <w:rsid w:val="001C4470"/>
    <w:rsid w:val="001C4685"/>
    <w:rsid w:val="001C4769"/>
    <w:rsid w:val="001C47DE"/>
    <w:rsid w:val="001C4A5C"/>
    <w:rsid w:val="001C4AE4"/>
    <w:rsid w:val="001C4D1E"/>
    <w:rsid w:val="001C4DA9"/>
    <w:rsid w:val="001C4E1B"/>
    <w:rsid w:val="001C4E8E"/>
    <w:rsid w:val="001C4F52"/>
    <w:rsid w:val="001C5003"/>
    <w:rsid w:val="001C5325"/>
    <w:rsid w:val="001C537A"/>
    <w:rsid w:val="001C5472"/>
    <w:rsid w:val="001C54EA"/>
    <w:rsid w:val="001C5715"/>
    <w:rsid w:val="001C59ED"/>
    <w:rsid w:val="001C5CAC"/>
    <w:rsid w:val="001C603F"/>
    <w:rsid w:val="001C6244"/>
    <w:rsid w:val="001C636D"/>
    <w:rsid w:val="001C6571"/>
    <w:rsid w:val="001C69D8"/>
    <w:rsid w:val="001C6AB1"/>
    <w:rsid w:val="001C6EEC"/>
    <w:rsid w:val="001C6FD4"/>
    <w:rsid w:val="001C742E"/>
    <w:rsid w:val="001C7835"/>
    <w:rsid w:val="001C7C20"/>
    <w:rsid w:val="001C7F50"/>
    <w:rsid w:val="001D0076"/>
    <w:rsid w:val="001D033D"/>
    <w:rsid w:val="001D03D5"/>
    <w:rsid w:val="001D0ACA"/>
    <w:rsid w:val="001D0DC8"/>
    <w:rsid w:val="001D0DE7"/>
    <w:rsid w:val="001D0E79"/>
    <w:rsid w:val="001D13CA"/>
    <w:rsid w:val="001D1554"/>
    <w:rsid w:val="001D156C"/>
    <w:rsid w:val="001D1911"/>
    <w:rsid w:val="001D1E58"/>
    <w:rsid w:val="001D21F2"/>
    <w:rsid w:val="001D2460"/>
    <w:rsid w:val="001D2908"/>
    <w:rsid w:val="001D2C92"/>
    <w:rsid w:val="001D2D3F"/>
    <w:rsid w:val="001D2E1D"/>
    <w:rsid w:val="001D2F0B"/>
    <w:rsid w:val="001D32E4"/>
    <w:rsid w:val="001D338D"/>
    <w:rsid w:val="001D3677"/>
    <w:rsid w:val="001D3AE7"/>
    <w:rsid w:val="001D3B5E"/>
    <w:rsid w:val="001D3CE9"/>
    <w:rsid w:val="001D3D72"/>
    <w:rsid w:val="001D3E3F"/>
    <w:rsid w:val="001D3F92"/>
    <w:rsid w:val="001D4111"/>
    <w:rsid w:val="001D418B"/>
    <w:rsid w:val="001D455E"/>
    <w:rsid w:val="001D46EE"/>
    <w:rsid w:val="001D4768"/>
    <w:rsid w:val="001D4B6C"/>
    <w:rsid w:val="001D5372"/>
    <w:rsid w:val="001D60C3"/>
    <w:rsid w:val="001D6589"/>
    <w:rsid w:val="001D65C4"/>
    <w:rsid w:val="001D6A24"/>
    <w:rsid w:val="001D6ABF"/>
    <w:rsid w:val="001D722B"/>
    <w:rsid w:val="001D756E"/>
    <w:rsid w:val="001D7613"/>
    <w:rsid w:val="001D762B"/>
    <w:rsid w:val="001D7D82"/>
    <w:rsid w:val="001D80E5"/>
    <w:rsid w:val="001DADBE"/>
    <w:rsid w:val="001E01F9"/>
    <w:rsid w:val="001E024C"/>
    <w:rsid w:val="001E09B5"/>
    <w:rsid w:val="001E0A90"/>
    <w:rsid w:val="001E0C2F"/>
    <w:rsid w:val="001E0D37"/>
    <w:rsid w:val="001E0E48"/>
    <w:rsid w:val="001E12F2"/>
    <w:rsid w:val="001E1BDD"/>
    <w:rsid w:val="001E1C5D"/>
    <w:rsid w:val="001E1DD9"/>
    <w:rsid w:val="001E21EA"/>
    <w:rsid w:val="001E2508"/>
    <w:rsid w:val="001E2647"/>
    <w:rsid w:val="001E2896"/>
    <w:rsid w:val="001E28F5"/>
    <w:rsid w:val="001E2A62"/>
    <w:rsid w:val="001E3175"/>
    <w:rsid w:val="001E34B3"/>
    <w:rsid w:val="001E36A9"/>
    <w:rsid w:val="001E3933"/>
    <w:rsid w:val="001E3C54"/>
    <w:rsid w:val="001E3C5B"/>
    <w:rsid w:val="001E3CC0"/>
    <w:rsid w:val="001E3D77"/>
    <w:rsid w:val="001E41A5"/>
    <w:rsid w:val="001E45E7"/>
    <w:rsid w:val="001E4676"/>
    <w:rsid w:val="001E4775"/>
    <w:rsid w:val="001E4B6F"/>
    <w:rsid w:val="001E4F12"/>
    <w:rsid w:val="001E5140"/>
    <w:rsid w:val="001E5295"/>
    <w:rsid w:val="001E533C"/>
    <w:rsid w:val="001E53D6"/>
    <w:rsid w:val="001E5520"/>
    <w:rsid w:val="001E583B"/>
    <w:rsid w:val="001E5B82"/>
    <w:rsid w:val="001E5C36"/>
    <w:rsid w:val="001E5C3B"/>
    <w:rsid w:val="001E5CC5"/>
    <w:rsid w:val="001E5D7C"/>
    <w:rsid w:val="001E5FC6"/>
    <w:rsid w:val="001E6185"/>
    <w:rsid w:val="001E61EA"/>
    <w:rsid w:val="001E62C1"/>
    <w:rsid w:val="001E6764"/>
    <w:rsid w:val="001E6D92"/>
    <w:rsid w:val="001E70A2"/>
    <w:rsid w:val="001E7764"/>
    <w:rsid w:val="001E777C"/>
    <w:rsid w:val="001E778B"/>
    <w:rsid w:val="001E7C6B"/>
    <w:rsid w:val="001E7D55"/>
    <w:rsid w:val="001F05E9"/>
    <w:rsid w:val="001F0608"/>
    <w:rsid w:val="001F0C94"/>
    <w:rsid w:val="001F13C1"/>
    <w:rsid w:val="001F13D1"/>
    <w:rsid w:val="001F144F"/>
    <w:rsid w:val="001F14C5"/>
    <w:rsid w:val="001F184D"/>
    <w:rsid w:val="001F1EC0"/>
    <w:rsid w:val="001F23C7"/>
    <w:rsid w:val="001F2482"/>
    <w:rsid w:val="001F2866"/>
    <w:rsid w:val="001F324D"/>
    <w:rsid w:val="001F34AB"/>
    <w:rsid w:val="001F36A0"/>
    <w:rsid w:val="001F3876"/>
    <w:rsid w:val="001F39DF"/>
    <w:rsid w:val="001F3ADD"/>
    <w:rsid w:val="001F3D02"/>
    <w:rsid w:val="001F3E77"/>
    <w:rsid w:val="001F3E90"/>
    <w:rsid w:val="001F3EBB"/>
    <w:rsid w:val="001F446D"/>
    <w:rsid w:val="001F45F3"/>
    <w:rsid w:val="001F47C4"/>
    <w:rsid w:val="001F4C5D"/>
    <w:rsid w:val="001F4FF4"/>
    <w:rsid w:val="001F5036"/>
    <w:rsid w:val="001F5038"/>
    <w:rsid w:val="001F507B"/>
    <w:rsid w:val="001F538B"/>
    <w:rsid w:val="001F597B"/>
    <w:rsid w:val="001F5D9D"/>
    <w:rsid w:val="001F5DB6"/>
    <w:rsid w:val="001F5EAE"/>
    <w:rsid w:val="001F63F9"/>
    <w:rsid w:val="001F659C"/>
    <w:rsid w:val="001F6714"/>
    <w:rsid w:val="001F6B3D"/>
    <w:rsid w:val="001F6B69"/>
    <w:rsid w:val="001F7174"/>
    <w:rsid w:val="001F7204"/>
    <w:rsid w:val="001F7300"/>
    <w:rsid w:val="001F741A"/>
    <w:rsid w:val="001F7443"/>
    <w:rsid w:val="001F775E"/>
    <w:rsid w:val="001F7855"/>
    <w:rsid w:val="001F7A44"/>
    <w:rsid w:val="001F7B86"/>
    <w:rsid w:val="001F7CE4"/>
    <w:rsid w:val="001F7CFD"/>
    <w:rsid w:val="001F7DD4"/>
    <w:rsid w:val="001F7EC4"/>
    <w:rsid w:val="001F82E5"/>
    <w:rsid w:val="00200259"/>
    <w:rsid w:val="002004A9"/>
    <w:rsid w:val="002006C4"/>
    <w:rsid w:val="0020077C"/>
    <w:rsid w:val="00200B5E"/>
    <w:rsid w:val="00200F17"/>
    <w:rsid w:val="00200F19"/>
    <w:rsid w:val="00200F43"/>
    <w:rsid w:val="00200FA9"/>
    <w:rsid w:val="002014EF"/>
    <w:rsid w:val="0020199D"/>
    <w:rsid w:val="00201CD6"/>
    <w:rsid w:val="00201EBB"/>
    <w:rsid w:val="00202044"/>
    <w:rsid w:val="0020205F"/>
    <w:rsid w:val="002020B7"/>
    <w:rsid w:val="002021E3"/>
    <w:rsid w:val="00202AB6"/>
    <w:rsid w:val="00202E6F"/>
    <w:rsid w:val="00203199"/>
    <w:rsid w:val="00203278"/>
    <w:rsid w:val="002033B8"/>
    <w:rsid w:val="00203B9C"/>
    <w:rsid w:val="00203BEA"/>
    <w:rsid w:val="0020433E"/>
    <w:rsid w:val="00204442"/>
    <w:rsid w:val="002044DD"/>
    <w:rsid w:val="002052AB"/>
    <w:rsid w:val="0020532B"/>
    <w:rsid w:val="002053E7"/>
    <w:rsid w:val="00205403"/>
    <w:rsid w:val="00205478"/>
    <w:rsid w:val="0020555F"/>
    <w:rsid w:val="0020569D"/>
    <w:rsid w:val="00205C73"/>
    <w:rsid w:val="00206252"/>
    <w:rsid w:val="00206311"/>
    <w:rsid w:val="00206340"/>
    <w:rsid w:val="0020636B"/>
    <w:rsid w:val="002069FE"/>
    <w:rsid w:val="00206C91"/>
    <w:rsid w:val="0020717E"/>
    <w:rsid w:val="00207515"/>
    <w:rsid w:val="002077FF"/>
    <w:rsid w:val="00207BF6"/>
    <w:rsid w:val="00207C9B"/>
    <w:rsid w:val="00207DDF"/>
    <w:rsid w:val="00207F2B"/>
    <w:rsid w:val="0021004C"/>
    <w:rsid w:val="0021011C"/>
    <w:rsid w:val="0021013C"/>
    <w:rsid w:val="00210E45"/>
    <w:rsid w:val="00210EA1"/>
    <w:rsid w:val="00210FE4"/>
    <w:rsid w:val="00210FF3"/>
    <w:rsid w:val="002110B8"/>
    <w:rsid w:val="002111D4"/>
    <w:rsid w:val="002114A3"/>
    <w:rsid w:val="002117A6"/>
    <w:rsid w:val="00211DBA"/>
    <w:rsid w:val="00211EEF"/>
    <w:rsid w:val="002120B5"/>
    <w:rsid w:val="0021237B"/>
    <w:rsid w:val="0021287E"/>
    <w:rsid w:val="0021289E"/>
    <w:rsid w:val="002128C2"/>
    <w:rsid w:val="002129CF"/>
    <w:rsid w:val="00212A00"/>
    <w:rsid w:val="00212ABF"/>
    <w:rsid w:val="00212D24"/>
    <w:rsid w:val="00212F40"/>
    <w:rsid w:val="0021340E"/>
    <w:rsid w:val="002138EE"/>
    <w:rsid w:val="00213A9A"/>
    <w:rsid w:val="00213D7E"/>
    <w:rsid w:val="00213E1C"/>
    <w:rsid w:val="00214037"/>
    <w:rsid w:val="0021406F"/>
    <w:rsid w:val="002140C2"/>
    <w:rsid w:val="002149A7"/>
    <w:rsid w:val="00214BDA"/>
    <w:rsid w:val="00214BE8"/>
    <w:rsid w:val="00214F76"/>
    <w:rsid w:val="00215029"/>
    <w:rsid w:val="00215614"/>
    <w:rsid w:val="0021565E"/>
    <w:rsid w:val="0021577C"/>
    <w:rsid w:val="00215A89"/>
    <w:rsid w:val="00215BDC"/>
    <w:rsid w:val="00215F7D"/>
    <w:rsid w:val="00216050"/>
    <w:rsid w:val="00216517"/>
    <w:rsid w:val="00216643"/>
    <w:rsid w:val="0021665F"/>
    <w:rsid w:val="00216812"/>
    <w:rsid w:val="00216893"/>
    <w:rsid w:val="00216B9C"/>
    <w:rsid w:val="00217341"/>
    <w:rsid w:val="002173FF"/>
    <w:rsid w:val="0021776F"/>
    <w:rsid w:val="00217AF7"/>
    <w:rsid w:val="00217DC4"/>
    <w:rsid w:val="0022084A"/>
    <w:rsid w:val="00220A3C"/>
    <w:rsid w:val="00220B2F"/>
    <w:rsid w:val="00220DF5"/>
    <w:rsid w:val="0022100C"/>
    <w:rsid w:val="002210E5"/>
    <w:rsid w:val="00221303"/>
    <w:rsid w:val="00221431"/>
    <w:rsid w:val="00221444"/>
    <w:rsid w:val="0022146F"/>
    <w:rsid w:val="00221511"/>
    <w:rsid w:val="0022151C"/>
    <w:rsid w:val="0022182C"/>
    <w:rsid w:val="0022183A"/>
    <w:rsid w:val="00221AB7"/>
    <w:rsid w:val="00221B05"/>
    <w:rsid w:val="00221F01"/>
    <w:rsid w:val="0022206D"/>
    <w:rsid w:val="00222227"/>
    <w:rsid w:val="0022278E"/>
    <w:rsid w:val="00222BCC"/>
    <w:rsid w:val="00222CE9"/>
    <w:rsid w:val="00222D5C"/>
    <w:rsid w:val="00222ECE"/>
    <w:rsid w:val="00223002"/>
    <w:rsid w:val="00223375"/>
    <w:rsid w:val="00223458"/>
    <w:rsid w:val="002234B8"/>
    <w:rsid w:val="0022358A"/>
    <w:rsid w:val="002235DF"/>
    <w:rsid w:val="0022367C"/>
    <w:rsid w:val="00223919"/>
    <w:rsid w:val="0022391D"/>
    <w:rsid w:val="00223F59"/>
    <w:rsid w:val="00224051"/>
    <w:rsid w:val="002240BC"/>
    <w:rsid w:val="00224116"/>
    <w:rsid w:val="002244B2"/>
    <w:rsid w:val="00224CCD"/>
    <w:rsid w:val="00224D5D"/>
    <w:rsid w:val="00225171"/>
    <w:rsid w:val="002252A7"/>
    <w:rsid w:val="00225416"/>
    <w:rsid w:val="00225478"/>
    <w:rsid w:val="002254D4"/>
    <w:rsid w:val="002255C3"/>
    <w:rsid w:val="0022576A"/>
    <w:rsid w:val="0022597F"/>
    <w:rsid w:val="0022636F"/>
    <w:rsid w:val="00226585"/>
    <w:rsid w:val="002265F9"/>
    <w:rsid w:val="00226AB4"/>
    <w:rsid w:val="00226E2F"/>
    <w:rsid w:val="00226F5B"/>
    <w:rsid w:val="002273E5"/>
    <w:rsid w:val="00227B29"/>
    <w:rsid w:val="00227D8E"/>
    <w:rsid w:val="00227F34"/>
    <w:rsid w:val="0022AAA7"/>
    <w:rsid w:val="0023029E"/>
    <w:rsid w:val="002302CC"/>
    <w:rsid w:val="002303A4"/>
    <w:rsid w:val="00230528"/>
    <w:rsid w:val="00230990"/>
    <w:rsid w:val="00230CD2"/>
    <w:rsid w:val="00230D53"/>
    <w:rsid w:val="00230E0D"/>
    <w:rsid w:val="00231229"/>
    <w:rsid w:val="00231619"/>
    <w:rsid w:val="002317A5"/>
    <w:rsid w:val="00231887"/>
    <w:rsid w:val="00232606"/>
    <w:rsid w:val="00232936"/>
    <w:rsid w:val="00232BA0"/>
    <w:rsid w:val="00232DF2"/>
    <w:rsid w:val="00232DFB"/>
    <w:rsid w:val="00233265"/>
    <w:rsid w:val="0023337C"/>
    <w:rsid w:val="0023342C"/>
    <w:rsid w:val="00233595"/>
    <w:rsid w:val="00233B18"/>
    <w:rsid w:val="00233BB4"/>
    <w:rsid w:val="0023425C"/>
    <w:rsid w:val="0023436C"/>
    <w:rsid w:val="0023476D"/>
    <w:rsid w:val="002348A8"/>
    <w:rsid w:val="00234E7D"/>
    <w:rsid w:val="00234F35"/>
    <w:rsid w:val="0023569E"/>
    <w:rsid w:val="002359CA"/>
    <w:rsid w:val="00235A70"/>
    <w:rsid w:val="00235B5B"/>
    <w:rsid w:val="00235C0B"/>
    <w:rsid w:val="00235D6E"/>
    <w:rsid w:val="00235FE2"/>
    <w:rsid w:val="00236511"/>
    <w:rsid w:val="0023676A"/>
    <w:rsid w:val="002368A1"/>
    <w:rsid w:val="0023695E"/>
    <w:rsid w:val="00236AD8"/>
    <w:rsid w:val="00236ADF"/>
    <w:rsid w:val="002370B2"/>
    <w:rsid w:val="002371A3"/>
    <w:rsid w:val="002373B1"/>
    <w:rsid w:val="00237567"/>
    <w:rsid w:val="002376C5"/>
    <w:rsid w:val="00237804"/>
    <w:rsid w:val="00237886"/>
    <w:rsid w:val="00237CF3"/>
    <w:rsid w:val="00240A98"/>
    <w:rsid w:val="00240BC5"/>
    <w:rsid w:val="00240D21"/>
    <w:rsid w:val="00241094"/>
    <w:rsid w:val="0024143D"/>
    <w:rsid w:val="00242151"/>
    <w:rsid w:val="00242221"/>
    <w:rsid w:val="0024224A"/>
    <w:rsid w:val="00242314"/>
    <w:rsid w:val="00242331"/>
    <w:rsid w:val="00242397"/>
    <w:rsid w:val="00242689"/>
    <w:rsid w:val="002427C5"/>
    <w:rsid w:val="0024280E"/>
    <w:rsid w:val="00242BD0"/>
    <w:rsid w:val="002430D8"/>
    <w:rsid w:val="00243D01"/>
    <w:rsid w:val="00243D93"/>
    <w:rsid w:val="00244107"/>
    <w:rsid w:val="002442E9"/>
    <w:rsid w:val="0024443F"/>
    <w:rsid w:val="00244919"/>
    <w:rsid w:val="002449C5"/>
    <w:rsid w:val="00244A9E"/>
    <w:rsid w:val="0024532F"/>
    <w:rsid w:val="0024534F"/>
    <w:rsid w:val="0024575F"/>
    <w:rsid w:val="00245789"/>
    <w:rsid w:val="002458BA"/>
    <w:rsid w:val="00245BB4"/>
    <w:rsid w:val="00245CE5"/>
    <w:rsid w:val="00245D9D"/>
    <w:rsid w:val="00245F1D"/>
    <w:rsid w:val="00246435"/>
    <w:rsid w:val="002467CA"/>
    <w:rsid w:val="002467FB"/>
    <w:rsid w:val="00246B6F"/>
    <w:rsid w:val="00246BCF"/>
    <w:rsid w:val="00246BFA"/>
    <w:rsid w:val="00246EFA"/>
    <w:rsid w:val="00247601"/>
    <w:rsid w:val="0024774D"/>
    <w:rsid w:val="00247761"/>
    <w:rsid w:val="0024783F"/>
    <w:rsid w:val="00247A2A"/>
    <w:rsid w:val="0025013D"/>
    <w:rsid w:val="002506B4"/>
    <w:rsid w:val="00250F41"/>
    <w:rsid w:val="00251135"/>
    <w:rsid w:val="002513FB"/>
    <w:rsid w:val="0025179E"/>
    <w:rsid w:val="00251902"/>
    <w:rsid w:val="00251AE8"/>
    <w:rsid w:val="00251BA7"/>
    <w:rsid w:val="00251CAA"/>
    <w:rsid w:val="00251F03"/>
    <w:rsid w:val="00252684"/>
    <w:rsid w:val="00252996"/>
    <w:rsid w:val="00252CE3"/>
    <w:rsid w:val="002530AF"/>
    <w:rsid w:val="002533A6"/>
    <w:rsid w:val="002533D2"/>
    <w:rsid w:val="0025343A"/>
    <w:rsid w:val="002534D4"/>
    <w:rsid w:val="002535CE"/>
    <w:rsid w:val="0025367D"/>
    <w:rsid w:val="00253686"/>
    <w:rsid w:val="00253789"/>
    <w:rsid w:val="002537B2"/>
    <w:rsid w:val="002538E4"/>
    <w:rsid w:val="00253DD9"/>
    <w:rsid w:val="00253F88"/>
    <w:rsid w:val="00254430"/>
    <w:rsid w:val="002546F5"/>
    <w:rsid w:val="0025486F"/>
    <w:rsid w:val="00254CB7"/>
    <w:rsid w:val="00254D1C"/>
    <w:rsid w:val="00254D21"/>
    <w:rsid w:val="00254DF0"/>
    <w:rsid w:val="00254E13"/>
    <w:rsid w:val="00254E36"/>
    <w:rsid w:val="00254E43"/>
    <w:rsid w:val="00255247"/>
    <w:rsid w:val="002555A3"/>
    <w:rsid w:val="002556D7"/>
    <w:rsid w:val="00256276"/>
    <w:rsid w:val="002562B6"/>
    <w:rsid w:val="00256A31"/>
    <w:rsid w:val="00256E25"/>
    <w:rsid w:val="00257130"/>
    <w:rsid w:val="0025739C"/>
    <w:rsid w:val="002573E8"/>
    <w:rsid w:val="002574E4"/>
    <w:rsid w:val="00257808"/>
    <w:rsid w:val="00257B9C"/>
    <w:rsid w:val="00257D1A"/>
    <w:rsid w:val="00257DB6"/>
    <w:rsid w:val="00257DD5"/>
    <w:rsid w:val="00257F74"/>
    <w:rsid w:val="00257FE7"/>
    <w:rsid w:val="002602F1"/>
    <w:rsid w:val="002603CA"/>
    <w:rsid w:val="00260498"/>
    <w:rsid w:val="002605D8"/>
    <w:rsid w:val="002605F6"/>
    <w:rsid w:val="002609F3"/>
    <w:rsid w:val="00260B6A"/>
    <w:rsid w:val="00260C16"/>
    <w:rsid w:val="002611C2"/>
    <w:rsid w:val="002611DB"/>
    <w:rsid w:val="00261459"/>
    <w:rsid w:val="0026146D"/>
    <w:rsid w:val="0026163E"/>
    <w:rsid w:val="00261FEA"/>
    <w:rsid w:val="00262092"/>
    <w:rsid w:val="002620D8"/>
    <w:rsid w:val="002621D3"/>
    <w:rsid w:val="002623E8"/>
    <w:rsid w:val="00262538"/>
    <w:rsid w:val="0026264C"/>
    <w:rsid w:val="00262717"/>
    <w:rsid w:val="00262816"/>
    <w:rsid w:val="002629DD"/>
    <w:rsid w:val="00262C8A"/>
    <w:rsid w:val="00262F3B"/>
    <w:rsid w:val="00263197"/>
    <w:rsid w:val="0026323B"/>
    <w:rsid w:val="002639FF"/>
    <w:rsid w:val="00263C66"/>
    <w:rsid w:val="0026407B"/>
    <w:rsid w:val="00264271"/>
    <w:rsid w:val="002642AD"/>
    <w:rsid w:val="002642B2"/>
    <w:rsid w:val="002643EE"/>
    <w:rsid w:val="002644A1"/>
    <w:rsid w:val="002644E7"/>
    <w:rsid w:val="0026461B"/>
    <w:rsid w:val="00264678"/>
    <w:rsid w:val="00264751"/>
    <w:rsid w:val="002647E1"/>
    <w:rsid w:val="00264E66"/>
    <w:rsid w:val="00264FEE"/>
    <w:rsid w:val="00265375"/>
    <w:rsid w:val="00265833"/>
    <w:rsid w:val="002658BE"/>
    <w:rsid w:val="00265997"/>
    <w:rsid w:val="002659E3"/>
    <w:rsid w:val="00265D03"/>
    <w:rsid w:val="00265DBB"/>
    <w:rsid w:val="002662A0"/>
    <w:rsid w:val="00266339"/>
    <w:rsid w:val="0026635D"/>
    <w:rsid w:val="002663E0"/>
    <w:rsid w:val="00266687"/>
    <w:rsid w:val="002667D0"/>
    <w:rsid w:val="0026788E"/>
    <w:rsid w:val="00267BFE"/>
    <w:rsid w:val="00267C57"/>
    <w:rsid w:val="00267CA2"/>
    <w:rsid w:val="00267E3C"/>
    <w:rsid w:val="00270003"/>
    <w:rsid w:val="0027006F"/>
    <w:rsid w:val="00270078"/>
    <w:rsid w:val="00270295"/>
    <w:rsid w:val="00270332"/>
    <w:rsid w:val="00270403"/>
    <w:rsid w:val="002704B4"/>
    <w:rsid w:val="00270711"/>
    <w:rsid w:val="0027076B"/>
    <w:rsid w:val="00270834"/>
    <w:rsid w:val="00270C3F"/>
    <w:rsid w:val="002712B9"/>
    <w:rsid w:val="0027156F"/>
    <w:rsid w:val="002719CB"/>
    <w:rsid w:val="00271EB3"/>
    <w:rsid w:val="00271ED2"/>
    <w:rsid w:val="00272122"/>
    <w:rsid w:val="00272131"/>
    <w:rsid w:val="002726FE"/>
    <w:rsid w:val="002729C7"/>
    <w:rsid w:val="00272A6E"/>
    <w:rsid w:val="00272D96"/>
    <w:rsid w:val="00272F45"/>
    <w:rsid w:val="0027306E"/>
    <w:rsid w:val="002730A6"/>
    <w:rsid w:val="00273703"/>
    <w:rsid w:val="00273A4B"/>
    <w:rsid w:val="00273C16"/>
    <w:rsid w:val="00273CE0"/>
    <w:rsid w:val="00273D17"/>
    <w:rsid w:val="00273F74"/>
    <w:rsid w:val="002740D5"/>
    <w:rsid w:val="00274140"/>
    <w:rsid w:val="00274160"/>
    <w:rsid w:val="002742F7"/>
    <w:rsid w:val="002744C8"/>
    <w:rsid w:val="0027462C"/>
    <w:rsid w:val="00274706"/>
    <w:rsid w:val="002748ED"/>
    <w:rsid w:val="002749E8"/>
    <w:rsid w:val="00274E1D"/>
    <w:rsid w:val="0027525C"/>
    <w:rsid w:val="00275417"/>
    <w:rsid w:val="002757DD"/>
    <w:rsid w:val="00275D18"/>
    <w:rsid w:val="00275E78"/>
    <w:rsid w:val="00275EA0"/>
    <w:rsid w:val="002761F7"/>
    <w:rsid w:val="002765FF"/>
    <w:rsid w:val="002766EE"/>
    <w:rsid w:val="0027685B"/>
    <w:rsid w:val="002769D6"/>
    <w:rsid w:val="002769E1"/>
    <w:rsid w:val="00276B88"/>
    <w:rsid w:val="00276C23"/>
    <w:rsid w:val="00276C43"/>
    <w:rsid w:val="00276E01"/>
    <w:rsid w:val="00277120"/>
    <w:rsid w:val="002771C1"/>
    <w:rsid w:val="00277499"/>
    <w:rsid w:val="0027774E"/>
    <w:rsid w:val="00277807"/>
    <w:rsid w:val="002778CF"/>
    <w:rsid w:val="00277C62"/>
    <w:rsid w:val="00277FD2"/>
    <w:rsid w:val="00280724"/>
    <w:rsid w:val="00280A4E"/>
    <w:rsid w:val="00280A5F"/>
    <w:rsid w:val="00280B0B"/>
    <w:rsid w:val="00280C38"/>
    <w:rsid w:val="00280CCD"/>
    <w:rsid w:val="002813A8"/>
    <w:rsid w:val="002814E6"/>
    <w:rsid w:val="00281558"/>
    <w:rsid w:val="002815E6"/>
    <w:rsid w:val="00281AC1"/>
    <w:rsid w:val="00281D30"/>
    <w:rsid w:val="00281F2B"/>
    <w:rsid w:val="0028238B"/>
    <w:rsid w:val="00282403"/>
    <w:rsid w:val="00282420"/>
    <w:rsid w:val="00282EB1"/>
    <w:rsid w:val="00282F5F"/>
    <w:rsid w:val="002830A3"/>
    <w:rsid w:val="00283287"/>
    <w:rsid w:val="002833BE"/>
    <w:rsid w:val="00283669"/>
    <w:rsid w:val="0028379A"/>
    <w:rsid w:val="00283A50"/>
    <w:rsid w:val="00283FD9"/>
    <w:rsid w:val="002840EA"/>
    <w:rsid w:val="0028413E"/>
    <w:rsid w:val="0028453E"/>
    <w:rsid w:val="002845C7"/>
    <w:rsid w:val="0028464D"/>
    <w:rsid w:val="002849C9"/>
    <w:rsid w:val="00285387"/>
    <w:rsid w:val="002855FD"/>
    <w:rsid w:val="00285738"/>
    <w:rsid w:val="002857B3"/>
    <w:rsid w:val="00285A0E"/>
    <w:rsid w:val="00285C46"/>
    <w:rsid w:val="00285DFA"/>
    <w:rsid w:val="00285DFF"/>
    <w:rsid w:val="00285E3F"/>
    <w:rsid w:val="00286140"/>
    <w:rsid w:val="00286930"/>
    <w:rsid w:val="00286C30"/>
    <w:rsid w:val="00286C91"/>
    <w:rsid w:val="00286D57"/>
    <w:rsid w:val="00286D97"/>
    <w:rsid w:val="00286E73"/>
    <w:rsid w:val="00286FE4"/>
    <w:rsid w:val="00287410"/>
    <w:rsid w:val="0028776E"/>
    <w:rsid w:val="00287EF2"/>
    <w:rsid w:val="0029008B"/>
    <w:rsid w:val="002905C5"/>
    <w:rsid w:val="0029094D"/>
    <w:rsid w:val="0029098A"/>
    <w:rsid w:val="00290D30"/>
    <w:rsid w:val="0029159F"/>
    <w:rsid w:val="00291629"/>
    <w:rsid w:val="00291A1B"/>
    <w:rsid w:val="00291AAF"/>
    <w:rsid w:val="00291EF7"/>
    <w:rsid w:val="0029242B"/>
    <w:rsid w:val="002925D5"/>
    <w:rsid w:val="002926FE"/>
    <w:rsid w:val="00292E5A"/>
    <w:rsid w:val="00292F7E"/>
    <w:rsid w:val="00292FBD"/>
    <w:rsid w:val="00293628"/>
    <w:rsid w:val="0029365A"/>
    <w:rsid w:val="0029389B"/>
    <w:rsid w:val="0029399B"/>
    <w:rsid w:val="00293ABC"/>
    <w:rsid w:val="00293C0E"/>
    <w:rsid w:val="00293CF9"/>
    <w:rsid w:val="00293F7F"/>
    <w:rsid w:val="00294001"/>
    <w:rsid w:val="002941E9"/>
    <w:rsid w:val="0029426D"/>
    <w:rsid w:val="00294597"/>
    <w:rsid w:val="002945B2"/>
    <w:rsid w:val="002947C4"/>
    <w:rsid w:val="002948AE"/>
    <w:rsid w:val="00294AEB"/>
    <w:rsid w:val="00294D8B"/>
    <w:rsid w:val="00294E3A"/>
    <w:rsid w:val="00294EC0"/>
    <w:rsid w:val="002951FD"/>
    <w:rsid w:val="002952E1"/>
    <w:rsid w:val="0029560B"/>
    <w:rsid w:val="002956C8"/>
    <w:rsid w:val="00295869"/>
    <w:rsid w:val="00295A44"/>
    <w:rsid w:val="00295AC0"/>
    <w:rsid w:val="00295BAC"/>
    <w:rsid w:val="00295C48"/>
    <w:rsid w:val="002961EE"/>
    <w:rsid w:val="002964C8"/>
    <w:rsid w:val="002965F2"/>
    <w:rsid w:val="002966A6"/>
    <w:rsid w:val="0029685E"/>
    <w:rsid w:val="002969BF"/>
    <w:rsid w:val="00296CA5"/>
    <w:rsid w:val="00296D03"/>
    <w:rsid w:val="00296E49"/>
    <w:rsid w:val="002975E1"/>
    <w:rsid w:val="00297E19"/>
    <w:rsid w:val="0029BCED"/>
    <w:rsid w:val="002A0430"/>
    <w:rsid w:val="002A044A"/>
    <w:rsid w:val="002A04B8"/>
    <w:rsid w:val="002A066B"/>
    <w:rsid w:val="002A07F3"/>
    <w:rsid w:val="002A094A"/>
    <w:rsid w:val="002A09BF"/>
    <w:rsid w:val="002A0A0E"/>
    <w:rsid w:val="002A0D4E"/>
    <w:rsid w:val="002A10D8"/>
    <w:rsid w:val="002A12A6"/>
    <w:rsid w:val="002A1717"/>
    <w:rsid w:val="002A1A03"/>
    <w:rsid w:val="002A1D6B"/>
    <w:rsid w:val="002A2381"/>
    <w:rsid w:val="002A2A13"/>
    <w:rsid w:val="002A2F83"/>
    <w:rsid w:val="002A2FCD"/>
    <w:rsid w:val="002A32B0"/>
    <w:rsid w:val="002A3578"/>
    <w:rsid w:val="002A35A5"/>
    <w:rsid w:val="002A3913"/>
    <w:rsid w:val="002A3B50"/>
    <w:rsid w:val="002A3E8E"/>
    <w:rsid w:val="002A4624"/>
    <w:rsid w:val="002A49DD"/>
    <w:rsid w:val="002A49F2"/>
    <w:rsid w:val="002A4C01"/>
    <w:rsid w:val="002A52BD"/>
    <w:rsid w:val="002A5522"/>
    <w:rsid w:val="002A57B8"/>
    <w:rsid w:val="002A5961"/>
    <w:rsid w:val="002A5BD0"/>
    <w:rsid w:val="002A5C62"/>
    <w:rsid w:val="002A5DBA"/>
    <w:rsid w:val="002A642F"/>
    <w:rsid w:val="002A65A0"/>
    <w:rsid w:val="002A679F"/>
    <w:rsid w:val="002A6812"/>
    <w:rsid w:val="002A6C3F"/>
    <w:rsid w:val="002A6E31"/>
    <w:rsid w:val="002A6E42"/>
    <w:rsid w:val="002A7288"/>
    <w:rsid w:val="002A73E3"/>
    <w:rsid w:val="002A75EC"/>
    <w:rsid w:val="002A7A3F"/>
    <w:rsid w:val="002A7A44"/>
    <w:rsid w:val="002A7AFA"/>
    <w:rsid w:val="002A7C80"/>
    <w:rsid w:val="002B002E"/>
    <w:rsid w:val="002B01B2"/>
    <w:rsid w:val="002B0912"/>
    <w:rsid w:val="002B09F3"/>
    <w:rsid w:val="002B0DC4"/>
    <w:rsid w:val="002B0FE9"/>
    <w:rsid w:val="002B132F"/>
    <w:rsid w:val="002B13BD"/>
    <w:rsid w:val="002B1903"/>
    <w:rsid w:val="002B1DDB"/>
    <w:rsid w:val="002B207A"/>
    <w:rsid w:val="002B21BA"/>
    <w:rsid w:val="002B283C"/>
    <w:rsid w:val="002B2936"/>
    <w:rsid w:val="002B2963"/>
    <w:rsid w:val="002B2969"/>
    <w:rsid w:val="002B2B47"/>
    <w:rsid w:val="002B2C24"/>
    <w:rsid w:val="002B2CAE"/>
    <w:rsid w:val="002B32DA"/>
    <w:rsid w:val="002B3681"/>
    <w:rsid w:val="002B3722"/>
    <w:rsid w:val="002B383D"/>
    <w:rsid w:val="002B39E3"/>
    <w:rsid w:val="002B3A07"/>
    <w:rsid w:val="002B3C16"/>
    <w:rsid w:val="002B4263"/>
    <w:rsid w:val="002B4286"/>
    <w:rsid w:val="002B44F8"/>
    <w:rsid w:val="002B454A"/>
    <w:rsid w:val="002B45A3"/>
    <w:rsid w:val="002B4788"/>
    <w:rsid w:val="002B4A52"/>
    <w:rsid w:val="002B4AFC"/>
    <w:rsid w:val="002B4F9C"/>
    <w:rsid w:val="002B5162"/>
    <w:rsid w:val="002B536C"/>
    <w:rsid w:val="002B5539"/>
    <w:rsid w:val="002B5642"/>
    <w:rsid w:val="002B5662"/>
    <w:rsid w:val="002B5742"/>
    <w:rsid w:val="002B58DB"/>
    <w:rsid w:val="002B5A77"/>
    <w:rsid w:val="002B5D43"/>
    <w:rsid w:val="002B5EAF"/>
    <w:rsid w:val="002B62F3"/>
    <w:rsid w:val="002B62F7"/>
    <w:rsid w:val="002B633E"/>
    <w:rsid w:val="002B6532"/>
    <w:rsid w:val="002B6666"/>
    <w:rsid w:val="002B66F0"/>
    <w:rsid w:val="002B68A9"/>
    <w:rsid w:val="002B6CF7"/>
    <w:rsid w:val="002B6DE1"/>
    <w:rsid w:val="002B73CD"/>
    <w:rsid w:val="002B74C0"/>
    <w:rsid w:val="002B7624"/>
    <w:rsid w:val="002B7B7A"/>
    <w:rsid w:val="002B7E53"/>
    <w:rsid w:val="002B7FCB"/>
    <w:rsid w:val="002B7FEA"/>
    <w:rsid w:val="002C0988"/>
    <w:rsid w:val="002C09AB"/>
    <w:rsid w:val="002C0A75"/>
    <w:rsid w:val="002C0D02"/>
    <w:rsid w:val="002C0E67"/>
    <w:rsid w:val="002C0F64"/>
    <w:rsid w:val="002C137F"/>
    <w:rsid w:val="002C13A7"/>
    <w:rsid w:val="002C145F"/>
    <w:rsid w:val="002C1CB9"/>
    <w:rsid w:val="002C1F03"/>
    <w:rsid w:val="002C2143"/>
    <w:rsid w:val="002C247A"/>
    <w:rsid w:val="002C252B"/>
    <w:rsid w:val="002C29CA"/>
    <w:rsid w:val="002C2FF0"/>
    <w:rsid w:val="002C31DF"/>
    <w:rsid w:val="002C34D8"/>
    <w:rsid w:val="002C3CA1"/>
    <w:rsid w:val="002C40C2"/>
    <w:rsid w:val="002C41B7"/>
    <w:rsid w:val="002C4201"/>
    <w:rsid w:val="002C43C9"/>
    <w:rsid w:val="002C4D9F"/>
    <w:rsid w:val="002C505B"/>
    <w:rsid w:val="002C52BD"/>
    <w:rsid w:val="002C57D3"/>
    <w:rsid w:val="002C582B"/>
    <w:rsid w:val="002C5A4F"/>
    <w:rsid w:val="002C5BFC"/>
    <w:rsid w:val="002C5D5D"/>
    <w:rsid w:val="002C5F6A"/>
    <w:rsid w:val="002C6648"/>
    <w:rsid w:val="002C677B"/>
    <w:rsid w:val="002C67F3"/>
    <w:rsid w:val="002C6DB3"/>
    <w:rsid w:val="002C6E33"/>
    <w:rsid w:val="002C725C"/>
    <w:rsid w:val="002C725D"/>
    <w:rsid w:val="002C7262"/>
    <w:rsid w:val="002C7721"/>
    <w:rsid w:val="002C7BBB"/>
    <w:rsid w:val="002C7C4C"/>
    <w:rsid w:val="002D00F1"/>
    <w:rsid w:val="002D02AC"/>
    <w:rsid w:val="002D03F4"/>
    <w:rsid w:val="002D05D4"/>
    <w:rsid w:val="002D0737"/>
    <w:rsid w:val="002D0AA9"/>
    <w:rsid w:val="002D0D96"/>
    <w:rsid w:val="002D0F88"/>
    <w:rsid w:val="002D1035"/>
    <w:rsid w:val="002D1041"/>
    <w:rsid w:val="002D1238"/>
    <w:rsid w:val="002D1328"/>
    <w:rsid w:val="002D19D7"/>
    <w:rsid w:val="002D1F29"/>
    <w:rsid w:val="002D1F34"/>
    <w:rsid w:val="002D2078"/>
    <w:rsid w:val="002D2102"/>
    <w:rsid w:val="002D2179"/>
    <w:rsid w:val="002D23B2"/>
    <w:rsid w:val="002D2A7F"/>
    <w:rsid w:val="002D2B81"/>
    <w:rsid w:val="002D2BE4"/>
    <w:rsid w:val="002D2F40"/>
    <w:rsid w:val="002D2F7C"/>
    <w:rsid w:val="002D2FE6"/>
    <w:rsid w:val="002D3247"/>
    <w:rsid w:val="002D3370"/>
    <w:rsid w:val="002D34E6"/>
    <w:rsid w:val="002D3595"/>
    <w:rsid w:val="002D3719"/>
    <w:rsid w:val="002D3861"/>
    <w:rsid w:val="002D3946"/>
    <w:rsid w:val="002D3992"/>
    <w:rsid w:val="002D3996"/>
    <w:rsid w:val="002D3B90"/>
    <w:rsid w:val="002D3CBE"/>
    <w:rsid w:val="002D40A6"/>
    <w:rsid w:val="002D4593"/>
    <w:rsid w:val="002D471F"/>
    <w:rsid w:val="002D4727"/>
    <w:rsid w:val="002D4820"/>
    <w:rsid w:val="002D482E"/>
    <w:rsid w:val="002D489B"/>
    <w:rsid w:val="002D4C71"/>
    <w:rsid w:val="002D54BB"/>
    <w:rsid w:val="002D5ABD"/>
    <w:rsid w:val="002D5B56"/>
    <w:rsid w:val="002D5CA8"/>
    <w:rsid w:val="002D5D15"/>
    <w:rsid w:val="002D5D38"/>
    <w:rsid w:val="002D5EDE"/>
    <w:rsid w:val="002D5F4E"/>
    <w:rsid w:val="002D5FC5"/>
    <w:rsid w:val="002D6238"/>
    <w:rsid w:val="002D64F1"/>
    <w:rsid w:val="002D6539"/>
    <w:rsid w:val="002D65F6"/>
    <w:rsid w:val="002D6BBC"/>
    <w:rsid w:val="002D7558"/>
    <w:rsid w:val="002E0770"/>
    <w:rsid w:val="002E07D7"/>
    <w:rsid w:val="002E09E9"/>
    <w:rsid w:val="002E0D25"/>
    <w:rsid w:val="002E0D76"/>
    <w:rsid w:val="002E0E19"/>
    <w:rsid w:val="002E1171"/>
    <w:rsid w:val="002E12F7"/>
    <w:rsid w:val="002E14FF"/>
    <w:rsid w:val="002E1928"/>
    <w:rsid w:val="002E1C8A"/>
    <w:rsid w:val="002E1DDF"/>
    <w:rsid w:val="002E2198"/>
    <w:rsid w:val="002E22C2"/>
    <w:rsid w:val="002E2644"/>
    <w:rsid w:val="002E296C"/>
    <w:rsid w:val="002E2D67"/>
    <w:rsid w:val="002E2E0D"/>
    <w:rsid w:val="002E2F73"/>
    <w:rsid w:val="002E36D0"/>
    <w:rsid w:val="002E3935"/>
    <w:rsid w:val="002E395A"/>
    <w:rsid w:val="002E3BF3"/>
    <w:rsid w:val="002E3C33"/>
    <w:rsid w:val="002E3E25"/>
    <w:rsid w:val="002E4409"/>
    <w:rsid w:val="002E454D"/>
    <w:rsid w:val="002E4731"/>
    <w:rsid w:val="002E499F"/>
    <w:rsid w:val="002E4A6D"/>
    <w:rsid w:val="002E4AF1"/>
    <w:rsid w:val="002E4C59"/>
    <w:rsid w:val="002E4E21"/>
    <w:rsid w:val="002E5331"/>
    <w:rsid w:val="002E5487"/>
    <w:rsid w:val="002E55F2"/>
    <w:rsid w:val="002E57BA"/>
    <w:rsid w:val="002E5B95"/>
    <w:rsid w:val="002E5BD9"/>
    <w:rsid w:val="002E5C6C"/>
    <w:rsid w:val="002E5E87"/>
    <w:rsid w:val="002E5F1A"/>
    <w:rsid w:val="002E6455"/>
    <w:rsid w:val="002E64FB"/>
    <w:rsid w:val="002E6607"/>
    <w:rsid w:val="002E692C"/>
    <w:rsid w:val="002E6FD5"/>
    <w:rsid w:val="002E70EE"/>
    <w:rsid w:val="002E7586"/>
    <w:rsid w:val="002E765D"/>
    <w:rsid w:val="002E776E"/>
    <w:rsid w:val="002E7838"/>
    <w:rsid w:val="002E78C6"/>
    <w:rsid w:val="002E7DEA"/>
    <w:rsid w:val="002F023A"/>
    <w:rsid w:val="002F0508"/>
    <w:rsid w:val="002F0855"/>
    <w:rsid w:val="002F0C1E"/>
    <w:rsid w:val="002F0C29"/>
    <w:rsid w:val="002F0CA3"/>
    <w:rsid w:val="002F0CBC"/>
    <w:rsid w:val="002F0CCC"/>
    <w:rsid w:val="002F0DC0"/>
    <w:rsid w:val="002F115A"/>
    <w:rsid w:val="002F11D1"/>
    <w:rsid w:val="002F14E2"/>
    <w:rsid w:val="002F1A66"/>
    <w:rsid w:val="002F1BC9"/>
    <w:rsid w:val="002F1F83"/>
    <w:rsid w:val="002F2048"/>
    <w:rsid w:val="002F2453"/>
    <w:rsid w:val="002F256D"/>
    <w:rsid w:val="002F2735"/>
    <w:rsid w:val="002F273B"/>
    <w:rsid w:val="002F2C69"/>
    <w:rsid w:val="002F3107"/>
    <w:rsid w:val="002F3113"/>
    <w:rsid w:val="002F3C27"/>
    <w:rsid w:val="002F3F73"/>
    <w:rsid w:val="002F3F93"/>
    <w:rsid w:val="002F42DC"/>
    <w:rsid w:val="002F47DE"/>
    <w:rsid w:val="002F4AA1"/>
    <w:rsid w:val="002F5276"/>
    <w:rsid w:val="002F53DB"/>
    <w:rsid w:val="002F5554"/>
    <w:rsid w:val="002F55F8"/>
    <w:rsid w:val="002F5A57"/>
    <w:rsid w:val="002F5DDE"/>
    <w:rsid w:val="002F5EAC"/>
    <w:rsid w:val="002F6069"/>
    <w:rsid w:val="002F6992"/>
    <w:rsid w:val="002F6E84"/>
    <w:rsid w:val="002F6FE5"/>
    <w:rsid w:val="002F7009"/>
    <w:rsid w:val="002F76BF"/>
    <w:rsid w:val="002F7719"/>
    <w:rsid w:val="002F7B9B"/>
    <w:rsid w:val="002F7C0C"/>
    <w:rsid w:val="002F7D62"/>
    <w:rsid w:val="00300081"/>
    <w:rsid w:val="0030011F"/>
    <w:rsid w:val="00300261"/>
    <w:rsid w:val="003002C7"/>
    <w:rsid w:val="003004D7"/>
    <w:rsid w:val="0030066C"/>
    <w:rsid w:val="00300733"/>
    <w:rsid w:val="003007B3"/>
    <w:rsid w:val="00300834"/>
    <w:rsid w:val="0030085F"/>
    <w:rsid w:val="00300965"/>
    <w:rsid w:val="00300A37"/>
    <w:rsid w:val="00300A4C"/>
    <w:rsid w:val="00301265"/>
    <w:rsid w:val="003012F0"/>
    <w:rsid w:val="003018D1"/>
    <w:rsid w:val="00301900"/>
    <w:rsid w:val="00301BF8"/>
    <w:rsid w:val="00301E18"/>
    <w:rsid w:val="00302087"/>
    <w:rsid w:val="003026A1"/>
    <w:rsid w:val="00302892"/>
    <w:rsid w:val="003028F4"/>
    <w:rsid w:val="00302957"/>
    <w:rsid w:val="00302A35"/>
    <w:rsid w:val="00302D5B"/>
    <w:rsid w:val="00302E9E"/>
    <w:rsid w:val="003030F0"/>
    <w:rsid w:val="0030313A"/>
    <w:rsid w:val="003031F5"/>
    <w:rsid w:val="00303367"/>
    <w:rsid w:val="0030345A"/>
    <w:rsid w:val="0030348A"/>
    <w:rsid w:val="00303B74"/>
    <w:rsid w:val="00304096"/>
    <w:rsid w:val="00304479"/>
    <w:rsid w:val="003045F5"/>
    <w:rsid w:val="003046AA"/>
    <w:rsid w:val="0030471A"/>
    <w:rsid w:val="00304B10"/>
    <w:rsid w:val="00304B7C"/>
    <w:rsid w:val="003050BD"/>
    <w:rsid w:val="00305171"/>
    <w:rsid w:val="003052C5"/>
    <w:rsid w:val="0030552E"/>
    <w:rsid w:val="00305623"/>
    <w:rsid w:val="00305FC5"/>
    <w:rsid w:val="0030603C"/>
    <w:rsid w:val="00306440"/>
    <w:rsid w:val="003068D0"/>
    <w:rsid w:val="00306B52"/>
    <w:rsid w:val="00306E09"/>
    <w:rsid w:val="0030707F"/>
    <w:rsid w:val="003072A1"/>
    <w:rsid w:val="003073DA"/>
    <w:rsid w:val="003073E8"/>
    <w:rsid w:val="00307402"/>
    <w:rsid w:val="003077A7"/>
    <w:rsid w:val="00307826"/>
    <w:rsid w:val="00307924"/>
    <w:rsid w:val="0030794B"/>
    <w:rsid w:val="00307BAA"/>
    <w:rsid w:val="00307C32"/>
    <w:rsid w:val="00307C81"/>
    <w:rsid w:val="0031010C"/>
    <w:rsid w:val="0031017B"/>
    <w:rsid w:val="003101A7"/>
    <w:rsid w:val="00310317"/>
    <w:rsid w:val="00310915"/>
    <w:rsid w:val="003110E1"/>
    <w:rsid w:val="0031116B"/>
    <w:rsid w:val="003113E3"/>
    <w:rsid w:val="00311536"/>
    <w:rsid w:val="0031197A"/>
    <w:rsid w:val="00311A93"/>
    <w:rsid w:val="0031226B"/>
    <w:rsid w:val="00312577"/>
    <w:rsid w:val="00312988"/>
    <w:rsid w:val="00312A6F"/>
    <w:rsid w:val="00312DD2"/>
    <w:rsid w:val="00313175"/>
    <w:rsid w:val="0031321D"/>
    <w:rsid w:val="00313412"/>
    <w:rsid w:val="003135FB"/>
    <w:rsid w:val="0031369C"/>
    <w:rsid w:val="00313BD2"/>
    <w:rsid w:val="00313DB6"/>
    <w:rsid w:val="00313EFC"/>
    <w:rsid w:val="0031400C"/>
    <w:rsid w:val="00314142"/>
    <w:rsid w:val="00314841"/>
    <w:rsid w:val="003149E1"/>
    <w:rsid w:val="00314B7B"/>
    <w:rsid w:val="003151CC"/>
    <w:rsid w:val="003153A2"/>
    <w:rsid w:val="0031558E"/>
    <w:rsid w:val="003155E0"/>
    <w:rsid w:val="003158A1"/>
    <w:rsid w:val="00315BD8"/>
    <w:rsid w:val="003160F5"/>
    <w:rsid w:val="003161AE"/>
    <w:rsid w:val="00316255"/>
    <w:rsid w:val="003163E1"/>
    <w:rsid w:val="003165CE"/>
    <w:rsid w:val="003166CB"/>
    <w:rsid w:val="00316A10"/>
    <w:rsid w:val="00316CE1"/>
    <w:rsid w:val="00316F3C"/>
    <w:rsid w:val="003172F8"/>
    <w:rsid w:val="003173A7"/>
    <w:rsid w:val="003174F3"/>
    <w:rsid w:val="003174FE"/>
    <w:rsid w:val="003176A2"/>
    <w:rsid w:val="00317848"/>
    <w:rsid w:val="0031784B"/>
    <w:rsid w:val="003178BC"/>
    <w:rsid w:val="0031799A"/>
    <w:rsid w:val="00317A67"/>
    <w:rsid w:val="00317B55"/>
    <w:rsid w:val="00320193"/>
    <w:rsid w:val="00320303"/>
    <w:rsid w:val="00320588"/>
    <w:rsid w:val="00320B2F"/>
    <w:rsid w:val="00320CE3"/>
    <w:rsid w:val="00320D39"/>
    <w:rsid w:val="00320FF3"/>
    <w:rsid w:val="00321338"/>
    <w:rsid w:val="00321431"/>
    <w:rsid w:val="00321749"/>
    <w:rsid w:val="00321954"/>
    <w:rsid w:val="00321FCE"/>
    <w:rsid w:val="0032203B"/>
    <w:rsid w:val="0032206F"/>
    <w:rsid w:val="003220EB"/>
    <w:rsid w:val="0032212F"/>
    <w:rsid w:val="00322496"/>
    <w:rsid w:val="00322563"/>
    <w:rsid w:val="003225A9"/>
    <w:rsid w:val="003227EA"/>
    <w:rsid w:val="003227F1"/>
    <w:rsid w:val="003228E4"/>
    <w:rsid w:val="00322962"/>
    <w:rsid w:val="003229B5"/>
    <w:rsid w:val="00322A98"/>
    <w:rsid w:val="00322BDE"/>
    <w:rsid w:val="00322FF6"/>
    <w:rsid w:val="00323401"/>
    <w:rsid w:val="003235C3"/>
    <w:rsid w:val="00323958"/>
    <w:rsid w:val="00324189"/>
    <w:rsid w:val="003247FF"/>
    <w:rsid w:val="00324839"/>
    <w:rsid w:val="00324B24"/>
    <w:rsid w:val="00324E8F"/>
    <w:rsid w:val="00324F67"/>
    <w:rsid w:val="00324F86"/>
    <w:rsid w:val="0032503C"/>
    <w:rsid w:val="0032514A"/>
    <w:rsid w:val="0032541D"/>
    <w:rsid w:val="00325468"/>
    <w:rsid w:val="003255DD"/>
    <w:rsid w:val="003256E1"/>
    <w:rsid w:val="003257AC"/>
    <w:rsid w:val="00325E66"/>
    <w:rsid w:val="00325FD9"/>
    <w:rsid w:val="003262C9"/>
    <w:rsid w:val="00326354"/>
    <w:rsid w:val="00326567"/>
    <w:rsid w:val="00326931"/>
    <w:rsid w:val="003269FC"/>
    <w:rsid w:val="00326ADF"/>
    <w:rsid w:val="00326C4F"/>
    <w:rsid w:val="00326C66"/>
    <w:rsid w:val="00326EEC"/>
    <w:rsid w:val="00327145"/>
    <w:rsid w:val="003272D4"/>
    <w:rsid w:val="00327493"/>
    <w:rsid w:val="003276D4"/>
    <w:rsid w:val="00327769"/>
    <w:rsid w:val="0032779E"/>
    <w:rsid w:val="00327817"/>
    <w:rsid w:val="00327818"/>
    <w:rsid w:val="00327988"/>
    <w:rsid w:val="003279F3"/>
    <w:rsid w:val="00327BDA"/>
    <w:rsid w:val="00327C47"/>
    <w:rsid w:val="0033025A"/>
    <w:rsid w:val="00330266"/>
    <w:rsid w:val="003302F8"/>
    <w:rsid w:val="00330440"/>
    <w:rsid w:val="003305CB"/>
    <w:rsid w:val="0033076C"/>
    <w:rsid w:val="003308C3"/>
    <w:rsid w:val="00330C8A"/>
    <w:rsid w:val="00330D51"/>
    <w:rsid w:val="0033122B"/>
    <w:rsid w:val="003315CE"/>
    <w:rsid w:val="0033174E"/>
    <w:rsid w:val="00331D4A"/>
    <w:rsid w:val="003320ED"/>
    <w:rsid w:val="0033246E"/>
    <w:rsid w:val="00332567"/>
    <w:rsid w:val="0033290E"/>
    <w:rsid w:val="00332912"/>
    <w:rsid w:val="00332D50"/>
    <w:rsid w:val="00332DAF"/>
    <w:rsid w:val="00332F4E"/>
    <w:rsid w:val="003330CF"/>
    <w:rsid w:val="00333272"/>
    <w:rsid w:val="00333853"/>
    <w:rsid w:val="00333B3F"/>
    <w:rsid w:val="00333D8B"/>
    <w:rsid w:val="00333EBF"/>
    <w:rsid w:val="00333ECD"/>
    <w:rsid w:val="00333F91"/>
    <w:rsid w:val="0033400A"/>
    <w:rsid w:val="00334146"/>
    <w:rsid w:val="0033430A"/>
    <w:rsid w:val="00334423"/>
    <w:rsid w:val="00334495"/>
    <w:rsid w:val="00334587"/>
    <w:rsid w:val="0033462F"/>
    <w:rsid w:val="00334719"/>
    <w:rsid w:val="00334777"/>
    <w:rsid w:val="00334B36"/>
    <w:rsid w:val="00334BF4"/>
    <w:rsid w:val="00334F6D"/>
    <w:rsid w:val="00334FD7"/>
    <w:rsid w:val="003356D1"/>
    <w:rsid w:val="003356ED"/>
    <w:rsid w:val="00335719"/>
    <w:rsid w:val="003358F1"/>
    <w:rsid w:val="00335DFF"/>
    <w:rsid w:val="00335F11"/>
    <w:rsid w:val="00335F26"/>
    <w:rsid w:val="00336772"/>
    <w:rsid w:val="00336BDC"/>
    <w:rsid w:val="00336C6F"/>
    <w:rsid w:val="00336D1E"/>
    <w:rsid w:val="00336FB0"/>
    <w:rsid w:val="00337078"/>
    <w:rsid w:val="0033731F"/>
    <w:rsid w:val="00337437"/>
    <w:rsid w:val="0033750A"/>
    <w:rsid w:val="003376A5"/>
    <w:rsid w:val="00337965"/>
    <w:rsid w:val="00337A24"/>
    <w:rsid w:val="00337E96"/>
    <w:rsid w:val="003400F6"/>
    <w:rsid w:val="00340152"/>
    <w:rsid w:val="00340242"/>
    <w:rsid w:val="003404A2"/>
    <w:rsid w:val="003404E5"/>
    <w:rsid w:val="003404FC"/>
    <w:rsid w:val="003407E8"/>
    <w:rsid w:val="0034098A"/>
    <w:rsid w:val="00340A1A"/>
    <w:rsid w:val="00340D26"/>
    <w:rsid w:val="00340DA3"/>
    <w:rsid w:val="0034103E"/>
    <w:rsid w:val="00341298"/>
    <w:rsid w:val="0034149F"/>
    <w:rsid w:val="003416CF"/>
    <w:rsid w:val="0034171F"/>
    <w:rsid w:val="00341780"/>
    <w:rsid w:val="00341865"/>
    <w:rsid w:val="00341B28"/>
    <w:rsid w:val="00341DEB"/>
    <w:rsid w:val="003426A4"/>
    <w:rsid w:val="00342AE1"/>
    <w:rsid w:val="00342C95"/>
    <w:rsid w:val="00342CD0"/>
    <w:rsid w:val="00342DD2"/>
    <w:rsid w:val="00342F4D"/>
    <w:rsid w:val="00343174"/>
    <w:rsid w:val="00343492"/>
    <w:rsid w:val="00343499"/>
    <w:rsid w:val="003434F7"/>
    <w:rsid w:val="00343820"/>
    <w:rsid w:val="00343927"/>
    <w:rsid w:val="00343A48"/>
    <w:rsid w:val="00343A95"/>
    <w:rsid w:val="00343D3A"/>
    <w:rsid w:val="00343E19"/>
    <w:rsid w:val="00343EE5"/>
    <w:rsid w:val="00343F2C"/>
    <w:rsid w:val="003444C8"/>
    <w:rsid w:val="0034479D"/>
    <w:rsid w:val="00344D5E"/>
    <w:rsid w:val="00344E73"/>
    <w:rsid w:val="00344F6A"/>
    <w:rsid w:val="00345185"/>
    <w:rsid w:val="0034523B"/>
    <w:rsid w:val="003455B1"/>
    <w:rsid w:val="00345796"/>
    <w:rsid w:val="00345C7B"/>
    <w:rsid w:val="0034603F"/>
    <w:rsid w:val="0034639C"/>
    <w:rsid w:val="003465C8"/>
    <w:rsid w:val="003467A1"/>
    <w:rsid w:val="0034680A"/>
    <w:rsid w:val="00346C91"/>
    <w:rsid w:val="00346CBB"/>
    <w:rsid w:val="00347504"/>
    <w:rsid w:val="00347984"/>
    <w:rsid w:val="003479BF"/>
    <w:rsid w:val="00347ECD"/>
    <w:rsid w:val="00347F7F"/>
    <w:rsid w:val="003500DF"/>
    <w:rsid w:val="003503EF"/>
    <w:rsid w:val="0035058F"/>
    <w:rsid w:val="0035076F"/>
    <w:rsid w:val="0035082F"/>
    <w:rsid w:val="00350917"/>
    <w:rsid w:val="00350BA2"/>
    <w:rsid w:val="00350C50"/>
    <w:rsid w:val="003511CE"/>
    <w:rsid w:val="00351255"/>
    <w:rsid w:val="0035127E"/>
    <w:rsid w:val="0035165C"/>
    <w:rsid w:val="0035193C"/>
    <w:rsid w:val="00351A79"/>
    <w:rsid w:val="00351AE7"/>
    <w:rsid w:val="00351F15"/>
    <w:rsid w:val="00352013"/>
    <w:rsid w:val="00352136"/>
    <w:rsid w:val="0035269D"/>
    <w:rsid w:val="003526DA"/>
    <w:rsid w:val="00352749"/>
    <w:rsid w:val="0035276D"/>
    <w:rsid w:val="0035279D"/>
    <w:rsid w:val="003527BA"/>
    <w:rsid w:val="0035291E"/>
    <w:rsid w:val="00352E91"/>
    <w:rsid w:val="00352FFC"/>
    <w:rsid w:val="003530F3"/>
    <w:rsid w:val="003530FB"/>
    <w:rsid w:val="00353224"/>
    <w:rsid w:val="0035360A"/>
    <w:rsid w:val="00353947"/>
    <w:rsid w:val="00353983"/>
    <w:rsid w:val="00353C7A"/>
    <w:rsid w:val="003540FB"/>
    <w:rsid w:val="00354188"/>
    <w:rsid w:val="00354853"/>
    <w:rsid w:val="00354A1D"/>
    <w:rsid w:val="00354B5D"/>
    <w:rsid w:val="00354E55"/>
    <w:rsid w:val="00354E8F"/>
    <w:rsid w:val="00354F02"/>
    <w:rsid w:val="003557B2"/>
    <w:rsid w:val="00355903"/>
    <w:rsid w:val="0035591A"/>
    <w:rsid w:val="00355B27"/>
    <w:rsid w:val="00355B2E"/>
    <w:rsid w:val="00355BD1"/>
    <w:rsid w:val="00355FE7"/>
    <w:rsid w:val="0035662C"/>
    <w:rsid w:val="003567E0"/>
    <w:rsid w:val="003568DA"/>
    <w:rsid w:val="00356957"/>
    <w:rsid w:val="0035699E"/>
    <w:rsid w:val="00356AA7"/>
    <w:rsid w:val="00356CCB"/>
    <w:rsid w:val="00357147"/>
    <w:rsid w:val="0035737E"/>
    <w:rsid w:val="00357440"/>
    <w:rsid w:val="0035780B"/>
    <w:rsid w:val="0035780E"/>
    <w:rsid w:val="0035795D"/>
    <w:rsid w:val="0035A8A5"/>
    <w:rsid w:val="003605FE"/>
    <w:rsid w:val="00360671"/>
    <w:rsid w:val="0036084B"/>
    <w:rsid w:val="003608F6"/>
    <w:rsid w:val="00360922"/>
    <w:rsid w:val="00360B2E"/>
    <w:rsid w:val="00360D56"/>
    <w:rsid w:val="00360DA1"/>
    <w:rsid w:val="00360E59"/>
    <w:rsid w:val="00361604"/>
    <w:rsid w:val="0036160B"/>
    <w:rsid w:val="00361794"/>
    <w:rsid w:val="00361884"/>
    <w:rsid w:val="003618E9"/>
    <w:rsid w:val="00361B67"/>
    <w:rsid w:val="00362102"/>
    <w:rsid w:val="00362318"/>
    <w:rsid w:val="0036233B"/>
    <w:rsid w:val="00362567"/>
    <w:rsid w:val="00362C6A"/>
    <w:rsid w:val="00362C8B"/>
    <w:rsid w:val="00362CEC"/>
    <w:rsid w:val="00362EB5"/>
    <w:rsid w:val="0036332C"/>
    <w:rsid w:val="003638F3"/>
    <w:rsid w:val="003639A4"/>
    <w:rsid w:val="003639B7"/>
    <w:rsid w:val="00363BC8"/>
    <w:rsid w:val="00363E70"/>
    <w:rsid w:val="00363FF8"/>
    <w:rsid w:val="003640BE"/>
    <w:rsid w:val="00364423"/>
    <w:rsid w:val="003644A2"/>
    <w:rsid w:val="003644C5"/>
    <w:rsid w:val="0036475E"/>
    <w:rsid w:val="00364906"/>
    <w:rsid w:val="003649AE"/>
    <w:rsid w:val="00364D67"/>
    <w:rsid w:val="00364DCF"/>
    <w:rsid w:val="00365125"/>
    <w:rsid w:val="003653D0"/>
    <w:rsid w:val="00365606"/>
    <w:rsid w:val="003656D1"/>
    <w:rsid w:val="003658A6"/>
    <w:rsid w:val="003658C8"/>
    <w:rsid w:val="00365A68"/>
    <w:rsid w:val="00365AA7"/>
    <w:rsid w:val="00365F4A"/>
    <w:rsid w:val="003666F9"/>
    <w:rsid w:val="00366CAB"/>
    <w:rsid w:val="00366F89"/>
    <w:rsid w:val="00367090"/>
    <w:rsid w:val="0036745D"/>
    <w:rsid w:val="00367839"/>
    <w:rsid w:val="00367D44"/>
    <w:rsid w:val="00367EB8"/>
    <w:rsid w:val="00367EBD"/>
    <w:rsid w:val="00367EDD"/>
    <w:rsid w:val="003700A2"/>
    <w:rsid w:val="003702C7"/>
    <w:rsid w:val="00370488"/>
    <w:rsid w:val="0037051A"/>
    <w:rsid w:val="00370562"/>
    <w:rsid w:val="0037075D"/>
    <w:rsid w:val="00370B56"/>
    <w:rsid w:val="003711FE"/>
    <w:rsid w:val="0037125B"/>
    <w:rsid w:val="00371278"/>
    <w:rsid w:val="00371441"/>
    <w:rsid w:val="00371694"/>
    <w:rsid w:val="00371796"/>
    <w:rsid w:val="00371A2A"/>
    <w:rsid w:val="00371A92"/>
    <w:rsid w:val="00371C91"/>
    <w:rsid w:val="00372187"/>
    <w:rsid w:val="00372261"/>
    <w:rsid w:val="00372940"/>
    <w:rsid w:val="00372B68"/>
    <w:rsid w:val="00372CBF"/>
    <w:rsid w:val="0037316B"/>
    <w:rsid w:val="00373187"/>
    <w:rsid w:val="0037330B"/>
    <w:rsid w:val="00373496"/>
    <w:rsid w:val="00373961"/>
    <w:rsid w:val="00373CC5"/>
    <w:rsid w:val="00373D0A"/>
    <w:rsid w:val="00373D2D"/>
    <w:rsid w:val="00373D7D"/>
    <w:rsid w:val="00373FF7"/>
    <w:rsid w:val="0037442E"/>
    <w:rsid w:val="00374E58"/>
    <w:rsid w:val="0037504A"/>
    <w:rsid w:val="003756A7"/>
    <w:rsid w:val="00375873"/>
    <w:rsid w:val="00375AF2"/>
    <w:rsid w:val="00375CAA"/>
    <w:rsid w:val="00375FC2"/>
    <w:rsid w:val="00376088"/>
    <w:rsid w:val="00376221"/>
    <w:rsid w:val="0037687A"/>
    <w:rsid w:val="00376FE9"/>
    <w:rsid w:val="0037721D"/>
    <w:rsid w:val="003772D9"/>
    <w:rsid w:val="003774C4"/>
    <w:rsid w:val="00377509"/>
    <w:rsid w:val="003778AD"/>
    <w:rsid w:val="00377A36"/>
    <w:rsid w:val="00377B6A"/>
    <w:rsid w:val="00377C83"/>
    <w:rsid w:val="00377FB7"/>
    <w:rsid w:val="003800E8"/>
    <w:rsid w:val="003803F6"/>
    <w:rsid w:val="0038048B"/>
    <w:rsid w:val="003804F5"/>
    <w:rsid w:val="003805D5"/>
    <w:rsid w:val="00380CE4"/>
    <w:rsid w:val="00380E4C"/>
    <w:rsid w:val="00380EB6"/>
    <w:rsid w:val="00380F35"/>
    <w:rsid w:val="0038102A"/>
    <w:rsid w:val="0038115D"/>
    <w:rsid w:val="00381256"/>
    <w:rsid w:val="00381322"/>
    <w:rsid w:val="00381494"/>
    <w:rsid w:val="003814A0"/>
    <w:rsid w:val="003814FB"/>
    <w:rsid w:val="0038165F"/>
    <w:rsid w:val="00381AB2"/>
    <w:rsid w:val="00381EE5"/>
    <w:rsid w:val="00382106"/>
    <w:rsid w:val="00382162"/>
    <w:rsid w:val="0038223A"/>
    <w:rsid w:val="003822F9"/>
    <w:rsid w:val="00382510"/>
    <w:rsid w:val="003825AA"/>
    <w:rsid w:val="003825AD"/>
    <w:rsid w:val="0038267E"/>
    <w:rsid w:val="00382F4D"/>
    <w:rsid w:val="00382FB0"/>
    <w:rsid w:val="00383059"/>
    <w:rsid w:val="003837E9"/>
    <w:rsid w:val="00383E73"/>
    <w:rsid w:val="00383F19"/>
    <w:rsid w:val="003841E0"/>
    <w:rsid w:val="0038464F"/>
    <w:rsid w:val="00384846"/>
    <w:rsid w:val="00384987"/>
    <w:rsid w:val="00384B51"/>
    <w:rsid w:val="00385121"/>
    <w:rsid w:val="0038525B"/>
    <w:rsid w:val="003852C1"/>
    <w:rsid w:val="003854CA"/>
    <w:rsid w:val="00385545"/>
    <w:rsid w:val="00385AB7"/>
    <w:rsid w:val="00385B9A"/>
    <w:rsid w:val="00385CD2"/>
    <w:rsid w:val="00385DFB"/>
    <w:rsid w:val="00386042"/>
    <w:rsid w:val="003861B9"/>
    <w:rsid w:val="003862D5"/>
    <w:rsid w:val="00386443"/>
    <w:rsid w:val="0038667D"/>
    <w:rsid w:val="00386989"/>
    <w:rsid w:val="00386A73"/>
    <w:rsid w:val="00386A7C"/>
    <w:rsid w:val="00386E83"/>
    <w:rsid w:val="00386E9B"/>
    <w:rsid w:val="00386EAF"/>
    <w:rsid w:val="00386EE7"/>
    <w:rsid w:val="0038710D"/>
    <w:rsid w:val="003873C6"/>
    <w:rsid w:val="003874DC"/>
    <w:rsid w:val="00387515"/>
    <w:rsid w:val="00387551"/>
    <w:rsid w:val="003875CD"/>
    <w:rsid w:val="00387A28"/>
    <w:rsid w:val="00387A5A"/>
    <w:rsid w:val="00387BE5"/>
    <w:rsid w:val="00387E73"/>
    <w:rsid w:val="003902B1"/>
    <w:rsid w:val="003906C6"/>
    <w:rsid w:val="0039078A"/>
    <w:rsid w:val="0039089F"/>
    <w:rsid w:val="003908C4"/>
    <w:rsid w:val="00390A97"/>
    <w:rsid w:val="00390B1D"/>
    <w:rsid w:val="00390BC4"/>
    <w:rsid w:val="00390C27"/>
    <w:rsid w:val="00390F18"/>
    <w:rsid w:val="00391006"/>
    <w:rsid w:val="00391194"/>
    <w:rsid w:val="00391361"/>
    <w:rsid w:val="003913B7"/>
    <w:rsid w:val="003913CE"/>
    <w:rsid w:val="0039171B"/>
    <w:rsid w:val="00391AED"/>
    <w:rsid w:val="00391C40"/>
    <w:rsid w:val="00392573"/>
    <w:rsid w:val="003925DD"/>
    <w:rsid w:val="0039277E"/>
    <w:rsid w:val="003928A5"/>
    <w:rsid w:val="00392B16"/>
    <w:rsid w:val="00392C02"/>
    <w:rsid w:val="00393394"/>
    <w:rsid w:val="00393403"/>
    <w:rsid w:val="00393410"/>
    <w:rsid w:val="00393676"/>
    <w:rsid w:val="0039388F"/>
    <w:rsid w:val="00393D08"/>
    <w:rsid w:val="00393DCE"/>
    <w:rsid w:val="00394753"/>
    <w:rsid w:val="00394A58"/>
    <w:rsid w:val="00394B2A"/>
    <w:rsid w:val="00394FAA"/>
    <w:rsid w:val="00395400"/>
    <w:rsid w:val="00395442"/>
    <w:rsid w:val="00395668"/>
    <w:rsid w:val="003956B0"/>
    <w:rsid w:val="00395AF9"/>
    <w:rsid w:val="00395BFE"/>
    <w:rsid w:val="00395D6E"/>
    <w:rsid w:val="00395EF9"/>
    <w:rsid w:val="00396018"/>
    <w:rsid w:val="003961AD"/>
    <w:rsid w:val="003961E3"/>
    <w:rsid w:val="003962E1"/>
    <w:rsid w:val="0039630C"/>
    <w:rsid w:val="00396646"/>
    <w:rsid w:val="00396916"/>
    <w:rsid w:val="00396B86"/>
    <w:rsid w:val="00396C22"/>
    <w:rsid w:val="00396D78"/>
    <w:rsid w:val="00396E29"/>
    <w:rsid w:val="003971CA"/>
    <w:rsid w:val="00397636"/>
    <w:rsid w:val="00397880"/>
    <w:rsid w:val="003978FE"/>
    <w:rsid w:val="00397946"/>
    <w:rsid w:val="0039798C"/>
    <w:rsid w:val="003979D4"/>
    <w:rsid w:val="00397CD7"/>
    <w:rsid w:val="00397DF0"/>
    <w:rsid w:val="003A00A8"/>
    <w:rsid w:val="003A027B"/>
    <w:rsid w:val="003A0339"/>
    <w:rsid w:val="003A0476"/>
    <w:rsid w:val="003A04FE"/>
    <w:rsid w:val="003A064C"/>
    <w:rsid w:val="003A080A"/>
    <w:rsid w:val="003A0C31"/>
    <w:rsid w:val="003A0C86"/>
    <w:rsid w:val="003A0EAF"/>
    <w:rsid w:val="003A0FE6"/>
    <w:rsid w:val="003A1018"/>
    <w:rsid w:val="003A1198"/>
    <w:rsid w:val="003A11C9"/>
    <w:rsid w:val="003A17D5"/>
    <w:rsid w:val="003A1AA2"/>
    <w:rsid w:val="003A1C64"/>
    <w:rsid w:val="003A1CD4"/>
    <w:rsid w:val="003A223C"/>
    <w:rsid w:val="003A2285"/>
    <w:rsid w:val="003A2309"/>
    <w:rsid w:val="003A2316"/>
    <w:rsid w:val="003A2341"/>
    <w:rsid w:val="003A266C"/>
    <w:rsid w:val="003A2874"/>
    <w:rsid w:val="003A28CD"/>
    <w:rsid w:val="003A2DE3"/>
    <w:rsid w:val="003A30F3"/>
    <w:rsid w:val="003A3329"/>
    <w:rsid w:val="003A35D5"/>
    <w:rsid w:val="003A390D"/>
    <w:rsid w:val="003A3B56"/>
    <w:rsid w:val="003A3E4F"/>
    <w:rsid w:val="003A3F29"/>
    <w:rsid w:val="003A3F8E"/>
    <w:rsid w:val="003A442E"/>
    <w:rsid w:val="003A4513"/>
    <w:rsid w:val="003A470F"/>
    <w:rsid w:val="003A4A27"/>
    <w:rsid w:val="003A4A90"/>
    <w:rsid w:val="003A4B9A"/>
    <w:rsid w:val="003A4FE3"/>
    <w:rsid w:val="003A5475"/>
    <w:rsid w:val="003A549B"/>
    <w:rsid w:val="003A54AC"/>
    <w:rsid w:val="003A54C8"/>
    <w:rsid w:val="003A5755"/>
    <w:rsid w:val="003A57C9"/>
    <w:rsid w:val="003A580C"/>
    <w:rsid w:val="003A59D4"/>
    <w:rsid w:val="003A5C47"/>
    <w:rsid w:val="003A5F68"/>
    <w:rsid w:val="003A5F91"/>
    <w:rsid w:val="003A6251"/>
    <w:rsid w:val="003A62CF"/>
    <w:rsid w:val="003A65FB"/>
    <w:rsid w:val="003A6673"/>
    <w:rsid w:val="003A66AE"/>
    <w:rsid w:val="003A6809"/>
    <w:rsid w:val="003A69EF"/>
    <w:rsid w:val="003A6C1E"/>
    <w:rsid w:val="003A6D48"/>
    <w:rsid w:val="003A7150"/>
    <w:rsid w:val="003A731D"/>
    <w:rsid w:val="003A78C0"/>
    <w:rsid w:val="003A7947"/>
    <w:rsid w:val="003B08F2"/>
    <w:rsid w:val="003B0B7C"/>
    <w:rsid w:val="003B0FFB"/>
    <w:rsid w:val="003B11A7"/>
    <w:rsid w:val="003B1526"/>
    <w:rsid w:val="003B1587"/>
    <w:rsid w:val="003B191C"/>
    <w:rsid w:val="003B198C"/>
    <w:rsid w:val="003B19FE"/>
    <w:rsid w:val="003B1B1D"/>
    <w:rsid w:val="003B1DB9"/>
    <w:rsid w:val="003B2194"/>
    <w:rsid w:val="003B219B"/>
    <w:rsid w:val="003B22C4"/>
    <w:rsid w:val="003B24C9"/>
    <w:rsid w:val="003B25BF"/>
    <w:rsid w:val="003B2A3D"/>
    <w:rsid w:val="003B2A6B"/>
    <w:rsid w:val="003B2AD6"/>
    <w:rsid w:val="003B2CBA"/>
    <w:rsid w:val="003B2E9F"/>
    <w:rsid w:val="003B2F10"/>
    <w:rsid w:val="003B31BD"/>
    <w:rsid w:val="003B4002"/>
    <w:rsid w:val="003B408E"/>
    <w:rsid w:val="003B48C2"/>
    <w:rsid w:val="003B4BB3"/>
    <w:rsid w:val="003B4E27"/>
    <w:rsid w:val="003B57DF"/>
    <w:rsid w:val="003B5A85"/>
    <w:rsid w:val="003B5AD9"/>
    <w:rsid w:val="003B5E3D"/>
    <w:rsid w:val="003B61FC"/>
    <w:rsid w:val="003B623F"/>
    <w:rsid w:val="003B6349"/>
    <w:rsid w:val="003B644D"/>
    <w:rsid w:val="003B678F"/>
    <w:rsid w:val="003B691F"/>
    <w:rsid w:val="003B6E62"/>
    <w:rsid w:val="003B71C2"/>
    <w:rsid w:val="003B7256"/>
    <w:rsid w:val="003B7278"/>
    <w:rsid w:val="003B7430"/>
    <w:rsid w:val="003B7575"/>
    <w:rsid w:val="003B7604"/>
    <w:rsid w:val="003B7705"/>
    <w:rsid w:val="003B771C"/>
    <w:rsid w:val="003B78ED"/>
    <w:rsid w:val="003B7D27"/>
    <w:rsid w:val="003B7FE0"/>
    <w:rsid w:val="003C0196"/>
    <w:rsid w:val="003C0417"/>
    <w:rsid w:val="003C047A"/>
    <w:rsid w:val="003C08BF"/>
    <w:rsid w:val="003C0ABC"/>
    <w:rsid w:val="003C0B74"/>
    <w:rsid w:val="003C0BF7"/>
    <w:rsid w:val="003C0C50"/>
    <w:rsid w:val="003C0D5B"/>
    <w:rsid w:val="003C104A"/>
    <w:rsid w:val="003C10FB"/>
    <w:rsid w:val="003C1403"/>
    <w:rsid w:val="003C1542"/>
    <w:rsid w:val="003C15EB"/>
    <w:rsid w:val="003C179D"/>
    <w:rsid w:val="003C1ACB"/>
    <w:rsid w:val="003C1B3B"/>
    <w:rsid w:val="003C1D7B"/>
    <w:rsid w:val="003C1EBE"/>
    <w:rsid w:val="003C236A"/>
    <w:rsid w:val="003C24EA"/>
    <w:rsid w:val="003C267E"/>
    <w:rsid w:val="003C2986"/>
    <w:rsid w:val="003C2AF9"/>
    <w:rsid w:val="003C2B74"/>
    <w:rsid w:val="003C2CA8"/>
    <w:rsid w:val="003C2EDF"/>
    <w:rsid w:val="003C2F75"/>
    <w:rsid w:val="003C2F8D"/>
    <w:rsid w:val="003C302F"/>
    <w:rsid w:val="003C330F"/>
    <w:rsid w:val="003C36C4"/>
    <w:rsid w:val="003C3745"/>
    <w:rsid w:val="003C3803"/>
    <w:rsid w:val="003C3C0D"/>
    <w:rsid w:val="003C3CBE"/>
    <w:rsid w:val="003C3CD7"/>
    <w:rsid w:val="003C3E95"/>
    <w:rsid w:val="003C3FD1"/>
    <w:rsid w:val="003C4306"/>
    <w:rsid w:val="003C4467"/>
    <w:rsid w:val="003C4887"/>
    <w:rsid w:val="003C4C37"/>
    <w:rsid w:val="003C4F10"/>
    <w:rsid w:val="003C50EC"/>
    <w:rsid w:val="003C54E9"/>
    <w:rsid w:val="003C57FD"/>
    <w:rsid w:val="003C5B22"/>
    <w:rsid w:val="003C5D26"/>
    <w:rsid w:val="003C5D5B"/>
    <w:rsid w:val="003C6169"/>
    <w:rsid w:val="003C6A3A"/>
    <w:rsid w:val="003C6B68"/>
    <w:rsid w:val="003C6C50"/>
    <w:rsid w:val="003C6CFB"/>
    <w:rsid w:val="003C6F8E"/>
    <w:rsid w:val="003C700E"/>
    <w:rsid w:val="003C767D"/>
    <w:rsid w:val="003C779F"/>
    <w:rsid w:val="003C77A7"/>
    <w:rsid w:val="003C77AC"/>
    <w:rsid w:val="003C7A59"/>
    <w:rsid w:val="003C7BC3"/>
    <w:rsid w:val="003D0315"/>
    <w:rsid w:val="003D05D5"/>
    <w:rsid w:val="003D068A"/>
    <w:rsid w:val="003D0DEE"/>
    <w:rsid w:val="003D0E94"/>
    <w:rsid w:val="003D13A8"/>
    <w:rsid w:val="003D1711"/>
    <w:rsid w:val="003D1A0D"/>
    <w:rsid w:val="003D1C57"/>
    <w:rsid w:val="003D1D39"/>
    <w:rsid w:val="003D1EAB"/>
    <w:rsid w:val="003D1ECF"/>
    <w:rsid w:val="003D201C"/>
    <w:rsid w:val="003D20B9"/>
    <w:rsid w:val="003D23A3"/>
    <w:rsid w:val="003D28C9"/>
    <w:rsid w:val="003D2DCC"/>
    <w:rsid w:val="003D2F7D"/>
    <w:rsid w:val="003D3165"/>
    <w:rsid w:val="003D320F"/>
    <w:rsid w:val="003D36FF"/>
    <w:rsid w:val="003D3C44"/>
    <w:rsid w:val="003D3DF2"/>
    <w:rsid w:val="003D3E31"/>
    <w:rsid w:val="003D410A"/>
    <w:rsid w:val="003D41C7"/>
    <w:rsid w:val="003D43AB"/>
    <w:rsid w:val="003D4493"/>
    <w:rsid w:val="003D486C"/>
    <w:rsid w:val="003D499C"/>
    <w:rsid w:val="003D5076"/>
    <w:rsid w:val="003D51BE"/>
    <w:rsid w:val="003D530E"/>
    <w:rsid w:val="003D5810"/>
    <w:rsid w:val="003D5856"/>
    <w:rsid w:val="003D5CCE"/>
    <w:rsid w:val="003D61E9"/>
    <w:rsid w:val="003D6599"/>
    <w:rsid w:val="003D6622"/>
    <w:rsid w:val="003D6939"/>
    <w:rsid w:val="003D69A9"/>
    <w:rsid w:val="003D6A92"/>
    <w:rsid w:val="003D73D2"/>
    <w:rsid w:val="003D7781"/>
    <w:rsid w:val="003D79A1"/>
    <w:rsid w:val="003D7B20"/>
    <w:rsid w:val="003D7CD6"/>
    <w:rsid w:val="003E043D"/>
    <w:rsid w:val="003E0CA4"/>
    <w:rsid w:val="003E0CE5"/>
    <w:rsid w:val="003E1083"/>
    <w:rsid w:val="003E110A"/>
    <w:rsid w:val="003E13F7"/>
    <w:rsid w:val="003E143B"/>
    <w:rsid w:val="003E14CB"/>
    <w:rsid w:val="003E1790"/>
    <w:rsid w:val="003E19B8"/>
    <w:rsid w:val="003E1CCB"/>
    <w:rsid w:val="003E22EE"/>
    <w:rsid w:val="003E26A2"/>
    <w:rsid w:val="003E28BF"/>
    <w:rsid w:val="003E29E6"/>
    <w:rsid w:val="003E2BE0"/>
    <w:rsid w:val="003E2E0A"/>
    <w:rsid w:val="003E2FC3"/>
    <w:rsid w:val="003E3381"/>
    <w:rsid w:val="003E34FE"/>
    <w:rsid w:val="003E3813"/>
    <w:rsid w:val="003E38E0"/>
    <w:rsid w:val="003E39F0"/>
    <w:rsid w:val="003E3A12"/>
    <w:rsid w:val="003E3CBE"/>
    <w:rsid w:val="003E3CDC"/>
    <w:rsid w:val="003E3D0C"/>
    <w:rsid w:val="003E3D9A"/>
    <w:rsid w:val="003E45BC"/>
    <w:rsid w:val="003E4C60"/>
    <w:rsid w:val="003E4F01"/>
    <w:rsid w:val="003E4F1A"/>
    <w:rsid w:val="003E527E"/>
    <w:rsid w:val="003E53A0"/>
    <w:rsid w:val="003E53D8"/>
    <w:rsid w:val="003E5531"/>
    <w:rsid w:val="003E5785"/>
    <w:rsid w:val="003E5803"/>
    <w:rsid w:val="003E5A07"/>
    <w:rsid w:val="003E5C38"/>
    <w:rsid w:val="003E5C59"/>
    <w:rsid w:val="003E5C5E"/>
    <w:rsid w:val="003E5E19"/>
    <w:rsid w:val="003E5E3F"/>
    <w:rsid w:val="003E6402"/>
    <w:rsid w:val="003E661C"/>
    <w:rsid w:val="003E666D"/>
    <w:rsid w:val="003E66F7"/>
    <w:rsid w:val="003E6DF5"/>
    <w:rsid w:val="003E6F71"/>
    <w:rsid w:val="003E6F7B"/>
    <w:rsid w:val="003E73C4"/>
    <w:rsid w:val="003E73E3"/>
    <w:rsid w:val="003E7526"/>
    <w:rsid w:val="003E78C3"/>
    <w:rsid w:val="003E79EC"/>
    <w:rsid w:val="003E7B73"/>
    <w:rsid w:val="003E7D33"/>
    <w:rsid w:val="003E7E78"/>
    <w:rsid w:val="003E7EF7"/>
    <w:rsid w:val="003F00CF"/>
    <w:rsid w:val="003F0481"/>
    <w:rsid w:val="003F04F1"/>
    <w:rsid w:val="003F05B0"/>
    <w:rsid w:val="003F07D5"/>
    <w:rsid w:val="003F0A89"/>
    <w:rsid w:val="003F0ED5"/>
    <w:rsid w:val="003F0FA8"/>
    <w:rsid w:val="003F147A"/>
    <w:rsid w:val="003F1513"/>
    <w:rsid w:val="003F15FE"/>
    <w:rsid w:val="003F171B"/>
    <w:rsid w:val="003F1838"/>
    <w:rsid w:val="003F1B5A"/>
    <w:rsid w:val="003F1EDE"/>
    <w:rsid w:val="003F2586"/>
    <w:rsid w:val="003F2677"/>
    <w:rsid w:val="003F2D34"/>
    <w:rsid w:val="003F31B4"/>
    <w:rsid w:val="003F34E4"/>
    <w:rsid w:val="003F37F7"/>
    <w:rsid w:val="003F3946"/>
    <w:rsid w:val="003F3A91"/>
    <w:rsid w:val="003F4022"/>
    <w:rsid w:val="003F4263"/>
    <w:rsid w:val="003F438D"/>
    <w:rsid w:val="003F44ED"/>
    <w:rsid w:val="003F45A4"/>
    <w:rsid w:val="003F45E6"/>
    <w:rsid w:val="003F486B"/>
    <w:rsid w:val="003F4A6F"/>
    <w:rsid w:val="003F4D08"/>
    <w:rsid w:val="003F4FC9"/>
    <w:rsid w:val="003F500D"/>
    <w:rsid w:val="003F53B0"/>
    <w:rsid w:val="003F5468"/>
    <w:rsid w:val="003F5888"/>
    <w:rsid w:val="003F5A6D"/>
    <w:rsid w:val="003F5B93"/>
    <w:rsid w:val="003F5D56"/>
    <w:rsid w:val="003F5E8B"/>
    <w:rsid w:val="003F5F12"/>
    <w:rsid w:val="003F5F33"/>
    <w:rsid w:val="003F5FA6"/>
    <w:rsid w:val="003F625F"/>
    <w:rsid w:val="003F64B1"/>
    <w:rsid w:val="003F6863"/>
    <w:rsid w:val="003F6920"/>
    <w:rsid w:val="003F6B61"/>
    <w:rsid w:val="003F6C21"/>
    <w:rsid w:val="003F6C65"/>
    <w:rsid w:val="003F7192"/>
    <w:rsid w:val="003F7193"/>
    <w:rsid w:val="003F7793"/>
    <w:rsid w:val="003F7A68"/>
    <w:rsid w:val="003F7D83"/>
    <w:rsid w:val="003F7DE9"/>
    <w:rsid w:val="003F7E99"/>
    <w:rsid w:val="003F7EC9"/>
    <w:rsid w:val="00400384"/>
    <w:rsid w:val="0040041B"/>
    <w:rsid w:val="00400429"/>
    <w:rsid w:val="00400494"/>
    <w:rsid w:val="00400628"/>
    <w:rsid w:val="0040084C"/>
    <w:rsid w:val="00400A85"/>
    <w:rsid w:val="00400E53"/>
    <w:rsid w:val="00401313"/>
    <w:rsid w:val="0040160C"/>
    <w:rsid w:val="0040208E"/>
    <w:rsid w:val="004021D2"/>
    <w:rsid w:val="00402464"/>
    <w:rsid w:val="004024F2"/>
    <w:rsid w:val="00402684"/>
    <w:rsid w:val="004027B0"/>
    <w:rsid w:val="00402855"/>
    <w:rsid w:val="00402A08"/>
    <w:rsid w:val="00402AC6"/>
    <w:rsid w:val="00402B60"/>
    <w:rsid w:val="00402E02"/>
    <w:rsid w:val="00402E14"/>
    <w:rsid w:val="00402FF8"/>
    <w:rsid w:val="004031C2"/>
    <w:rsid w:val="004032CE"/>
    <w:rsid w:val="004033D6"/>
    <w:rsid w:val="00403433"/>
    <w:rsid w:val="004036C1"/>
    <w:rsid w:val="00403D8F"/>
    <w:rsid w:val="0040412F"/>
    <w:rsid w:val="00404160"/>
    <w:rsid w:val="00404292"/>
    <w:rsid w:val="004044BA"/>
    <w:rsid w:val="0040460E"/>
    <w:rsid w:val="00404B80"/>
    <w:rsid w:val="00404D4C"/>
    <w:rsid w:val="00404E4F"/>
    <w:rsid w:val="004051F6"/>
    <w:rsid w:val="004054B0"/>
    <w:rsid w:val="00405DAD"/>
    <w:rsid w:val="00405E69"/>
    <w:rsid w:val="00405EFE"/>
    <w:rsid w:val="00405F2C"/>
    <w:rsid w:val="00405F4E"/>
    <w:rsid w:val="00405F52"/>
    <w:rsid w:val="00406130"/>
    <w:rsid w:val="0040619D"/>
    <w:rsid w:val="00406436"/>
    <w:rsid w:val="00406582"/>
    <w:rsid w:val="00406ADE"/>
    <w:rsid w:val="00406DA2"/>
    <w:rsid w:val="004070EE"/>
    <w:rsid w:val="004073E3"/>
    <w:rsid w:val="0040752D"/>
    <w:rsid w:val="0040760D"/>
    <w:rsid w:val="0040766B"/>
    <w:rsid w:val="004076A3"/>
    <w:rsid w:val="00410000"/>
    <w:rsid w:val="0041070D"/>
    <w:rsid w:val="0041079E"/>
    <w:rsid w:val="00410CAA"/>
    <w:rsid w:val="00410D2D"/>
    <w:rsid w:val="00410DFE"/>
    <w:rsid w:val="00411190"/>
    <w:rsid w:val="00411477"/>
    <w:rsid w:val="004116BC"/>
    <w:rsid w:val="0041299D"/>
    <w:rsid w:val="004129CF"/>
    <w:rsid w:val="00412B14"/>
    <w:rsid w:val="00412EE3"/>
    <w:rsid w:val="00412F23"/>
    <w:rsid w:val="004133BA"/>
    <w:rsid w:val="00413788"/>
    <w:rsid w:val="00414733"/>
    <w:rsid w:val="00414759"/>
    <w:rsid w:val="00414852"/>
    <w:rsid w:val="00414D36"/>
    <w:rsid w:val="00414DBA"/>
    <w:rsid w:val="00414E36"/>
    <w:rsid w:val="00415200"/>
    <w:rsid w:val="00415384"/>
    <w:rsid w:val="00415689"/>
    <w:rsid w:val="004157E2"/>
    <w:rsid w:val="00415AEA"/>
    <w:rsid w:val="00415DAC"/>
    <w:rsid w:val="00415F7C"/>
    <w:rsid w:val="00415FA4"/>
    <w:rsid w:val="00416075"/>
    <w:rsid w:val="00416190"/>
    <w:rsid w:val="00416268"/>
    <w:rsid w:val="00416498"/>
    <w:rsid w:val="00416573"/>
    <w:rsid w:val="0041657E"/>
    <w:rsid w:val="00416616"/>
    <w:rsid w:val="0041666A"/>
    <w:rsid w:val="00416A0F"/>
    <w:rsid w:val="00416A66"/>
    <w:rsid w:val="00416C9F"/>
    <w:rsid w:val="00416D3A"/>
    <w:rsid w:val="00416E82"/>
    <w:rsid w:val="004173B2"/>
    <w:rsid w:val="004173E0"/>
    <w:rsid w:val="00417A80"/>
    <w:rsid w:val="00417E42"/>
    <w:rsid w:val="00417E75"/>
    <w:rsid w:val="00420194"/>
    <w:rsid w:val="004203DC"/>
    <w:rsid w:val="004207A4"/>
    <w:rsid w:val="00420A91"/>
    <w:rsid w:val="00420C38"/>
    <w:rsid w:val="00421045"/>
    <w:rsid w:val="00421198"/>
    <w:rsid w:val="00421B4C"/>
    <w:rsid w:val="00421C39"/>
    <w:rsid w:val="00421CA9"/>
    <w:rsid w:val="00421D23"/>
    <w:rsid w:val="00422040"/>
    <w:rsid w:val="00422D32"/>
    <w:rsid w:val="00422F85"/>
    <w:rsid w:val="00422FDB"/>
    <w:rsid w:val="004231DF"/>
    <w:rsid w:val="0042328E"/>
    <w:rsid w:val="0042339A"/>
    <w:rsid w:val="0042377C"/>
    <w:rsid w:val="004238BB"/>
    <w:rsid w:val="004238C7"/>
    <w:rsid w:val="004238CF"/>
    <w:rsid w:val="00423DB1"/>
    <w:rsid w:val="00423E26"/>
    <w:rsid w:val="00423E5D"/>
    <w:rsid w:val="00423F11"/>
    <w:rsid w:val="00423F51"/>
    <w:rsid w:val="004242AC"/>
    <w:rsid w:val="00424425"/>
    <w:rsid w:val="00424817"/>
    <w:rsid w:val="0042508F"/>
    <w:rsid w:val="004254F4"/>
    <w:rsid w:val="00425507"/>
    <w:rsid w:val="0042561E"/>
    <w:rsid w:val="00425649"/>
    <w:rsid w:val="00425739"/>
    <w:rsid w:val="00425918"/>
    <w:rsid w:val="00425C8C"/>
    <w:rsid w:val="004261E1"/>
    <w:rsid w:val="0042645D"/>
    <w:rsid w:val="0042650E"/>
    <w:rsid w:val="00426A34"/>
    <w:rsid w:val="00426E9D"/>
    <w:rsid w:val="00426EF8"/>
    <w:rsid w:val="00426F45"/>
    <w:rsid w:val="0042704D"/>
    <w:rsid w:val="0042711B"/>
    <w:rsid w:val="00427821"/>
    <w:rsid w:val="00427FCA"/>
    <w:rsid w:val="0043063F"/>
    <w:rsid w:val="00430A13"/>
    <w:rsid w:val="00430C3F"/>
    <w:rsid w:val="00430C5E"/>
    <w:rsid w:val="00430C7E"/>
    <w:rsid w:val="00430C95"/>
    <w:rsid w:val="0043100B"/>
    <w:rsid w:val="00431933"/>
    <w:rsid w:val="00431963"/>
    <w:rsid w:val="00431AD3"/>
    <w:rsid w:val="00432547"/>
    <w:rsid w:val="00432682"/>
    <w:rsid w:val="0043272E"/>
    <w:rsid w:val="00432B50"/>
    <w:rsid w:val="00432F88"/>
    <w:rsid w:val="004332FE"/>
    <w:rsid w:val="0043335C"/>
    <w:rsid w:val="004335E2"/>
    <w:rsid w:val="00433D7A"/>
    <w:rsid w:val="00433DE4"/>
    <w:rsid w:val="00433E74"/>
    <w:rsid w:val="004340D6"/>
    <w:rsid w:val="00434636"/>
    <w:rsid w:val="004348C7"/>
    <w:rsid w:val="00434B82"/>
    <w:rsid w:val="00434C57"/>
    <w:rsid w:val="00435111"/>
    <w:rsid w:val="004352D2"/>
    <w:rsid w:val="00435527"/>
    <w:rsid w:val="00435895"/>
    <w:rsid w:val="00435A78"/>
    <w:rsid w:val="00435B94"/>
    <w:rsid w:val="00435E27"/>
    <w:rsid w:val="00435F75"/>
    <w:rsid w:val="00436333"/>
    <w:rsid w:val="004367A6"/>
    <w:rsid w:val="004367C3"/>
    <w:rsid w:val="00436889"/>
    <w:rsid w:val="00436E04"/>
    <w:rsid w:val="00436E2A"/>
    <w:rsid w:val="004371EF"/>
    <w:rsid w:val="00437384"/>
    <w:rsid w:val="004375C4"/>
    <w:rsid w:val="00437688"/>
    <w:rsid w:val="0043768E"/>
    <w:rsid w:val="004377DA"/>
    <w:rsid w:val="00437D7C"/>
    <w:rsid w:val="00437F10"/>
    <w:rsid w:val="0043BE39"/>
    <w:rsid w:val="0044081E"/>
    <w:rsid w:val="004409AC"/>
    <w:rsid w:val="004409FA"/>
    <w:rsid w:val="00440F5B"/>
    <w:rsid w:val="00441287"/>
    <w:rsid w:val="004414D4"/>
    <w:rsid w:val="00441B0A"/>
    <w:rsid w:val="00442236"/>
    <w:rsid w:val="00442398"/>
    <w:rsid w:val="004425D5"/>
    <w:rsid w:val="00443171"/>
    <w:rsid w:val="004432C3"/>
    <w:rsid w:val="0044332D"/>
    <w:rsid w:val="00443438"/>
    <w:rsid w:val="00443C1D"/>
    <w:rsid w:val="0044406E"/>
    <w:rsid w:val="00444131"/>
    <w:rsid w:val="00444B07"/>
    <w:rsid w:val="00444BF1"/>
    <w:rsid w:val="0044503F"/>
    <w:rsid w:val="00445071"/>
    <w:rsid w:val="004450A9"/>
    <w:rsid w:val="004450C9"/>
    <w:rsid w:val="0044532F"/>
    <w:rsid w:val="00445C6C"/>
    <w:rsid w:val="00445DAE"/>
    <w:rsid w:val="00445E42"/>
    <w:rsid w:val="00446595"/>
    <w:rsid w:val="00446750"/>
    <w:rsid w:val="0044687E"/>
    <w:rsid w:val="00446B9E"/>
    <w:rsid w:val="00446B9F"/>
    <w:rsid w:val="00446CF6"/>
    <w:rsid w:val="00446D90"/>
    <w:rsid w:val="0044705B"/>
    <w:rsid w:val="004476C8"/>
    <w:rsid w:val="00447899"/>
    <w:rsid w:val="004479D9"/>
    <w:rsid w:val="00447A7C"/>
    <w:rsid w:val="00447B71"/>
    <w:rsid w:val="00447F23"/>
    <w:rsid w:val="004502E9"/>
    <w:rsid w:val="0045046F"/>
    <w:rsid w:val="004505D4"/>
    <w:rsid w:val="00450892"/>
    <w:rsid w:val="00450B68"/>
    <w:rsid w:val="00450BEC"/>
    <w:rsid w:val="0045128D"/>
    <w:rsid w:val="00451494"/>
    <w:rsid w:val="00451631"/>
    <w:rsid w:val="0045172F"/>
    <w:rsid w:val="0045180D"/>
    <w:rsid w:val="00451CB1"/>
    <w:rsid w:val="00451DF1"/>
    <w:rsid w:val="00452280"/>
    <w:rsid w:val="004522EC"/>
    <w:rsid w:val="0045267C"/>
    <w:rsid w:val="004527CC"/>
    <w:rsid w:val="004529DA"/>
    <w:rsid w:val="00452C2A"/>
    <w:rsid w:val="00452C53"/>
    <w:rsid w:val="00452EFF"/>
    <w:rsid w:val="0045323D"/>
    <w:rsid w:val="004535E5"/>
    <w:rsid w:val="004536CA"/>
    <w:rsid w:val="00453AB1"/>
    <w:rsid w:val="00453AB4"/>
    <w:rsid w:val="00453E99"/>
    <w:rsid w:val="00453F33"/>
    <w:rsid w:val="004540D0"/>
    <w:rsid w:val="00454329"/>
    <w:rsid w:val="0045450A"/>
    <w:rsid w:val="00454570"/>
    <w:rsid w:val="0045464E"/>
    <w:rsid w:val="00454921"/>
    <w:rsid w:val="0045499B"/>
    <w:rsid w:val="00454A61"/>
    <w:rsid w:val="00454BCC"/>
    <w:rsid w:val="00454C1F"/>
    <w:rsid w:val="00454E86"/>
    <w:rsid w:val="00454EB2"/>
    <w:rsid w:val="00455090"/>
    <w:rsid w:val="004550F9"/>
    <w:rsid w:val="004551C1"/>
    <w:rsid w:val="004551F2"/>
    <w:rsid w:val="00455221"/>
    <w:rsid w:val="004555DC"/>
    <w:rsid w:val="004556D8"/>
    <w:rsid w:val="00455C54"/>
    <w:rsid w:val="00456051"/>
    <w:rsid w:val="004561C9"/>
    <w:rsid w:val="004561CB"/>
    <w:rsid w:val="004561D3"/>
    <w:rsid w:val="0045622E"/>
    <w:rsid w:val="0045630F"/>
    <w:rsid w:val="00456E18"/>
    <w:rsid w:val="00457003"/>
    <w:rsid w:val="0045716E"/>
    <w:rsid w:val="004571E4"/>
    <w:rsid w:val="00457272"/>
    <w:rsid w:val="0045731B"/>
    <w:rsid w:val="0045743E"/>
    <w:rsid w:val="0045766C"/>
    <w:rsid w:val="00457AE6"/>
    <w:rsid w:val="00457C63"/>
    <w:rsid w:val="00457FD6"/>
    <w:rsid w:val="00460226"/>
    <w:rsid w:val="0046051B"/>
    <w:rsid w:val="00460F60"/>
    <w:rsid w:val="00461021"/>
    <w:rsid w:val="00461471"/>
    <w:rsid w:val="00461562"/>
    <w:rsid w:val="004616A0"/>
    <w:rsid w:val="00461894"/>
    <w:rsid w:val="00461A6E"/>
    <w:rsid w:val="00461AF4"/>
    <w:rsid w:val="00461D45"/>
    <w:rsid w:val="0046208E"/>
    <w:rsid w:val="0046215F"/>
    <w:rsid w:val="00462222"/>
    <w:rsid w:val="00462325"/>
    <w:rsid w:val="0046247E"/>
    <w:rsid w:val="004625A8"/>
    <w:rsid w:val="00462AC3"/>
    <w:rsid w:val="00462AC4"/>
    <w:rsid w:val="00462E0B"/>
    <w:rsid w:val="00462E26"/>
    <w:rsid w:val="00462F21"/>
    <w:rsid w:val="004631FE"/>
    <w:rsid w:val="00463222"/>
    <w:rsid w:val="0046346D"/>
    <w:rsid w:val="004635FD"/>
    <w:rsid w:val="004636F3"/>
    <w:rsid w:val="004638E1"/>
    <w:rsid w:val="004638E4"/>
    <w:rsid w:val="00463981"/>
    <w:rsid w:val="004646C0"/>
    <w:rsid w:val="004648B6"/>
    <w:rsid w:val="00464AA3"/>
    <w:rsid w:val="00464B36"/>
    <w:rsid w:val="00464CF8"/>
    <w:rsid w:val="00464F54"/>
    <w:rsid w:val="0046511E"/>
    <w:rsid w:val="0046582A"/>
    <w:rsid w:val="00465E97"/>
    <w:rsid w:val="00465FBF"/>
    <w:rsid w:val="004660FB"/>
    <w:rsid w:val="004662A7"/>
    <w:rsid w:val="00466388"/>
    <w:rsid w:val="004664DF"/>
    <w:rsid w:val="004666D5"/>
    <w:rsid w:val="004668F7"/>
    <w:rsid w:val="00466C36"/>
    <w:rsid w:val="00466D65"/>
    <w:rsid w:val="004672D1"/>
    <w:rsid w:val="004676C3"/>
    <w:rsid w:val="004678AA"/>
    <w:rsid w:val="0046794C"/>
    <w:rsid w:val="00467AC6"/>
    <w:rsid w:val="00467E33"/>
    <w:rsid w:val="00470153"/>
    <w:rsid w:val="0047026E"/>
    <w:rsid w:val="00470505"/>
    <w:rsid w:val="004707F1"/>
    <w:rsid w:val="0047085C"/>
    <w:rsid w:val="004709A7"/>
    <w:rsid w:val="00470AA7"/>
    <w:rsid w:val="00470BF0"/>
    <w:rsid w:val="00470C74"/>
    <w:rsid w:val="0047108B"/>
    <w:rsid w:val="00471988"/>
    <w:rsid w:val="00471BF0"/>
    <w:rsid w:val="00472045"/>
    <w:rsid w:val="0047222E"/>
    <w:rsid w:val="00472576"/>
    <w:rsid w:val="00472695"/>
    <w:rsid w:val="00472734"/>
    <w:rsid w:val="004728BC"/>
    <w:rsid w:val="00473643"/>
    <w:rsid w:val="00473FEF"/>
    <w:rsid w:val="0047405B"/>
    <w:rsid w:val="0047426F"/>
    <w:rsid w:val="004742BE"/>
    <w:rsid w:val="004742D5"/>
    <w:rsid w:val="0047476F"/>
    <w:rsid w:val="004747A4"/>
    <w:rsid w:val="00474F98"/>
    <w:rsid w:val="0047542A"/>
    <w:rsid w:val="004755A9"/>
    <w:rsid w:val="00475812"/>
    <w:rsid w:val="00475B05"/>
    <w:rsid w:val="00475C6D"/>
    <w:rsid w:val="00475D78"/>
    <w:rsid w:val="00475DA8"/>
    <w:rsid w:val="00475E02"/>
    <w:rsid w:val="00475F35"/>
    <w:rsid w:val="004763CD"/>
    <w:rsid w:val="004763E2"/>
    <w:rsid w:val="004765CA"/>
    <w:rsid w:val="00476605"/>
    <w:rsid w:val="00476714"/>
    <w:rsid w:val="00476797"/>
    <w:rsid w:val="00476967"/>
    <w:rsid w:val="00476E78"/>
    <w:rsid w:val="00477408"/>
    <w:rsid w:val="0047760D"/>
    <w:rsid w:val="0047789D"/>
    <w:rsid w:val="00477B13"/>
    <w:rsid w:val="00477BFF"/>
    <w:rsid w:val="00477E89"/>
    <w:rsid w:val="00477E92"/>
    <w:rsid w:val="0048036D"/>
    <w:rsid w:val="0048043F"/>
    <w:rsid w:val="004806B1"/>
    <w:rsid w:val="0048097A"/>
    <w:rsid w:val="0048099F"/>
    <w:rsid w:val="00480FA5"/>
    <w:rsid w:val="00480FAC"/>
    <w:rsid w:val="0048102B"/>
    <w:rsid w:val="004810F3"/>
    <w:rsid w:val="0048133B"/>
    <w:rsid w:val="00481573"/>
    <w:rsid w:val="00481CC8"/>
    <w:rsid w:val="0048219A"/>
    <w:rsid w:val="004821AF"/>
    <w:rsid w:val="004824F2"/>
    <w:rsid w:val="004825F8"/>
    <w:rsid w:val="0048289D"/>
    <w:rsid w:val="00482A2D"/>
    <w:rsid w:val="00482A66"/>
    <w:rsid w:val="00483190"/>
    <w:rsid w:val="00483195"/>
    <w:rsid w:val="00483245"/>
    <w:rsid w:val="00483466"/>
    <w:rsid w:val="00483DEB"/>
    <w:rsid w:val="00483F7E"/>
    <w:rsid w:val="00483F99"/>
    <w:rsid w:val="0048432B"/>
    <w:rsid w:val="004843D4"/>
    <w:rsid w:val="004844D0"/>
    <w:rsid w:val="00484562"/>
    <w:rsid w:val="0048486B"/>
    <w:rsid w:val="00484C3D"/>
    <w:rsid w:val="00484CFB"/>
    <w:rsid w:val="00485060"/>
    <w:rsid w:val="00485063"/>
    <w:rsid w:val="004850CE"/>
    <w:rsid w:val="0048527F"/>
    <w:rsid w:val="00485375"/>
    <w:rsid w:val="00485419"/>
    <w:rsid w:val="004854DD"/>
    <w:rsid w:val="004858AB"/>
    <w:rsid w:val="00485932"/>
    <w:rsid w:val="00485A06"/>
    <w:rsid w:val="00485C2E"/>
    <w:rsid w:val="00485D8F"/>
    <w:rsid w:val="00485DCA"/>
    <w:rsid w:val="00485E84"/>
    <w:rsid w:val="00485EFB"/>
    <w:rsid w:val="00486078"/>
    <w:rsid w:val="00486248"/>
    <w:rsid w:val="004866B4"/>
    <w:rsid w:val="00486B1D"/>
    <w:rsid w:val="00486CF7"/>
    <w:rsid w:val="004870A2"/>
    <w:rsid w:val="00487492"/>
    <w:rsid w:val="004879FF"/>
    <w:rsid w:val="00487C5E"/>
    <w:rsid w:val="00487DF1"/>
    <w:rsid w:val="00487E3E"/>
    <w:rsid w:val="00487E6B"/>
    <w:rsid w:val="00487F23"/>
    <w:rsid w:val="00490017"/>
    <w:rsid w:val="00490337"/>
    <w:rsid w:val="004903A1"/>
    <w:rsid w:val="00490665"/>
    <w:rsid w:val="00490781"/>
    <w:rsid w:val="00490D74"/>
    <w:rsid w:val="00490FE4"/>
    <w:rsid w:val="004916FC"/>
    <w:rsid w:val="00491910"/>
    <w:rsid w:val="00491A1E"/>
    <w:rsid w:val="00491BC2"/>
    <w:rsid w:val="00491CF9"/>
    <w:rsid w:val="00491DC9"/>
    <w:rsid w:val="00491DF6"/>
    <w:rsid w:val="00492021"/>
    <w:rsid w:val="004926B6"/>
    <w:rsid w:val="00492FC9"/>
    <w:rsid w:val="00493088"/>
    <w:rsid w:val="004934E7"/>
    <w:rsid w:val="0049381B"/>
    <w:rsid w:val="004938DE"/>
    <w:rsid w:val="00493E43"/>
    <w:rsid w:val="00493FE0"/>
    <w:rsid w:val="00494807"/>
    <w:rsid w:val="00494933"/>
    <w:rsid w:val="00494EDB"/>
    <w:rsid w:val="00495328"/>
    <w:rsid w:val="004956E6"/>
    <w:rsid w:val="00495791"/>
    <w:rsid w:val="004957CE"/>
    <w:rsid w:val="004957D8"/>
    <w:rsid w:val="004958A9"/>
    <w:rsid w:val="004958D4"/>
    <w:rsid w:val="00495B32"/>
    <w:rsid w:val="00495CAA"/>
    <w:rsid w:val="00495CED"/>
    <w:rsid w:val="00495FD7"/>
    <w:rsid w:val="00496320"/>
    <w:rsid w:val="00496645"/>
    <w:rsid w:val="00496650"/>
    <w:rsid w:val="0049680E"/>
    <w:rsid w:val="00496813"/>
    <w:rsid w:val="0049688C"/>
    <w:rsid w:val="004968D8"/>
    <w:rsid w:val="004969A1"/>
    <w:rsid w:val="00496C42"/>
    <w:rsid w:val="00496E3E"/>
    <w:rsid w:val="004970ED"/>
    <w:rsid w:val="00497992"/>
    <w:rsid w:val="00497BCC"/>
    <w:rsid w:val="004A01E8"/>
    <w:rsid w:val="004A021A"/>
    <w:rsid w:val="004A051B"/>
    <w:rsid w:val="004A05D0"/>
    <w:rsid w:val="004A0DBA"/>
    <w:rsid w:val="004A10CB"/>
    <w:rsid w:val="004A12DF"/>
    <w:rsid w:val="004A1A1D"/>
    <w:rsid w:val="004A1CB3"/>
    <w:rsid w:val="004A1D22"/>
    <w:rsid w:val="004A204F"/>
    <w:rsid w:val="004A21A5"/>
    <w:rsid w:val="004A27F8"/>
    <w:rsid w:val="004A2AE5"/>
    <w:rsid w:val="004A2AF7"/>
    <w:rsid w:val="004A33EC"/>
    <w:rsid w:val="004A37C0"/>
    <w:rsid w:val="004A3A15"/>
    <w:rsid w:val="004A3EF2"/>
    <w:rsid w:val="004A408A"/>
    <w:rsid w:val="004A4203"/>
    <w:rsid w:val="004A470E"/>
    <w:rsid w:val="004A4832"/>
    <w:rsid w:val="004A4908"/>
    <w:rsid w:val="004A49E4"/>
    <w:rsid w:val="004A49F7"/>
    <w:rsid w:val="004A4C84"/>
    <w:rsid w:val="004A4D31"/>
    <w:rsid w:val="004A4E4B"/>
    <w:rsid w:val="004A519B"/>
    <w:rsid w:val="004A51C4"/>
    <w:rsid w:val="004A5377"/>
    <w:rsid w:val="004A58AF"/>
    <w:rsid w:val="004A5998"/>
    <w:rsid w:val="004A5B94"/>
    <w:rsid w:val="004A5DD5"/>
    <w:rsid w:val="004A63EE"/>
    <w:rsid w:val="004A6824"/>
    <w:rsid w:val="004A68AA"/>
    <w:rsid w:val="004A694C"/>
    <w:rsid w:val="004A6A77"/>
    <w:rsid w:val="004A6CFA"/>
    <w:rsid w:val="004A6D40"/>
    <w:rsid w:val="004A74EA"/>
    <w:rsid w:val="004A7DC7"/>
    <w:rsid w:val="004A7FBE"/>
    <w:rsid w:val="004B069A"/>
    <w:rsid w:val="004B07F7"/>
    <w:rsid w:val="004B0829"/>
    <w:rsid w:val="004B0985"/>
    <w:rsid w:val="004B0AE3"/>
    <w:rsid w:val="004B0D17"/>
    <w:rsid w:val="004B0E30"/>
    <w:rsid w:val="004B154A"/>
    <w:rsid w:val="004B166A"/>
    <w:rsid w:val="004B16B0"/>
    <w:rsid w:val="004B1809"/>
    <w:rsid w:val="004B1A1B"/>
    <w:rsid w:val="004B1A4D"/>
    <w:rsid w:val="004B1C16"/>
    <w:rsid w:val="004B20F9"/>
    <w:rsid w:val="004B23AE"/>
    <w:rsid w:val="004B2676"/>
    <w:rsid w:val="004B2CA7"/>
    <w:rsid w:val="004B2D49"/>
    <w:rsid w:val="004B3184"/>
    <w:rsid w:val="004B3747"/>
    <w:rsid w:val="004B37CE"/>
    <w:rsid w:val="004B391A"/>
    <w:rsid w:val="004B3A53"/>
    <w:rsid w:val="004B3E75"/>
    <w:rsid w:val="004B40F8"/>
    <w:rsid w:val="004B4251"/>
    <w:rsid w:val="004B432F"/>
    <w:rsid w:val="004B4373"/>
    <w:rsid w:val="004B437F"/>
    <w:rsid w:val="004B4559"/>
    <w:rsid w:val="004B4839"/>
    <w:rsid w:val="004B4B2A"/>
    <w:rsid w:val="004B5292"/>
    <w:rsid w:val="004B5433"/>
    <w:rsid w:val="004B556B"/>
    <w:rsid w:val="004B5611"/>
    <w:rsid w:val="004B56F6"/>
    <w:rsid w:val="004B57DA"/>
    <w:rsid w:val="004B5A19"/>
    <w:rsid w:val="004B609E"/>
    <w:rsid w:val="004B60B9"/>
    <w:rsid w:val="004B623E"/>
    <w:rsid w:val="004B65C0"/>
    <w:rsid w:val="004B6640"/>
    <w:rsid w:val="004B6D7D"/>
    <w:rsid w:val="004B6DB0"/>
    <w:rsid w:val="004B7376"/>
    <w:rsid w:val="004B738C"/>
    <w:rsid w:val="004B74CE"/>
    <w:rsid w:val="004B759F"/>
    <w:rsid w:val="004B75BC"/>
    <w:rsid w:val="004B7668"/>
    <w:rsid w:val="004B777E"/>
    <w:rsid w:val="004B79F9"/>
    <w:rsid w:val="004B7A7C"/>
    <w:rsid w:val="004B7F70"/>
    <w:rsid w:val="004C02B0"/>
    <w:rsid w:val="004C05E4"/>
    <w:rsid w:val="004C08C5"/>
    <w:rsid w:val="004C0CC6"/>
    <w:rsid w:val="004C0D6E"/>
    <w:rsid w:val="004C0EE6"/>
    <w:rsid w:val="004C1315"/>
    <w:rsid w:val="004C168D"/>
    <w:rsid w:val="004C16C2"/>
    <w:rsid w:val="004C16FA"/>
    <w:rsid w:val="004C183E"/>
    <w:rsid w:val="004C1961"/>
    <w:rsid w:val="004C1C4A"/>
    <w:rsid w:val="004C1F43"/>
    <w:rsid w:val="004C1FB7"/>
    <w:rsid w:val="004C2283"/>
    <w:rsid w:val="004C22D8"/>
    <w:rsid w:val="004C232D"/>
    <w:rsid w:val="004C28BA"/>
    <w:rsid w:val="004C29FE"/>
    <w:rsid w:val="004C2B52"/>
    <w:rsid w:val="004C2BC0"/>
    <w:rsid w:val="004C2F01"/>
    <w:rsid w:val="004C3197"/>
    <w:rsid w:val="004C3480"/>
    <w:rsid w:val="004C3B03"/>
    <w:rsid w:val="004C3C1A"/>
    <w:rsid w:val="004C3F0C"/>
    <w:rsid w:val="004C4000"/>
    <w:rsid w:val="004C474F"/>
    <w:rsid w:val="004C4BA6"/>
    <w:rsid w:val="004C4C71"/>
    <w:rsid w:val="004C4E9A"/>
    <w:rsid w:val="004C4FD6"/>
    <w:rsid w:val="004C509B"/>
    <w:rsid w:val="004C54DF"/>
    <w:rsid w:val="004C57F2"/>
    <w:rsid w:val="004C58A4"/>
    <w:rsid w:val="004C5A56"/>
    <w:rsid w:val="004C5A6A"/>
    <w:rsid w:val="004C5B24"/>
    <w:rsid w:val="004C5B3B"/>
    <w:rsid w:val="004C6120"/>
    <w:rsid w:val="004C6245"/>
    <w:rsid w:val="004C62D1"/>
    <w:rsid w:val="004C6324"/>
    <w:rsid w:val="004C658A"/>
    <w:rsid w:val="004C68C2"/>
    <w:rsid w:val="004C6AF5"/>
    <w:rsid w:val="004C6B09"/>
    <w:rsid w:val="004C6E21"/>
    <w:rsid w:val="004C7238"/>
    <w:rsid w:val="004C7300"/>
    <w:rsid w:val="004C750A"/>
    <w:rsid w:val="004C75EF"/>
    <w:rsid w:val="004C7639"/>
    <w:rsid w:val="004C764D"/>
    <w:rsid w:val="004C7917"/>
    <w:rsid w:val="004C7E3A"/>
    <w:rsid w:val="004C7F91"/>
    <w:rsid w:val="004D0282"/>
    <w:rsid w:val="004D0389"/>
    <w:rsid w:val="004D045C"/>
    <w:rsid w:val="004D061C"/>
    <w:rsid w:val="004D0637"/>
    <w:rsid w:val="004D073B"/>
    <w:rsid w:val="004D07D7"/>
    <w:rsid w:val="004D0F6F"/>
    <w:rsid w:val="004D145F"/>
    <w:rsid w:val="004D1693"/>
    <w:rsid w:val="004D1F08"/>
    <w:rsid w:val="004D1F8F"/>
    <w:rsid w:val="004D2034"/>
    <w:rsid w:val="004D20AC"/>
    <w:rsid w:val="004D2348"/>
    <w:rsid w:val="004D2834"/>
    <w:rsid w:val="004D2861"/>
    <w:rsid w:val="004D2978"/>
    <w:rsid w:val="004D299B"/>
    <w:rsid w:val="004D2D87"/>
    <w:rsid w:val="004D2E9A"/>
    <w:rsid w:val="004D2FE3"/>
    <w:rsid w:val="004D3045"/>
    <w:rsid w:val="004D316B"/>
    <w:rsid w:val="004D35D8"/>
    <w:rsid w:val="004D378C"/>
    <w:rsid w:val="004D37FB"/>
    <w:rsid w:val="004D3E34"/>
    <w:rsid w:val="004D409B"/>
    <w:rsid w:val="004D40A1"/>
    <w:rsid w:val="004D4449"/>
    <w:rsid w:val="004D469F"/>
    <w:rsid w:val="004D4BE7"/>
    <w:rsid w:val="004D5062"/>
    <w:rsid w:val="004D50FA"/>
    <w:rsid w:val="004D51B8"/>
    <w:rsid w:val="004D544B"/>
    <w:rsid w:val="004D54D9"/>
    <w:rsid w:val="004D5A62"/>
    <w:rsid w:val="004D5A7F"/>
    <w:rsid w:val="004D5D1A"/>
    <w:rsid w:val="004D6254"/>
    <w:rsid w:val="004D6937"/>
    <w:rsid w:val="004D6985"/>
    <w:rsid w:val="004D6E9D"/>
    <w:rsid w:val="004D7703"/>
    <w:rsid w:val="004D7D53"/>
    <w:rsid w:val="004D7ED7"/>
    <w:rsid w:val="004D7F1B"/>
    <w:rsid w:val="004D7F2E"/>
    <w:rsid w:val="004E00A6"/>
    <w:rsid w:val="004E022E"/>
    <w:rsid w:val="004E0833"/>
    <w:rsid w:val="004E08CC"/>
    <w:rsid w:val="004E0AB1"/>
    <w:rsid w:val="004E0DE2"/>
    <w:rsid w:val="004E10A0"/>
    <w:rsid w:val="004E1255"/>
    <w:rsid w:val="004E153F"/>
    <w:rsid w:val="004E16A9"/>
    <w:rsid w:val="004E16ED"/>
    <w:rsid w:val="004E18C0"/>
    <w:rsid w:val="004E1988"/>
    <w:rsid w:val="004E1AD9"/>
    <w:rsid w:val="004E1B24"/>
    <w:rsid w:val="004E1C80"/>
    <w:rsid w:val="004E210A"/>
    <w:rsid w:val="004E21C7"/>
    <w:rsid w:val="004E23B8"/>
    <w:rsid w:val="004E28C6"/>
    <w:rsid w:val="004E2CE6"/>
    <w:rsid w:val="004E2DC2"/>
    <w:rsid w:val="004E2F5A"/>
    <w:rsid w:val="004E2F78"/>
    <w:rsid w:val="004E322B"/>
    <w:rsid w:val="004E34F5"/>
    <w:rsid w:val="004E35A7"/>
    <w:rsid w:val="004E36ED"/>
    <w:rsid w:val="004E36F0"/>
    <w:rsid w:val="004E3758"/>
    <w:rsid w:val="004E3A9F"/>
    <w:rsid w:val="004E3B59"/>
    <w:rsid w:val="004E3E50"/>
    <w:rsid w:val="004E3EB1"/>
    <w:rsid w:val="004E3FAB"/>
    <w:rsid w:val="004E4076"/>
    <w:rsid w:val="004E430E"/>
    <w:rsid w:val="004E448C"/>
    <w:rsid w:val="004E451F"/>
    <w:rsid w:val="004E4760"/>
    <w:rsid w:val="004E4ECD"/>
    <w:rsid w:val="004E508F"/>
    <w:rsid w:val="004E5157"/>
    <w:rsid w:val="004E55CB"/>
    <w:rsid w:val="004E58A2"/>
    <w:rsid w:val="004E5B6A"/>
    <w:rsid w:val="004E5BE8"/>
    <w:rsid w:val="004E649D"/>
    <w:rsid w:val="004E672B"/>
    <w:rsid w:val="004E722D"/>
    <w:rsid w:val="004E7292"/>
    <w:rsid w:val="004E75E5"/>
    <w:rsid w:val="004E76F2"/>
    <w:rsid w:val="004E7C5C"/>
    <w:rsid w:val="004E7F4E"/>
    <w:rsid w:val="004F07DB"/>
    <w:rsid w:val="004F0A2F"/>
    <w:rsid w:val="004F0CEC"/>
    <w:rsid w:val="004F1254"/>
    <w:rsid w:val="004F138F"/>
    <w:rsid w:val="004F174B"/>
    <w:rsid w:val="004F17A9"/>
    <w:rsid w:val="004F180E"/>
    <w:rsid w:val="004F1B89"/>
    <w:rsid w:val="004F1ECA"/>
    <w:rsid w:val="004F1F52"/>
    <w:rsid w:val="004F207E"/>
    <w:rsid w:val="004F20C0"/>
    <w:rsid w:val="004F22F3"/>
    <w:rsid w:val="004F2330"/>
    <w:rsid w:val="004F2532"/>
    <w:rsid w:val="004F25C1"/>
    <w:rsid w:val="004F26FD"/>
    <w:rsid w:val="004F2991"/>
    <w:rsid w:val="004F2BE1"/>
    <w:rsid w:val="004F3106"/>
    <w:rsid w:val="004F311F"/>
    <w:rsid w:val="004F315B"/>
    <w:rsid w:val="004F31E4"/>
    <w:rsid w:val="004F3381"/>
    <w:rsid w:val="004F3384"/>
    <w:rsid w:val="004F35A2"/>
    <w:rsid w:val="004F38E2"/>
    <w:rsid w:val="004F3905"/>
    <w:rsid w:val="004F390B"/>
    <w:rsid w:val="004F398A"/>
    <w:rsid w:val="004F3AA1"/>
    <w:rsid w:val="004F3BD4"/>
    <w:rsid w:val="004F3FCE"/>
    <w:rsid w:val="004F41DA"/>
    <w:rsid w:val="004F42F4"/>
    <w:rsid w:val="004F433D"/>
    <w:rsid w:val="004F4703"/>
    <w:rsid w:val="004F47A3"/>
    <w:rsid w:val="004F4C09"/>
    <w:rsid w:val="004F4D23"/>
    <w:rsid w:val="004F4D26"/>
    <w:rsid w:val="004F5167"/>
    <w:rsid w:val="004F54FD"/>
    <w:rsid w:val="004F5693"/>
    <w:rsid w:val="004F5BF4"/>
    <w:rsid w:val="004F5FC4"/>
    <w:rsid w:val="004F624B"/>
    <w:rsid w:val="004F6D06"/>
    <w:rsid w:val="004F6E4C"/>
    <w:rsid w:val="004F7623"/>
    <w:rsid w:val="004F7691"/>
    <w:rsid w:val="004F778E"/>
    <w:rsid w:val="004F78BA"/>
    <w:rsid w:val="004F79EC"/>
    <w:rsid w:val="004F7E64"/>
    <w:rsid w:val="004F7FAC"/>
    <w:rsid w:val="00500051"/>
    <w:rsid w:val="00500145"/>
    <w:rsid w:val="0050039D"/>
    <w:rsid w:val="0050042D"/>
    <w:rsid w:val="00500585"/>
    <w:rsid w:val="005007EA"/>
    <w:rsid w:val="005008C0"/>
    <w:rsid w:val="00500A8E"/>
    <w:rsid w:val="00500AAC"/>
    <w:rsid w:val="00500B54"/>
    <w:rsid w:val="00500E93"/>
    <w:rsid w:val="0050110A"/>
    <w:rsid w:val="005011CE"/>
    <w:rsid w:val="005016A7"/>
    <w:rsid w:val="00501B92"/>
    <w:rsid w:val="00501C2F"/>
    <w:rsid w:val="00501C3D"/>
    <w:rsid w:val="00501C46"/>
    <w:rsid w:val="00502527"/>
    <w:rsid w:val="0050266C"/>
    <w:rsid w:val="005026DD"/>
    <w:rsid w:val="005026DE"/>
    <w:rsid w:val="00502863"/>
    <w:rsid w:val="00502B7E"/>
    <w:rsid w:val="00502C8F"/>
    <w:rsid w:val="00502D37"/>
    <w:rsid w:val="0050342E"/>
    <w:rsid w:val="0050344B"/>
    <w:rsid w:val="0050353F"/>
    <w:rsid w:val="005037B4"/>
    <w:rsid w:val="0050386A"/>
    <w:rsid w:val="00504333"/>
    <w:rsid w:val="0050461C"/>
    <w:rsid w:val="005049C4"/>
    <w:rsid w:val="00504C04"/>
    <w:rsid w:val="00504E7F"/>
    <w:rsid w:val="0050501C"/>
    <w:rsid w:val="00505030"/>
    <w:rsid w:val="005052D1"/>
    <w:rsid w:val="0050588D"/>
    <w:rsid w:val="00505C2A"/>
    <w:rsid w:val="00506195"/>
    <w:rsid w:val="00506284"/>
    <w:rsid w:val="0050670B"/>
    <w:rsid w:val="00506759"/>
    <w:rsid w:val="00506A33"/>
    <w:rsid w:val="00506C50"/>
    <w:rsid w:val="00506D34"/>
    <w:rsid w:val="00506FB4"/>
    <w:rsid w:val="0050701A"/>
    <w:rsid w:val="00507069"/>
    <w:rsid w:val="00507209"/>
    <w:rsid w:val="0050731F"/>
    <w:rsid w:val="005073A2"/>
    <w:rsid w:val="00507660"/>
    <w:rsid w:val="00507BFB"/>
    <w:rsid w:val="00507D9A"/>
    <w:rsid w:val="00507DC9"/>
    <w:rsid w:val="00507F2E"/>
    <w:rsid w:val="00507F3D"/>
    <w:rsid w:val="00510032"/>
    <w:rsid w:val="0051032F"/>
    <w:rsid w:val="00510342"/>
    <w:rsid w:val="0051068E"/>
    <w:rsid w:val="00510772"/>
    <w:rsid w:val="00510D17"/>
    <w:rsid w:val="00510E2B"/>
    <w:rsid w:val="00511582"/>
    <w:rsid w:val="00511650"/>
    <w:rsid w:val="00511A84"/>
    <w:rsid w:val="00511F13"/>
    <w:rsid w:val="00511F4E"/>
    <w:rsid w:val="00511FA9"/>
    <w:rsid w:val="00512382"/>
    <w:rsid w:val="00512CC1"/>
    <w:rsid w:val="00512DDD"/>
    <w:rsid w:val="00512E56"/>
    <w:rsid w:val="00512EDB"/>
    <w:rsid w:val="00513209"/>
    <w:rsid w:val="00513469"/>
    <w:rsid w:val="005135FF"/>
    <w:rsid w:val="00513810"/>
    <w:rsid w:val="005141E8"/>
    <w:rsid w:val="0051421E"/>
    <w:rsid w:val="0051456A"/>
    <w:rsid w:val="00514A71"/>
    <w:rsid w:val="00514B0B"/>
    <w:rsid w:val="00514B59"/>
    <w:rsid w:val="00514FD3"/>
    <w:rsid w:val="005152B2"/>
    <w:rsid w:val="00515CD1"/>
    <w:rsid w:val="00515F61"/>
    <w:rsid w:val="005162B8"/>
    <w:rsid w:val="0051637F"/>
    <w:rsid w:val="005167B0"/>
    <w:rsid w:val="0051681D"/>
    <w:rsid w:val="00516B3E"/>
    <w:rsid w:val="00516D3E"/>
    <w:rsid w:val="005178CD"/>
    <w:rsid w:val="00517C3D"/>
    <w:rsid w:val="00517CE9"/>
    <w:rsid w:val="00517D1D"/>
    <w:rsid w:val="0051F71B"/>
    <w:rsid w:val="005203BD"/>
    <w:rsid w:val="005204C4"/>
    <w:rsid w:val="0052075A"/>
    <w:rsid w:val="00520928"/>
    <w:rsid w:val="00520946"/>
    <w:rsid w:val="00520FBF"/>
    <w:rsid w:val="00520FE4"/>
    <w:rsid w:val="00521159"/>
    <w:rsid w:val="0052117D"/>
    <w:rsid w:val="00521237"/>
    <w:rsid w:val="005219E2"/>
    <w:rsid w:val="00521D9E"/>
    <w:rsid w:val="00521E66"/>
    <w:rsid w:val="005220F4"/>
    <w:rsid w:val="005221C0"/>
    <w:rsid w:val="005221DD"/>
    <w:rsid w:val="00522214"/>
    <w:rsid w:val="00522594"/>
    <w:rsid w:val="00522836"/>
    <w:rsid w:val="005229AD"/>
    <w:rsid w:val="00522A62"/>
    <w:rsid w:val="00522B07"/>
    <w:rsid w:val="00522B2B"/>
    <w:rsid w:val="005230A0"/>
    <w:rsid w:val="00523167"/>
    <w:rsid w:val="0052331B"/>
    <w:rsid w:val="0052343D"/>
    <w:rsid w:val="00523558"/>
    <w:rsid w:val="005239B6"/>
    <w:rsid w:val="00523C81"/>
    <w:rsid w:val="00523D30"/>
    <w:rsid w:val="00524003"/>
    <w:rsid w:val="00524450"/>
    <w:rsid w:val="0052456A"/>
    <w:rsid w:val="00524917"/>
    <w:rsid w:val="00524B05"/>
    <w:rsid w:val="00524D33"/>
    <w:rsid w:val="00524DCB"/>
    <w:rsid w:val="00524F48"/>
    <w:rsid w:val="00525402"/>
    <w:rsid w:val="00525909"/>
    <w:rsid w:val="00525A55"/>
    <w:rsid w:val="00525B52"/>
    <w:rsid w:val="00525D63"/>
    <w:rsid w:val="00525E55"/>
    <w:rsid w:val="00525FCE"/>
    <w:rsid w:val="00526000"/>
    <w:rsid w:val="00526174"/>
    <w:rsid w:val="0052630F"/>
    <w:rsid w:val="00526A56"/>
    <w:rsid w:val="00526C94"/>
    <w:rsid w:val="005271DE"/>
    <w:rsid w:val="00527B48"/>
    <w:rsid w:val="00527B62"/>
    <w:rsid w:val="00527BB6"/>
    <w:rsid w:val="00527CE9"/>
    <w:rsid w:val="00527E2A"/>
    <w:rsid w:val="005300A2"/>
    <w:rsid w:val="005305CB"/>
    <w:rsid w:val="0053076A"/>
    <w:rsid w:val="00530C7D"/>
    <w:rsid w:val="00531047"/>
    <w:rsid w:val="00531169"/>
    <w:rsid w:val="00531243"/>
    <w:rsid w:val="005312D4"/>
    <w:rsid w:val="005318F2"/>
    <w:rsid w:val="00531914"/>
    <w:rsid w:val="005319DC"/>
    <w:rsid w:val="00531A81"/>
    <w:rsid w:val="00531AC5"/>
    <w:rsid w:val="00531ADB"/>
    <w:rsid w:val="00531EA6"/>
    <w:rsid w:val="0053204C"/>
    <w:rsid w:val="005320BB"/>
    <w:rsid w:val="00532811"/>
    <w:rsid w:val="0053284A"/>
    <w:rsid w:val="00532A95"/>
    <w:rsid w:val="00532BFD"/>
    <w:rsid w:val="00532CCB"/>
    <w:rsid w:val="00532DA1"/>
    <w:rsid w:val="00532F4F"/>
    <w:rsid w:val="005335A6"/>
    <w:rsid w:val="00533C9A"/>
    <w:rsid w:val="00533D6A"/>
    <w:rsid w:val="0053403B"/>
    <w:rsid w:val="005342B3"/>
    <w:rsid w:val="0053452C"/>
    <w:rsid w:val="005349A7"/>
    <w:rsid w:val="00534C42"/>
    <w:rsid w:val="0053520D"/>
    <w:rsid w:val="00535382"/>
    <w:rsid w:val="005354B1"/>
    <w:rsid w:val="00535507"/>
    <w:rsid w:val="005355B2"/>
    <w:rsid w:val="00535609"/>
    <w:rsid w:val="005359A8"/>
    <w:rsid w:val="00535A02"/>
    <w:rsid w:val="00535CF6"/>
    <w:rsid w:val="00535D24"/>
    <w:rsid w:val="00535D8F"/>
    <w:rsid w:val="005362A5"/>
    <w:rsid w:val="00536649"/>
    <w:rsid w:val="005368FF"/>
    <w:rsid w:val="00536AA8"/>
    <w:rsid w:val="00536B5E"/>
    <w:rsid w:val="00537236"/>
    <w:rsid w:val="0053724F"/>
    <w:rsid w:val="00537311"/>
    <w:rsid w:val="0053752D"/>
    <w:rsid w:val="005378E4"/>
    <w:rsid w:val="00537A29"/>
    <w:rsid w:val="00537D9A"/>
    <w:rsid w:val="00537E95"/>
    <w:rsid w:val="00539799"/>
    <w:rsid w:val="00540355"/>
    <w:rsid w:val="00540376"/>
    <w:rsid w:val="00540504"/>
    <w:rsid w:val="00540EAD"/>
    <w:rsid w:val="005414D2"/>
    <w:rsid w:val="005418A5"/>
    <w:rsid w:val="00541C88"/>
    <w:rsid w:val="00542161"/>
    <w:rsid w:val="0054219B"/>
    <w:rsid w:val="005421B1"/>
    <w:rsid w:val="005424B1"/>
    <w:rsid w:val="005425BE"/>
    <w:rsid w:val="00542634"/>
    <w:rsid w:val="005426A8"/>
    <w:rsid w:val="005426BC"/>
    <w:rsid w:val="00542756"/>
    <w:rsid w:val="00542C76"/>
    <w:rsid w:val="00542EAC"/>
    <w:rsid w:val="00543268"/>
    <w:rsid w:val="00543507"/>
    <w:rsid w:val="005439CD"/>
    <w:rsid w:val="00543ACE"/>
    <w:rsid w:val="00543E58"/>
    <w:rsid w:val="00543FD5"/>
    <w:rsid w:val="00544245"/>
    <w:rsid w:val="00544298"/>
    <w:rsid w:val="00544580"/>
    <w:rsid w:val="0054458B"/>
    <w:rsid w:val="005445AE"/>
    <w:rsid w:val="0054460C"/>
    <w:rsid w:val="00544623"/>
    <w:rsid w:val="00544745"/>
    <w:rsid w:val="005447F2"/>
    <w:rsid w:val="00544D1A"/>
    <w:rsid w:val="00544F5A"/>
    <w:rsid w:val="005455FE"/>
    <w:rsid w:val="005456EB"/>
    <w:rsid w:val="0054594C"/>
    <w:rsid w:val="00545B98"/>
    <w:rsid w:val="00545F47"/>
    <w:rsid w:val="00546677"/>
    <w:rsid w:val="00546681"/>
    <w:rsid w:val="005467BE"/>
    <w:rsid w:val="005467CE"/>
    <w:rsid w:val="005468A0"/>
    <w:rsid w:val="00546918"/>
    <w:rsid w:val="00546A17"/>
    <w:rsid w:val="00546F30"/>
    <w:rsid w:val="005471EA"/>
    <w:rsid w:val="00547433"/>
    <w:rsid w:val="00547AC2"/>
    <w:rsid w:val="00550532"/>
    <w:rsid w:val="0055071C"/>
    <w:rsid w:val="00550A4F"/>
    <w:rsid w:val="00550C99"/>
    <w:rsid w:val="00550D39"/>
    <w:rsid w:val="00550F35"/>
    <w:rsid w:val="00550F44"/>
    <w:rsid w:val="00550FDF"/>
    <w:rsid w:val="00550FED"/>
    <w:rsid w:val="005516A1"/>
    <w:rsid w:val="0055172D"/>
    <w:rsid w:val="005518E9"/>
    <w:rsid w:val="00551A1A"/>
    <w:rsid w:val="00552092"/>
    <w:rsid w:val="005520E6"/>
    <w:rsid w:val="005527A6"/>
    <w:rsid w:val="00552CCB"/>
    <w:rsid w:val="00552D7A"/>
    <w:rsid w:val="00552E43"/>
    <w:rsid w:val="00552F0C"/>
    <w:rsid w:val="00553257"/>
    <w:rsid w:val="00553413"/>
    <w:rsid w:val="0055368E"/>
    <w:rsid w:val="0055387A"/>
    <w:rsid w:val="00553A00"/>
    <w:rsid w:val="00553AD0"/>
    <w:rsid w:val="00553C54"/>
    <w:rsid w:val="00554061"/>
    <w:rsid w:val="00554549"/>
    <w:rsid w:val="00554989"/>
    <w:rsid w:val="00554E20"/>
    <w:rsid w:val="005551DD"/>
    <w:rsid w:val="005552D1"/>
    <w:rsid w:val="005554D7"/>
    <w:rsid w:val="0055587F"/>
    <w:rsid w:val="00556063"/>
    <w:rsid w:val="005560D8"/>
    <w:rsid w:val="00556164"/>
    <w:rsid w:val="005563D4"/>
    <w:rsid w:val="005565D4"/>
    <w:rsid w:val="00556977"/>
    <w:rsid w:val="00556DC8"/>
    <w:rsid w:val="005573C6"/>
    <w:rsid w:val="0055780E"/>
    <w:rsid w:val="00557BCA"/>
    <w:rsid w:val="00557D40"/>
    <w:rsid w:val="00557D9B"/>
    <w:rsid w:val="005601A2"/>
    <w:rsid w:val="00560892"/>
    <w:rsid w:val="0056090A"/>
    <w:rsid w:val="00560926"/>
    <w:rsid w:val="00560A01"/>
    <w:rsid w:val="00560A63"/>
    <w:rsid w:val="00560C17"/>
    <w:rsid w:val="00560DD4"/>
    <w:rsid w:val="00560EE7"/>
    <w:rsid w:val="00560FD7"/>
    <w:rsid w:val="00561604"/>
    <w:rsid w:val="005617A3"/>
    <w:rsid w:val="005619FB"/>
    <w:rsid w:val="00561B09"/>
    <w:rsid w:val="00561D3D"/>
    <w:rsid w:val="00561D6F"/>
    <w:rsid w:val="0056283B"/>
    <w:rsid w:val="005629BC"/>
    <w:rsid w:val="00562EF0"/>
    <w:rsid w:val="005632FE"/>
    <w:rsid w:val="00563317"/>
    <w:rsid w:val="005636D0"/>
    <w:rsid w:val="005641C7"/>
    <w:rsid w:val="005643C5"/>
    <w:rsid w:val="00564819"/>
    <w:rsid w:val="0056481A"/>
    <w:rsid w:val="00564C5F"/>
    <w:rsid w:val="00565218"/>
    <w:rsid w:val="0056529E"/>
    <w:rsid w:val="0056576C"/>
    <w:rsid w:val="00565A8E"/>
    <w:rsid w:val="0056614C"/>
    <w:rsid w:val="0056632D"/>
    <w:rsid w:val="0056670C"/>
    <w:rsid w:val="00566801"/>
    <w:rsid w:val="0056707D"/>
    <w:rsid w:val="005672AB"/>
    <w:rsid w:val="005673F3"/>
    <w:rsid w:val="00567407"/>
    <w:rsid w:val="00567491"/>
    <w:rsid w:val="00567DEC"/>
    <w:rsid w:val="00567EE0"/>
    <w:rsid w:val="0057013F"/>
    <w:rsid w:val="00570327"/>
    <w:rsid w:val="0057055D"/>
    <w:rsid w:val="00570722"/>
    <w:rsid w:val="00570851"/>
    <w:rsid w:val="0057085C"/>
    <w:rsid w:val="00571164"/>
    <w:rsid w:val="00571673"/>
    <w:rsid w:val="00571BB8"/>
    <w:rsid w:val="00571EC4"/>
    <w:rsid w:val="00572053"/>
    <w:rsid w:val="00572B76"/>
    <w:rsid w:val="005730E0"/>
    <w:rsid w:val="0057313C"/>
    <w:rsid w:val="005734D5"/>
    <w:rsid w:val="00573655"/>
    <w:rsid w:val="005738E1"/>
    <w:rsid w:val="00573A48"/>
    <w:rsid w:val="00573F98"/>
    <w:rsid w:val="00574040"/>
    <w:rsid w:val="005740D4"/>
    <w:rsid w:val="00574220"/>
    <w:rsid w:val="0057478D"/>
    <w:rsid w:val="00574835"/>
    <w:rsid w:val="00574A49"/>
    <w:rsid w:val="00574BC6"/>
    <w:rsid w:val="00574BE3"/>
    <w:rsid w:val="00574C2A"/>
    <w:rsid w:val="00574E1C"/>
    <w:rsid w:val="005750A8"/>
    <w:rsid w:val="00575444"/>
    <w:rsid w:val="00575445"/>
    <w:rsid w:val="0057545F"/>
    <w:rsid w:val="0057553D"/>
    <w:rsid w:val="005755A8"/>
    <w:rsid w:val="0057587C"/>
    <w:rsid w:val="00575973"/>
    <w:rsid w:val="00575A73"/>
    <w:rsid w:val="00575CE2"/>
    <w:rsid w:val="00575DAD"/>
    <w:rsid w:val="00575E56"/>
    <w:rsid w:val="00575F58"/>
    <w:rsid w:val="005760C8"/>
    <w:rsid w:val="005765CB"/>
    <w:rsid w:val="0057667D"/>
    <w:rsid w:val="00576686"/>
    <w:rsid w:val="005766B1"/>
    <w:rsid w:val="005766EE"/>
    <w:rsid w:val="00576881"/>
    <w:rsid w:val="00576B6B"/>
    <w:rsid w:val="00576BB9"/>
    <w:rsid w:val="00576DB3"/>
    <w:rsid w:val="00576DFB"/>
    <w:rsid w:val="00577558"/>
    <w:rsid w:val="00577616"/>
    <w:rsid w:val="00577B5A"/>
    <w:rsid w:val="00577C9B"/>
    <w:rsid w:val="00577E49"/>
    <w:rsid w:val="00580495"/>
    <w:rsid w:val="00580C7D"/>
    <w:rsid w:val="00580CD8"/>
    <w:rsid w:val="00580F79"/>
    <w:rsid w:val="005812C2"/>
    <w:rsid w:val="0058182D"/>
    <w:rsid w:val="005819FC"/>
    <w:rsid w:val="00581AAA"/>
    <w:rsid w:val="00581F43"/>
    <w:rsid w:val="00581F97"/>
    <w:rsid w:val="00582398"/>
    <w:rsid w:val="005824B3"/>
    <w:rsid w:val="005828FC"/>
    <w:rsid w:val="0058291F"/>
    <w:rsid w:val="00582A85"/>
    <w:rsid w:val="00582AE0"/>
    <w:rsid w:val="00582B88"/>
    <w:rsid w:val="00582C24"/>
    <w:rsid w:val="00582FD5"/>
    <w:rsid w:val="0058312F"/>
    <w:rsid w:val="0058344E"/>
    <w:rsid w:val="00583638"/>
    <w:rsid w:val="0058369E"/>
    <w:rsid w:val="005836E5"/>
    <w:rsid w:val="00583BED"/>
    <w:rsid w:val="00583DAE"/>
    <w:rsid w:val="00584168"/>
    <w:rsid w:val="005845EC"/>
    <w:rsid w:val="005846D0"/>
    <w:rsid w:val="005848EA"/>
    <w:rsid w:val="00584ADC"/>
    <w:rsid w:val="00584DA8"/>
    <w:rsid w:val="00584EF9"/>
    <w:rsid w:val="00584F70"/>
    <w:rsid w:val="00584FA2"/>
    <w:rsid w:val="0058521D"/>
    <w:rsid w:val="005853AF"/>
    <w:rsid w:val="00585553"/>
    <w:rsid w:val="005862F8"/>
    <w:rsid w:val="00586341"/>
    <w:rsid w:val="00586426"/>
    <w:rsid w:val="005864CD"/>
    <w:rsid w:val="005865A7"/>
    <w:rsid w:val="0058669E"/>
    <w:rsid w:val="00586A63"/>
    <w:rsid w:val="00586E32"/>
    <w:rsid w:val="00586EC8"/>
    <w:rsid w:val="00586FB5"/>
    <w:rsid w:val="005871ED"/>
    <w:rsid w:val="00587445"/>
    <w:rsid w:val="005879B5"/>
    <w:rsid w:val="005879B9"/>
    <w:rsid w:val="00587C06"/>
    <w:rsid w:val="00587C08"/>
    <w:rsid w:val="00587C59"/>
    <w:rsid w:val="00587ECF"/>
    <w:rsid w:val="00590149"/>
    <w:rsid w:val="005904DF"/>
    <w:rsid w:val="00590B79"/>
    <w:rsid w:val="00590C89"/>
    <w:rsid w:val="00590D03"/>
    <w:rsid w:val="00590ED0"/>
    <w:rsid w:val="00590F64"/>
    <w:rsid w:val="005910E2"/>
    <w:rsid w:val="00591191"/>
    <w:rsid w:val="005911F6"/>
    <w:rsid w:val="00591208"/>
    <w:rsid w:val="0059120E"/>
    <w:rsid w:val="005912A9"/>
    <w:rsid w:val="005912DC"/>
    <w:rsid w:val="00591694"/>
    <w:rsid w:val="005917CF"/>
    <w:rsid w:val="0059182C"/>
    <w:rsid w:val="0059189C"/>
    <w:rsid w:val="005919B0"/>
    <w:rsid w:val="00591C2B"/>
    <w:rsid w:val="0059232E"/>
    <w:rsid w:val="005924EB"/>
    <w:rsid w:val="005927C7"/>
    <w:rsid w:val="00592A99"/>
    <w:rsid w:val="00592BE4"/>
    <w:rsid w:val="00592C97"/>
    <w:rsid w:val="00592DFE"/>
    <w:rsid w:val="00592EC1"/>
    <w:rsid w:val="00592EE8"/>
    <w:rsid w:val="00592F91"/>
    <w:rsid w:val="00593041"/>
    <w:rsid w:val="00593314"/>
    <w:rsid w:val="005933F4"/>
    <w:rsid w:val="0059393B"/>
    <w:rsid w:val="00593C13"/>
    <w:rsid w:val="00593C20"/>
    <w:rsid w:val="00593E7B"/>
    <w:rsid w:val="00594496"/>
    <w:rsid w:val="00594B63"/>
    <w:rsid w:val="00594D4B"/>
    <w:rsid w:val="00594D79"/>
    <w:rsid w:val="00594FB2"/>
    <w:rsid w:val="0059501D"/>
    <w:rsid w:val="00595219"/>
    <w:rsid w:val="0059558E"/>
    <w:rsid w:val="005955BF"/>
    <w:rsid w:val="005955FF"/>
    <w:rsid w:val="00595701"/>
    <w:rsid w:val="00595CE0"/>
    <w:rsid w:val="005962EF"/>
    <w:rsid w:val="00596308"/>
    <w:rsid w:val="005963DE"/>
    <w:rsid w:val="00596547"/>
    <w:rsid w:val="005966E6"/>
    <w:rsid w:val="00596832"/>
    <w:rsid w:val="005968F0"/>
    <w:rsid w:val="005969F5"/>
    <w:rsid w:val="00596B97"/>
    <w:rsid w:val="00596CAA"/>
    <w:rsid w:val="00596D2A"/>
    <w:rsid w:val="0059709A"/>
    <w:rsid w:val="00597146"/>
    <w:rsid w:val="005973F6"/>
    <w:rsid w:val="00597536"/>
    <w:rsid w:val="005975FD"/>
    <w:rsid w:val="00597AF5"/>
    <w:rsid w:val="00597E2E"/>
    <w:rsid w:val="005A048F"/>
    <w:rsid w:val="005A09B8"/>
    <w:rsid w:val="005A0F51"/>
    <w:rsid w:val="005A0F7D"/>
    <w:rsid w:val="005A1488"/>
    <w:rsid w:val="005A14D9"/>
    <w:rsid w:val="005A14ED"/>
    <w:rsid w:val="005A14EE"/>
    <w:rsid w:val="005A1848"/>
    <w:rsid w:val="005A1D0A"/>
    <w:rsid w:val="005A1DEB"/>
    <w:rsid w:val="005A1EFE"/>
    <w:rsid w:val="005A20E6"/>
    <w:rsid w:val="005A26C7"/>
    <w:rsid w:val="005A289C"/>
    <w:rsid w:val="005A2D91"/>
    <w:rsid w:val="005A2DEC"/>
    <w:rsid w:val="005A2F38"/>
    <w:rsid w:val="005A2FD5"/>
    <w:rsid w:val="005A300C"/>
    <w:rsid w:val="005A30E3"/>
    <w:rsid w:val="005A313A"/>
    <w:rsid w:val="005A3194"/>
    <w:rsid w:val="005A31A9"/>
    <w:rsid w:val="005A337E"/>
    <w:rsid w:val="005A3B9D"/>
    <w:rsid w:val="005A3F49"/>
    <w:rsid w:val="005A4431"/>
    <w:rsid w:val="005A44F8"/>
    <w:rsid w:val="005A49FD"/>
    <w:rsid w:val="005A4DCD"/>
    <w:rsid w:val="005A4E62"/>
    <w:rsid w:val="005A50CC"/>
    <w:rsid w:val="005A5164"/>
    <w:rsid w:val="005A54CC"/>
    <w:rsid w:val="005A5620"/>
    <w:rsid w:val="005A5AED"/>
    <w:rsid w:val="005A5BD6"/>
    <w:rsid w:val="005A5BF3"/>
    <w:rsid w:val="005A5CDD"/>
    <w:rsid w:val="005A5CDE"/>
    <w:rsid w:val="005A5D85"/>
    <w:rsid w:val="005A600B"/>
    <w:rsid w:val="005A60D7"/>
    <w:rsid w:val="005A62DB"/>
    <w:rsid w:val="005A63B3"/>
    <w:rsid w:val="005A64ED"/>
    <w:rsid w:val="005A6ABB"/>
    <w:rsid w:val="005A6ABC"/>
    <w:rsid w:val="005A70E8"/>
    <w:rsid w:val="005A7442"/>
    <w:rsid w:val="005A75E2"/>
    <w:rsid w:val="005A76CE"/>
    <w:rsid w:val="005A76E3"/>
    <w:rsid w:val="005A7991"/>
    <w:rsid w:val="005A7A28"/>
    <w:rsid w:val="005A7B24"/>
    <w:rsid w:val="005A7F20"/>
    <w:rsid w:val="005B0051"/>
    <w:rsid w:val="005B01B5"/>
    <w:rsid w:val="005B01F0"/>
    <w:rsid w:val="005B0554"/>
    <w:rsid w:val="005B05A3"/>
    <w:rsid w:val="005B07B3"/>
    <w:rsid w:val="005B0ED6"/>
    <w:rsid w:val="005B1012"/>
    <w:rsid w:val="005B1307"/>
    <w:rsid w:val="005B1412"/>
    <w:rsid w:val="005B1496"/>
    <w:rsid w:val="005B188F"/>
    <w:rsid w:val="005B1905"/>
    <w:rsid w:val="005B1A76"/>
    <w:rsid w:val="005B1D49"/>
    <w:rsid w:val="005B1D9E"/>
    <w:rsid w:val="005B1F66"/>
    <w:rsid w:val="005B23C3"/>
    <w:rsid w:val="005B24DD"/>
    <w:rsid w:val="005B2689"/>
    <w:rsid w:val="005B28EE"/>
    <w:rsid w:val="005B2959"/>
    <w:rsid w:val="005B2A6B"/>
    <w:rsid w:val="005B2B9D"/>
    <w:rsid w:val="005B2BFB"/>
    <w:rsid w:val="005B2DFF"/>
    <w:rsid w:val="005B302D"/>
    <w:rsid w:val="005B339C"/>
    <w:rsid w:val="005B38D7"/>
    <w:rsid w:val="005B408A"/>
    <w:rsid w:val="005B4211"/>
    <w:rsid w:val="005B437B"/>
    <w:rsid w:val="005B44EA"/>
    <w:rsid w:val="005B468A"/>
    <w:rsid w:val="005B4869"/>
    <w:rsid w:val="005B4911"/>
    <w:rsid w:val="005B495C"/>
    <w:rsid w:val="005B4C5B"/>
    <w:rsid w:val="005B4E8E"/>
    <w:rsid w:val="005B4F8D"/>
    <w:rsid w:val="005B5065"/>
    <w:rsid w:val="005B51E2"/>
    <w:rsid w:val="005B54BB"/>
    <w:rsid w:val="005B558A"/>
    <w:rsid w:val="005B57CD"/>
    <w:rsid w:val="005B5A32"/>
    <w:rsid w:val="005B5A81"/>
    <w:rsid w:val="005B5FE5"/>
    <w:rsid w:val="005B6408"/>
    <w:rsid w:val="005B6662"/>
    <w:rsid w:val="005B66FF"/>
    <w:rsid w:val="005B6721"/>
    <w:rsid w:val="005B672D"/>
    <w:rsid w:val="005B6C29"/>
    <w:rsid w:val="005B6C76"/>
    <w:rsid w:val="005B6D37"/>
    <w:rsid w:val="005B735B"/>
    <w:rsid w:val="005B786C"/>
    <w:rsid w:val="005B796F"/>
    <w:rsid w:val="005B7CAA"/>
    <w:rsid w:val="005C0110"/>
    <w:rsid w:val="005C026F"/>
    <w:rsid w:val="005C02F2"/>
    <w:rsid w:val="005C03BD"/>
    <w:rsid w:val="005C092B"/>
    <w:rsid w:val="005C09BD"/>
    <w:rsid w:val="005C0ADF"/>
    <w:rsid w:val="005C0B72"/>
    <w:rsid w:val="005C0B93"/>
    <w:rsid w:val="005C0CD2"/>
    <w:rsid w:val="005C12D8"/>
    <w:rsid w:val="005C19A6"/>
    <w:rsid w:val="005C19B7"/>
    <w:rsid w:val="005C1E2C"/>
    <w:rsid w:val="005C1E3A"/>
    <w:rsid w:val="005C25E2"/>
    <w:rsid w:val="005C26E2"/>
    <w:rsid w:val="005C282C"/>
    <w:rsid w:val="005C2870"/>
    <w:rsid w:val="005C2AA7"/>
    <w:rsid w:val="005C2AF8"/>
    <w:rsid w:val="005C2B13"/>
    <w:rsid w:val="005C2C73"/>
    <w:rsid w:val="005C2F7F"/>
    <w:rsid w:val="005C30A1"/>
    <w:rsid w:val="005C318C"/>
    <w:rsid w:val="005C3D23"/>
    <w:rsid w:val="005C3EC4"/>
    <w:rsid w:val="005C3FA2"/>
    <w:rsid w:val="005C3FFB"/>
    <w:rsid w:val="005C421F"/>
    <w:rsid w:val="005C4594"/>
    <w:rsid w:val="005C482A"/>
    <w:rsid w:val="005C48E5"/>
    <w:rsid w:val="005C5068"/>
    <w:rsid w:val="005C530D"/>
    <w:rsid w:val="005C590C"/>
    <w:rsid w:val="005C5D29"/>
    <w:rsid w:val="005C5E82"/>
    <w:rsid w:val="005C5EE6"/>
    <w:rsid w:val="005C5FE1"/>
    <w:rsid w:val="005C610E"/>
    <w:rsid w:val="005C6160"/>
    <w:rsid w:val="005C61CA"/>
    <w:rsid w:val="005C63AD"/>
    <w:rsid w:val="005C6618"/>
    <w:rsid w:val="005C665D"/>
    <w:rsid w:val="005C6DA6"/>
    <w:rsid w:val="005C6FA6"/>
    <w:rsid w:val="005C73D5"/>
    <w:rsid w:val="005C742F"/>
    <w:rsid w:val="005C7A74"/>
    <w:rsid w:val="005C7CF1"/>
    <w:rsid w:val="005D00B1"/>
    <w:rsid w:val="005D0107"/>
    <w:rsid w:val="005D04F5"/>
    <w:rsid w:val="005D0810"/>
    <w:rsid w:val="005D0A9B"/>
    <w:rsid w:val="005D0BF2"/>
    <w:rsid w:val="005D0E38"/>
    <w:rsid w:val="005D0F54"/>
    <w:rsid w:val="005D18A3"/>
    <w:rsid w:val="005D1A88"/>
    <w:rsid w:val="005D1D10"/>
    <w:rsid w:val="005D1D9E"/>
    <w:rsid w:val="005D1EA1"/>
    <w:rsid w:val="005D2016"/>
    <w:rsid w:val="005D2763"/>
    <w:rsid w:val="005D278C"/>
    <w:rsid w:val="005D28FB"/>
    <w:rsid w:val="005D2A42"/>
    <w:rsid w:val="005D32A1"/>
    <w:rsid w:val="005D3551"/>
    <w:rsid w:val="005D35A8"/>
    <w:rsid w:val="005D395F"/>
    <w:rsid w:val="005D3A51"/>
    <w:rsid w:val="005D3CCE"/>
    <w:rsid w:val="005D4326"/>
    <w:rsid w:val="005D4472"/>
    <w:rsid w:val="005D4538"/>
    <w:rsid w:val="005D48B9"/>
    <w:rsid w:val="005D494D"/>
    <w:rsid w:val="005D4A11"/>
    <w:rsid w:val="005D50E2"/>
    <w:rsid w:val="005D52A9"/>
    <w:rsid w:val="005D58D7"/>
    <w:rsid w:val="005D592D"/>
    <w:rsid w:val="005D5937"/>
    <w:rsid w:val="005D5BD1"/>
    <w:rsid w:val="005D5C93"/>
    <w:rsid w:val="005D5FB7"/>
    <w:rsid w:val="005D68ED"/>
    <w:rsid w:val="005D6924"/>
    <w:rsid w:val="005D6B44"/>
    <w:rsid w:val="005D6E45"/>
    <w:rsid w:val="005D75B5"/>
    <w:rsid w:val="005D79CE"/>
    <w:rsid w:val="005D79F7"/>
    <w:rsid w:val="005D7DA7"/>
    <w:rsid w:val="005E00B9"/>
    <w:rsid w:val="005E01E9"/>
    <w:rsid w:val="005E04F5"/>
    <w:rsid w:val="005E05FA"/>
    <w:rsid w:val="005E06BE"/>
    <w:rsid w:val="005E0854"/>
    <w:rsid w:val="005E08EE"/>
    <w:rsid w:val="005E1645"/>
    <w:rsid w:val="005E19A1"/>
    <w:rsid w:val="005E2746"/>
    <w:rsid w:val="005E288B"/>
    <w:rsid w:val="005E2A0B"/>
    <w:rsid w:val="005E2B22"/>
    <w:rsid w:val="005E2B5E"/>
    <w:rsid w:val="005E2BD8"/>
    <w:rsid w:val="005E2D79"/>
    <w:rsid w:val="005E2DA7"/>
    <w:rsid w:val="005E3640"/>
    <w:rsid w:val="005E3680"/>
    <w:rsid w:val="005E39D1"/>
    <w:rsid w:val="005E3F36"/>
    <w:rsid w:val="005E43EA"/>
    <w:rsid w:val="005E452A"/>
    <w:rsid w:val="005E478A"/>
    <w:rsid w:val="005E4CC7"/>
    <w:rsid w:val="005E4DE9"/>
    <w:rsid w:val="005E500D"/>
    <w:rsid w:val="005E504D"/>
    <w:rsid w:val="005E52F7"/>
    <w:rsid w:val="005E55F5"/>
    <w:rsid w:val="005E5B9B"/>
    <w:rsid w:val="005E5C40"/>
    <w:rsid w:val="005E5EE5"/>
    <w:rsid w:val="005E6156"/>
    <w:rsid w:val="005E63FC"/>
    <w:rsid w:val="005E6774"/>
    <w:rsid w:val="005E68A9"/>
    <w:rsid w:val="005E6FB8"/>
    <w:rsid w:val="005E730E"/>
    <w:rsid w:val="005E7413"/>
    <w:rsid w:val="005E7487"/>
    <w:rsid w:val="005E74A6"/>
    <w:rsid w:val="005E7765"/>
    <w:rsid w:val="005E77B5"/>
    <w:rsid w:val="005E7871"/>
    <w:rsid w:val="005E7A40"/>
    <w:rsid w:val="005E7A63"/>
    <w:rsid w:val="005E7AA1"/>
    <w:rsid w:val="005E7AB6"/>
    <w:rsid w:val="005E7B03"/>
    <w:rsid w:val="005E7D0D"/>
    <w:rsid w:val="005E7E1F"/>
    <w:rsid w:val="005F04C9"/>
    <w:rsid w:val="005F0606"/>
    <w:rsid w:val="005F09DC"/>
    <w:rsid w:val="005F122C"/>
    <w:rsid w:val="005F1332"/>
    <w:rsid w:val="005F149C"/>
    <w:rsid w:val="005F16AF"/>
    <w:rsid w:val="005F17F8"/>
    <w:rsid w:val="005F1F94"/>
    <w:rsid w:val="005F24E6"/>
    <w:rsid w:val="005F252F"/>
    <w:rsid w:val="005F281F"/>
    <w:rsid w:val="005F2891"/>
    <w:rsid w:val="005F2908"/>
    <w:rsid w:val="005F2B0E"/>
    <w:rsid w:val="005F2B57"/>
    <w:rsid w:val="005F3079"/>
    <w:rsid w:val="005F30F7"/>
    <w:rsid w:val="005F3177"/>
    <w:rsid w:val="005F351D"/>
    <w:rsid w:val="005F3755"/>
    <w:rsid w:val="005F386A"/>
    <w:rsid w:val="005F3B2C"/>
    <w:rsid w:val="005F3CF2"/>
    <w:rsid w:val="005F47D0"/>
    <w:rsid w:val="005F47F2"/>
    <w:rsid w:val="005F4873"/>
    <w:rsid w:val="005F4AD2"/>
    <w:rsid w:val="005F4FAD"/>
    <w:rsid w:val="005F51B9"/>
    <w:rsid w:val="005F55F2"/>
    <w:rsid w:val="005F5716"/>
    <w:rsid w:val="005F5977"/>
    <w:rsid w:val="005F5B25"/>
    <w:rsid w:val="005F63E0"/>
    <w:rsid w:val="005F6A75"/>
    <w:rsid w:val="005F6C72"/>
    <w:rsid w:val="005F6D81"/>
    <w:rsid w:val="005F7191"/>
    <w:rsid w:val="005F743C"/>
    <w:rsid w:val="005F74BA"/>
    <w:rsid w:val="005F796D"/>
    <w:rsid w:val="005F7DAD"/>
    <w:rsid w:val="00600173"/>
    <w:rsid w:val="006001FB"/>
    <w:rsid w:val="006002EF"/>
    <w:rsid w:val="0060076E"/>
    <w:rsid w:val="0060090A"/>
    <w:rsid w:val="00600CB8"/>
    <w:rsid w:val="00600E5F"/>
    <w:rsid w:val="00600F8E"/>
    <w:rsid w:val="0060108D"/>
    <w:rsid w:val="0060113A"/>
    <w:rsid w:val="00601295"/>
    <w:rsid w:val="006014BB"/>
    <w:rsid w:val="0060179F"/>
    <w:rsid w:val="00601A41"/>
    <w:rsid w:val="00601DEA"/>
    <w:rsid w:val="00601E71"/>
    <w:rsid w:val="00602150"/>
    <w:rsid w:val="00602341"/>
    <w:rsid w:val="0060267C"/>
    <w:rsid w:val="00602C96"/>
    <w:rsid w:val="00602E28"/>
    <w:rsid w:val="006031A9"/>
    <w:rsid w:val="0060321E"/>
    <w:rsid w:val="00603231"/>
    <w:rsid w:val="00603334"/>
    <w:rsid w:val="0060333F"/>
    <w:rsid w:val="00603B45"/>
    <w:rsid w:val="00603B7A"/>
    <w:rsid w:val="00603CBD"/>
    <w:rsid w:val="00603FD5"/>
    <w:rsid w:val="00604019"/>
    <w:rsid w:val="00604088"/>
    <w:rsid w:val="006041DF"/>
    <w:rsid w:val="00604B6C"/>
    <w:rsid w:val="00605348"/>
    <w:rsid w:val="00605400"/>
    <w:rsid w:val="00605529"/>
    <w:rsid w:val="0060575E"/>
    <w:rsid w:val="00605762"/>
    <w:rsid w:val="006057A9"/>
    <w:rsid w:val="00605AAE"/>
    <w:rsid w:val="00605CB5"/>
    <w:rsid w:val="00605D3D"/>
    <w:rsid w:val="00605F52"/>
    <w:rsid w:val="006063A6"/>
    <w:rsid w:val="006063AB"/>
    <w:rsid w:val="00606559"/>
    <w:rsid w:val="00606624"/>
    <w:rsid w:val="006067CA"/>
    <w:rsid w:val="00606DC2"/>
    <w:rsid w:val="0060706C"/>
    <w:rsid w:val="00607365"/>
    <w:rsid w:val="006074A5"/>
    <w:rsid w:val="00607A33"/>
    <w:rsid w:val="00607B12"/>
    <w:rsid w:val="00607BA8"/>
    <w:rsid w:val="0060E440"/>
    <w:rsid w:val="006101D9"/>
    <w:rsid w:val="00610350"/>
    <w:rsid w:val="00610523"/>
    <w:rsid w:val="006105A9"/>
    <w:rsid w:val="00610635"/>
    <w:rsid w:val="006107E6"/>
    <w:rsid w:val="00610CAE"/>
    <w:rsid w:val="00611252"/>
    <w:rsid w:val="00611674"/>
    <w:rsid w:val="00611745"/>
    <w:rsid w:val="00611A5C"/>
    <w:rsid w:val="00611ABA"/>
    <w:rsid w:val="00612495"/>
    <w:rsid w:val="00612755"/>
    <w:rsid w:val="006127CF"/>
    <w:rsid w:val="006128B2"/>
    <w:rsid w:val="006129CC"/>
    <w:rsid w:val="00612DC4"/>
    <w:rsid w:val="00613070"/>
    <w:rsid w:val="0061317D"/>
    <w:rsid w:val="006135D8"/>
    <w:rsid w:val="00613854"/>
    <w:rsid w:val="006139E5"/>
    <w:rsid w:val="00613CF6"/>
    <w:rsid w:val="00614022"/>
    <w:rsid w:val="0061409A"/>
    <w:rsid w:val="006142BB"/>
    <w:rsid w:val="00614C18"/>
    <w:rsid w:val="00614EEB"/>
    <w:rsid w:val="006153D3"/>
    <w:rsid w:val="00615408"/>
    <w:rsid w:val="00615619"/>
    <w:rsid w:val="00615A6D"/>
    <w:rsid w:val="00615BBB"/>
    <w:rsid w:val="00615F1C"/>
    <w:rsid w:val="00616284"/>
    <w:rsid w:val="006162F6"/>
    <w:rsid w:val="00616631"/>
    <w:rsid w:val="0061685B"/>
    <w:rsid w:val="00616B14"/>
    <w:rsid w:val="00616BDA"/>
    <w:rsid w:val="00616DC8"/>
    <w:rsid w:val="00617BF5"/>
    <w:rsid w:val="00617CBD"/>
    <w:rsid w:val="0062015E"/>
    <w:rsid w:val="0062018D"/>
    <w:rsid w:val="00620624"/>
    <w:rsid w:val="00620E47"/>
    <w:rsid w:val="00620F6B"/>
    <w:rsid w:val="006211A2"/>
    <w:rsid w:val="0062142C"/>
    <w:rsid w:val="0062182E"/>
    <w:rsid w:val="00621AC4"/>
    <w:rsid w:val="00621D11"/>
    <w:rsid w:val="00621DF6"/>
    <w:rsid w:val="00621F9D"/>
    <w:rsid w:val="00622059"/>
    <w:rsid w:val="00622125"/>
    <w:rsid w:val="0062264E"/>
    <w:rsid w:val="00622872"/>
    <w:rsid w:val="00622A83"/>
    <w:rsid w:val="00622DA5"/>
    <w:rsid w:val="00622EB7"/>
    <w:rsid w:val="00623083"/>
    <w:rsid w:val="006236A5"/>
    <w:rsid w:val="00623937"/>
    <w:rsid w:val="00623AC4"/>
    <w:rsid w:val="00623D3A"/>
    <w:rsid w:val="0062417D"/>
    <w:rsid w:val="00624624"/>
    <w:rsid w:val="00624A52"/>
    <w:rsid w:val="00624B70"/>
    <w:rsid w:val="00624CDC"/>
    <w:rsid w:val="00624FA9"/>
    <w:rsid w:val="00625030"/>
    <w:rsid w:val="00625048"/>
    <w:rsid w:val="006250AC"/>
    <w:rsid w:val="00625165"/>
    <w:rsid w:val="006253DF"/>
    <w:rsid w:val="0062540D"/>
    <w:rsid w:val="0062544D"/>
    <w:rsid w:val="00625838"/>
    <w:rsid w:val="00626003"/>
    <w:rsid w:val="006262AB"/>
    <w:rsid w:val="00626569"/>
    <w:rsid w:val="00626BB1"/>
    <w:rsid w:val="00626E45"/>
    <w:rsid w:val="0062705F"/>
    <w:rsid w:val="0062710B"/>
    <w:rsid w:val="0062728D"/>
    <w:rsid w:val="006278E4"/>
    <w:rsid w:val="00627B5D"/>
    <w:rsid w:val="00630B5F"/>
    <w:rsid w:val="00630BB3"/>
    <w:rsid w:val="00630BD7"/>
    <w:rsid w:val="00630DEB"/>
    <w:rsid w:val="00630E5F"/>
    <w:rsid w:val="00630E61"/>
    <w:rsid w:val="00630FD7"/>
    <w:rsid w:val="00631275"/>
    <w:rsid w:val="00631321"/>
    <w:rsid w:val="00631349"/>
    <w:rsid w:val="00631504"/>
    <w:rsid w:val="006317F7"/>
    <w:rsid w:val="00631972"/>
    <w:rsid w:val="006319D3"/>
    <w:rsid w:val="006319F5"/>
    <w:rsid w:val="00631E23"/>
    <w:rsid w:val="006324A1"/>
    <w:rsid w:val="00632578"/>
    <w:rsid w:val="00632A5B"/>
    <w:rsid w:val="00632B18"/>
    <w:rsid w:val="00632BDC"/>
    <w:rsid w:val="00632F58"/>
    <w:rsid w:val="00633084"/>
    <w:rsid w:val="0063333C"/>
    <w:rsid w:val="0063359E"/>
    <w:rsid w:val="00633A01"/>
    <w:rsid w:val="00633D3C"/>
    <w:rsid w:val="00633DD1"/>
    <w:rsid w:val="00633FC3"/>
    <w:rsid w:val="00634165"/>
    <w:rsid w:val="00634176"/>
    <w:rsid w:val="006341F4"/>
    <w:rsid w:val="0063434B"/>
    <w:rsid w:val="00634513"/>
    <w:rsid w:val="0063461D"/>
    <w:rsid w:val="0063474D"/>
    <w:rsid w:val="00634B07"/>
    <w:rsid w:val="00634B91"/>
    <w:rsid w:val="00634DA3"/>
    <w:rsid w:val="00635023"/>
    <w:rsid w:val="006350DD"/>
    <w:rsid w:val="006353F0"/>
    <w:rsid w:val="006355DD"/>
    <w:rsid w:val="00635914"/>
    <w:rsid w:val="00635D84"/>
    <w:rsid w:val="00636056"/>
    <w:rsid w:val="006361C1"/>
    <w:rsid w:val="006361C4"/>
    <w:rsid w:val="006366F5"/>
    <w:rsid w:val="00636877"/>
    <w:rsid w:val="00636B05"/>
    <w:rsid w:val="00636CEC"/>
    <w:rsid w:val="0063730C"/>
    <w:rsid w:val="00637CFD"/>
    <w:rsid w:val="00640025"/>
    <w:rsid w:val="006402E1"/>
    <w:rsid w:val="00640326"/>
    <w:rsid w:val="006403D6"/>
    <w:rsid w:val="006408F6"/>
    <w:rsid w:val="00640B27"/>
    <w:rsid w:val="00640B7D"/>
    <w:rsid w:val="00640F2C"/>
    <w:rsid w:val="00641300"/>
    <w:rsid w:val="00641382"/>
    <w:rsid w:val="006415FE"/>
    <w:rsid w:val="0064162F"/>
    <w:rsid w:val="006416FE"/>
    <w:rsid w:val="00641C02"/>
    <w:rsid w:val="00641CD6"/>
    <w:rsid w:val="00641F42"/>
    <w:rsid w:val="00642114"/>
    <w:rsid w:val="006422CE"/>
    <w:rsid w:val="006422F2"/>
    <w:rsid w:val="0064284E"/>
    <w:rsid w:val="00642E3E"/>
    <w:rsid w:val="00643283"/>
    <w:rsid w:val="006433B3"/>
    <w:rsid w:val="006433CC"/>
    <w:rsid w:val="00643801"/>
    <w:rsid w:val="006438B1"/>
    <w:rsid w:val="00643962"/>
    <w:rsid w:val="0064399E"/>
    <w:rsid w:val="00643CB3"/>
    <w:rsid w:val="00643D63"/>
    <w:rsid w:val="006441FF"/>
    <w:rsid w:val="00644354"/>
    <w:rsid w:val="006443AC"/>
    <w:rsid w:val="006444AE"/>
    <w:rsid w:val="006448A6"/>
    <w:rsid w:val="00644A7F"/>
    <w:rsid w:val="00644C06"/>
    <w:rsid w:val="00645274"/>
    <w:rsid w:val="006454C7"/>
    <w:rsid w:val="006456B9"/>
    <w:rsid w:val="0064576D"/>
    <w:rsid w:val="00645840"/>
    <w:rsid w:val="00645A87"/>
    <w:rsid w:val="00645C08"/>
    <w:rsid w:val="00645DAD"/>
    <w:rsid w:val="00645EE8"/>
    <w:rsid w:val="006460B4"/>
    <w:rsid w:val="0064627D"/>
    <w:rsid w:val="00646456"/>
    <w:rsid w:val="00646575"/>
    <w:rsid w:val="006469D4"/>
    <w:rsid w:val="00646AB8"/>
    <w:rsid w:val="00646EBB"/>
    <w:rsid w:val="00646FAE"/>
    <w:rsid w:val="0064749B"/>
    <w:rsid w:val="00647509"/>
    <w:rsid w:val="00647A53"/>
    <w:rsid w:val="00647B88"/>
    <w:rsid w:val="00647B9A"/>
    <w:rsid w:val="00647C1D"/>
    <w:rsid w:val="00647E17"/>
    <w:rsid w:val="00647E65"/>
    <w:rsid w:val="006500BF"/>
    <w:rsid w:val="006501F2"/>
    <w:rsid w:val="00650316"/>
    <w:rsid w:val="00650409"/>
    <w:rsid w:val="006507C5"/>
    <w:rsid w:val="00650848"/>
    <w:rsid w:val="00650BAE"/>
    <w:rsid w:val="00650BFD"/>
    <w:rsid w:val="00650C1A"/>
    <w:rsid w:val="00650EB1"/>
    <w:rsid w:val="00651072"/>
    <w:rsid w:val="006514BD"/>
    <w:rsid w:val="0065158B"/>
    <w:rsid w:val="0065169B"/>
    <w:rsid w:val="006516C8"/>
    <w:rsid w:val="00651BA3"/>
    <w:rsid w:val="00651EAF"/>
    <w:rsid w:val="00652253"/>
    <w:rsid w:val="0065275F"/>
    <w:rsid w:val="006527A0"/>
    <w:rsid w:val="00652B30"/>
    <w:rsid w:val="00652B3A"/>
    <w:rsid w:val="00652D27"/>
    <w:rsid w:val="006532BC"/>
    <w:rsid w:val="006534BC"/>
    <w:rsid w:val="0065356A"/>
    <w:rsid w:val="006539FD"/>
    <w:rsid w:val="00653A99"/>
    <w:rsid w:val="00654132"/>
    <w:rsid w:val="006542D6"/>
    <w:rsid w:val="00654883"/>
    <w:rsid w:val="00654A41"/>
    <w:rsid w:val="00654B6F"/>
    <w:rsid w:val="00655392"/>
    <w:rsid w:val="006554CF"/>
    <w:rsid w:val="00655E06"/>
    <w:rsid w:val="00656508"/>
    <w:rsid w:val="00656797"/>
    <w:rsid w:val="00656842"/>
    <w:rsid w:val="00656890"/>
    <w:rsid w:val="006568AE"/>
    <w:rsid w:val="00656922"/>
    <w:rsid w:val="00656BB7"/>
    <w:rsid w:val="00657062"/>
    <w:rsid w:val="006571CC"/>
    <w:rsid w:val="00657258"/>
    <w:rsid w:val="006573E5"/>
    <w:rsid w:val="00657E15"/>
    <w:rsid w:val="00660009"/>
    <w:rsid w:val="00660144"/>
    <w:rsid w:val="0066035F"/>
    <w:rsid w:val="0066064E"/>
    <w:rsid w:val="006606AF"/>
    <w:rsid w:val="00660799"/>
    <w:rsid w:val="0066083E"/>
    <w:rsid w:val="00661239"/>
    <w:rsid w:val="006614AA"/>
    <w:rsid w:val="0066153E"/>
    <w:rsid w:val="00661706"/>
    <w:rsid w:val="00661F80"/>
    <w:rsid w:val="006621F8"/>
    <w:rsid w:val="0066223C"/>
    <w:rsid w:val="00662268"/>
    <w:rsid w:val="00662470"/>
    <w:rsid w:val="00662801"/>
    <w:rsid w:val="00662F02"/>
    <w:rsid w:val="00662F15"/>
    <w:rsid w:val="006631E5"/>
    <w:rsid w:val="006640F7"/>
    <w:rsid w:val="0066470D"/>
    <w:rsid w:val="00664AED"/>
    <w:rsid w:val="00664B73"/>
    <w:rsid w:val="00664C9C"/>
    <w:rsid w:val="00664F8C"/>
    <w:rsid w:val="00665069"/>
    <w:rsid w:val="0066529C"/>
    <w:rsid w:val="006654C6"/>
    <w:rsid w:val="00665671"/>
    <w:rsid w:val="006659B2"/>
    <w:rsid w:val="00665A03"/>
    <w:rsid w:val="00665ACA"/>
    <w:rsid w:val="00665FE5"/>
    <w:rsid w:val="00666315"/>
    <w:rsid w:val="0066684E"/>
    <w:rsid w:val="00666D8F"/>
    <w:rsid w:val="00666E6A"/>
    <w:rsid w:val="00667087"/>
    <w:rsid w:val="006670CB"/>
    <w:rsid w:val="00667154"/>
    <w:rsid w:val="00667458"/>
    <w:rsid w:val="006674E8"/>
    <w:rsid w:val="00667A44"/>
    <w:rsid w:val="00667B4B"/>
    <w:rsid w:val="00667BF2"/>
    <w:rsid w:val="00667FD0"/>
    <w:rsid w:val="00670134"/>
    <w:rsid w:val="00670297"/>
    <w:rsid w:val="006703B7"/>
    <w:rsid w:val="006708A1"/>
    <w:rsid w:val="00670D04"/>
    <w:rsid w:val="00670E4E"/>
    <w:rsid w:val="00670EB8"/>
    <w:rsid w:val="006711E0"/>
    <w:rsid w:val="0067151E"/>
    <w:rsid w:val="0067158F"/>
    <w:rsid w:val="00671CB5"/>
    <w:rsid w:val="00671DDC"/>
    <w:rsid w:val="00672253"/>
    <w:rsid w:val="006725DB"/>
    <w:rsid w:val="00672648"/>
    <w:rsid w:val="00672BA5"/>
    <w:rsid w:val="00672C22"/>
    <w:rsid w:val="00673408"/>
    <w:rsid w:val="006734C8"/>
    <w:rsid w:val="006734CA"/>
    <w:rsid w:val="0067359E"/>
    <w:rsid w:val="00673709"/>
    <w:rsid w:val="006737B5"/>
    <w:rsid w:val="006739C0"/>
    <w:rsid w:val="00673A12"/>
    <w:rsid w:val="00673A37"/>
    <w:rsid w:val="00673CCE"/>
    <w:rsid w:val="00673FBB"/>
    <w:rsid w:val="00674052"/>
    <w:rsid w:val="006741AF"/>
    <w:rsid w:val="006742E2"/>
    <w:rsid w:val="0067467A"/>
    <w:rsid w:val="00674A5D"/>
    <w:rsid w:val="00674CE0"/>
    <w:rsid w:val="00674DD1"/>
    <w:rsid w:val="00674FC2"/>
    <w:rsid w:val="00675366"/>
    <w:rsid w:val="0067541E"/>
    <w:rsid w:val="0067555D"/>
    <w:rsid w:val="006755AC"/>
    <w:rsid w:val="0067567E"/>
    <w:rsid w:val="006756DC"/>
    <w:rsid w:val="00675724"/>
    <w:rsid w:val="00675E07"/>
    <w:rsid w:val="006760E8"/>
    <w:rsid w:val="006762D1"/>
    <w:rsid w:val="006763B3"/>
    <w:rsid w:val="0067662A"/>
    <w:rsid w:val="00676983"/>
    <w:rsid w:val="006770F7"/>
    <w:rsid w:val="00677969"/>
    <w:rsid w:val="00677A6F"/>
    <w:rsid w:val="00677C30"/>
    <w:rsid w:val="00677C49"/>
    <w:rsid w:val="00677E37"/>
    <w:rsid w:val="00677E92"/>
    <w:rsid w:val="00677F90"/>
    <w:rsid w:val="0068023B"/>
    <w:rsid w:val="00680421"/>
    <w:rsid w:val="006805F9"/>
    <w:rsid w:val="006806CC"/>
    <w:rsid w:val="00680872"/>
    <w:rsid w:val="006808CE"/>
    <w:rsid w:val="006809AF"/>
    <w:rsid w:val="00680AB4"/>
    <w:rsid w:val="00680B47"/>
    <w:rsid w:val="00680BCA"/>
    <w:rsid w:val="00680C83"/>
    <w:rsid w:val="00680F3A"/>
    <w:rsid w:val="0068110B"/>
    <w:rsid w:val="00681480"/>
    <w:rsid w:val="006815E8"/>
    <w:rsid w:val="00681730"/>
    <w:rsid w:val="006817C5"/>
    <w:rsid w:val="006817F4"/>
    <w:rsid w:val="00681CD0"/>
    <w:rsid w:val="00681EC2"/>
    <w:rsid w:val="0068203F"/>
    <w:rsid w:val="006821F7"/>
    <w:rsid w:val="00683011"/>
    <w:rsid w:val="0068310F"/>
    <w:rsid w:val="00683267"/>
    <w:rsid w:val="006835C8"/>
    <w:rsid w:val="006836FC"/>
    <w:rsid w:val="00683DC4"/>
    <w:rsid w:val="00683FD4"/>
    <w:rsid w:val="006840A0"/>
    <w:rsid w:val="00684253"/>
    <w:rsid w:val="0068435B"/>
    <w:rsid w:val="006843DC"/>
    <w:rsid w:val="00684586"/>
    <w:rsid w:val="00684EEC"/>
    <w:rsid w:val="006852A9"/>
    <w:rsid w:val="006857FE"/>
    <w:rsid w:val="00685866"/>
    <w:rsid w:val="0068586B"/>
    <w:rsid w:val="0068586D"/>
    <w:rsid w:val="0068597D"/>
    <w:rsid w:val="00685B17"/>
    <w:rsid w:val="00685D42"/>
    <w:rsid w:val="00685E5F"/>
    <w:rsid w:val="00686056"/>
    <w:rsid w:val="0068613B"/>
    <w:rsid w:val="0068632E"/>
    <w:rsid w:val="006863B5"/>
    <w:rsid w:val="00686757"/>
    <w:rsid w:val="00686760"/>
    <w:rsid w:val="006867A9"/>
    <w:rsid w:val="0068695A"/>
    <w:rsid w:val="00686C7F"/>
    <w:rsid w:val="00686D45"/>
    <w:rsid w:val="00686E99"/>
    <w:rsid w:val="006870AB"/>
    <w:rsid w:val="00687154"/>
    <w:rsid w:val="0068724F"/>
    <w:rsid w:val="00687546"/>
    <w:rsid w:val="00687661"/>
    <w:rsid w:val="006878D9"/>
    <w:rsid w:val="00687A67"/>
    <w:rsid w:val="00687BBC"/>
    <w:rsid w:val="00687E44"/>
    <w:rsid w:val="006900A3"/>
    <w:rsid w:val="006902AB"/>
    <w:rsid w:val="0069043C"/>
    <w:rsid w:val="00690A0C"/>
    <w:rsid w:val="00690C4C"/>
    <w:rsid w:val="00690D14"/>
    <w:rsid w:val="00690EB5"/>
    <w:rsid w:val="006913CD"/>
    <w:rsid w:val="00691605"/>
    <w:rsid w:val="0069166A"/>
    <w:rsid w:val="006916D1"/>
    <w:rsid w:val="00692337"/>
    <w:rsid w:val="00692632"/>
    <w:rsid w:val="00692788"/>
    <w:rsid w:val="006927E8"/>
    <w:rsid w:val="00692932"/>
    <w:rsid w:val="00692AD5"/>
    <w:rsid w:val="00692BBD"/>
    <w:rsid w:val="006930F4"/>
    <w:rsid w:val="00693432"/>
    <w:rsid w:val="0069343E"/>
    <w:rsid w:val="00693445"/>
    <w:rsid w:val="006934BB"/>
    <w:rsid w:val="00693827"/>
    <w:rsid w:val="006939B9"/>
    <w:rsid w:val="00694157"/>
    <w:rsid w:val="0069449C"/>
    <w:rsid w:val="00694648"/>
    <w:rsid w:val="0069464A"/>
    <w:rsid w:val="006949B7"/>
    <w:rsid w:val="006949E5"/>
    <w:rsid w:val="00694D57"/>
    <w:rsid w:val="0069544A"/>
    <w:rsid w:val="00695697"/>
    <w:rsid w:val="00695872"/>
    <w:rsid w:val="00695BBC"/>
    <w:rsid w:val="00695DF6"/>
    <w:rsid w:val="00695F51"/>
    <w:rsid w:val="006960D9"/>
    <w:rsid w:val="0069614E"/>
    <w:rsid w:val="00696430"/>
    <w:rsid w:val="00696497"/>
    <w:rsid w:val="00696864"/>
    <w:rsid w:val="0069686C"/>
    <w:rsid w:val="006969BA"/>
    <w:rsid w:val="00696C32"/>
    <w:rsid w:val="00696EB4"/>
    <w:rsid w:val="00696F3F"/>
    <w:rsid w:val="00697093"/>
    <w:rsid w:val="00697542"/>
    <w:rsid w:val="00697550"/>
    <w:rsid w:val="00697895"/>
    <w:rsid w:val="00697952"/>
    <w:rsid w:val="00697973"/>
    <w:rsid w:val="00697AE3"/>
    <w:rsid w:val="00697C00"/>
    <w:rsid w:val="00697D02"/>
    <w:rsid w:val="00697D99"/>
    <w:rsid w:val="006A00B7"/>
    <w:rsid w:val="006A0558"/>
    <w:rsid w:val="006A05D0"/>
    <w:rsid w:val="006A060E"/>
    <w:rsid w:val="006A08A4"/>
    <w:rsid w:val="006A0A7C"/>
    <w:rsid w:val="006A0A9F"/>
    <w:rsid w:val="006A0C23"/>
    <w:rsid w:val="006A0D63"/>
    <w:rsid w:val="006A0D8E"/>
    <w:rsid w:val="006A0E6D"/>
    <w:rsid w:val="006A10B0"/>
    <w:rsid w:val="006A12D7"/>
    <w:rsid w:val="006A1382"/>
    <w:rsid w:val="006A1532"/>
    <w:rsid w:val="006A1575"/>
    <w:rsid w:val="006A182A"/>
    <w:rsid w:val="006A1AD6"/>
    <w:rsid w:val="006A1C3B"/>
    <w:rsid w:val="006A1DEF"/>
    <w:rsid w:val="006A1E75"/>
    <w:rsid w:val="006A1FD9"/>
    <w:rsid w:val="006A2175"/>
    <w:rsid w:val="006A2213"/>
    <w:rsid w:val="006A2295"/>
    <w:rsid w:val="006A2587"/>
    <w:rsid w:val="006A261C"/>
    <w:rsid w:val="006A261F"/>
    <w:rsid w:val="006A28CD"/>
    <w:rsid w:val="006A28DF"/>
    <w:rsid w:val="006A2D95"/>
    <w:rsid w:val="006A2F11"/>
    <w:rsid w:val="006A2F1A"/>
    <w:rsid w:val="006A2FE2"/>
    <w:rsid w:val="006A2FF7"/>
    <w:rsid w:val="006A3003"/>
    <w:rsid w:val="006A3164"/>
    <w:rsid w:val="006A31DA"/>
    <w:rsid w:val="006A353D"/>
    <w:rsid w:val="006A3686"/>
    <w:rsid w:val="006A3855"/>
    <w:rsid w:val="006A39A0"/>
    <w:rsid w:val="006A4229"/>
    <w:rsid w:val="006A42A0"/>
    <w:rsid w:val="006A42B2"/>
    <w:rsid w:val="006A4513"/>
    <w:rsid w:val="006A47BA"/>
    <w:rsid w:val="006A4823"/>
    <w:rsid w:val="006A4DE7"/>
    <w:rsid w:val="006A4ECD"/>
    <w:rsid w:val="006A516B"/>
    <w:rsid w:val="006A534E"/>
    <w:rsid w:val="006A5351"/>
    <w:rsid w:val="006A53DB"/>
    <w:rsid w:val="006A5515"/>
    <w:rsid w:val="006A5877"/>
    <w:rsid w:val="006A590B"/>
    <w:rsid w:val="006A5F16"/>
    <w:rsid w:val="006A638D"/>
    <w:rsid w:val="006A676D"/>
    <w:rsid w:val="006A6A7F"/>
    <w:rsid w:val="006A6C88"/>
    <w:rsid w:val="006A6FC2"/>
    <w:rsid w:val="006A70D3"/>
    <w:rsid w:val="006A7669"/>
    <w:rsid w:val="006A7E2F"/>
    <w:rsid w:val="006B00E3"/>
    <w:rsid w:val="006B00EC"/>
    <w:rsid w:val="006B03EF"/>
    <w:rsid w:val="006B042C"/>
    <w:rsid w:val="006B054E"/>
    <w:rsid w:val="006B0A56"/>
    <w:rsid w:val="006B0A5A"/>
    <w:rsid w:val="006B0AD9"/>
    <w:rsid w:val="006B13DF"/>
    <w:rsid w:val="006B16C4"/>
    <w:rsid w:val="006B16D3"/>
    <w:rsid w:val="006B16FA"/>
    <w:rsid w:val="006B1C81"/>
    <w:rsid w:val="006B1D41"/>
    <w:rsid w:val="006B2252"/>
    <w:rsid w:val="006B2301"/>
    <w:rsid w:val="006B2409"/>
    <w:rsid w:val="006B241E"/>
    <w:rsid w:val="006B25AD"/>
    <w:rsid w:val="006B25DD"/>
    <w:rsid w:val="006B262D"/>
    <w:rsid w:val="006B2B13"/>
    <w:rsid w:val="006B2BE5"/>
    <w:rsid w:val="006B3299"/>
    <w:rsid w:val="006B33BA"/>
    <w:rsid w:val="006B3542"/>
    <w:rsid w:val="006B35DF"/>
    <w:rsid w:val="006B362B"/>
    <w:rsid w:val="006B3811"/>
    <w:rsid w:val="006B3A44"/>
    <w:rsid w:val="006B3B20"/>
    <w:rsid w:val="006B3F5F"/>
    <w:rsid w:val="006B4134"/>
    <w:rsid w:val="006B4138"/>
    <w:rsid w:val="006B4EF9"/>
    <w:rsid w:val="006B546D"/>
    <w:rsid w:val="006B548F"/>
    <w:rsid w:val="006B5AE1"/>
    <w:rsid w:val="006B5B08"/>
    <w:rsid w:val="006B6399"/>
    <w:rsid w:val="006B64D1"/>
    <w:rsid w:val="006B675C"/>
    <w:rsid w:val="006B6C30"/>
    <w:rsid w:val="006B6C95"/>
    <w:rsid w:val="006B6D3A"/>
    <w:rsid w:val="006B711D"/>
    <w:rsid w:val="006B7201"/>
    <w:rsid w:val="006B733C"/>
    <w:rsid w:val="006B7822"/>
    <w:rsid w:val="006B79C5"/>
    <w:rsid w:val="006B7D66"/>
    <w:rsid w:val="006B7D78"/>
    <w:rsid w:val="006C025C"/>
    <w:rsid w:val="006C030A"/>
    <w:rsid w:val="006C07A9"/>
    <w:rsid w:val="006C07EE"/>
    <w:rsid w:val="006C0874"/>
    <w:rsid w:val="006C094B"/>
    <w:rsid w:val="006C094C"/>
    <w:rsid w:val="006C0B95"/>
    <w:rsid w:val="006C0C33"/>
    <w:rsid w:val="006C0D9B"/>
    <w:rsid w:val="006C0FB8"/>
    <w:rsid w:val="006C1020"/>
    <w:rsid w:val="006C1240"/>
    <w:rsid w:val="006C1614"/>
    <w:rsid w:val="006C17B4"/>
    <w:rsid w:val="006C1841"/>
    <w:rsid w:val="006C1B9D"/>
    <w:rsid w:val="006C1EC0"/>
    <w:rsid w:val="006C2062"/>
    <w:rsid w:val="006C2426"/>
    <w:rsid w:val="006C2D0A"/>
    <w:rsid w:val="006C2D2E"/>
    <w:rsid w:val="006C30D5"/>
    <w:rsid w:val="006C33E0"/>
    <w:rsid w:val="006C34B5"/>
    <w:rsid w:val="006C3533"/>
    <w:rsid w:val="006C3559"/>
    <w:rsid w:val="006C368F"/>
    <w:rsid w:val="006C3691"/>
    <w:rsid w:val="006C37A5"/>
    <w:rsid w:val="006C3AAE"/>
    <w:rsid w:val="006C3AD6"/>
    <w:rsid w:val="006C423F"/>
    <w:rsid w:val="006C428D"/>
    <w:rsid w:val="006C44EA"/>
    <w:rsid w:val="006C451F"/>
    <w:rsid w:val="006C4847"/>
    <w:rsid w:val="006C4AF4"/>
    <w:rsid w:val="006C4C4A"/>
    <w:rsid w:val="006C4E52"/>
    <w:rsid w:val="006C4F24"/>
    <w:rsid w:val="006C5242"/>
    <w:rsid w:val="006C5291"/>
    <w:rsid w:val="006C533A"/>
    <w:rsid w:val="006C53AE"/>
    <w:rsid w:val="006C5584"/>
    <w:rsid w:val="006C55A5"/>
    <w:rsid w:val="006C5788"/>
    <w:rsid w:val="006C58A5"/>
    <w:rsid w:val="006C5B2D"/>
    <w:rsid w:val="006C5DB4"/>
    <w:rsid w:val="006C5EA7"/>
    <w:rsid w:val="006C60A1"/>
    <w:rsid w:val="006C60A5"/>
    <w:rsid w:val="006C60C4"/>
    <w:rsid w:val="006C6171"/>
    <w:rsid w:val="006C64F4"/>
    <w:rsid w:val="006C666C"/>
    <w:rsid w:val="006C6A30"/>
    <w:rsid w:val="006C6B9D"/>
    <w:rsid w:val="006C6BBB"/>
    <w:rsid w:val="006C6BBF"/>
    <w:rsid w:val="006C6CB3"/>
    <w:rsid w:val="006C6D86"/>
    <w:rsid w:val="006C6DFB"/>
    <w:rsid w:val="006C6E87"/>
    <w:rsid w:val="006C6FD8"/>
    <w:rsid w:val="006C759D"/>
    <w:rsid w:val="006C7B7E"/>
    <w:rsid w:val="006C7D27"/>
    <w:rsid w:val="006D007E"/>
    <w:rsid w:val="006D01C0"/>
    <w:rsid w:val="006D0407"/>
    <w:rsid w:val="006D045D"/>
    <w:rsid w:val="006D0498"/>
    <w:rsid w:val="006D0512"/>
    <w:rsid w:val="006D0834"/>
    <w:rsid w:val="006D0DA5"/>
    <w:rsid w:val="006D14F0"/>
    <w:rsid w:val="006D16A0"/>
    <w:rsid w:val="006D194E"/>
    <w:rsid w:val="006D198F"/>
    <w:rsid w:val="006D1BDC"/>
    <w:rsid w:val="006D22EE"/>
    <w:rsid w:val="006D2325"/>
    <w:rsid w:val="006D24CD"/>
    <w:rsid w:val="006D263F"/>
    <w:rsid w:val="006D272D"/>
    <w:rsid w:val="006D2A1D"/>
    <w:rsid w:val="006D2A70"/>
    <w:rsid w:val="006D2C8C"/>
    <w:rsid w:val="006D2F01"/>
    <w:rsid w:val="006D2FE7"/>
    <w:rsid w:val="006D300C"/>
    <w:rsid w:val="006D3197"/>
    <w:rsid w:val="006D3367"/>
    <w:rsid w:val="006D360F"/>
    <w:rsid w:val="006D3683"/>
    <w:rsid w:val="006D389C"/>
    <w:rsid w:val="006D3F2F"/>
    <w:rsid w:val="006D4066"/>
    <w:rsid w:val="006D4230"/>
    <w:rsid w:val="006D4775"/>
    <w:rsid w:val="006D4776"/>
    <w:rsid w:val="006D4B72"/>
    <w:rsid w:val="006D4C54"/>
    <w:rsid w:val="006D4D4A"/>
    <w:rsid w:val="006D50F5"/>
    <w:rsid w:val="006D5660"/>
    <w:rsid w:val="006D572D"/>
    <w:rsid w:val="006D5AC1"/>
    <w:rsid w:val="006D5AEF"/>
    <w:rsid w:val="006D5B6E"/>
    <w:rsid w:val="006D5CB5"/>
    <w:rsid w:val="006D616D"/>
    <w:rsid w:val="006D61A7"/>
    <w:rsid w:val="006D65E0"/>
    <w:rsid w:val="006D669F"/>
    <w:rsid w:val="006D6708"/>
    <w:rsid w:val="006D6728"/>
    <w:rsid w:val="006D6A42"/>
    <w:rsid w:val="006D6A4C"/>
    <w:rsid w:val="006D7220"/>
    <w:rsid w:val="006D724A"/>
    <w:rsid w:val="006D77E0"/>
    <w:rsid w:val="006D7A7E"/>
    <w:rsid w:val="006D7BEC"/>
    <w:rsid w:val="006D7C31"/>
    <w:rsid w:val="006D7D80"/>
    <w:rsid w:val="006D7DEC"/>
    <w:rsid w:val="006D7F35"/>
    <w:rsid w:val="006D7F72"/>
    <w:rsid w:val="006E0006"/>
    <w:rsid w:val="006E0152"/>
    <w:rsid w:val="006E0237"/>
    <w:rsid w:val="006E0827"/>
    <w:rsid w:val="006E092C"/>
    <w:rsid w:val="006E09BA"/>
    <w:rsid w:val="006E0E42"/>
    <w:rsid w:val="006E0F7A"/>
    <w:rsid w:val="006E103C"/>
    <w:rsid w:val="006E11DC"/>
    <w:rsid w:val="006E12DC"/>
    <w:rsid w:val="006E14B2"/>
    <w:rsid w:val="006E1510"/>
    <w:rsid w:val="006E1698"/>
    <w:rsid w:val="006E1786"/>
    <w:rsid w:val="006E1906"/>
    <w:rsid w:val="006E1923"/>
    <w:rsid w:val="006E1B36"/>
    <w:rsid w:val="006E1F50"/>
    <w:rsid w:val="006E21DA"/>
    <w:rsid w:val="006E25D3"/>
    <w:rsid w:val="006E2B2F"/>
    <w:rsid w:val="006E2C3C"/>
    <w:rsid w:val="006E2C9D"/>
    <w:rsid w:val="006E2EA2"/>
    <w:rsid w:val="006E3231"/>
    <w:rsid w:val="006E32A9"/>
    <w:rsid w:val="006E32B6"/>
    <w:rsid w:val="006E3536"/>
    <w:rsid w:val="006E3659"/>
    <w:rsid w:val="006E37B7"/>
    <w:rsid w:val="006E3B42"/>
    <w:rsid w:val="006E405B"/>
    <w:rsid w:val="006E426C"/>
    <w:rsid w:val="006E4458"/>
    <w:rsid w:val="006E4523"/>
    <w:rsid w:val="006E465D"/>
    <w:rsid w:val="006E4856"/>
    <w:rsid w:val="006E4B7E"/>
    <w:rsid w:val="006E4CFA"/>
    <w:rsid w:val="006E4F73"/>
    <w:rsid w:val="006E5378"/>
    <w:rsid w:val="006E562B"/>
    <w:rsid w:val="006E5D64"/>
    <w:rsid w:val="006E5EB3"/>
    <w:rsid w:val="006E608D"/>
    <w:rsid w:val="006E60C8"/>
    <w:rsid w:val="006E6465"/>
    <w:rsid w:val="006E65DF"/>
    <w:rsid w:val="006E6E23"/>
    <w:rsid w:val="006E6ED5"/>
    <w:rsid w:val="006E7763"/>
    <w:rsid w:val="006E7D2E"/>
    <w:rsid w:val="006E7DFE"/>
    <w:rsid w:val="006E7FB6"/>
    <w:rsid w:val="006F0009"/>
    <w:rsid w:val="006F050D"/>
    <w:rsid w:val="006F0CD9"/>
    <w:rsid w:val="006F15E9"/>
    <w:rsid w:val="006F1687"/>
    <w:rsid w:val="006F171C"/>
    <w:rsid w:val="006F1796"/>
    <w:rsid w:val="006F17C8"/>
    <w:rsid w:val="006F18C3"/>
    <w:rsid w:val="006F1A0D"/>
    <w:rsid w:val="006F1CDE"/>
    <w:rsid w:val="006F2DDB"/>
    <w:rsid w:val="006F3434"/>
    <w:rsid w:val="006F3BC8"/>
    <w:rsid w:val="006F3C4E"/>
    <w:rsid w:val="006F3D60"/>
    <w:rsid w:val="006F4099"/>
    <w:rsid w:val="006F4171"/>
    <w:rsid w:val="006F41CA"/>
    <w:rsid w:val="006F42C0"/>
    <w:rsid w:val="006F4350"/>
    <w:rsid w:val="006F493B"/>
    <w:rsid w:val="006F4B10"/>
    <w:rsid w:val="006F4C20"/>
    <w:rsid w:val="006F4DAB"/>
    <w:rsid w:val="006F5105"/>
    <w:rsid w:val="006F5230"/>
    <w:rsid w:val="006F52F4"/>
    <w:rsid w:val="006F5782"/>
    <w:rsid w:val="006F59BA"/>
    <w:rsid w:val="006F59C8"/>
    <w:rsid w:val="006F5BCB"/>
    <w:rsid w:val="006F5CEB"/>
    <w:rsid w:val="006F5D54"/>
    <w:rsid w:val="006F6340"/>
    <w:rsid w:val="006F6391"/>
    <w:rsid w:val="006F6686"/>
    <w:rsid w:val="006F6896"/>
    <w:rsid w:val="006F69B0"/>
    <w:rsid w:val="006F6BA9"/>
    <w:rsid w:val="006F6D95"/>
    <w:rsid w:val="006F70A8"/>
    <w:rsid w:val="006F7185"/>
    <w:rsid w:val="006F71A7"/>
    <w:rsid w:val="006F7200"/>
    <w:rsid w:val="006F7364"/>
    <w:rsid w:val="006F73C7"/>
    <w:rsid w:val="006F77BF"/>
    <w:rsid w:val="006F78D3"/>
    <w:rsid w:val="006F78F0"/>
    <w:rsid w:val="0070016F"/>
    <w:rsid w:val="00700396"/>
    <w:rsid w:val="00700681"/>
    <w:rsid w:val="00700771"/>
    <w:rsid w:val="0070085F"/>
    <w:rsid w:val="007009BE"/>
    <w:rsid w:val="00700DA8"/>
    <w:rsid w:val="00700F92"/>
    <w:rsid w:val="00700FE8"/>
    <w:rsid w:val="0070108D"/>
    <w:rsid w:val="00701703"/>
    <w:rsid w:val="00701D85"/>
    <w:rsid w:val="0070209E"/>
    <w:rsid w:val="0070257A"/>
    <w:rsid w:val="00702832"/>
    <w:rsid w:val="007028BB"/>
    <w:rsid w:val="00702A39"/>
    <w:rsid w:val="00703083"/>
    <w:rsid w:val="0070335B"/>
    <w:rsid w:val="00703456"/>
    <w:rsid w:val="00703491"/>
    <w:rsid w:val="0070377D"/>
    <w:rsid w:val="007037FB"/>
    <w:rsid w:val="00703C3E"/>
    <w:rsid w:val="00703CC2"/>
    <w:rsid w:val="00703DFA"/>
    <w:rsid w:val="00703E15"/>
    <w:rsid w:val="00703EF1"/>
    <w:rsid w:val="00703F27"/>
    <w:rsid w:val="007041EF"/>
    <w:rsid w:val="007042E3"/>
    <w:rsid w:val="00704307"/>
    <w:rsid w:val="007045FF"/>
    <w:rsid w:val="00704611"/>
    <w:rsid w:val="0070488F"/>
    <w:rsid w:val="00704A1E"/>
    <w:rsid w:val="00704CDD"/>
    <w:rsid w:val="00704FCC"/>
    <w:rsid w:val="007050C3"/>
    <w:rsid w:val="00705297"/>
    <w:rsid w:val="007052A0"/>
    <w:rsid w:val="00705337"/>
    <w:rsid w:val="00705AE9"/>
    <w:rsid w:val="00705B79"/>
    <w:rsid w:val="00705E44"/>
    <w:rsid w:val="0070606A"/>
    <w:rsid w:val="007065F9"/>
    <w:rsid w:val="007068DB"/>
    <w:rsid w:val="00706FCC"/>
    <w:rsid w:val="00707438"/>
    <w:rsid w:val="007075D3"/>
    <w:rsid w:val="007076A7"/>
    <w:rsid w:val="007076B9"/>
    <w:rsid w:val="007077E3"/>
    <w:rsid w:val="00707A0B"/>
    <w:rsid w:val="00707D33"/>
    <w:rsid w:val="00707F5C"/>
    <w:rsid w:val="0071002A"/>
    <w:rsid w:val="007101A1"/>
    <w:rsid w:val="007104EC"/>
    <w:rsid w:val="007104EF"/>
    <w:rsid w:val="0071050F"/>
    <w:rsid w:val="0071096A"/>
    <w:rsid w:val="00710AA4"/>
    <w:rsid w:val="0071137A"/>
    <w:rsid w:val="007113AD"/>
    <w:rsid w:val="00711441"/>
    <w:rsid w:val="007115B3"/>
    <w:rsid w:val="007116EB"/>
    <w:rsid w:val="0071173B"/>
    <w:rsid w:val="00711B4D"/>
    <w:rsid w:val="00711E51"/>
    <w:rsid w:val="00712105"/>
    <w:rsid w:val="00712239"/>
    <w:rsid w:val="00712488"/>
    <w:rsid w:val="00712C2C"/>
    <w:rsid w:val="00712D7E"/>
    <w:rsid w:val="00713342"/>
    <w:rsid w:val="0071346A"/>
    <w:rsid w:val="00713763"/>
    <w:rsid w:val="0071379D"/>
    <w:rsid w:val="00713E15"/>
    <w:rsid w:val="00714488"/>
    <w:rsid w:val="00714596"/>
    <w:rsid w:val="007145C9"/>
    <w:rsid w:val="0071475D"/>
    <w:rsid w:val="0071481D"/>
    <w:rsid w:val="00714D51"/>
    <w:rsid w:val="00714EC6"/>
    <w:rsid w:val="007152C3"/>
    <w:rsid w:val="00715335"/>
    <w:rsid w:val="00715955"/>
    <w:rsid w:val="00715A96"/>
    <w:rsid w:val="00715CD8"/>
    <w:rsid w:val="00715DFB"/>
    <w:rsid w:val="00715F01"/>
    <w:rsid w:val="007163EB"/>
    <w:rsid w:val="00716640"/>
    <w:rsid w:val="00716662"/>
    <w:rsid w:val="00716714"/>
    <w:rsid w:val="00716A2D"/>
    <w:rsid w:val="00716A9C"/>
    <w:rsid w:val="00716B8A"/>
    <w:rsid w:val="00716BE3"/>
    <w:rsid w:val="00716CF3"/>
    <w:rsid w:val="00717509"/>
    <w:rsid w:val="00717514"/>
    <w:rsid w:val="007176C8"/>
    <w:rsid w:val="00717795"/>
    <w:rsid w:val="00717BA4"/>
    <w:rsid w:val="00717C08"/>
    <w:rsid w:val="00717CF2"/>
    <w:rsid w:val="00717E28"/>
    <w:rsid w:val="00717FD6"/>
    <w:rsid w:val="00720143"/>
    <w:rsid w:val="007201EB"/>
    <w:rsid w:val="00720284"/>
    <w:rsid w:val="00720409"/>
    <w:rsid w:val="007207FD"/>
    <w:rsid w:val="00720929"/>
    <w:rsid w:val="007209A4"/>
    <w:rsid w:val="007209AE"/>
    <w:rsid w:val="007209EE"/>
    <w:rsid w:val="007209FA"/>
    <w:rsid w:val="00720BD1"/>
    <w:rsid w:val="00720CF4"/>
    <w:rsid w:val="00720F98"/>
    <w:rsid w:val="00721070"/>
    <w:rsid w:val="007210D9"/>
    <w:rsid w:val="007212FD"/>
    <w:rsid w:val="00721399"/>
    <w:rsid w:val="00721778"/>
    <w:rsid w:val="0072195A"/>
    <w:rsid w:val="00721C58"/>
    <w:rsid w:val="00721C97"/>
    <w:rsid w:val="0072259D"/>
    <w:rsid w:val="00722A2A"/>
    <w:rsid w:val="00722D5B"/>
    <w:rsid w:val="00722F4A"/>
    <w:rsid w:val="00722F52"/>
    <w:rsid w:val="00722F7C"/>
    <w:rsid w:val="0072338E"/>
    <w:rsid w:val="007238FA"/>
    <w:rsid w:val="00723931"/>
    <w:rsid w:val="00723937"/>
    <w:rsid w:val="00723B61"/>
    <w:rsid w:val="007240D9"/>
    <w:rsid w:val="00724CF4"/>
    <w:rsid w:val="00725475"/>
    <w:rsid w:val="007254C9"/>
    <w:rsid w:val="00725872"/>
    <w:rsid w:val="00725A8C"/>
    <w:rsid w:val="00725B13"/>
    <w:rsid w:val="00725B6D"/>
    <w:rsid w:val="007262E0"/>
    <w:rsid w:val="0072655D"/>
    <w:rsid w:val="007266BF"/>
    <w:rsid w:val="00726708"/>
    <w:rsid w:val="00726DA3"/>
    <w:rsid w:val="00726E6D"/>
    <w:rsid w:val="00726F55"/>
    <w:rsid w:val="00727516"/>
    <w:rsid w:val="00727591"/>
    <w:rsid w:val="00727E21"/>
    <w:rsid w:val="007302C5"/>
    <w:rsid w:val="007307FE"/>
    <w:rsid w:val="00730A5D"/>
    <w:rsid w:val="00730CAD"/>
    <w:rsid w:val="00730DC8"/>
    <w:rsid w:val="00731069"/>
    <w:rsid w:val="007317C9"/>
    <w:rsid w:val="00731E98"/>
    <w:rsid w:val="00732388"/>
    <w:rsid w:val="007324BA"/>
    <w:rsid w:val="00732A75"/>
    <w:rsid w:val="00732B2E"/>
    <w:rsid w:val="00732E98"/>
    <w:rsid w:val="00732EE3"/>
    <w:rsid w:val="00732F87"/>
    <w:rsid w:val="007330D2"/>
    <w:rsid w:val="00733386"/>
    <w:rsid w:val="007333AF"/>
    <w:rsid w:val="00733600"/>
    <w:rsid w:val="00733823"/>
    <w:rsid w:val="007338B0"/>
    <w:rsid w:val="00733D8F"/>
    <w:rsid w:val="00734349"/>
    <w:rsid w:val="0073467E"/>
    <w:rsid w:val="00734C7B"/>
    <w:rsid w:val="00734CEF"/>
    <w:rsid w:val="00734FAE"/>
    <w:rsid w:val="0073505B"/>
    <w:rsid w:val="00735553"/>
    <w:rsid w:val="00735B3B"/>
    <w:rsid w:val="00735BBD"/>
    <w:rsid w:val="00735CA5"/>
    <w:rsid w:val="00735E23"/>
    <w:rsid w:val="00735F41"/>
    <w:rsid w:val="00735FA3"/>
    <w:rsid w:val="007363B7"/>
    <w:rsid w:val="007366CB"/>
    <w:rsid w:val="007367A8"/>
    <w:rsid w:val="0073683F"/>
    <w:rsid w:val="00736B34"/>
    <w:rsid w:val="00736CF2"/>
    <w:rsid w:val="00736DE3"/>
    <w:rsid w:val="00737175"/>
    <w:rsid w:val="0073739B"/>
    <w:rsid w:val="007378B2"/>
    <w:rsid w:val="00737917"/>
    <w:rsid w:val="00737977"/>
    <w:rsid w:val="007379F7"/>
    <w:rsid w:val="00737B81"/>
    <w:rsid w:val="00737E77"/>
    <w:rsid w:val="007403EF"/>
    <w:rsid w:val="00740497"/>
    <w:rsid w:val="00740663"/>
    <w:rsid w:val="007407BF"/>
    <w:rsid w:val="007408CD"/>
    <w:rsid w:val="00740930"/>
    <w:rsid w:val="00740A75"/>
    <w:rsid w:val="00740B70"/>
    <w:rsid w:val="007413AA"/>
    <w:rsid w:val="00741832"/>
    <w:rsid w:val="007418C3"/>
    <w:rsid w:val="00741AC6"/>
    <w:rsid w:val="00741F46"/>
    <w:rsid w:val="00742255"/>
    <w:rsid w:val="00742692"/>
    <w:rsid w:val="00742790"/>
    <w:rsid w:val="00742D50"/>
    <w:rsid w:val="00743141"/>
    <w:rsid w:val="00743458"/>
    <w:rsid w:val="0074360D"/>
    <w:rsid w:val="0074384A"/>
    <w:rsid w:val="00743DD9"/>
    <w:rsid w:val="00744117"/>
    <w:rsid w:val="0074444B"/>
    <w:rsid w:val="007444F5"/>
    <w:rsid w:val="00744A26"/>
    <w:rsid w:val="00744D53"/>
    <w:rsid w:val="00744D5F"/>
    <w:rsid w:val="00744F83"/>
    <w:rsid w:val="00745259"/>
    <w:rsid w:val="0074539C"/>
    <w:rsid w:val="007455D4"/>
    <w:rsid w:val="00745766"/>
    <w:rsid w:val="00745A27"/>
    <w:rsid w:val="00745AF3"/>
    <w:rsid w:val="00745F09"/>
    <w:rsid w:val="007462FB"/>
    <w:rsid w:val="007464C4"/>
    <w:rsid w:val="00746796"/>
    <w:rsid w:val="00746B5C"/>
    <w:rsid w:val="00746D24"/>
    <w:rsid w:val="00746DAF"/>
    <w:rsid w:val="00747652"/>
    <w:rsid w:val="007476AB"/>
    <w:rsid w:val="007476F9"/>
    <w:rsid w:val="00747814"/>
    <w:rsid w:val="007478B8"/>
    <w:rsid w:val="00747D07"/>
    <w:rsid w:val="00747DC2"/>
    <w:rsid w:val="0075047A"/>
    <w:rsid w:val="007506C0"/>
    <w:rsid w:val="00750726"/>
    <w:rsid w:val="00750840"/>
    <w:rsid w:val="00750AEB"/>
    <w:rsid w:val="007511B5"/>
    <w:rsid w:val="007516F5"/>
    <w:rsid w:val="007516FD"/>
    <w:rsid w:val="00751A57"/>
    <w:rsid w:val="00751BB3"/>
    <w:rsid w:val="00751BCA"/>
    <w:rsid w:val="007520E4"/>
    <w:rsid w:val="00752160"/>
    <w:rsid w:val="00752BA7"/>
    <w:rsid w:val="00752E2A"/>
    <w:rsid w:val="00752E88"/>
    <w:rsid w:val="0075304E"/>
    <w:rsid w:val="00753186"/>
    <w:rsid w:val="0075344A"/>
    <w:rsid w:val="007538C2"/>
    <w:rsid w:val="007538DD"/>
    <w:rsid w:val="0075390C"/>
    <w:rsid w:val="007539BB"/>
    <w:rsid w:val="00753A74"/>
    <w:rsid w:val="00753E85"/>
    <w:rsid w:val="00753F74"/>
    <w:rsid w:val="00753F92"/>
    <w:rsid w:val="00753FC9"/>
    <w:rsid w:val="007542D9"/>
    <w:rsid w:val="007549B3"/>
    <w:rsid w:val="00754B23"/>
    <w:rsid w:val="00754BC8"/>
    <w:rsid w:val="00754E51"/>
    <w:rsid w:val="00754ECE"/>
    <w:rsid w:val="007550EB"/>
    <w:rsid w:val="00755133"/>
    <w:rsid w:val="0075534D"/>
    <w:rsid w:val="007554B3"/>
    <w:rsid w:val="00755909"/>
    <w:rsid w:val="00755BB5"/>
    <w:rsid w:val="00755C09"/>
    <w:rsid w:val="00755C4B"/>
    <w:rsid w:val="00755CA6"/>
    <w:rsid w:val="00755DD3"/>
    <w:rsid w:val="007562F3"/>
    <w:rsid w:val="0075637B"/>
    <w:rsid w:val="007565F6"/>
    <w:rsid w:val="007567E4"/>
    <w:rsid w:val="007568C3"/>
    <w:rsid w:val="00756B10"/>
    <w:rsid w:val="00756DFA"/>
    <w:rsid w:val="00757048"/>
    <w:rsid w:val="0075730C"/>
    <w:rsid w:val="007574FF"/>
    <w:rsid w:val="007578AB"/>
    <w:rsid w:val="0075797D"/>
    <w:rsid w:val="00757D6A"/>
    <w:rsid w:val="00757E28"/>
    <w:rsid w:val="007601F4"/>
    <w:rsid w:val="007604A6"/>
    <w:rsid w:val="007605D5"/>
    <w:rsid w:val="0076061A"/>
    <w:rsid w:val="00760E71"/>
    <w:rsid w:val="00761199"/>
    <w:rsid w:val="00761273"/>
    <w:rsid w:val="0076132A"/>
    <w:rsid w:val="00762549"/>
    <w:rsid w:val="0076265D"/>
    <w:rsid w:val="00762943"/>
    <w:rsid w:val="00762C22"/>
    <w:rsid w:val="00762C7F"/>
    <w:rsid w:val="0076327D"/>
    <w:rsid w:val="007632A9"/>
    <w:rsid w:val="0076339E"/>
    <w:rsid w:val="00763402"/>
    <w:rsid w:val="007634FD"/>
    <w:rsid w:val="00763563"/>
    <w:rsid w:val="00763B58"/>
    <w:rsid w:val="00763F87"/>
    <w:rsid w:val="00763FD1"/>
    <w:rsid w:val="007643B9"/>
    <w:rsid w:val="007646E4"/>
    <w:rsid w:val="00764A44"/>
    <w:rsid w:val="00764CF6"/>
    <w:rsid w:val="00764FDB"/>
    <w:rsid w:val="00765265"/>
    <w:rsid w:val="007654A0"/>
    <w:rsid w:val="007654B6"/>
    <w:rsid w:val="00765564"/>
    <w:rsid w:val="0076573E"/>
    <w:rsid w:val="00765C63"/>
    <w:rsid w:val="00765DE8"/>
    <w:rsid w:val="00765EDB"/>
    <w:rsid w:val="00765F30"/>
    <w:rsid w:val="00765F8C"/>
    <w:rsid w:val="00766274"/>
    <w:rsid w:val="007662B4"/>
    <w:rsid w:val="00766742"/>
    <w:rsid w:val="007667C2"/>
    <w:rsid w:val="00766E10"/>
    <w:rsid w:val="00766E39"/>
    <w:rsid w:val="00766FBB"/>
    <w:rsid w:val="007675C2"/>
    <w:rsid w:val="007679B2"/>
    <w:rsid w:val="00767A8D"/>
    <w:rsid w:val="00767AAA"/>
    <w:rsid w:val="00767C76"/>
    <w:rsid w:val="00767F74"/>
    <w:rsid w:val="00770058"/>
    <w:rsid w:val="007700AE"/>
    <w:rsid w:val="007703DE"/>
    <w:rsid w:val="007704C5"/>
    <w:rsid w:val="00770950"/>
    <w:rsid w:val="00770BB6"/>
    <w:rsid w:val="00771037"/>
    <w:rsid w:val="0077106C"/>
    <w:rsid w:val="007712D3"/>
    <w:rsid w:val="0077156C"/>
    <w:rsid w:val="007717A0"/>
    <w:rsid w:val="007717AB"/>
    <w:rsid w:val="00771C8E"/>
    <w:rsid w:val="00772563"/>
    <w:rsid w:val="007725DA"/>
    <w:rsid w:val="0077275C"/>
    <w:rsid w:val="00772778"/>
    <w:rsid w:val="007730FC"/>
    <w:rsid w:val="0077323B"/>
    <w:rsid w:val="007733DE"/>
    <w:rsid w:val="0077343C"/>
    <w:rsid w:val="007734D9"/>
    <w:rsid w:val="007735C2"/>
    <w:rsid w:val="00773650"/>
    <w:rsid w:val="0077372A"/>
    <w:rsid w:val="00773C71"/>
    <w:rsid w:val="00773D8A"/>
    <w:rsid w:val="00773F19"/>
    <w:rsid w:val="007741BF"/>
    <w:rsid w:val="007744CA"/>
    <w:rsid w:val="00774792"/>
    <w:rsid w:val="00774A5A"/>
    <w:rsid w:val="00774B14"/>
    <w:rsid w:val="00774B67"/>
    <w:rsid w:val="00774BD9"/>
    <w:rsid w:val="007750D9"/>
    <w:rsid w:val="00775295"/>
    <w:rsid w:val="0077576E"/>
    <w:rsid w:val="007757B3"/>
    <w:rsid w:val="007757F8"/>
    <w:rsid w:val="00775B69"/>
    <w:rsid w:val="007769A6"/>
    <w:rsid w:val="00776F03"/>
    <w:rsid w:val="00776F7F"/>
    <w:rsid w:val="00776FF0"/>
    <w:rsid w:val="007771EE"/>
    <w:rsid w:val="00777327"/>
    <w:rsid w:val="00777482"/>
    <w:rsid w:val="007774D7"/>
    <w:rsid w:val="007775ED"/>
    <w:rsid w:val="0077778A"/>
    <w:rsid w:val="00777B37"/>
    <w:rsid w:val="00777B89"/>
    <w:rsid w:val="00777D8F"/>
    <w:rsid w:val="0078022A"/>
    <w:rsid w:val="00780296"/>
    <w:rsid w:val="007806BA"/>
    <w:rsid w:val="0078088E"/>
    <w:rsid w:val="007808E9"/>
    <w:rsid w:val="00780A32"/>
    <w:rsid w:val="00780C0B"/>
    <w:rsid w:val="00780C23"/>
    <w:rsid w:val="00780D35"/>
    <w:rsid w:val="00780E28"/>
    <w:rsid w:val="00781B19"/>
    <w:rsid w:val="007821C4"/>
    <w:rsid w:val="0078232E"/>
    <w:rsid w:val="00782457"/>
    <w:rsid w:val="0078246A"/>
    <w:rsid w:val="0078263D"/>
    <w:rsid w:val="00782799"/>
    <w:rsid w:val="00783451"/>
    <w:rsid w:val="00783910"/>
    <w:rsid w:val="00783AD8"/>
    <w:rsid w:val="00783B02"/>
    <w:rsid w:val="00783DCE"/>
    <w:rsid w:val="00783DF1"/>
    <w:rsid w:val="0078402B"/>
    <w:rsid w:val="007842A4"/>
    <w:rsid w:val="00784573"/>
    <w:rsid w:val="00784A6A"/>
    <w:rsid w:val="00784A85"/>
    <w:rsid w:val="00784ADF"/>
    <w:rsid w:val="00784B83"/>
    <w:rsid w:val="00784BB7"/>
    <w:rsid w:val="00785023"/>
    <w:rsid w:val="007850B2"/>
    <w:rsid w:val="00785146"/>
    <w:rsid w:val="0078580E"/>
    <w:rsid w:val="00785C42"/>
    <w:rsid w:val="00785D17"/>
    <w:rsid w:val="00785F00"/>
    <w:rsid w:val="007860A8"/>
    <w:rsid w:val="00786102"/>
    <w:rsid w:val="007865CA"/>
    <w:rsid w:val="00786BAE"/>
    <w:rsid w:val="00786E3F"/>
    <w:rsid w:val="00786E74"/>
    <w:rsid w:val="00786EBF"/>
    <w:rsid w:val="00786F0C"/>
    <w:rsid w:val="00786F7E"/>
    <w:rsid w:val="00787244"/>
    <w:rsid w:val="007873CB"/>
    <w:rsid w:val="00787431"/>
    <w:rsid w:val="007875C0"/>
    <w:rsid w:val="00787BB9"/>
    <w:rsid w:val="00787C20"/>
    <w:rsid w:val="00787CA2"/>
    <w:rsid w:val="00787D52"/>
    <w:rsid w:val="00787FAF"/>
    <w:rsid w:val="00790008"/>
    <w:rsid w:val="00790072"/>
    <w:rsid w:val="0079013B"/>
    <w:rsid w:val="007901B2"/>
    <w:rsid w:val="007902FA"/>
    <w:rsid w:val="007906F4"/>
    <w:rsid w:val="0079086C"/>
    <w:rsid w:val="00790963"/>
    <w:rsid w:val="00790CFA"/>
    <w:rsid w:val="00790DAF"/>
    <w:rsid w:val="00790E31"/>
    <w:rsid w:val="00790E55"/>
    <w:rsid w:val="00791269"/>
    <w:rsid w:val="007912A8"/>
    <w:rsid w:val="00791572"/>
    <w:rsid w:val="007919E8"/>
    <w:rsid w:val="00791A80"/>
    <w:rsid w:val="00791B83"/>
    <w:rsid w:val="00791BB2"/>
    <w:rsid w:val="007921D5"/>
    <w:rsid w:val="00792406"/>
    <w:rsid w:val="007926C0"/>
    <w:rsid w:val="00792DD1"/>
    <w:rsid w:val="00792F04"/>
    <w:rsid w:val="0079383C"/>
    <w:rsid w:val="007939F3"/>
    <w:rsid w:val="00793D12"/>
    <w:rsid w:val="007945A7"/>
    <w:rsid w:val="007947B1"/>
    <w:rsid w:val="00794913"/>
    <w:rsid w:val="00794A63"/>
    <w:rsid w:val="00795035"/>
    <w:rsid w:val="0079512C"/>
    <w:rsid w:val="00795588"/>
    <w:rsid w:val="00795E16"/>
    <w:rsid w:val="00795F0C"/>
    <w:rsid w:val="00795FE9"/>
    <w:rsid w:val="00796422"/>
    <w:rsid w:val="00796A85"/>
    <w:rsid w:val="00797069"/>
    <w:rsid w:val="00797161"/>
    <w:rsid w:val="00797265"/>
    <w:rsid w:val="0079746C"/>
    <w:rsid w:val="00797857"/>
    <w:rsid w:val="00797BDC"/>
    <w:rsid w:val="00797EF1"/>
    <w:rsid w:val="007A007B"/>
    <w:rsid w:val="007A0260"/>
    <w:rsid w:val="007A0363"/>
    <w:rsid w:val="007A043D"/>
    <w:rsid w:val="007A0461"/>
    <w:rsid w:val="007A0904"/>
    <w:rsid w:val="007A0D0D"/>
    <w:rsid w:val="007A0DE0"/>
    <w:rsid w:val="007A0FED"/>
    <w:rsid w:val="007A147F"/>
    <w:rsid w:val="007A1875"/>
    <w:rsid w:val="007A1B9C"/>
    <w:rsid w:val="007A1DC2"/>
    <w:rsid w:val="007A2007"/>
    <w:rsid w:val="007A2370"/>
    <w:rsid w:val="007A237F"/>
    <w:rsid w:val="007A245E"/>
    <w:rsid w:val="007A246B"/>
    <w:rsid w:val="007A25F6"/>
    <w:rsid w:val="007A2F2A"/>
    <w:rsid w:val="007A318B"/>
    <w:rsid w:val="007A37E7"/>
    <w:rsid w:val="007A39F8"/>
    <w:rsid w:val="007A3A61"/>
    <w:rsid w:val="007A3C6E"/>
    <w:rsid w:val="007A3DD2"/>
    <w:rsid w:val="007A411F"/>
    <w:rsid w:val="007A43FB"/>
    <w:rsid w:val="007A461E"/>
    <w:rsid w:val="007A470D"/>
    <w:rsid w:val="007A47DD"/>
    <w:rsid w:val="007A4930"/>
    <w:rsid w:val="007A49C6"/>
    <w:rsid w:val="007A4A61"/>
    <w:rsid w:val="007A4B28"/>
    <w:rsid w:val="007A4B4A"/>
    <w:rsid w:val="007A4DC4"/>
    <w:rsid w:val="007A4E01"/>
    <w:rsid w:val="007A4E2D"/>
    <w:rsid w:val="007A4F32"/>
    <w:rsid w:val="007A5185"/>
    <w:rsid w:val="007A5801"/>
    <w:rsid w:val="007A584B"/>
    <w:rsid w:val="007A5D96"/>
    <w:rsid w:val="007A5E52"/>
    <w:rsid w:val="007A655D"/>
    <w:rsid w:val="007A67B8"/>
    <w:rsid w:val="007A6A14"/>
    <w:rsid w:val="007A6BE0"/>
    <w:rsid w:val="007A6C13"/>
    <w:rsid w:val="007A6C34"/>
    <w:rsid w:val="007A6CDF"/>
    <w:rsid w:val="007A6F14"/>
    <w:rsid w:val="007A7093"/>
    <w:rsid w:val="007A753C"/>
    <w:rsid w:val="007A76FF"/>
    <w:rsid w:val="007A7771"/>
    <w:rsid w:val="007A7940"/>
    <w:rsid w:val="007A7991"/>
    <w:rsid w:val="007A7C69"/>
    <w:rsid w:val="007A7C6F"/>
    <w:rsid w:val="007A7EB1"/>
    <w:rsid w:val="007B009A"/>
    <w:rsid w:val="007B032C"/>
    <w:rsid w:val="007B034B"/>
    <w:rsid w:val="007B1004"/>
    <w:rsid w:val="007B11DD"/>
    <w:rsid w:val="007B1C4E"/>
    <w:rsid w:val="007B1DFB"/>
    <w:rsid w:val="007B1F16"/>
    <w:rsid w:val="007B1FEB"/>
    <w:rsid w:val="007B2697"/>
    <w:rsid w:val="007B2712"/>
    <w:rsid w:val="007B2745"/>
    <w:rsid w:val="007B28CA"/>
    <w:rsid w:val="007B2950"/>
    <w:rsid w:val="007B2951"/>
    <w:rsid w:val="007B2997"/>
    <w:rsid w:val="007B2A47"/>
    <w:rsid w:val="007B2B65"/>
    <w:rsid w:val="007B2D2E"/>
    <w:rsid w:val="007B2F05"/>
    <w:rsid w:val="007B301C"/>
    <w:rsid w:val="007B311E"/>
    <w:rsid w:val="007B32AF"/>
    <w:rsid w:val="007B3600"/>
    <w:rsid w:val="007B37CD"/>
    <w:rsid w:val="007B3896"/>
    <w:rsid w:val="007B389B"/>
    <w:rsid w:val="007B3AFF"/>
    <w:rsid w:val="007B3D4E"/>
    <w:rsid w:val="007B3D86"/>
    <w:rsid w:val="007B4028"/>
    <w:rsid w:val="007B44C6"/>
    <w:rsid w:val="007B45CC"/>
    <w:rsid w:val="007B46C0"/>
    <w:rsid w:val="007B46E4"/>
    <w:rsid w:val="007B4879"/>
    <w:rsid w:val="007B4F19"/>
    <w:rsid w:val="007B5006"/>
    <w:rsid w:val="007B516E"/>
    <w:rsid w:val="007B51F8"/>
    <w:rsid w:val="007B54BF"/>
    <w:rsid w:val="007B554C"/>
    <w:rsid w:val="007B59D3"/>
    <w:rsid w:val="007B5B93"/>
    <w:rsid w:val="007B5BD6"/>
    <w:rsid w:val="007B5C02"/>
    <w:rsid w:val="007B5C4E"/>
    <w:rsid w:val="007B61A0"/>
    <w:rsid w:val="007B67B4"/>
    <w:rsid w:val="007B67FD"/>
    <w:rsid w:val="007B6B2F"/>
    <w:rsid w:val="007B6D5B"/>
    <w:rsid w:val="007B6ED1"/>
    <w:rsid w:val="007B70BE"/>
    <w:rsid w:val="007B735D"/>
    <w:rsid w:val="007B7699"/>
    <w:rsid w:val="007B76D2"/>
    <w:rsid w:val="007B7750"/>
    <w:rsid w:val="007B7ABC"/>
    <w:rsid w:val="007B7C9C"/>
    <w:rsid w:val="007B7E99"/>
    <w:rsid w:val="007B7F56"/>
    <w:rsid w:val="007B7FCE"/>
    <w:rsid w:val="007C041C"/>
    <w:rsid w:val="007C0495"/>
    <w:rsid w:val="007C049F"/>
    <w:rsid w:val="007C04F1"/>
    <w:rsid w:val="007C082F"/>
    <w:rsid w:val="007C11F3"/>
    <w:rsid w:val="007C1258"/>
    <w:rsid w:val="007C12C1"/>
    <w:rsid w:val="007C1972"/>
    <w:rsid w:val="007C20FE"/>
    <w:rsid w:val="007C2261"/>
    <w:rsid w:val="007C26EB"/>
    <w:rsid w:val="007C280F"/>
    <w:rsid w:val="007C283A"/>
    <w:rsid w:val="007C2B85"/>
    <w:rsid w:val="007C2E10"/>
    <w:rsid w:val="007C2E7D"/>
    <w:rsid w:val="007C2FAD"/>
    <w:rsid w:val="007C32CD"/>
    <w:rsid w:val="007C35B6"/>
    <w:rsid w:val="007C3B94"/>
    <w:rsid w:val="007C3F70"/>
    <w:rsid w:val="007C4656"/>
    <w:rsid w:val="007C4924"/>
    <w:rsid w:val="007C49E1"/>
    <w:rsid w:val="007C4BE2"/>
    <w:rsid w:val="007C4CF3"/>
    <w:rsid w:val="007C5489"/>
    <w:rsid w:val="007C5C67"/>
    <w:rsid w:val="007C5F90"/>
    <w:rsid w:val="007C6041"/>
    <w:rsid w:val="007C6404"/>
    <w:rsid w:val="007C6840"/>
    <w:rsid w:val="007C6870"/>
    <w:rsid w:val="007C6D37"/>
    <w:rsid w:val="007C6D5D"/>
    <w:rsid w:val="007C6ED4"/>
    <w:rsid w:val="007C6EDF"/>
    <w:rsid w:val="007C6F0C"/>
    <w:rsid w:val="007C728F"/>
    <w:rsid w:val="007C76F8"/>
    <w:rsid w:val="007C772E"/>
    <w:rsid w:val="007C78CC"/>
    <w:rsid w:val="007C78FE"/>
    <w:rsid w:val="007C78FF"/>
    <w:rsid w:val="007C79F7"/>
    <w:rsid w:val="007D0426"/>
    <w:rsid w:val="007D0A05"/>
    <w:rsid w:val="007D0D95"/>
    <w:rsid w:val="007D0F0E"/>
    <w:rsid w:val="007D0F7E"/>
    <w:rsid w:val="007D100F"/>
    <w:rsid w:val="007D106D"/>
    <w:rsid w:val="007D10B3"/>
    <w:rsid w:val="007D1166"/>
    <w:rsid w:val="007D1413"/>
    <w:rsid w:val="007D15E6"/>
    <w:rsid w:val="007D1916"/>
    <w:rsid w:val="007D1B0E"/>
    <w:rsid w:val="007D2039"/>
    <w:rsid w:val="007D2183"/>
    <w:rsid w:val="007D2233"/>
    <w:rsid w:val="007D22EC"/>
    <w:rsid w:val="007D25D7"/>
    <w:rsid w:val="007D2982"/>
    <w:rsid w:val="007D2C37"/>
    <w:rsid w:val="007D30DD"/>
    <w:rsid w:val="007D37CF"/>
    <w:rsid w:val="007D39C7"/>
    <w:rsid w:val="007D3D69"/>
    <w:rsid w:val="007D3E05"/>
    <w:rsid w:val="007D40DB"/>
    <w:rsid w:val="007D410E"/>
    <w:rsid w:val="007D41A0"/>
    <w:rsid w:val="007D42B4"/>
    <w:rsid w:val="007D4398"/>
    <w:rsid w:val="007D449B"/>
    <w:rsid w:val="007D450D"/>
    <w:rsid w:val="007D45D4"/>
    <w:rsid w:val="007D481E"/>
    <w:rsid w:val="007D4828"/>
    <w:rsid w:val="007D4955"/>
    <w:rsid w:val="007D4B49"/>
    <w:rsid w:val="007D4DE6"/>
    <w:rsid w:val="007D52B8"/>
    <w:rsid w:val="007D53A5"/>
    <w:rsid w:val="007D5593"/>
    <w:rsid w:val="007D57FE"/>
    <w:rsid w:val="007D58A2"/>
    <w:rsid w:val="007D58DA"/>
    <w:rsid w:val="007D5953"/>
    <w:rsid w:val="007D5A5C"/>
    <w:rsid w:val="007D5D00"/>
    <w:rsid w:val="007D5D18"/>
    <w:rsid w:val="007D5DA5"/>
    <w:rsid w:val="007D612D"/>
    <w:rsid w:val="007D619F"/>
    <w:rsid w:val="007D61AF"/>
    <w:rsid w:val="007D69B0"/>
    <w:rsid w:val="007D6C7C"/>
    <w:rsid w:val="007D6D5F"/>
    <w:rsid w:val="007D7337"/>
    <w:rsid w:val="007D774F"/>
    <w:rsid w:val="007D7AA5"/>
    <w:rsid w:val="007D7AFB"/>
    <w:rsid w:val="007D7C3E"/>
    <w:rsid w:val="007D7E37"/>
    <w:rsid w:val="007E042E"/>
    <w:rsid w:val="007E04FC"/>
    <w:rsid w:val="007E085B"/>
    <w:rsid w:val="007E0B8A"/>
    <w:rsid w:val="007E0D96"/>
    <w:rsid w:val="007E10B6"/>
    <w:rsid w:val="007E16B3"/>
    <w:rsid w:val="007E17E0"/>
    <w:rsid w:val="007E1896"/>
    <w:rsid w:val="007E190B"/>
    <w:rsid w:val="007E1B97"/>
    <w:rsid w:val="007E1C44"/>
    <w:rsid w:val="007E1E67"/>
    <w:rsid w:val="007E1E86"/>
    <w:rsid w:val="007E1EAE"/>
    <w:rsid w:val="007E239B"/>
    <w:rsid w:val="007E272D"/>
    <w:rsid w:val="007E27CF"/>
    <w:rsid w:val="007E2D02"/>
    <w:rsid w:val="007E2F7A"/>
    <w:rsid w:val="007E3786"/>
    <w:rsid w:val="007E3850"/>
    <w:rsid w:val="007E391F"/>
    <w:rsid w:val="007E3AF0"/>
    <w:rsid w:val="007E3B8B"/>
    <w:rsid w:val="007E41FA"/>
    <w:rsid w:val="007E4237"/>
    <w:rsid w:val="007E4281"/>
    <w:rsid w:val="007E4380"/>
    <w:rsid w:val="007E4442"/>
    <w:rsid w:val="007E4674"/>
    <w:rsid w:val="007E4864"/>
    <w:rsid w:val="007E4CE4"/>
    <w:rsid w:val="007E53DA"/>
    <w:rsid w:val="007E5CA7"/>
    <w:rsid w:val="007E5EB0"/>
    <w:rsid w:val="007E5F57"/>
    <w:rsid w:val="007E61B9"/>
    <w:rsid w:val="007E648C"/>
    <w:rsid w:val="007E6572"/>
    <w:rsid w:val="007E67A5"/>
    <w:rsid w:val="007E6D71"/>
    <w:rsid w:val="007E6DDA"/>
    <w:rsid w:val="007E7408"/>
    <w:rsid w:val="007E77A6"/>
    <w:rsid w:val="007E7ADA"/>
    <w:rsid w:val="007E7B91"/>
    <w:rsid w:val="007F0327"/>
    <w:rsid w:val="007F0380"/>
    <w:rsid w:val="007F042D"/>
    <w:rsid w:val="007F06CD"/>
    <w:rsid w:val="007F081C"/>
    <w:rsid w:val="007F0B30"/>
    <w:rsid w:val="007F0DD2"/>
    <w:rsid w:val="007F0E83"/>
    <w:rsid w:val="007F0E8B"/>
    <w:rsid w:val="007F1568"/>
    <w:rsid w:val="007F1966"/>
    <w:rsid w:val="007F198C"/>
    <w:rsid w:val="007F19A1"/>
    <w:rsid w:val="007F1E5E"/>
    <w:rsid w:val="007F1EB9"/>
    <w:rsid w:val="007F1F58"/>
    <w:rsid w:val="007F23C7"/>
    <w:rsid w:val="007F270C"/>
    <w:rsid w:val="007F2826"/>
    <w:rsid w:val="007F29E9"/>
    <w:rsid w:val="007F2AAD"/>
    <w:rsid w:val="007F2F6E"/>
    <w:rsid w:val="007F2F95"/>
    <w:rsid w:val="007F319C"/>
    <w:rsid w:val="007F3393"/>
    <w:rsid w:val="007F40A7"/>
    <w:rsid w:val="007F40C9"/>
    <w:rsid w:val="007F420E"/>
    <w:rsid w:val="007F4265"/>
    <w:rsid w:val="007F42B9"/>
    <w:rsid w:val="007F460D"/>
    <w:rsid w:val="007F4A2A"/>
    <w:rsid w:val="007F4B31"/>
    <w:rsid w:val="007F58E3"/>
    <w:rsid w:val="007F5C2D"/>
    <w:rsid w:val="007F5E1D"/>
    <w:rsid w:val="007F609A"/>
    <w:rsid w:val="007F60EE"/>
    <w:rsid w:val="007F634A"/>
    <w:rsid w:val="007F64E7"/>
    <w:rsid w:val="007F6805"/>
    <w:rsid w:val="007F6AF9"/>
    <w:rsid w:val="007F6C7E"/>
    <w:rsid w:val="007F6D1A"/>
    <w:rsid w:val="007F6F81"/>
    <w:rsid w:val="007F70C2"/>
    <w:rsid w:val="007F7825"/>
    <w:rsid w:val="007F7C2F"/>
    <w:rsid w:val="007F7EE3"/>
    <w:rsid w:val="0080002A"/>
    <w:rsid w:val="008001A3"/>
    <w:rsid w:val="00800272"/>
    <w:rsid w:val="008002CB"/>
    <w:rsid w:val="008004A3"/>
    <w:rsid w:val="0080071C"/>
    <w:rsid w:val="0080071D"/>
    <w:rsid w:val="008008CB"/>
    <w:rsid w:val="00800CD7"/>
    <w:rsid w:val="008012CA"/>
    <w:rsid w:val="008013DD"/>
    <w:rsid w:val="00801513"/>
    <w:rsid w:val="008016DF"/>
    <w:rsid w:val="00801A3E"/>
    <w:rsid w:val="00801C3A"/>
    <w:rsid w:val="00801FE5"/>
    <w:rsid w:val="008023E2"/>
    <w:rsid w:val="00802D51"/>
    <w:rsid w:val="00802DC4"/>
    <w:rsid w:val="00802E24"/>
    <w:rsid w:val="00802EC2"/>
    <w:rsid w:val="0080309B"/>
    <w:rsid w:val="008031C4"/>
    <w:rsid w:val="00803208"/>
    <w:rsid w:val="00803E74"/>
    <w:rsid w:val="00804319"/>
    <w:rsid w:val="00804489"/>
    <w:rsid w:val="00804AC2"/>
    <w:rsid w:val="00804D8E"/>
    <w:rsid w:val="008050D0"/>
    <w:rsid w:val="0080549F"/>
    <w:rsid w:val="008057DE"/>
    <w:rsid w:val="008058A0"/>
    <w:rsid w:val="00805BCC"/>
    <w:rsid w:val="00805FB4"/>
    <w:rsid w:val="00806530"/>
    <w:rsid w:val="00806A12"/>
    <w:rsid w:val="00806B84"/>
    <w:rsid w:val="00806BAA"/>
    <w:rsid w:val="00807070"/>
    <w:rsid w:val="008078F0"/>
    <w:rsid w:val="00807BD2"/>
    <w:rsid w:val="0081048A"/>
    <w:rsid w:val="008105BD"/>
    <w:rsid w:val="008105D9"/>
    <w:rsid w:val="008105E1"/>
    <w:rsid w:val="0081061E"/>
    <w:rsid w:val="008106BA"/>
    <w:rsid w:val="00810844"/>
    <w:rsid w:val="00810B13"/>
    <w:rsid w:val="00810CB5"/>
    <w:rsid w:val="0081101D"/>
    <w:rsid w:val="0081137C"/>
    <w:rsid w:val="008114EA"/>
    <w:rsid w:val="00811760"/>
    <w:rsid w:val="00811BD1"/>
    <w:rsid w:val="00811D22"/>
    <w:rsid w:val="008121B0"/>
    <w:rsid w:val="008123CE"/>
    <w:rsid w:val="008123D1"/>
    <w:rsid w:val="008125BC"/>
    <w:rsid w:val="00812660"/>
    <w:rsid w:val="008128B7"/>
    <w:rsid w:val="0081294F"/>
    <w:rsid w:val="00813099"/>
    <w:rsid w:val="0081310F"/>
    <w:rsid w:val="00813344"/>
    <w:rsid w:val="00813518"/>
    <w:rsid w:val="00813AEB"/>
    <w:rsid w:val="00813F45"/>
    <w:rsid w:val="00814150"/>
    <w:rsid w:val="0081419D"/>
    <w:rsid w:val="00814228"/>
    <w:rsid w:val="0081440A"/>
    <w:rsid w:val="008146D9"/>
    <w:rsid w:val="0081473A"/>
    <w:rsid w:val="00814771"/>
    <w:rsid w:val="00814BA9"/>
    <w:rsid w:val="00814C92"/>
    <w:rsid w:val="00814FC1"/>
    <w:rsid w:val="00815078"/>
    <w:rsid w:val="00815087"/>
    <w:rsid w:val="00815121"/>
    <w:rsid w:val="0081533C"/>
    <w:rsid w:val="00815927"/>
    <w:rsid w:val="00815D0E"/>
    <w:rsid w:val="00815E5E"/>
    <w:rsid w:val="00815FC1"/>
    <w:rsid w:val="00816336"/>
    <w:rsid w:val="0081634D"/>
    <w:rsid w:val="0081673B"/>
    <w:rsid w:val="00816A4B"/>
    <w:rsid w:val="008173CF"/>
    <w:rsid w:val="00817C72"/>
    <w:rsid w:val="00817E90"/>
    <w:rsid w:val="008201AF"/>
    <w:rsid w:val="0082073A"/>
    <w:rsid w:val="0082095D"/>
    <w:rsid w:val="00820A10"/>
    <w:rsid w:val="00821276"/>
    <w:rsid w:val="008213DD"/>
    <w:rsid w:val="00821A66"/>
    <w:rsid w:val="00821A77"/>
    <w:rsid w:val="0082260A"/>
    <w:rsid w:val="00822D57"/>
    <w:rsid w:val="00822F03"/>
    <w:rsid w:val="00822F44"/>
    <w:rsid w:val="0082325E"/>
    <w:rsid w:val="00823819"/>
    <w:rsid w:val="00823B34"/>
    <w:rsid w:val="00823E65"/>
    <w:rsid w:val="00823E7B"/>
    <w:rsid w:val="0082426E"/>
    <w:rsid w:val="0082427F"/>
    <w:rsid w:val="00824374"/>
    <w:rsid w:val="0082486F"/>
    <w:rsid w:val="008248E8"/>
    <w:rsid w:val="00824E34"/>
    <w:rsid w:val="008250BA"/>
    <w:rsid w:val="00825116"/>
    <w:rsid w:val="00825150"/>
    <w:rsid w:val="00825183"/>
    <w:rsid w:val="00825B49"/>
    <w:rsid w:val="00825F4B"/>
    <w:rsid w:val="0082660F"/>
    <w:rsid w:val="00826651"/>
    <w:rsid w:val="00826658"/>
    <w:rsid w:val="00826D08"/>
    <w:rsid w:val="0082701C"/>
    <w:rsid w:val="0082726B"/>
    <w:rsid w:val="00827427"/>
    <w:rsid w:val="008274A6"/>
    <w:rsid w:val="00827656"/>
    <w:rsid w:val="00827C84"/>
    <w:rsid w:val="0082F771"/>
    <w:rsid w:val="00830128"/>
    <w:rsid w:val="0083015B"/>
    <w:rsid w:val="0083021C"/>
    <w:rsid w:val="0083022C"/>
    <w:rsid w:val="00830366"/>
    <w:rsid w:val="0083058E"/>
    <w:rsid w:val="0083059C"/>
    <w:rsid w:val="008305E2"/>
    <w:rsid w:val="008309A2"/>
    <w:rsid w:val="00830C7B"/>
    <w:rsid w:val="00830D0E"/>
    <w:rsid w:val="00830D6B"/>
    <w:rsid w:val="00830D8E"/>
    <w:rsid w:val="008315AA"/>
    <w:rsid w:val="008316BB"/>
    <w:rsid w:val="00831DB0"/>
    <w:rsid w:val="00831E1D"/>
    <w:rsid w:val="008321C3"/>
    <w:rsid w:val="008321F5"/>
    <w:rsid w:val="008322BC"/>
    <w:rsid w:val="008323AA"/>
    <w:rsid w:val="00832439"/>
    <w:rsid w:val="0083286A"/>
    <w:rsid w:val="008328C4"/>
    <w:rsid w:val="00833151"/>
    <w:rsid w:val="008335B3"/>
    <w:rsid w:val="008335FF"/>
    <w:rsid w:val="0083368F"/>
    <w:rsid w:val="00833917"/>
    <w:rsid w:val="00833BBB"/>
    <w:rsid w:val="00833EAA"/>
    <w:rsid w:val="008340D4"/>
    <w:rsid w:val="0083412D"/>
    <w:rsid w:val="00834166"/>
    <w:rsid w:val="008344A6"/>
    <w:rsid w:val="00834DC8"/>
    <w:rsid w:val="00834ECE"/>
    <w:rsid w:val="0083521C"/>
    <w:rsid w:val="0083554A"/>
    <w:rsid w:val="008359AA"/>
    <w:rsid w:val="00835D62"/>
    <w:rsid w:val="00835F5A"/>
    <w:rsid w:val="00836094"/>
    <w:rsid w:val="00836251"/>
    <w:rsid w:val="00836300"/>
    <w:rsid w:val="00836507"/>
    <w:rsid w:val="00836697"/>
    <w:rsid w:val="008366F3"/>
    <w:rsid w:val="00836CB7"/>
    <w:rsid w:val="00836CF1"/>
    <w:rsid w:val="00836DB5"/>
    <w:rsid w:val="00837293"/>
    <w:rsid w:val="008373F0"/>
    <w:rsid w:val="0083781C"/>
    <w:rsid w:val="00837AA0"/>
    <w:rsid w:val="008400B0"/>
    <w:rsid w:val="00840506"/>
    <w:rsid w:val="00840631"/>
    <w:rsid w:val="008407D1"/>
    <w:rsid w:val="008409E6"/>
    <w:rsid w:val="00840C66"/>
    <w:rsid w:val="00840E42"/>
    <w:rsid w:val="008412B1"/>
    <w:rsid w:val="0084135E"/>
    <w:rsid w:val="008413D1"/>
    <w:rsid w:val="008418A6"/>
    <w:rsid w:val="008418FA"/>
    <w:rsid w:val="00841A8E"/>
    <w:rsid w:val="00841E05"/>
    <w:rsid w:val="0084207B"/>
    <w:rsid w:val="008420C4"/>
    <w:rsid w:val="008420CF"/>
    <w:rsid w:val="0084216B"/>
    <w:rsid w:val="00842221"/>
    <w:rsid w:val="008423F1"/>
    <w:rsid w:val="00842473"/>
    <w:rsid w:val="0084255C"/>
    <w:rsid w:val="00842A23"/>
    <w:rsid w:val="00842BA5"/>
    <w:rsid w:val="00842BD5"/>
    <w:rsid w:val="00842EAE"/>
    <w:rsid w:val="00842F4E"/>
    <w:rsid w:val="0084358D"/>
    <w:rsid w:val="008435B8"/>
    <w:rsid w:val="008439B4"/>
    <w:rsid w:val="00843C7F"/>
    <w:rsid w:val="00843E3D"/>
    <w:rsid w:val="00843EA6"/>
    <w:rsid w:val="00843FCA"/>
    <w:rsid w:val="00844119"/>
    <w:rsid w:val="0084433F"/>
    <w:rsid w:val="0084437E"/>
    <w:rsid w:val="008446D1"/>
    <w:rsid w:val="00844937"/>
    <w:rsid w:val="00844E06"/>
    <w:rsid w:val="008450DC"/>
    <w:rsid w:val="008451A8"/>
    <w:rsid w:val="00845255"/>
    <w:rsid w:val="008452B1"/>
    <w:rsid w:val="00845633"/>
    <w:rsid w:val="00845FF4"/>
    <w:rsid w:val="00846161"/>
    <w:rsid w:val="0084648C"/>
    <w:rsid w:val="0084682A"/>
    <w:rsid w:val="00846949"/>
    <w:rsid w:val="00846989"/>
    <w:rsid w:val="008469E1"/>
    <w:rsid w:val="00846C3E"/>
    <w:rsid w:val="00846DF0"/>
    <w:rsid w:val="00846E49"/>
    <w:rsid w:val="00847303"/>
    <w:rsid w:val="008475F8"/>
    <w:rsid w:val="008478FB"/>
    <w:rsid w:val="00847AD5"/>
    <w:rsid w:val="00847B7B"/>
    <w:rsid w:val="00850049"/>
    <w:rsid w:val="0085007B"/>
    <w:rsid w:val="00850215"/>
    <w:rsid w:val="00850496"/>
    <w:rsid w:val="00850621"/>
    <w:rsid w:val="0085081E"/>
    <w:rsid w:val="00850A6B"/>
    <w:rsid w:val="00850AE9"/>
    <w:rsid w:val="00850CDC"/>
    <w:rsid w:val="00850ED9"/>
    <w:rsid w:val="00850FC2"/>
    <w:rsid w:val="00851213"/>
    <w:rsid w:val="0085128B"/>
    <w:rsid w:val="008512AF"/>
    <w:rsid w:val="00851759"/>
    <w:rsid w:val="00851BB1"/>
    <w:rsid w:val="00851C3F"/>
    <w:rsid w:val="008520E6"/>
    <w:rsid w:val="00852145"/>
    <w:rsid w:val="00852282"/>
    <w:rsid w:val="008522A9"/>
    <w:rsid w:val="008522F7"/>
    <w:rsid w:val="008523CE"/>
    <w:rsid w:val="00852452"/>
    <w:rsid w:val="00852504"/>
    <w:rsid w:val="008525E3"/>
    <w:rsid w:val="008526C0"/>
    <w:rsid w:val="008527D5"/>
    <w:rsid w:val="00852B11"/>
    <w:rsid w:val="00852C54"/>
    <w:rsid w:val="008533CD"/>
    <w:rsid w:val="008534CB"/>
    <w:rsid w:val="0085358E"/>
    <w:rsid w:val="00853807"/>
    <w:rsid w:val="00853889"/>
    <w:rsid w:val="008538B8"/>
    <w:rsid w:val="00853967"/>
    <w:rsid w:val="0085399D"/>
    <w:rsid w:val="00853C9F"/>
    <w:rsid w:val="008542A6"/>
    <w:rsid w:val="0085439B"/>
    <w:rsid w:val="008544E0"/>
    <w:rsid w:val="008544E3"/>
    <w:rsid w:val="008546CF"/>
    <w:rsid w:val="00854752"/>
    <w:rsid w:val="008548D3"/>
    <w:rsid w:val="008549AF"/>
    <w:rsid w:val="00854F7C"/>
    <w:rsid w:val="00855123"/>
    <w:rsid w:val="008553BD"/>
    <w:rsid w:val="00855409"/>
    <w:rsid w:val="008554F2"/>
    <w:rsid w:val="008556D2"/>
    <w:rsid w:val="00855746"/>
    <w:rsid w:val="00855B0A"/>
    <w:rsid w:val="00855F7F"/>
    <w:rsid w:val="0085602A"/>
    <w:rsid w:val="0085621E"/>
    <w:rsid w:val="00856405"/>
    <w:rsid w:val="00856417"/>
    <w:rsid w:val="008564AD"/>
    <w:rsid w:val="00856972"/>
    <w:rsid w:val="00856D99"/>
    <w:rsid w:val="00856EAA"/>
    <w:rsid w:val="00857095"/>
    <w:rsid w:val="00857596"/>
    <w:rsid w:val="0085764F"/>
    <w:rsid w:val="00857A7E"/>
    <w:rsid w:val="00857C25"/>
    <w:rsid w:val="00857C4F"/>
    <w:rsid w:val="00857F5D"/>
    <w:rsid w:val="0086090F"/>
    <w:rsid w:val="00860AA0"/>
    <w:rsid w:val="00860AD8"/>
    <w:rsid w:val="00860ECF"/>
    <w:rsid w:val="008613EE"/>
    <w:rsid w:val="0086165F"/>
    <w:rsid w:val="008618C4"/>
    <w:rsid w:val="00861ADF"/>
    <w:rsid w:val="00861C00"/>
    <w:rsid w:val="00861CE3"/>
    <w:rsid w:val="00862120"/>
    <w:rsid w:val="00862303"/>
    <w:rsid w:val="008624B2"/>
    <w:rsid w:val="008624B8"/>
    <w:rsid w:val="008624E7"/>
    <w:rsid w:val="00862503"/>
    <w:rsid w:val="00862672"/>
    <w:rsid w:val="008629C5"/>
    <w:rsid w:val="00862D23"/>
    <w:rsid w:val="00863239"/>
    <w:rsid w:val="0086354B"/>
    <w:rsid w:val="0086363A"/>
    <w:rsid w:val="0086396C"/>
    <w:rsid w:val="00863B80"/>
    <w:rsid w:val="00863BBD"/>
    <w:rsid w:val="00863F2D"/>
    <w:rsid w:val="00864102"/>
    <w:rsid w:val="008642E8"/>
    <w:rsid w:val="008643D4"/>
    <w:rsid w:val="008644C4"/>
    <w:rsid w:val="00864516"/>
    <w:rsid w:val="0086477F"/>
    <w:rsid w:val="00864852"/>
    <w:rsid w:val="00864A36"/>
    <w:rsid w:val="00864D9D"/>
    <w:rsid w:val="00865072"/>
    <w:rsid w:val="008650F6"/>
    <w:rsid w:val="008655E5"/>
    <w:rsid w:val="00865A88"/>
    <w:rsid w:val="00865C59"/>
    <w:rsid w:val="00865DFF"/>
    <w:rsid w:val="0086615B"/>
    <w:rsid w:val="00866287"/>
    <w:rsid w:val="0086634E"/>
    <w:rsid w:val="0086638A"/>
    <w:rsid w:val="008667FB"/>
    <w:rsid w:val="00866B92"/>
    <w:rsid w:val="00866EB9"/>
    <w:rsid w:val="00867216"/>
    <w:rsid w:val="00867495"/>
    <w:rsid w:val="00870031"/>
    <w:rsid w:val="0087010E"/>
    <w:rsid w:val="008702F7"/>
    <w:rsid w:val="008708A4"/>
    <w:rsid w:val="00870CDB"/>
    <w:rsid w:val="008710A9"/>
    <w:rsid w:val="008715E9"/>
    <w:rsid w:val="00871901"/>
    <w:rsid w:val="0087196F"/>
    <w:rsid w:val="00871AD8"/>
    <w:rsid w:val="00871C93"/>
    <w:rsid w:val="008720A2"/>
    <w:rsid w:val="008721DF"/>
    <w:rsid w:val="00872D62"/>
    <w:rsid w:val="008730C1"/>
    <w:rsid w:val="008730FA"/>
    <w:rsid w:val="00873125"/>
    <w:rsid w:val="00873203"/>
    <w:rsid w:val="00873291"/>
    <w:rsid w:val="008733FC"/>
    <w:rsid w:val="00873B0A"/>
    <w:rsid w:val="00873C66"/>
    <w:rsid w:val="00873CF4"/>
    <w:rsid w:val="00873DFA"/>
    <w:rsid w:val="00874229"/>
    <w:rsid w:val="0087459E"/>
    <w:rsid w:val="008745EB"/>
    <w:rsid w:val="0087494E"/>
    <w:rsid w:val="008749F1"/>
    <w:rsid w:val="00874D22"/>
    <w:rsid w:val="00874DA4"/>
    <w:rsid w:val="0087520F"/>
    <w:rsid w:val="00875751"/>
    <w:rsid w:val="00875C21"/>
    <w:rsid w:val="00875CCD"/>
    <w:rsid w:val="00875EAA"/>
    <w:rsid w:val="008762F8"/>
    <w:rsid w:val="00876304"/>
    <w:rsid w:val="00876361"/>
    <w:rsid w:val="00876746"/>
    <w:rsid w:val="008767C6"/>
    <w:rsid w:val="008767DD"/>
    <w:rsid w:val="008768F0"/>
    <w:rsid w:val="00876F65"/>
    <w:rsid w:val="00877A4F"/>
    <w:rsid w:val="00877DDA"/>
    <w:rsid w:val="00877EB4"/>
    <w:rsid w:val="00877FD2"/>
    <w:rsid w:val="0088000C"/>
    <w:rsid w:val="008801EA"/>
    <w:rsid w:val="008801FB"/>
    <w:rsid w:val="008802A0"/>
    <w:rsid w:val="008805C3"/>
    <w:rsid w:val="00880C71"/>
    <w:rsid w:val="00880CA8"/>
    <w:rsid w:val="00880D4F"/>
    <w:rsid w:val="008810FF"/>
    <w:rsid w:val="0088110D"/>
    <w:rsid w:val="00881188"/>
    <w:rsid w:val="008812CC"/>
    <w:rsid w:val="008813A8"/>
    <w:rsid w:val="0088156E"/>
    <w:rsid w:val="00881594"/>
    <w:rsid w:val="008817C0"/>
    <w:rsid w:val="00881ABE"/>
    <w:rsid w:val="00882048"/>
    <w:rsid w:val="008828D8"/>
    <w:rsid w:val="00882BA5"/>
    <w:rsid w:val="00882C94"/>
    <w:rsid w:val="00882FF9"/>
    <w:rsid w:val="00883305"/>
    <w:rsid w:val="0088352C"/>
    <w:rsid w:val="00883732"/>
    <w:rsid w:val="008837E2"/>
    <w:rsid w:val="0088386D"/>
    <w:rsid w:val="00883B9A"/>
    <w:rsid w:val="00884134"/>
    <w:rsid w:val="00884287"/>
    <w:rsid w:val="00884305"/>
    <w:rsid w:val="00884319"/>
    <w:rsid w:val="00884399"/>
    <w:rsid w:val="008845E7"/>
    <w:rsid w:val="008845F7"/>
    <w:rsid w:val="00884A8B"/>
    <w:rsid w:val="00884AB5"/>
    <w:rsid w:val="00884B69"/>
    <w:rsid w:val="00884D32"/>
    <w:rsid w:val="00884E2F"/>
    <w:rsid w:val="00884EA6"/>
    <w:rsid w:val="008851F3"/>
    <w:rsid w:val="008854A9"/>
    <w:rsid w:val="00885808"/>
    <w:rsid w:val="00885BBE"/>
    <w:rsid w:val="00886070"/>
    <w:rsid w:val="0088620B"/>
    <w:rsid w:val="0088667F"/>
    <w:rsid w:val="0088682F"/>
    <w:rsid w:val="008869F2"/>
    <w:rsid w:val="00886AAB"/>
    <w:rsid w:val="00886CD8"/>
    <w:rsid w:val="00886E0C"/>
    <w:rsid w:val="00887024"/>
    <w:rsid w:val="0088709E"/>
    <w:rsid w:val="00887256"/>
    <w:rsid w:val="0088735C"/>
    <w:rsid w:val="00887797"/>
    <w:rsid w:val="00887CA1"/>
    <w:rsid w:val="00887EC5"/>
    <w:rsid w:val="00887FAE"/>
    <w:rsid w:val="00890E2F"/>
    <w:rsid w:val="0089102A"/>
    <w:rsid w:val="00891301"/>
    <w:rsid w:val="008913B2"/>
    <w:rsid w:val="008915F5"/>
    <w:rsid w:val="008916B5"/>
    <w:rsid w:val="00891798"/>
    <w:rsid w:val="00891860"/>
    <w:rsid w:val="00891A3C"/>
    <w:rsid w:val="00891D4F"/>
    <w:rsid w:val="00892348"/>
    <w:rsid w:val="00892722"/>
    <w:rsid w:val="00892728"/>
    <w:rsid w:val="00892747"/>
    <w:rsid w:val="008927BD"/>
    <w:rsid w:val="00892D78"/>
    <w:rsid w:val="00892EB2"/>
    <w:rsid w:val="008933D6"/>
    <w:rsid w:val="008934D1"/>
    <w:rsid w:val="008938E0"/>
    <w:rsid w:val="00893A42"/>
    <w:rsid w:val="00893E41"/>
    <w:rsid w:val="0089408F"/>
    <w:rsid w:val="0089411B"/>
    <w:rsid w:val="008942B1"/>
    <w:rsid w:val="00894339"/>
    <w:rsid w:val="00894499"/>
    <w:rsid w:val="00894B4E"/>
    <w:rsid w:val="00895447"/>
    <w:rsid w:val="008957EB"/>
    <w:rsid w:val="00895965"/>
    <w:rsid w:val="008959B8"/>
    <w:rsid w:val="00895A9D"/>
    <w:rsid w:val="00895AF6"/>
    <w:rsid w:val="00895B13"/>
    <w:rsid w:val="00896060"/>
    <w:rsid w:val="0089639A"/>
    <w:rsid w:val="008967EC"/>
    <w:rsid w:val="0089681C"/>
    <w:rsid w:val="00896ABC"/>
    <w:rsid w:val="00896E31"/>
    <w:rsid w:val="00897392"/>
    <w:rsid w:val="008973E5"/>
    <w:rsid w:val="00897736"/>
    <w:rsid w:val="00897783"/>
    <w:rsid w:val="00897A67"/>
    <w:rsid w:val="00897E94"/>
    <w:rsid w:val="008A00CF"/>
    <w:rsid w:val="008A01E8"/>
    <w:rsid w:val="008A02ED"/>
    <w:rsid w:val="008A0343"/>
    <w:rsid w:val="008A0988"/>
    <w:rsid w:val="008A09DC"/>
    <w:rsid w:val="008A0A93"/>
    <w:rsid w:val="008A0AA8"/>
    <w:rsid w:val="008A11DA"/>
    <w:rsid w:val="008A1560"/>
    <w:rsid w:val="008A2110"/>
    <w:rsid w:val="008A246B"/>
    <w:rsid w:val="008A261B"/>
    <w:rsid w:val="008A264C"/>
    <w:rsid w:val="008A2A2F"/>
    <w:rsid w:val="008A2BA8"/>
    <w:rsid w:val="008A2F37"/>
    <w:rsid w:val="008A3299"/>
    <w:rsid w:val="008A32F0"/>
    <w:rsid w:val="008A33DD"/>
    <w:rsid w:val="008A34CE"/>
    <w:rsid w:val="008A3510"/>
    <w:rsid w:val="008A3532"/>
    <w:rsid w:val="008A399E"/>
    <w:rsid w:val="008A3C04"/>
    <w:rsid w:val="008A3D51"/>
    <w:rsid w:val="008A412C"/>
    <w:rsid w:val="008A435A"/>
    <w:rsid w:val="008A4422"/>
    <w:rsid w:val="008A4604"/>
    <w:rsid w:val="008A4887"/>
    <w:rsid w:val="008A49E3"/>
    <w:rsid w:val="008A4CB2"/>
    <w:rsid w:val="008A4E08"/>
    <w:rsid w:val="008A5398"/>
    <w:rsid w:val="008A539B"/>
    <w:rsid w:val="008A53F6"/>
    <w:rsid w:val="008A54BF"/>
    <w:rsid w:val="008A56F1"/>
    <w:rsid w:val="008A56FD"/>
    <w:rsid w:val="008A594A"/>
    <w:rsid w:val="008A5970"/>
    <w:rsid w:val="008A5AFB"/>
    <w:rsid w:val="008A5F10"/>
    <w:rsid w:val="008A601E"/>
    <w:rsid w:val="008A604B"/>
    <w:rsid w:val="008A62C5"/>
    <w:rsid w:val="008A62DC"/>
    <w:rsid w:val="008A6715"/>
    <w:rsid w:val="008A6B02"/>
    <w:rsid w:val="008A6B50"/>
    <w:rsid w:val="008A6D7D"/>
    <w:rsid w:val="008A6F95"/>
    <w:rsid w:val="008A7023"/>
    <w:rsid w:val="008A711C"/>
    <w:rsid w:val="008A749E"/>
    <w:rsid w:val="008A754F"/>
    <w:rsid w:val="008A7A12"/>
    <w:rsid w:val="008A7B50"/>
    <w:rsid w:val="008A7EEE"/>
    <w:rsid w:val="008A7F61"/>
    <w:rsid w:val="008B009D"/>
    <w:rsid w:val="008B038C"/>
    <w:rsid w:val="008B03BF"/>
    <w:rsid w:val="008B043D"/>
    <w:rsid w:val="008B05C3"/>
    <w:rsid w:val="008B05EA"/>
    <w:rsid w:val="008B0808"/>
    <w:rsid w:val="008B0CCE"/>
    <w:rsid w:val="008B1135"/>
    <w:rsid w:val="008B15DF"/>
    <w:rsid w:val="008B15F8"/>
    <w:rsid w:val="008B1622"/>
    <w:rsid w:val="008B179A"/>
    <w:rsid w:val="008B1940"/>
    <w:rsid w:val="008B1A6D"/>
    <w:rsid w:val="008B1DB9"/>
    <w:rsid w:val="008B1E47"/>
    <w:rsid w:val="008B1EB1"/>
    <w:rsid w:val="008B209B"/>
    <w:rsid w:val="008B252F"/>
    <w:rsid w:val="008B2583"/>
    <w:rsid w:val="008B25CC"/>
    <w:rsid w:val="008B25FA"/>
    <w:rsid w:val="008B25FD"/>
    <w:rsid w:val="008B2701"/>
    <w:rsid w:val="008B276C"/>
    <w:rsid w:val="008B299C"/>
    <w:rsid w:val="008B2E14"/>
    <w:rsid w:val="008B2EC8"/>
    <w:rsid w:val="008B31EA"/>
    <w:rsid w:val="008B3486"/>
    <w:rsid w:val="008B3531"/>
    <w:rsid w:val="008B3689"/>
    <w:rsid w:val="008B4022"/>
    <w:rsid w:val="008B4666"/>
    <w:rsid w:val="008B48C3"/>
    <w:rsid w:val="008B4965"/>
    <w:rsid w:val="008B4ACE"/>
    <w:rsid w:val="008B4D36"/>
    <w:rsid w:val="008B4D4A"/>
    <w:rsid w:val="008B5481"/>
    <w:rsid w:val="008B55FB"/>
    <w:rsid w:val="008B57A3"/>
    <w:rsid w:val="008B5810"/>
    <w:rsid w:val="008B5B38"/>
    <w:rsid w:val="008B5CC8"/>
    <w:rsid w:val="008B5FCE"/>
    <w:rsid w:val="008B6140"/>
    <w:rsid w:val="008B6730"/>
    <w:rsid w:val="008B6898"/>
    <w:rsid w:val="008B6A17"/>
    <w:rsid w:val="008B72F6"/>
    <w:rsid w:val="008B757B"/>
    <w:rsid w:val="008B76C8"/>
    <w:rsid w:val="008B79FD"/>
    <w:rsid w:val="008B7A15"/>
    <w:rsid w:val="008B7B67"/>
    <w:rsid w:val="008B7BCD"/>
    <w:rsid w:val="008B7E11"/>
    <w:rsid w:val="008B7FF1"/>
    <w:rsid w:val="008C0549"/>
    <w:rsid w:val="008C0571"/>
    <w:rsid w:val="008C05A3"/>
    <w:rsid w:val="008C087E"/>
    <w:rsid w:val="008C089B"/>
    <w:rsid w:val="008C1202"/>
    <w:rsid w:val="008C12B4"/>
    <w:rsid w:val="008C1561"/>
    <w:rsid w:val="008C1665"/>
    <w:rsid w:val="008C16A5"/>
    <w:rsid w:val="008C1D5F"/>
    <w:rsid w:val="008C25C7"/>
    <w:rsid w:val="008C26F4"/>
    <w:rsid w:val="008C2C2D"/>
    <w:rsid w:val="008C316D"/>
    <w:rsid w:val="008C3339"/>
    <w:rsid w:val="008C33E6"/>
    <w:rsid w:val="008C35B3"/>
    <w:rsid w:val="008C3953"/>
    <w:rsid w:val="008C3B73"/>
    <w:rsid w:val="008C3C17"/>
    <w:rsid w:val="008C3FCF"/>
    <w:rsid w:val="008C40B6"/>
    <w:rsid w:val="008C40DF"/>
    <w:rsid w:val="008C4197"/>
    <w:rsid w:val="008C41FF"/>
    <w:rsid w:val="008C43E5"/>
    <w:rsid w:val="008C441C"/>
    <w:rsid w:val="008C4C25"/>
    <w:rsid w:val="008C4C30"/>
    <w:rsid w:val="008C4D64"/>
    <w:rsid w:val="008C4DEB"/>
    <w:rsid w:val="008C4E43"/>
    <w:rsid w:val="008C4EF9"/>
    <w:rsid w:val="008C50B6"/>
    <w:rsid w:val="008C5476"/>
    <w:rsid w:val="008C54F0"/>
    <w:rsid w:val="008C58D3"/>
    <w:rsid w:val="008C599B"/>
    <w:rsid w:val="008C5EC1"/>
    <w:rsid w:val="008C6BE0"/>
    <w:rsid w:val="008C6EF8"/>
    <w:rsid w:val="008C7B6F"/>
    <w:rsid w:val="008C7D3D"/>
    <w:rsid w:val="008D0A0D"/>
    <w:rsid w:val="008D0CAA"/>
    <w:rsid w:val="008D0D9B"/>
    <w:rsid w:val="008D0E39"/>
    <w:rsid w:val="008D0F1D"/>
    <w:rsid w:val="008D10F2"/>
    <w:rsid w:val="008D1ABD"/>
    <w:rsid w:val="008D1BF3"/>
    <w:rsid w:val="008D1D5F"/>
    <w:rsid w:val="008D1E4A"/>
    <w:rsid w:val="008D1E92"/>
    <w:rsid w:val="008D1F00"/>
    <w:rsid w:val="008D2090"/>
    <w:rsid w:val="008D20E1"/>
    <w:rsid w:val="008D25FB"/>
    <w:rsid w:val="008D28EA"/>
    <w:rsid w:val="008D2941"/>
    <w:rsid w:val="008D2C4C"/>
    <w:rsid w:val="008D2E76"/>
    <w:rsid w:val="008D2EBB"/>
    <w:rsid w:val="008D2FDC"/>
    <w:rsid w:val="008D33AD"/>
    <w:rsid w:val="008D36D4"/>
    <w:rsid w:val="008D3804"/>
    <w:rsid w:val="008D3874"/>
    <w:rsid w:val="008D387C"/>
    <w:rsid w:val="008D47F4"/>
    <w:rsid w:val="008D4836"/>
    <w:rsid w:val="008D496D"/>
    <w:rsid w:val="008D4BFF"/>
    <w:rsid w:val="008D504F"/>
    <w:rsid w:val="008D5323"/>
    <w:rsid w:val="008D532B"/>
    <w:rsid w:val="008D55DD"/>
    <w:rsid w:val="008D5836"/>
    <w:rsid w:val="008D585D"/>
    <w:rsid w:val="008D5926"/>
    <w:rsid w:val="008D5AC3"/>
    <w:rsid w:val="008D5AEF"/>
    <w:rsid w:val="008D5C86"/>
    <w:rsid w:val="008D5C97"/>
    <w:rsid w:val="008D61A3"/>
    <w:rsid w:val="008D635A"/>
    <w:rsid w:val="008D636A"/>
    <w:rsid w:val="008D65AB"/>
    <w:rsid w:val="008D68BA"/>
    <w:rsid w:val="008D69EE"/>
    <w:rsid w:val="008D6D77"/>
    <w:rsid w:val="008D6F22"/>
    <w:rsid w:val="008D6FC2"/>
    <w:rsid w:val="008D7036"/>
    <w:rsid w:val="008D705B"/>
    <w:rsid w:val="008D71B9"/>
    <w:rsid w:val="008D7351"/>
    <w:rsid w:val="008D74DC"/>
    <w:rsid w:val="008D7539"/>
    <w:rsid w:val="008D76EF"/>
    <w:rsid w:val="008D78FC"/>
    <w:rsid w:val="008D794D"/>
    <w:rsid w:val="008D7B3D"/>
    <w:rsid w:val="008D7CB1"/>
    <w:rsid w:val="008D7EFE"/>
    <w:rsid w:val="008D7F53"/>
    <w:rsid w:val="008D7F6C"/>
    <w:rsid w:val="008E08BB"/>
    <w:rsid w:val="008E0999"/>
    <w:rsid w:val="008E0A2F"/>
    <w:rsid w:val="008E0D5C"/>
    <w:rsid w:val="008E0E81"/>
    <w:rsid w:val="008E116F"/>
    <w:rsid w:val="008E1595"/>
    <w:rsid w:val="008E17B8"/>
    <w:rsid w:val="008E1E10"/>
    <w:rsid w:val="008E1F0D"/>
    <w:rsid w:val="008E26BA"/>
    <w:rsid w:val="008E2AD2"/>
    <w:rsid w:val="008E2BF7"/>
    <w:rsid w:val="008E2CF8"/>
    <w:rsid w:val="008E2E71"/>
    <w:rsid w:val="008E3203"/>
    <w:rsid w:val="008E3231"/>
    <w:rsid w:val="008E3833"/>
    <w:rsid w:val="008E3E1B"/>
    <w:rsid w:val="008E4557"/>
    <w:rsid w:val="008E4A7C"/>
    <w:rsid w:val="008E4F37"/>
    <w:rsid w:val="008E50EE"/>
    <w:rsid w:val="008E5235"/>
    <w:rsid w:val="008E533A"/>
    <w:rsid w:val="008E57BE"/>
    <w:rsid w:val="008E590F"/>
    <w:rsid w:val="008E5E87"/>
    <w:rsid w:val="008E5F4E"/>
    <w:rsid w:val="008E60B9"/>
    <w:rsid w:val="008E61CE"/>
    <w:rsid w:val="008E62E3"/>
    <w:rsid w:val="008E64BA"/>
    <w:rsid w:val="008E64C2"/>
    <w:rsid w:val="008E64EE"/>
    <w:rsid w:val="008E69D7"/>
    <w:rsid w:val="008E6A00"/>
    <w:rsid w:val="008E6A64"/>
    <w:rsid w:val="008E6B2F"/>
    <w:rsid w:val="008E6F2A"/>
    <w:rsid w:val="008E711B"/>
    <w:rsid w:val="008E71DD"/>
    <w:rsid w:val="008E73CD"/>
    <w:rsid w:val="008E773D"/>
    <w:rsid w:val="008E78A4"/>
    <w:rsid w:val="008E7BF9"/>
    <w:rsid w:val="008F037A"/>
    <w:rsid w:val="008F0485"/>
    <w:rsid w:val="008F0971"/>
    <w:rsid w:val="008F09AC"/>
    <w:rsid w:val="008F0A05"/>
    <w:rsid w:val="008F0AC2"/>
    <w:rsid w:val="008F0B69"/>
    <w:rsid w:val="008F0DF7"/>
    <w:rsid w:val="008F105A"/>
    <w:rsid w:val="008F110C"/>
    <w:rsid w:val="008F14B3"/>
    <w:rsid w:val="008F160B"/>
    <w:rsid w:val="008F1712"/>
    <w:rsid w:val="008F1863"/>
    <w:rsid w:val="008F1BE2"/>
    <w:rsid w:val="008F1E9F"/>
    <w:rsid w:val="008F1EA9"/>
    <w:rsid w:val="008F1F8A"/>
    <w:rsid w:val="008F2003"/>
    <w:rsid w:val="008F2156"/>
    <w:rsid w:val="008F2232"/>
    <w:rsid w:val="008F2274"/>
    <w:rsid w:val="008F2374"/>
    <w:rsid w:val="008F24EA"/>
    <w:rsid w:val="008F2583"/>
    <w:rsid w:val="008F258C"/>
    <w:rsid w:val="008F25A7"/>
    <w:rsid w:val="008F25B9"/>
    <w:rsid w:val="008F26AC"/>
    <w:rsid w:val="008F26C8"/>
    <w:rsid w:val="008F2948"/>
    <w:rsid w:val="008F2EF4"/>
    <w:rsid w:val="008F3523"/>
    <w:rsid w:val="008F3708"/>
    <w:rsid w:val="008F38E2"/>
    <w:rsid w:val="008F3A99"/>
    <w:rsid w:val="008F3B34"/>
    <w:rsid w:val="008F3CDE"/>
    <w:rsid w:val="008F3DAB"/>
    <w:rsid w:val="008F3ECE"/>
    <w:rsid w:val="008F3FAD"/>
    <w:rsid w:val="008F41A2"/>
    <w:rsid w:val="008F41BF"/>
    <w:rsid w:val="008F4704"/>
    <w:rsid w:val="008F496D"/>
    <w:rsid w:val="008F4A9F"/>
    <w:rsid w:val="008F4CBA"/>
    <w:rsid w:val="008F4E97"/>
    <w:rsid w:val="008F5146"/>
    <w:rsid w:val="008F533A"/>
    <w:rsid w:val="008F5410"/>
    <w:rsid w:val="008F544B"/>
    <w:rsid w:val="008F5739"/>
    <w:rsid w:val="008F57F2"/>
    <w:rsid w:val="008F57F6"/>
    <w:rsid w:val="008F588B"/>
    <w:rsid w:val="008F5922"/>
    <w:rsid w:val="008F5A91"/>
    <w:rsid w:val="008F60B1"/>
    <w:rsid w:val="008F647F"/>
    <w:rsid w:val="008F64C2"/>
    <w:rsid w:val="008F64E4"/>
    <w:rsid w:val="008F6527"/>
    <w:rsid w:val="008F6649"/>
    <w:rsid w:val="008F674E"/>
    <w:rsid w:val="008F6AC0"/>
    <w:rsid w:val="008F6E49"/>
    <w:rsid w:val="008F711C"/>
    <w:rsid w:val="008F7A18"/>
    <w:rsid w:val="008F7B80"/>
    <w:rsid w:val="00900926"/>
    <w:rsid w:val="00900984"/>
    <w:rsid w:val="00900A33"/>
    <w:rsid w:val="00900FD4"/>
    <w:rsid w:val="00901197"/>
    <w:rsid w:val="0090137A"/>
    <w:rsid w:val="009013DA"/>
    <w:rsid w:val="00901A38"/>
    <w:rsid w:val="00901B3B"/>
    <w:rsid w:val="00901F91"/>
    <w:rsid w:val="00902430"/>
    <w:rsid w:val="00902624"/>
    <w:rsid w:val="00902672"/>
    <w:rsid w:val="00902995"/>
    <w:rsid w:val="00902A10"/>
    <w:rsid w:val="00902DD0"/>
    <w:rsid w:val="00902FA3"/>
    <w:rsid w:val="0090317D"/>
    <w:rsid w:val="00903481"/>
    <w:rsid w:val="00903842"/>
    <w:rsid w:val="00903A8B"/>
    <w:rsid w:val="00903BA7"/>
    <w:rsid w:val="00903BC5"/>
    <w:rsid w:val="009040D4"/>
    <w:rsid w:val="0090421C"/>
    <w:rsid w:val="009045BE"/>
    <w:rsid w:val="00904796"/>
    <w:rsid w:val="00904997"/>
    <w:rsid w:val="00904AE0"/>
    <w:rsid w:val="00904E4D"/>
    <w:rsid w:val="009051E2"/>
    <w:rsid w:val="0090535D"/>
    <w:rsid w:val="009053B1"/>
    <w:rsid w:val="009055EB"/>
    <w:rsid w:val="00905BE3"/>
    <w:rsid w:val="00905F47"/>
    <w:rsid w:val="009060E9"/>
    <w:rsid w:val="0090629B"/>
    <w:rsid w:val="00906574"/>
    <w:rsid w:val="009066EA"/>
    <w:rsid w:val="009068C5"/>
    <w:rsid w:val="00906902"/>
    <w:rsid w:val="00906991"/>
    <w:rsid w:val="00906BE4"/>
    <w:rsid w:val="00906CDE"/>
    <w:rsid w:val="00906DBA"/>
    <w:rsid w:val="00906DF7"/>
    <w:rsid w:val="00907281"/>
    <w:rsid w:val="009072AE"/>
    <w:rsid w:val="00907378"/>
    <w:rsid w:val="0090756C"/>
    <w:rsid w:val="00907748"/>
    <w:rsid w:val="00907AC4"/>
    <w:rsid w:val="009101A9"/>
    <w:rsid w:val="009101C8"/>
    <w:rsid w:val="00910218"/>
    <w:rsid w:val="0091022C"/>
    <w:rsid w:val="0091027F"/>
    <w:rsid w:val="0091031C"/>
    <w:rsid w:val="009105CD"/>
    <w:rsid w:val="00910C97"/>
    <w:rsid w:val="00910CB8"/>
    <w:rsid w:val="00910D4C"/>
    <w:rsid w:val="00910DD5"/>
    <w:rsid w:val="00910E32"/>
    <w:rsid w:val="00910EE1"/>
    <w:rsid w:val="009114C3"/>
    <w:rsid w:val="00911586"/>
    <w:rsid w:val="009115D3"/>
    <w:rsid w:val="00911859"/>
    <w:rsid w:val="0091195C"/>
    <w:rsid w:val="0091200F"/>
    <w:rsid w:val="009123E9"/>
    <w:rsid w:val="009123F5"/>
    <w:rsid w:val="00912458"/>
    <w:rsid w:val="0091267B"/>
    <w:rsid w:val="00912689"/>
    <w:rsid w:val="00912A44"/>
    <w:rsid w:val="00912A81"/>
    <w:rsid w:val="00912D15"/>
    <w:rsid w:val="00912DDA"/>
    <w:rsid w:val="00912E21"/>
    <w:rsid w:val="0091325B"/>
    <w:rsid w:val="009136C4"/>
    <w:rsid w:val="009139EB"/>
    <w:rsid w:val="00913B33"/>
    <w:rsid w:val="00913CEC"/>
    <w:rsid w:val="00913D3B"/>
    <w:rsid w:val="009145FC"/>
    <w:rsid w:val="009146DF"/>
    <w:rsid w:val="009149EE"/>
    <w:rsid w:val="00914C12"/>
    <w:rsid w:val="00914DC4"/>
    <w:rsid w:val="00914E27"/>
    <w:rsid w:val="00914E47"/>
    <w:rsid w:val="00914F11"/>
    <w:rsid w:val="009155E5"/>
    <w:rsid w:val="00915ABD"/>
    <w:rsid w:val="00915AFC"/>
    <w:rsid w:val="00915D3F"/>
    <w:rsid w:val="00915FBA"/>
    <w:rsid w:val="00916131"/>
    <w:rsid w:val="0091617D"/>
    <w:rsid w:val="009165F2"/>
    <w:rsid w:val="00916612"/>
    <w:rsid w:val="009167A9"/>
    <w:rsid w:val="00916932"/>
    <w:rsid w:val="00917069"/>
    <w:rsid w:val="00917096"/>
    <w:rsid w:val="00917347"/>
    <w:rsid w:val="009173C0"/>
    <w:rsid w:val="0091743B"/>
    <w:rsid w:val="0091753E"/>
    <w:rsid w:val="009175EA"/>
    <w:rsid w:val="00917762"/>
    <w:rsid w:val="00917847"/>
    <w:rsid w:val="00917AB9"/>
    <w:rsid w:val="00917BF0"/>
    <w:rsid w:val="009197B9"/>
    <w:rsid w:val="009200BC"/>
    <w:rsid w:val="0092022A"/>
    <w:rsid w:val="00920C6A"/>
    <w:rsid w:val="00920F5A"/>
    <w:rsid w:val="00920FCB"/>
    <w:rsid w:val="00921038"/>
    <w:rsid w:val="009211A1"/>
    <w:rsid w:val="0092136E"/>
    <w:rsid w:val="00921892"/>
    <w:rsid w:val="00921DC2"/>
    <w:rsid w:val="00922383"/>
    <w:rsid w:val="009223C6"/>
    <w:rsid w:val="009225AB"/>
    <w:rsid w:val="0092282F"/>
    <w:rsid w:val="00922B6D"/>
    <w:rsid w:val="00922D71"/>
    <w:rsid w:val="00923014"/>
    <w:rsid w:val="009231F6"/>
    <w:rsid w:val="009234E8"/>
    <w:rsid w:val="00923A38"/>
    <w:rsid w:val="00923B78"/>
    <w:rsid w:val="00923C0D"/>
    <w:rsid w:val="00923C4C"/>
    <w:rsid w:val="00923CB0"/>
    <w:rsid w:val="00923D17"/>
    <w:rsid w:val="00923DDB"/>
    <w:rsid w:val="00923DF0"/>
    <w:rsid w:val="0092409C"/>
    <w:rsid w:val="00924183"/>
    <w:rsid w:val="0092450A"/>
    <w:rsid w:val="0092468D"/>
    <w:rsid w:val="0092482B"/>
    <w:rsid w:val="00924AC7"/>
    <w:rsid w:val="00924C60"/>
    <w:rsid w:val="00924ED6"/>
    <w:rsid w:val="009250F3"/>
    <w:rsid w:val="009251E1"/>
    <w:rsid w:val="009252B6"/>
    <w:rsid w:val="009254CC"/>
    <w:rsid w:val="00925782"/>
    <w:rsid w:val="009257F4"/>
    <w:rsid w:val="0092588A"/>
    <w:rsid w:val="00925BB6"/>
    <w:rsid w:val="00926185"/>
    <w:rsid w:val="00926314"/>
    <w:rsid w:val="009263C3"/>
    <w:rsid w:val="00926616"/>
    <w:rsid w:val="0092665F"/>
    <w:rsid w:val="0092686F"/>
    <w:rsid w:val="00926A24"/>
    <w:rsid w:val="00926AC0"/>
    <w:rsid w:val="00926AE5"/>
    <w:rsid w:val="00926B76"/>
    <w:rsid w:val="00926CD4"/>
    <w:rsid w:val="00926F96"/>
    <w:rsid w:val="00927277"/>
    <w:rsid w:val="00927292"/>
    <w:rsid w:val="00927324"/>
    <w:rsid w:val="009276EE"/>
    <w:rsid w:val="00927973"/>
    <w:rsid w:val="00927AA7"/>
    <w:rsid w:val="00927B36"/>
    <w:rsid w:val="00927DB6"/>
    <w:rsid w:val="00927E17"/>
    <w:rsid w:val="00927EB4"/>
    <w:rsid w:val="00927F5C"/>
    <w:rsid w:val="009304F0"/>
    <w:rsid w:val="009308BC"/>
    <w:rsid w:val="009309AE"/>
    <w:rsid w:val="00930D00"/>
    <w:rsid w:val="00930F07"/>
    <w:rsid w:val="009311E0"/>
    <w:rsid w:val="00931236"/>
    <w:rsid w:val="009313F9"/>
    <w:rsid w:val="009316E9"/>
    <w:rsid w:val="00931770"/>
    <w:rsid w:val="00931BF6"/>
    <w:rsid w:val="00931CD2"/>
    <w:rsid w:val="00931F08"/>
    <w:rsid w:val="00932209"/>
    <w:rsid w:val="00932283"/>
    <w:rsid w:val="0093234B"/>
    <w:rsid w:val="00932363"/>
    <w:rsid w:val="00932964"/>
    <w:rsid w:val="00932F04"/>
    <w:rsid w:val="0093320D"/>
    <w:rsid w:val="0093368F"/>
    <w:rsid w:val="009338B2"/>
    <w:rsid w:val="00933C2F"/>
    <w:rsid w:val="00933E64"/>
    <w:rsid w:val="00933FEC"/>
    <w:rsid w:val="00934AD9"/>
    <w:rsid w:val="00934D88"/>
    <w:rsid w:val="00934F7E"/>
    <w:rsid w:val="0093521F"/>
    <w:rsid w:val="009358AF"/>
    <w:rsid w:val="00935F08"/>
    <w:rsid w:val="00936068"/>
    <w:rsid w:val="00936300"/>
    <w:rsid w:val="00936792"/>
    <w:rsid w:val="009369A4"/>
    <w:rsid w:val="00936A5F"/>
    <w:rsid w:val="00936AEC"/>
    <w:rsid w:val="00936DD5"/>
    <w:rsid w:val="00937877"/>
    <w:rsid w:val="00937F14"/>
    <w:rsid w:val="0094012F"/>
    <w:rsid w:val="0094021A"/>
    <w:rsid w:val="009402CF"/>
    <w:rsid w:val="00940691"/>
    <w:rsid w:val="00940988"/>
    <w:rsid w:val="00940D07"/>
    <w:rsid w:val="00940D1E"/>
    <w:rsid w:val="00940EE6"/>
    <w:rsid w:val="00941090"/>
    <w:rsid w:val="00941ECA"/>
    <w:rsid w:val="0094206D"/>
    <w:rsid w:val="009420A9"/>
    <w:rsid w:val="009421F8"/>
    <w:rsid w:val="00942487"/>
    <w:rsid w:val="00942863"/>
    <w:rsid w:val="00942A25"/>
    <w:rsid w:val="00942A72"/>
    <w:rsid w:val="0094302E"/>
    <w:rsid w:val="009435AB"/>
    <w:rsid w:val="00943D16"/>
    <w:rsid w:val="00943E21"/>
    <w:rsid w:val="00944074"/>
    <w:rsid w:val="00944207"/>
    <w:rsid w:val="00944765"/>
    <w:rsid w:val="00944D11"/>
    <w:rsid w:val="00944FED"/>
    <w:rsid w:val="009450EC"/>
    <w:rsid w:val="00945119"/>
    <w:rsid w:val="00945394"/>
    <w:rsid w:val="00945485"/>
    <w:rsid w:val="00945778"/>
    <w:rsid w:val="00945E2A"/>
    <w:rsid w:val="009466D3"/>
    <w:rsid w:val="00946907"/>
    <w:rsid w:val="00946BC3"/>
    <w:rsid w:val="00946C10"/>
    <w:rsid w:val="00946C6E"/>
    <w:rsid w:val="00946CD8"/>
    <w:rsid w:val="0094717F"/>
    <w:rsid w:val="009472DF"/>
    <w:rsid w:val="00947A44"/>
    <w:rsid w:val="00947A61"/>
    <w:rsid w:val="00947C5F"/>
    <w:rsid w:val="00947D31"/>
    <w:rsid w:val="00947D75"/>
    <w:rsid w:val="00947DE2"/>
    <w:rsid w:val="00947E36"/>
    <w:rsid w:val="00947EBA"/>
    <w:rsid w:val="00947FC8"/>
    <w:rsid w:val="009500CA"/>
    <w:rsid w:val="00950104"/>
    <w:rsid w:val="009505EE"/>
    <w:rsid w:val="0095062C"/>
    <w:rsid w:val="0095077C"/>
    <w:rsid w:val="009509F7"/>
    <w:rsid w:val="00950B50"/>
    <w:rsid w:val="00950BEF"/>
    <w:rsid w:val="00951454"/>
    <w:rsid w:val="0095171E"/>
    <w:rsid w:val="009517CC"/>
    <w:rsid w:val="009518C3"/>
    <w:rsid w:val="00951A30"/>
    <w:rsid w:val="00951A7F"/>
    <w:rsid w:val="00951AB2"/>
    <w:rsid w:val="00951DE3"/>
    <w:rsid w:val="00951EE0"/>
    <w:rsid w:val="0095273D"/>
    <w:rsid w:val="00952966"/>
    <w:rsid w:val="00952A50"/>
    <w:rsid w:val="00952A9A"/>
    <w:rsid w:val="00952BA7"/>
    <w:rsid w:val="00953181"/>
    <w:rsid w:val="0095327D"/>
    <w:rsid w:val="00953378"/>
    <w:rsid w:val="00953687"/>
    <w:rsid w:val="009538AE"/>
    <w:rsid w:val="00953C1E"/>
    <w:rsid w:val="009540AE"/>
    <w:rsid w:val="0095413C"/>
    <w:rsid w:val="009543C7"/>
    <w:rsid w:val="0095470C"/>
    <w:rsid w:val="00954855"/>
    <w:rsid w:val="0095496F"/>
    <w:rsid w:val="00954A3B"/>
    <w:rsid w:val="00954B03"/>
    <w:rsid w:val="00954CA7"/>
    <w:rsid w:val="00954F17"/>
    <w:rsid w:val="009550F2"/>
    <w:rsid w:val="00955116"/>
    <w:rsid w:val="0095531B"/>
    <w:rsid w:val="00955350"/>
    <w:rsid w:val="00955597"/>
    <w:rsid w:val="009557C4"/>
    <w:rsid w:val="00955AED"/>
    <w:rsid w:val="00955D76"/>
    <w:rsid w:val="00955D8D"/>
    <w:rsid w:val="00955EC6"/>
    <w:rsid w:val="00955F2B"/>
    <w:rsid w:val="00956052"/>
    <w:rsid w:val="009561A0"/>
    <w:rsid w:val="009562BE"/>
    <w:rsid w:val="009562E4"/>
    <w:rsid w:val="00956304"/>
    <w:rsid w:val="00956511"/>
    <w:rsid w:val="009567BC"/>
    <w:rsid w:val="00956A24"/>
    <w:rsid w:val="0095709C"/>
    <w:rsid w:val="009570DF"/>
    <w:rsid w:val="00957913"/>
    <w:rsid w:val="009579CC"/>
    <w:rsid w:val="00957A55"/>
    <w:rsid w:val="009609A2"/>
    <w:rsid w:val="00960A7A"/>
    <w:rsid w:val="00960BBC"/>
    <w:rsid w:val="00960E9C"/>
    <w:rsid w:val="009615D4"/>
    <w:rsid w:val="00961738"/>
    <w:rsid w:val="00961873"/>
    <w:rsid w:val="00961B75"/>
    <w:rsid w:val="00961C11"/>
    <w:rsid w:val="00961F5B"/>
    <w:rsid w:val="009620D2"/>
    <w:rsid w:val="009620D8"/>
    <w:rsid w:val="00962412"/>
    <w:rsid w:val="009625A4"/>
    <w:rsid w:val="00962C4B"/>
    <w:rsid w:val="00963547"/>
    <w:rsid w:val="0096386A"/>
    <w:rsid w:val="00963EA8"/>
    <w:rsid w:val="00964027"/>
    <w:rsid w:val="009641B1"/>
    <w:rsid w:val="00964230"/>
    <w:rsid w:val="009643B6"/>
    <w:rsid w:val="00964852"/>
    <w:rsid w:val="00964B1B"/>
    <w:rsid w:val="00964C41"/>
    <w:rsid w:val="0096558D"/>
    <w:rsid w:val="009655D7"/>
    <w:rsid w:val="00965644"/>
    <w:rsid w:val="0096599E"/>
    <w:rsid w:val="0096601E"/>
    <w:rsid w:val="009660B3"/>
    <w:rsid w:val="00966136"/>
    <w:rsid w:val="0096622E"/>
    <w:rsid w:val="00966476"/>
    <w:rsid w:val="0096658E"/>
    <w:rsid w:val="009665DC"/>
    <w:rsid w:val="0096669A"/>
    <w:rsid w:val="009666B1"/>
    <w:rsid w:val="009667B5"/>
    <w:rsid w:val="00966DC6"/>
    <w:rsid w:val="00966ED9"/>
    <w:rsid w:val="0096747A"/>
    <w:rsid w:val="0096772B"/>
    <w:rsid w:val="009677AB"/>
    <w:rsid w:val="009679AE"/>
    <w:rsid w:val="00967ADE"/>
    <w:rsid w:val="00970027"/>
    <w:rsid w:val="009700A0"/>
    <w:rsid w:val="009702E0"/>
    <w:rsid w:val="0097039B"/>
    <w:rsid w:val="00970795"/>
    <w:rsid w:val="00970864"/>
    <w:rsid w:val="0097091F"/>
    <w:rsid w:val="00970F63"/>
    <w:rsid w:val="00971360"/>
    <w:rsid w:val="00971492"/>
    <w:rsid w:val="00971617"/>
    <w:rsid w:val="00971994"/>
    <w:rsid w:val="009719AE"/>
    <w:rsid w:val="00971B0E"/>
    <w:rsid w:val="00971F24"/>
    <w:rsid w:val="00972117"/>
    <w:rsid w:val="00972232"/>
    <w:rsid w:val="009723D4"/>
    <w:rsid w:val="0097241B"/>
    <w:rsid w:val="0097250C"/>
    <w:rsid w:val="00972603"/>
    <w:rsid w:val="009727CD"/>
    <w:rsid w:val="0097294E"/>
    <w:rsid w:val="00972C35"/>
    <w:rsid w:val="00972C63"/>
    <w:rsid w:val="00972FA2"/>
    <w:rsid w:val="00973188"/>
    <w:rsid w:val="009731FE"/>
    <w:rsid w:val="0097322D"/>
    <w:rsid w:val="00973312"/>
    <w:rsid w:val="009733D2"/>
    <w:rsid w:val="00973563"/>
    <w:rsid w:val="00973739"/>
    <w:rsid w:val="00973969"/>
    <w:rsid w:val="00973ABF"/>
    <w:rsid w:val="00973CAC"/>
    <w:rsid w:val="00973FDD"/>
    <w:rsid w:val="00974318"/>
    <w:rsid w:val="00974387"/>
    <w:rsid w:val="009743D8"/>
    <w:rsid w:val="00974677"/>
    <w:rsid w:val="00974989"/>
    <w:rsid w:val="00974D55"/>
    <w:rsid w:val="00974F70"/>
    <w:rsid w:val="00974FA3"/>
    <w:rsid w:val="0097502C"/>
    <w:rsid w:val="009759E6"/>
    <w:rsid w:val="00975B1F"/>
    <w:rsid w:val="00975EAD"/>
    <w:rsid w:val="00975F82"/>
    <w:rsid w:val="009764F4"/>
    <w:rsid w:val="009768ED"/>
    <w:rsid w:val="00976B65"/>
    <w:rsid w:val="00976DF6"/>
    <w:rsid w:val="009770DC"/>
    <w:rsid w:val="009775DC"/>
    <w:rsid w:val="00977CA7"/>
    <w:rsid w:val="00977ED1"/>
    <w:rsid w:val="00977F8F"/>
    <w:rsid w:val="00980194"/>
    <w:rsid w:val="00980A65"/>
    <w:rsid w:val="00980B03"/>
    <w:rsid w:val="00980C2A"/>
    <w:rsid w:val="00980CC9"/>
    <w:rsid w:val="00980D93"/>
    <w:rsid w:val="00980EC7"/>
    <w:rsid w:val="009811D9"/>
    <w:rsid w:val="009813C4"/>
    <w:rsid w:val="00981590"/>
    <w:rsid w:val="00981625"/>
    <w:rsid w:val="009819CA"/>
    <w:rsid w:val="00981B0C"/>
    <w:rsid w:val="00982581"/>
    <w:rsid w:val="00982BF6"/>
    <w:rsid w:val="00982E16"/>
    <w:rsid w:val="00983064"/>
    <w:rsid w:val="009830CC"/>
    <w:rsid w:val="00983761"/>
    <w:rsid w:val="0098378E"/>
    <w:rsid w:val="009837A7"/>
    <w:rsid w:val="00983E2D"/>
    <w:rsid w:val="00983F88"/>
    <w:rsid w:val="00984188"/>
    <w:rsid w:val="009841C8"/>
    <w:rsid w:val="0098433C"/>
    <w:rsid w:val="00984466"/>
    <w:rsid w:val="00984835"/>
    <w:rsid w:val="00984C29"/>
    <w:rsid w:val="00984E04"/>
    <w:rsid w:val="00984EBC"/>
    <w:rsid w:val="00984F06"/>
    <w:rsid w:val="00985081"/>
    <w:rsid w:val="0098531E"/>
    <w:rsid w:val="009856FE"/>
    <w:rsid w:val="009858D0"/>
    <w:rsid w:val="00985C3E"/>
    <w:rsid w:val="00985C93"/>
    <w:rsid w:val="00985F44"/>
    <w:rsid w:val="00985F9D"/>
    <w:rsid w:val="00986209"/>
    <w:rsid w:val="00986210"/>
    <w:rsid w:val="00986220"/>
    <w:rsid w:val="009864B2"/>
    <w:rsid w:val="00986570"/>
    <w:rsid w:val="00986830"/>
    <w:rsid w:val="0098698E"/>
    <w:rsid w:val="00986B3F"/>
    <w:rsid w:val="00986E44"/>
    <w:rsid w:val="00987296"/>
    <w:rsid w:val="00987390"/>
    <w:rsid w:val="009873CB"/>
    <w:rsid w:val="009875CF"/>
    <w:rsid w:val="00987A7B"/>
    <w:rsid w:val="00990304"/>
    <w:rsid w:val="009903B4"/>
    <w:rsid w:val="009906A6"/>
    <w:rsid w:val="009907A4"/>
    <w:rsid w:val="0099081F"/>
    <w:rsid w:val="0099092A"/>
    <w:rsid w:val="0099097F"/>
    <w:rsid w:val="00990A48"/>
    <w:rsid w:val="00990C2D"/>
    <w:rsid w:val="00990CD1"/>
    <w:rsid w:val="00990FD9"/>
    <w:rsid w:val="0099132B"/>
    <w:rsid w:val="009918D4"/>
    <w:rsid w:val="00991E55"/>
    <w:rsid w:val="00991E92"/>
    <w:rsid w:val="00991ED3"/>
    <w:rsid w:val="0099200F"/>
    <w:rsid w:val="00992E3E"/>
    <w:rsid w:val="00992EC0"/>
    <w:rsid w:val="00993345"/>
    <w:rsid w:val="009933A4"/>
    <w:rsid w:val="00993438"/>
    <w:rsid w:val="009936E1"/>
    <w:rsid w:val="00993728"/>
    <w:rsid w:val="0099391A"/>
    <w:rsid w:val="0099439A"/>
    <w:rsid w:val="00994490"/>
    <w:rsid w:val="0099461F"/>
    <w:rsid w:val="0099468D"/>
    <w:rsid w:val="00994BEE"/>
    <w:rsid w:val="00994ED2"/>
    <w:rsid w:val="00994F67"/>
    <w:rsid w:val="00995072"/>
    <w:rsid w:val="00995198"/>
    <w:rsid w:val="0099529F"/>
    <w:rsid w:val="00995372"/>
    <w:rsid w:val="00995589"/>
    <w:rsid w:val="00995639"/>
    <w:rsid w:val="009957F6"/>
    <w:rsid w:val="00995910"/>
    <w:rsid w:val="00995AA1"/>
    <w:rsid w:val="00995B4D"/>
    <w:rsid w:val="0099601B"/>
    <w:rsid w:val="00996383"/>
    <w:rsid w:val="00996757"/>
    <w:rsid w:val="00996843"/>
    <w:rsid w:val="00996A54"/>
    <w:rsid w:val="00996A7C"/>
    <w:rsid w:val="00996B42"/>
    <w:rsid w:val="00996C27"/>
    <w:rsid w:val="00996E78"/>
    <w:rsid w:val="00996FD3"/>
    <w:rsid w:val="00997241"/>
    <w:rsid w:val="009972BB"/>
    <w:rsid w:val="0099734B"/>
    <w:rsid w:val="009973B2"/>
    <w:rsid w:val="009975F1"/>
    <w:rsid w:val="009976B9"/>
    <w:rsid w:val="009977F5"/>
    <w:rsid w:val="0099784F"/>
    <w:rsid w:val="00997BB4"/>
    <w:rsid w:val="00997D5D"/>
    <w:rsid w:val="00997D94"/>
    <w:rsid w:val="00997DD6"/>
    <w:rsid w:val="00997E22"/>
    <w:rsid w:val="00997F9C"/>
    <w:rsid w:val="00997FEA"/>
    <w:rsid w:val="009A0173"/>
    <w:rsid w:val="009A01E0"/>
    <w:rsid w:val="009A032C"/>
    <w:rsid w:val="009A0443"/>
    <w:rsid w:val="009A0660"/>
    <w:rsid w:val="009A0810"/>
    <w:rsid w:val="009A0918"/>
    <w:rsid w:val="009A0B03"/>
    <w:rsid w:val="009A0B5F"/>
    <w:rsid w:val="009A0E40"/>
    <w:rsid w:val="009A13BE"/>
    <w:rsid w:val="009A19A3"/>
    <w:rsid w:val="009A1ACF"/>
    <w:rsid w:val="009A1B06"/>
    <w:rsid w:val="009A1C57"/>
    <w:rsid w:val="009A1D86"/>
    <w:rsid w:val="009A1DB7"/>
    <w:rsid w:val="009A1E08"/>
    <w:rsid w:val="009A2291"/>
    <w:rsid w:val="009A22FA"/>
    <w:rsid w:val="009A2430"/>
    <w:rsid w:val="009A28E9"/>
    <w:rsid w:val="009A2A67"/>
    <w:rsid w:val="009A2BB3"/>
    <w:rsid w:val="009A2F17"/>
    <w:rsid w:val="009A302A"/>
    <w:rsid w:val="009A3417"/>
    <w:rsid w:val="009A350B"/>
    <w:rsid w:val="009A3626"/>
    <w:rsid w:val="009A3A71"/>
    <w:rsid w:val="009A3AF3"/>
    <w:rsid w:val="009A3B99"/>
    <w:rsid w:val="009A3C6A"/>
    <w:rsid w:val="009A3E23"/>
    <w:rsid w:val="009A402A"/>
    <w:rsid w:val="009A48A2"/>
    <w:rsid w:val="009A48C4"/>
    <w:rsid w:val="009A4985"/>
    <w:rsid w:val="009A4D78"/>
    <w:rsid w:val="009A4EE4"/>
    <w:rsid w:val="009A52BF"/>
    <w:rsid w:val="009A52DF"/>
    <w:rsid w:val="009A5BCB"/>
    <w:rsid w:val="009A5EF8"/>
    <w:rsid w:val="009A601C"/>
    <w:rsid w:val="009A61E2"/>
    <w:rsid w:val="009A6506"/>
    <w:rsid w:val="009A6BC5"/>
    <w:rsid w:val="009A6C02"/>
    <w:rsid w:val="009A6E23"/>
    <w:rsid w:val="009A6FEF"/>
    <w:rsid w:val="009A70A4"/>
    <w:rsid w:val="009A75CB"/>
    <w:rsid w:val="009A76F4"/>
    <w:rsid w:val="009A7AF2"/>
    <w:rsid w:val="009A7BCA"/>
    <w:rsid w:val="009A7C07"/>
    <w:rsid w:val="009A7CA1"/>
    <w:rsid w:val="009A7FFA"/>
    <w:rsid w:val="009B0344"/>
    <w:rsid w:val="009B0788"/>
    <w:rsid w:val="009B0974"/>
    <w:rsid w:val="009B0B54"/>
    <w:rsid w:val="009B134C"/>
    <w:rsid w:val="009B13CD"/>
    <w:rsid w:val="009B158F"/>
    <w:rsid w:val="009B1B36"/>
    <w:rsid w:val="009B1F82"/>
    <w:rsid w:val="009B2136"/>
    <w:rsid w:val="009B27A4"/>
    <w:rsid w:val="009B2824"/>
    <w:rsid w:val="009B28D8"/>
    <w:rsid w:val="009B2A2A"/>
    <w:rsid w:val="009B2A84"/>
    <w:rsid w:val="009B2A8F"/>
    <w:rsid w:val="009B2BD6"/>
    <w:rsid w:val="009B2D58"/>
    <w:rsid w:val="009B3449"/>
    <w:rsid w:val="009B3453"/>
    <w:rsid w:val="009B3481"/>
    <w:rsid w:val="009B358A"/>
    <w:rsid w:val="009B3B82"/>
    <w:rsid w:val="009B41B0"/>
    <w:rsid w:val="009B428D"/>
    <w:rsid w:val="009B471F"/>
    <w:rsid w:val="009B492D"/>
    <w:rsid w:val="009B4DA8"/>
    <w:rsid w:val="009B5288"/>
    <w:rsid w:val="009B53DA"/>
    <w:rsid w:val="009B5495"/>
    <w:rsid w:val="009B5612"/>
    <w:rsid w:val="009B56B3"/>
    <w:rsid w:val="009B5725"/>
    <w:rsid w:val="009B5814"/>
    <w:rsid w:val="009B5869"/>
    <w:rsid w:val="009B5AEC"/>
    <w:rsid w:val="009B5ECB"/>
    <w:rsid w:val="009B5F67"/>
    <w:rsid w:val="009B6080"/>
    <w:rsid w:val="009B6309"/>
    <w:rsid w:val="009B6318"/>
    <w:rsid w:val="009B6688"/>
    <w:rsid w:val="009B6C04"/>
    <w:rsid w:val="009B6D40"/>
    <w:rsid w:val="009B6E8B"/>
    <w:rsid w:val="009B6EB2"/>
    <w:rsid w:val="009B7077"/>
    <w:rsid w:val="009B772F"/>
    <w:rsid w:val="009B789B"/>
    <w:rsid w:val="009B78B8"/>
    <w:rsid w:val="009B7B89"/>
    <w:rsid w:val="009B7E7A"/>
    <w:rsid w:val="009C0637"/>
    <w:rsid w:val="009C08EA"/>
    <w:rsid w:val="009C0ACF"/>
    <w:rsid w:val="009C0CBD"/>
    <w:rsid w:val="009C0F2C"/>
    <w:rsid w:val="009C1A37"/>
    <w:rsid w:val="009C1BBA"/>
    <w:rsid w:val="009C1C33"/>
    <w:rsid w:val="009C1F18"/>
    <w:rsid w:val="009C1FA1"/>
    <w:rsid w:val="009C238E"/>
    <w:rsid w:val="009C24C8"/>
    <w:rsid w:val="009C2549"/>
    <w:rsid w:val="009C269B"/>
    <w:rsid w:val="009C26CC"/>
    <w:rsid w:val="009C27CD"/>
    <w:rsid w:val="009C2B09"/>
    <w:rsid w:val="009C32B5"/>
    <w:rsid w:val="009C33F1"/>
    <w:rsid w:val="009C34B4"/>
    <w:rsid w:val="009C35F3"/>
    <w:rsid w:val="009C3652"/>
    <w:rsid w:val="009C38BE"/>
    <w:rsid w:val="009C3A24"/>
    <w:rsid w:val="009C3BB2"/>
    <w:rsid w:val="009C4124"/>
    <w:rsid w:val="009C4257"/>
    <w:rsid w:val="009C4671"/>
    <w:rsid w:val="009C48AE"/>
    <w:rsid w:val="009C4A04"/>
    <w:rsid w:val="009C4CA4"/>
    <w:rsid w:val="009C4D49"/>
    <w:rsid w:val="009C5085"/>
    <w:rsid w:val="009C50AB"/>
    <w:rsid w:val="009C50AD"/>
    <w:rsid w:val="009C539F"/>
    <w:rsid w:val="009C5442"/>
    <w:rsid w:val="009C56CA"/>
    <w:rsid w:val="009C57A6"/>
    <w:rsid w:val="009C5D3C"/>
    <w:rsid w:val="009C5E76"/>
    <w:rsid w:val="009C60CA"/>
    <w:rsid w:val="009C6780"/>
    <w:rsid w:val="009C68AB"/>
    <w:rsid w:val="009C69A0"/>
    <w:rsid w:val="009C6CCA"/>
    <w:rsid w:val="009C6CFB"/>
    <w:rsid w:val="009C7154"/>
    <w:rsid w:val="009C71E3"/>
    <w:rsid w:val="009C7745"/>
    <w:rsid w:val="009C7A2C"/>
    <w:rsid w:val="009C7DC0"/>
    <w:rsid w:val="009D0099"/>
    <w:rsid w:val="009D0107"/>
    <w:rsid w:val="009D0196"/>
    <w:rsid w:val="009D0348"/>
    <w:rsid w:val="009D0434"/>
    <w:rsid w:val="009D050D"/>
    <w:rsid w:val="009D056E"/>
    <w:rsid w:val="009D062B"/>
    <w:rsid w:val="009D09C4"/>
    <w:rsid w:val="009D0A81"/>
    <w:rsid w:val="009D0A91"/>
    <w:rsid w:val="009D1261"/>
    <w:rsid w:val="009D126F"/>
    <w:rsid w:val="009D1292"/>
    <w:rsid w:val="009D1C83"/>
    <w:rsid w:val="009D1CC3"/>
    <w:rsid w:val="009D1E7F"/>
    <w:rsid w:val="009D1F18"/>
    <w:rsid w:val="009D22E9"/>
    <w:rsid w:val="009D24F5"/>
    <w:rsid w:val="009D2547"/>
    <w:rsid w:val="009D29C7"/>
    <w:rsid w:val="009D2AEA"/>
    <w:rsid w:val="009D2B76"/>
    <w:rsid w:val="009D2C8F"/>
    <w:rsid w:val="009D2F9D"/>
    <w:rsid w:val="009D3075"/>
    <w:rsid w:val="009D3083"/>
    <w:rsid w:val="009D39C9"/>
    <w:rsid w:val="009D3D3C"/>
    <w:rsid w:val="009D4296"/>
    <w:rsid w:val="009D47D6"/>
    <w:rsid w:val="009D4871"/>
    <w:rsid w:val="009D488F"/>
    <w:rsid w:val="009D4AAB"/>
    <w:rsid w:val="009D5063"/>
    <w:rsid w:val="009D5248"/>
    <w:rsid w:val="009D55A0"/>
    <w:rsid w:val="009D5839"/>
    <w:rsid w:val="009D584A"/>
    <w:rsid w:val="009D59F5"/>
    <w:rsid w:val="009D5A86"/>
    <w:rsid w:val="009D5AFD"/>
    <w:rsid w:val="009D5BE6"/>
    <w:rsid w:val="009D5CBB"/>
    <w:rsid w:val="009D5CCE"/>
    <w:rsid w:val="009D5FBE"/>
    <w:rsid w:val="009D6288"/>
    <w:rsid w:val="009D6465"/>
    <w:rsid w:val="009D68CD"/>
    <w:rsid w:val="009D6ACB"/>
    <w:rsid w:val="009D6CEC"/>
    <w:rsid w:val="009D7076"/>
    <w:rsid w:val="009D715F"/>
    <w:rsid w:val="009D745A"/>
    <w:rsid w:val="009D7502"/>
    <w:rsid w:val="009D7722"/>
    <w:rsid w:val="009D7B02"/>
    <w:rsid w:val="009E0056"/>
    <w:rsid w:val="009E034A"/>
    <w:rsid w:val="009E042A"/>
    <w:rsid w:val="009E04BA"/>
    <w:rsid w:val="009E05D3"/>
    <w:rsid w:val="009E0712"/>
    <w:rsid w:val="009E0979"/>
    <w:rsid w:val="009E0A69"/>
    <w:rsid w:val="009E0B41"/>
    <w:rsid w:val="009E0B7E"/>
    <w:rsid w:val="009E0C30"/>
    <w:rsid w:val="009E0F06"/>
    <w:rsid w:val="009E1307"/>
    <w:rsid w:val="009E1440"/>
    <w:rsid w:val="009E1663"/>
    <w:rsid w:val="009E167E"/>
    <w:rsid w:val="009E1A7E"/>
    <w:rsid w:val="009E1D74"/>
    <w:rsid w:val="009E1D92"/>
    <w:rsid w:val="009E1F17"/>
    <w:rsid w:val="009E1F2E"/>
    <w:rsid w:val="009E2240"/>
    <w:rsid w:val="009E25E3"/>
    <w:rsid w:val="009E29BF"/>
    <w:rsid w:val="009E2B92"/>
    <w:rsid w:val="009E2C30"/>
    <w:rsid w:val="009E2C39"/>
    <w:rsid w:val="009E2C58"/>
    <w:rsid w:val="009E2CE4"/>
    <w:rsid w:val="009E2F34"/>
    <w:rsid w:val="009E33DA"/>
    <w:rsid w:val="009E347F"/>
    <w:rsid w:val="009E3569"/>
    <w:rsid w:val="009E35A2"/>
    <w:rsid w:val="009E3891"/>
    <w:rsid w:val="009E3C09"/>
    <w:rsid w:val="009E4084"/>
    <w:rsid w:val="009E457D"/>
    <w:rsid w:val="009E46F4"/>
    <w:rsid w:val="009E476B"/>
    <w:rsid w:val="009E4946"/>
    <w:rsid w:val="009E4F41"/>
    <w:rsid w:val="009E5112"/>
    <w:rsid w:val="009E63A8"/>
    <w:rsid w:val="009E63DA"/>
    <w:rsid w:val="009E6544"/>
    <w:rsid w:val="009E6599"/>
    <w:rsid w:val="009E67E9"/>
    <w:rsid w:val="009E6D93"/>
    <w:rsid w:val="009E7273"/>
    <w:rsid w:val="009E7578"/>
    <w:rsid w:val="009E79D5"/>
    <w:rsid w:val="009E7C03"/>
    <w:rsid w:val="009E7C92"/>
    <w:rsid w:val="009E7EC3"/>
    <w:rsid w:val="009E7FED"/>
    <w:rsid w:val="009F0121"/>
    <w:rsid w:val="009F0188"/>
    <w:rsid w:val="009F01DB"/>
    <w:rsid w:val="009F042E"/>
    <w:rsid w:val="009F0627"/>
    <w:rsid w:val="009F0878"/>
    <w:rsid w:val="009F0BD3"/>
    <w:rsid w:val="009F118C"/>
    <w:rsid w:val="009F144A"/>
    <w:rsid w:val="009F144D"/>
    <w:rsid w:val="009F2283"/>
    <w:rsid w:val="009F23CB"/>
    <w:rsid w:val="009F2809"/>
    <w:rsid w:val="009F29FB"/>
    <w:rsid w:val="009F2AF6"/>
    <w:rsid w:val="009F3829"/>
    <w:rsid w:val="009F3B1D"/>
    <w:rsid w:val="009F3D33"/>
    <w:rsid w:val="009F3EDB"/>
    <w:rsid w:val="009F3FE1"/>
    <w:rsid w:val="009F416F"/>
    <w:rsid w:val="009F426A"/>
    <w:rsid w:val="009F456B"/>
    <w:rsid w:val="009F4719"/>
    <w:rsid w:val="009F531A"/>
    <w:rsid w:val="009F5399"/>
    <w:rsid w:val="009F55F5"/>
    <w:rsid w:val="009F57D9"/>
    <w:rsid w:val="009F5A98"/>
    <w:rsid w:val="009F5AFD"/>
    <w:rsid w:val="009F5D92"/>
    <w:rsid w:val="009F6453"/>
    <w:rsid w:val="009F6468"/>
    <w:rsid w:val="009F68A3"/>
    <w:rsid w:val="009F6D3C"/>
    <w:rsid w:val="009F6DB6"/>
    <w:rsid w:val="009F6F85"/>
    <w:rsid w:val="009F70DA"/>
    <w:rsid w:val="009F7254"/>
    <w:rsid w:val="009F764A"/>
    <w:rsid w:val="009F7654"/>
    <w:rsid w:val="009F781B"/>
    <w:rsid w:val="009F79ED"/>
    <w:rsid w:val="009F7CB0"/>
    <w:rsid w:val="00A0066B"/>
    <w:rsid w:val="00A008B7"/>
    <w:rsid w:val="00A00D07"/>
    <w:rsid w:val="00A00D2B"/>
    <w:rsid w:val="00A01261"/>
    <w:rsid w:val="00A012AF"/>
    <w:rsid w:val="00A014D5"/>
    <w:rsid w:val="00A01999"/>
    <w:rsid w:val="00A01BA8"/>
    <w:rsid w:val="00A01DEE"/>
    <w:rsid w:val="00A024DA"/>
    <w:rsid w:val="00A0263F"/>
    <w:rsid w:val="00A028C3"/>
    <w:rsid w:val="00A028F0"/>
    <w:rsid w:val="00A02A5F"/>
    <w:rsid w:val="00A02BC0"/>
    <w:rsid w:val="00A02CEA"/>
    <w:rsid w:val="00A031EF"/>
    <w:rsid w:val="00A031FA"/>
    <w:rsid w:val="00A0341C"/>
    <w:rsid w:val="00A034A8"/>
    <w:rsid w:val="00A0384E"/>
    <w:rsid w:val="00A038C0"/>
    <w:rsid w:val="00A03AB0"/>
    <w:rsid w:val="00A03C94"/>
    <w:rsid w:val="00A03E5B"/>
    <w:rsid w:val="00A03F66"/>
    <w:rsid w:val="00A0424B"/>
    <w:rsid w:val="00A044B4"/>
    <w:rsid w:val="00A044FC"/>
    <w:rsid w:val="00A04824"/>
    <w:rsid w:val="00A04869"/>
    <w:rsid w:val="00A04A9B"/>
    <w:rsid w:val="00A0501E"/>
    <w:rsid w:val="00A05031"/>
    <w:rsid w:val="00A05406"/>
    <w:rsid w:val="00A057CC"/>
    <w:rsid w:val="00A058E7"/>
    <w:rsid w:val="00A0592C"/>
    <w:rsid w:val="00A05C14"/>
    <w:rsid w:val="00A05F4C"/>
    <w:rsid w:val="00A06336"/>
    <w:rsid w:val="00A06402"/>
    <w:rsid w:val="00A0685C"/>
    <w:rsid w:val="00A068F5"/>
    <w:rsid w:val="00A06925"/>
    <w:rsid w:val="00A06C64"/>
    <w:rsid w:val="00A06E88"/>
    <w:rsid w:val="00A07050"/>
    <w:rsid w:val="00A070F7"/>
    <w:rsid w:val="00A072CC"/>
    <w:rsid w:val="00A072F4"/>
    <w:rsid w:val="00A07593"/>
    <w:rsid w:val="00A0766D"/>
    <w:rsid w:val="00A07899"/>
    <w:rsid w:val="00A07EFC"/>
    <w:rsid w:val="00A1022D"/>
    <w:rsid w:val="00A10298"/>
    <w:rsid w:val="00A102A6"/>
    <w:rsid w:val="00A10375"/>
    <w:rsid w:val="00A105F5"/>
    <w:rsid w:val="00A109BC"/>
    <w:rsid w:val="00A10F37"/>
    <w:rsid w:val="00A10F91"/>
    <w:rsid w:val="00A11080"/>
    <w:rsid w:val="00A11583"/>
    <w:rsid w:val="00A11749"/>
    <w:rsid w:val="00A11CEB"/>
    <w:rsid w:val="00A11D8C"/>
    <w:rsid w:val="00A1204D"/>
    <w:rsid w:val="00A1223B"/>
    <w:rsid w:val="00A126FE"/>
    <w:rsid w:val="00A127BA"/>
    <w:rsid w:val="00A128FF"/>
    <w:rsid w:val="00A12B2C"/>
    <w:rsid w:val="00A12DD8"/>
    <w:rsid w:val="00A1312E"/>
    <w:rsid w:val="00A1312F"/>
    <w:rsid w:val="00A1318E"/>
    <w:rsid w:val="00A13664"/>
    <w:rsid w:val="00A13813"/>
    <w:rsid w:val="00A13937"/>
    <w:rsid w:val="00A13B56"/>
    <w:rsid w:val="00A13D73"/>
    <w:rsid w:val="00A13E77"/>
    <w:rsid w:val="00A13E8E"/>
    <w:rsid w:val="00A143EE"/>
    <w:rsid w:val="00A144B5"/>
    <w:rsid w:val="00A144C1"/>
    <w:rsid w:val="00A14AA2"/>
    <w:rsid w:val="00A14C04"/>
    <w:rsid w:val="00A14CD5"/>
    <w:rsid w:val="00A14D8B"/>
    <w:rsid w:val="00A14DCE"/>
    <w:rsid w:val="00A14E51"/>
    <w:rsid w:val="00A15078"/>
    <w:rsid w:val="00A151DF"/>
    <w:rsid w:val="00A1536D"/>
    <w:rsid w:val="00A155A5"/>
    <w:rsid w:val="00A15778"/>
    <w:rsid w:val="00A157BE"/>
    <w:rsid w:val="00A15A53"/>
    <w:rsid w:val="00A15CCA"/>
    <w:rsid w:val="00A15DD0"/>
    <w:rsid w:val="00A15FFE"/>
    <w:rsid w:val="00A1660B"/>
    <w:rsid w:val="00A16650"/>
    <w:rsid w:val="00A1696B"/>
    <w:rsid w:val="00A1697E"/>
    <w:rsid w:val="00A169DC"/>
    <w:rsid w:val="00A16E02"/>
    <w:rsid w:val="00A16F3D"/>
    <w:rsid w:val="00A170EA"/>
    <w:rsid w:val="00A1721B"/>
    <w:rsid w:val="00A17518"/>
    <w:rsid w:val="00A17745"/>
    <w:rsid w:val="00A17A8E"/>
    <w:rsid w:val="00A17BD3"/>
    <w:rsid w:val="00A2191B"/>
    <w:rsid w:val="00A21AA8"/>
    <w:rsid w:val="00A21B5A"/>
    <w:rsid w:val="00A21BA7"/>
    <w:rsid w:val="00A21CAA"/>
    <w:rsid w:val="00A21E03"/>
    <w:rsid w:val="00A221E3"/>
    <w:rsid w:val="00A2228A"/>
    <w:rsid w:val="00A223EF"/>
    <w:rsid w:val="00A22508"/>
    <w:rsid w:val="00A22537"/>
    <w:rsid w:val="00A22AA8"/>
    <w:rsid w:val="00A22BBE"/>
    <w:rsid w:val="00A2304C"/>
    <w:rsid w:val="00A23091"/>
    <w:rsid w:val="00A23801"/>
    <w:rsid w:val="00A23ABE"/>
    <w:rsid w:val="00A23AC9"/>
    <w:rsid w:val="00A23F3C"/>
    <w:rsid w:val="00A2404A"/>
    <w:rsid w:val="00A24357"/>
    <w:rsid w:val="00A246A1"/>
    <w:rsid w:val="00A24EF4"/>
    <w:rsid w:val="00A25043"/>
    <w:rsid w:val="00A253C7"/>
    <w:rsid w:val="00A257A3"/>
    <w:rsid w:val="00A258D9"/>
    <w:rsid w:val="00A25913"/>
    <w:rsid w:val="00A2592F"/>
    <w:rsid w:val="00A25B59"/>
    <w:rsid w:val="00A26507"/>
    <w:rsid w:val="00A2680E"/>
    <w:rsid w:val="00A268E7"/>
    <w:rsid w:val="00A268EC"/>
    <w:rsid w:val="00A26C26"/>
    <w:rsid w:val="00A26C95"/>
    <w:rsid w:val="00A27177"/>
    <w:rsid w:val="00A272B2"/>
    <w:rsid w:val="00A27364"/>
    <w:rsid w:val="00A274E8"/>
    <w:rsid w:val="00A27500"/>
    <w:rsid w:val="00A27812"/>
    <w:rsid w:val="00A27D91"/>
    <w:rsid w:val="00A27DCE"/>
    <w:rsid w:val="00A27EB3"/>
    <w:rsid w:val="00A27ECB"/>
    <w:rsid w:val="00A303AD"/>
    <w:rsid w:val="00A305FB"/>
    <w:rsid w:val="00A308D3"/>
    <w:rsid w:val="00A30924"/>
    <w:rsid w:val="00A30BD7"/>
    <w:rsid w:val="00A30D03"/>
    <w:rsid w:val="00A30DC6"/>
    <w:rsid w:val="00A30E4F"/>
    <w:rsid w:val="00A3106E"/>
    <w:rsid w:val="00A313F5"/>
    <w:rsid w:val="00A314F1"/>
    <w:rsid w:val="00A3186A"/>
    <w:rsid w:val="00A3193C"/>
    <w:rsid w:val="00A31B73"/>
    <w:rsid w:val="00A31B95"/>
    <w:rsid w:val="00A31CD8"/>
    <w:rsid w:val="00A32257"/>
    <w:rsid w:val="00A3266C"/>
    <w:rsid w:val="00A3269B"/>
    <w:rsid w:val="00A32A96"/>
    <w:rsid w:val="00A32C35"/>
    <w:rsid w:val="00A32D4B"/>
    <w:rsid w:val="00A32E5B"/>
    <w:rsid w:val="00A33091"/>
    <w:rsid w:val="00A338BC"/>
    <w:rsid w:val="00A3398E"/>
    <w:rsid w:val="00A33FFA"/>
    <w:rsid w:val="00A341CF"/>
    <w:rsid w:val="00A34444"/>
    <w:rsid w:val="00A34531"/>
    <w:rsid w:val="00A3457A"/>
    <w:rsid w:val="00A34822"/>
    <w:rsid w:val="00A34998"/>
    <w:rsid w:val="00A34AB9"/>
    <w:rsid w:val="00A35325"/>
    <w:rsid w:val="00A3537D"/>
    <w:rsid w:val="00A353CB"/>
    <w:rsid w:val="00A35458"/>
    <w:rsid w:val="00A35687"/>
    <w:rsid w:val="00A356D6"/>
    <w:rsid w:val="00A35794"/>
    <w:rsid w:val="00A3594F"/>
    <w:rsid w:val="00A35978"/>
    <w:rsid w:val="00A359BF"/>
    <w:rsid w:val="00A35CA6"/>
    <w:rsid w:val="00A36344"/>
    <w:rsid w:val="00A3650A"/>
    <w:rsid w:val="00A36855"/>
    <w:rsid w:val="00A36F0A"/>
    <w:rsid w:val="00A37452"/>
    <w:rsid w:val="00A37B5B"/>
    <w:rsid w:val="00A37C1B"/>
    <w:rsid w:val="00A37D51"/>
    <w:rsid w:val="00A37E1F"/>
    <w:rsid w:val="00A400F2"/>
    <w:rsid w:val="00A405AF"/>
    <w:rsid w:val="00A405D2"/>
    <w:rsid w:val="00A405DF"/>
    <w:rsid w:val="00A40C36"/>
    <w:rsid w:val="00A40E47"/>
    <w:rsid w:val="00A41117"/>
    <w:rsid w:val="00A41195"/>
    <w:rsid w:val="00A41592"/>
    <w:rsid w:val="00A41694"/>
    <w:rsid w:val="00A41714"/>
    <w:rsid w:val="00A4191E"/>
    <w:rsid w:val="00A419A0"/>
    <w:rsid w:val="00A41A61"/>
    <w:rsid w:val="00A41E95"/>
    <w:rsid w:val="00A41F9E"/>
    <w:rsid w:val="00A42031"/>
    <w:rsid w:val="00A42036"/>
    <w:rsid w:val="00A4207B"/>
    <w:rsid w:val="00A4261C"/>
    <w:rsid w:val="00A4264C"/>
    <w:rsid w:val="00A42893"/>
    <w:rsid w:val="00A42A24"/>
    <w:rsid w:val="00A42ABE"/>
    <w:rsid w:val="00A430B5"/>
    <w:rsid w:val="00A430C2"/>
    <w:rsid w:val="00A430CA"/>
    <w:rsid w:val="00A4335F"/>
    <w:rsid w:val="00A433FE"/>
    <w:rsid w:val="00A43CAF"/>
    <w:rsid w:val="00A43D59"/>
    <w:rsid w:val="00A43FE9"/>
    <w:rsid w:val="00A4419D"/>
    <w:rsid w:val="00A443B9"/>
    <w:rsid w:val="00A443FE"/>
    <w:rsid w:val="00A4440B"/>
    <w:rsid w:val="00A44984"/>
    <w:rsid w:val="00A449DF"/>
    <w:rsid w:val="00A449E7"/>
    <w:rsid w:val="00A44AA8"/>
    <w:rsid w:val="00A44C1F"/>
    <w:rsid w:val="00A44CE9"/>
    <w:rsid w:val="00A44FFD"/>
    <w:rsid w:val="00A4516F"/>
    <w:rsid w:val="00A45199"/>
    <w:rsid w:val="00A451F0"/>
    <w:rsid w:val="00A452DE"/>
    <w:rsid w:val="00A45425"/>
    <w:rsid w:val="00A45489"/>
    <w:rsid w:val="00A45637"/>
    <w:rsid w:val="00A458C4"/>
    <w:rsid w:val="00A45BB7"/>
    <w:rsid w:val="00A460A7"/>
    <w:rsid w:val="00A460E6"/>
    <w:rsid w:val="00A46209"/>
    <w:rsid w:val="00A4625E"/>
    <w:rsid w:val="00A46732"/>
    <w:rsid w:val="00A46A03"/>
    <w:rsid w:val="00A46C26"/>
    <w:rsid w:val="00A46E80"/>
    <w:rsid w:val="00A46EBB"/>
    <w:rsid w:val="00A47498"/>
    <w:rsid w:val="00A474D9"/>
    <w:rsid w:val="00A476C7"/>
    <w:rsid w:val="00A47B4F"/>
    <w:rsid w:val="00A47D88"/>
    <w:rsid w:val="00A500D4"/>
    <w:rsid w:val="00A503FE"/>
    <w:rsid w:val="00A5063F"/>
    <w:rsid w:val="00A5085F"/>
    <w:rsid w:val="00A50865"/>
    <w:rsid w:val="00A50A2A"/>
    <w:rsid w:val="00A50BED"/>
    <w:rsid w:val="00A50DD8"/>
    <w:rsid w:val="00A50E3E"/>
    <w:rsid w:val="00A50E4F"/>
    <w:rsid w:val="00A515A0"/>
    <w:rsid w:val="00A5178F"/>
    <w:rsid w:val="00A5181A"/>
    <w:rsid w:val="00A518D3"/>
    <w:rsid w:val="00A518E2"/>
    <w:rsid w:val="00A51E2D"/>
    <w:rsid w:val="00A522DA"/>
    <w:rsid w:val="00A52ADD"/>
    <w:rsid w:val="00A52E7A"/>
    <w:rsid w:val="00A52F6F"/>
    <w:rsid w:val="00A531D7"/>
    <w:rsid w:val="00A53427"/>
    <w:rsid w:val="00A5349F"/>
    <w:rsid w:val="00A53B91"/>
    <w:rsid w:val="00A53C8F"/>
    <w:rsid w:val="00A53D7B"/>
    <w:rsid w:val="00A53DE1"/>
    <w:rsid w:val="00A53E92"/>
    <w:rsid w:val="00A54059"/>
    <w:rsid w:val="00A541CB"/>
    <w:rsid w:val="00A54677"/>
    <w:rsid w:val="00A54973"/>
    <w:rsid w:val="00A549FF"/>
    <w:rsid w:val="00A54B92"/>
    <w:rsid w:val="00A54DAB"/>
    <w:rsid w:val="00A5502D"/>
    <w:rsid w:val="00A5503D"/>
    <w:rsid w:val="00A552AC"/>
    <w:rsid w:val="00A557CE"/>
    <w:rsid w:val="00A55B36"/>
    <w:rsid w:val="00A55BF9"/>
    <w:rsid w:val="00A55C46"/>
    <w:rsid w:val="00A55EF4"/>
    <w:rsid w:val="00A55F8C"/>
    <w:rsid w:val="00A5614B"/>
    <w:rsid w:val="00A56AAF"/>
    <w:rsid w:val="00A56B9B"/>
    <w:rsid w:val="00A56BC2"/>
    <w:rsid w:val="00A56C91"/>
    <w:rsid w:val="00A56F56"/>
    <w:rsid w:val="00A56F86"/>
    <w:rsid w:val="00A57916"/>
    <w:rsid w:val="00A5793F"/>
    <w:rsid w:val="00A57A87"/>
    <w:rsid w:val="00A57C74"/>
    <w:rsid w:val="00A57E0C"/>
    <w:rsid w:val="00A57E36"/>
    <w:rsid w:val="00A57F16"/>
    <w:rsid w:val="00A60008"/>
    <w:rsid w:val="00A600F5"/>
    <w:rsid w:val="00A6026B"/>
    <w:rsid w:val="00A60575"/>
    <w:rsid w:val="00A6073E"/>
    <w:rsid w:val="00A60890"/>
    <w:rsid w:val="00A609E9"/>
    <w:rsid w:val="00A60A3B"/>
    <w:rsid w:val="00A60A8A"/>
    <w:rsid w:val="00A60B6C"/>
    <w:rsid w:val="00A610D5"/>
    <w:rsid w:val="00A61562"/>
    <w:rsid w:val="00A6183B"/>
    <w:rsid w:val="00A61854"/>
    <w:rsid w:val="00A61992"/>
    <w:rsid w:val="00A619E9"/>
    <w:rsid w:val="00A61C50"/>
    <w:rsid w:val="00A61E0D"/>
    <w:rsid w:val="00A624F2"/>
    <w:rsid w:val="00A629CA"/>
    <w:rsid w:val="00A6355C"/>
    <w:rsid w:val="00A6359C"/>
    <w:rsid w:val="00A635EB"/>
    <w:rsid w:val="00A635ED"/>
    <w:rsid w:val="00A639AB"/>
    <w:rsid w:val="00A63A6C"/>
    <w:rsid w:val="00A63DE9"/>
    <w:rsid w:val="00A63DF2"/>
    <w:rsid w:val="00A6403E"/>
    <w:rsid w:val="00A6416D"/>
    <w:rsid w:val="00A641CA"/>
    <w:rsid w:val="00A644E1"/>
    <w:rsid w:val="00A645EB"/>
    <w:rsid w:val="00A648BD"/>
    <w:rsid w:val="00A6496A"/>
    <w:rsid w:val="00A64A49"/>
    <w:rsid w:val="00A64C7D"/>
    <w:rsid w:val="00A64EDC"/>
    <w:rsid w:val="00A65231"/>
    <w:rsid w:val="00A65BD2"/>
    <w:rsid w:val="00A65C9F"/>
    <w:rsid w:val="00A66008"/>
    <w:rsid w:val="00A6628C"/>
    <w:rsid w:val="00A662FD"/>
    <w:rsid w:val="00A66408"/>
    <w:rsid w:val="00A668E2"/>
    <w:rsid w:val="00A66AEB"/>
    <w:rsid w:val="00A66C23"/>
    <w:rsid w:val="00A6769C"/>
    <w:rsid w:val="00A67C27"/>
    <w:rsid w:val="00A67D7E"/>
    <w:rsid w:val="00A67DDC"/>
    <w:rsid w:val="00A67E2B"/>
    <w:rsid w:val="00A70351"/>
    <w:rsid w:val="00A70535"/>
    <w:rsid w:val="00A706E9"/>
    <w:rsid w:val="00A70CCC"/>
    <w:rsid w:val="00A70E24"/>
    <w:rsid w:val="00A70EF6"/>
    <w:rsid w:val="00A70F69"/>
    <w:rsid w:val="00A71144"/>
    <w:rsid w:val="00A7123D"/>
    <w:rsid w:val="00A71333"/>
    <w:rsid w:val="00A7176B"/>
    <w:rsid w:val="00A71F57"/>
    <w:rsid w:val="00A72048"/>
    <w:rsid w:val="00A723D8"/>
    <w:rsid w:val="00A726EC"/>
    <w:rsid w:val="00A72730"/>
    <w:rsid w:val="00A728D5"/>
    <w:rsid w:val="00A72A3D"/>
    <w:rsid w:val="00A72D1E"/>
    <w:rsid w:val="00A72E48"/>
    <w:rsid w:val="00A72EEF"/>
    <w:rsid w:val="00A73053"/>
    <w:rsid w:val="00A730DD"/>
    <w:rsid w:val="00A73247"/>
    <w:rsid w:val="00A73869"/>
    <w:rsid w:val="00A7395C"/>
    <w:rsid w:val="00A73AC3"/>
    <w:rsid w:val="00A73C09"/>
    <w:rsid w:val="00A73E78"/>
    <w:rsid w:val="00A74145"/>
    <w:rsid w:val="00A7422A"/>
    <w:rsid w:val="00A74AB3"/>
    <w:rsid w:val="00A750EE"/>
    <w:rsid w:val="00A75177"/>
    <w:rsid w:val="00A75609"/>
    <w:rsid w:val="00A758DC"/>
    <w:rsid w:val="00A75AC4"/>
    <w:rsid w:val="00A76070"/>
    <w:rsid w:val="00A76119"/>
    <w:rsid w:val="00A76321"/>
    <w:rsid w:val="00A76425"/>
    <w:rsid w:val="00A76691"/>
    <w:rsid w:val="00A767CE"/>
    <w:rsid w:val="00A76952"/>
    <w:rsid w:val="00A76B5C"/>
    <w:rsid w:val="00A76C9C"/>
    <w:rsid w:val="00A76F9F"/>
    <w:rsid w:val="00A7714F"/>
    <w:rsid w:val="00A77953"/>
    <w:rsid w:val="00A77D5C"/>
    <w:rsid w:val="00A77E60"/>
    <w:rsid w:val="00A8038E"/>
    <w:rsid w:val="00A805E7"/>
    <w:rsid w:val="00A806AB"/>
    <w:rsid w:val="00A8075E"/>
    <w:rsid w:val="00A80C41"/>
    <w:rsid w:val="00A81127"/>
    <w:rsid w:val="00A81433"/>
    <w:rsid w:val="00A8150B"/>
    <w:rsid w:val="00A8183D"/>
    <w:rsid w:val="00A81A53"/>
    <w:rsid w:val="00A81FAB"/>
    <w:rsid w:val="00A8224D"/>
    <w:rsid w:val="00A8225E"/>
    <w:rsid w:val="00A82348"/>
    <w:rsid w:val="00A825F1"/>
    <w:rsid w:val="00A8269A"/>
    <w:rsid w:val="00A827B0"/>
    <w:rsid w:val="00A834DB"/>
    <w:rsid w:val="00A83502"/>
    <w:rsid w:val="00A83717"/>
    <w:rsid w:val="00A8390D"/>
    <w:rsid w:val="00A83929"/>
    <w:rsid w:val="00A83D5B"/>
    <w:rsid w:val="00A83EF4"/>
    <w:rsid w:val="00A83F64"/>
    <w:rsid w:val="00A8418C"/>
    <w:rsid w:val="00A843FD"/>
    <w:rsid w:val="00A845C3"/>
    <w:rsid w:val="00A84C1D"/>
    <w:rsid w:val="00A84F47"/>
    <w:rsid w:val="00A85394"/>
    <w:rsid w:val="00A85B58"/>
    <w:rsid w:val="00A85C7F"/>
    <w:rsid w:val="00A86581"/>
    <w:rsid w:val="00A86700"/>
    <w:rsid w:val="00A86738"/>
    <w:rsid w:val="00A869EA"/>
    <w:rsid w:val="00A86D0C"/>
    <w:rsid w:val="00A86DD1"/>
    <w:rsid w:val="00A86E5B"/>
    <w:rsid w:val="00A87049"/>
    <w:rsid w:val="00A8706F"/>
    <w:rsid w:val="00A87173"/>
    <w:rsid w:val="00A87456"/>
    <w:rsid w:val="00A8753C"/>
    <w:rsid w:val="00A8776B"/>
    <w:rsid w:val="00A878D2"/>
    <w:rsid w:val="00A879A0"/>
    <w:rsid w:val="00A87B0C"/>
    <w:rsid w:val="00A90148"/>
    <w:rsid w:val="00A90151"/>
    <w:rsid w:val="00A901AF"/>
    <w:rsid w:val="00A90267"/>
    <w:rsid w:val="00A90741"/>
    <w:rsid w:val="00A907D7"/>
    <w:rsid w:val="00A90831"/>
    <w:rsid w:val="00A909E4"/>
    <w:rsid w:val="00A90B24"/>
    <w:rsid w:val="00A90B77"/>
    <w:rsid w:val="00A91091"/>
    <w:rsid w:val="00A91493"/>
    <w:rsid w:val="00A9149D"/>
    <w:rsid w:val="00A91792"/>
    <w:rsid w:val="00A91B7A"/>
    <w:rsid w:val="00A91B97"/>
    <w:rsid w:val="00A9207A"/>
    <w:rsid w:val="00A922AD"/>
    <w:rsid w:val="00A92577"/>
    <w:rsid w:val="00A92627"/>
    <w:rsid w:val="00A926FA"/>
    <w:rsid w:val="00A9277F"/>
    <w:rsid w:val="00A927EA"/>
    <w:rsid w:val="00A92855"/>
    <w:rsid w:val="00A928CF"/>
    <w:rsid w:val="00A9297A"/>
    <w:rsid w:val="00A92D93"/>
    <w:rsid w:val="00A92F36"/>
    <w:rsid w:val="00A93006"/>
    <w:rsid w:val="00A930CD"/>
    <w:rsid w:val="00A93118"/>
    <w:rsid w:val="00A934CA"/>
    <w:rsid w:val="00A9359B"/>
    <w:rsid w:val="00A9371F"/>
    <w:rsid w:val="00A93A25"/>
    <w:rsid w:val="00A93AD6"/>
    <w:rsid w:val="00A93D8D"/>
    <w:rsid w:val="00A93E34"/>
    <w:rsid w:val="00A94145"/>
    <w:rsid w:val="00A941A1"/>
    <w:rsid w:val="00A944E1"/>
    <w:rsid w:val="00A9471C"/>
    <w:rsid w:val="00A94F92"/>
    <w:rsid w:val="00A95013"/>
    <w:rsid w:val="00A95111"/>
    <w:rsid w:val="00A953DD"/>
    <w:rsid w:val="00A95A27"/>
    <w:rsid w:val="00A95B1C"/>
    <w:rsid w:val="00A95DD1"/>
    <w:rsid w:val="00A95E57"/>
    <w:rsid w:val="00A95EDB"/>
    <w:rsid w:val="00A96182"/>
    <w:rsid w:val="00A96570"/>
    <w:rsid w:val="00A9657A"/>
    <w:rsid w:val="00A965DB"/>
    <w:rsid w:val="00A96DA4"/>
    <w:rsid w:val="00A96FC8"/>
    <w:rsid w:val="00A9703D"/>
    <w:rsid w:val="00AA01A8"/>
    <w:rsid w:val="00AA01B7"/>
    <w:rsid w:val="00AA039E"/>
    <w:rsid w:val="00AA08E4"/>
    <w:rsid w:val="00AA0B74"/>
    <w:rsid w:val="00AA0EA7"/>
    <w:rsid w:val="00AA1460"/>
    <w:rsid w:val="00AA163B"/>
    <w:rsid w:val="00AA164A"/>
    <w:rsid w:val="00AA198D"/>
    <w:rsid w:val="00AA1DFB"/>
    <w:rsid w:val="00AA22E3"/>
    <w:rsid w:val="00AA23E2"/>
    <w:rsid w:val="00AA2617"/>
    <w:rsid w:val="00AA2692"/>
    <w:rsid w:val="00AA271F"/>
    <w:rsid w:val="00AA281E"/>
    <w:rsid w:val="00AA2A44"/>
    <w:rsid w:val="00AA2A4A"/>
    <w:rsid w:val="00AA31B8"/>
    <w:rsid w:val="00AA3393"/>
    <w:rsid w:val="00AA36C0"/>
    <w:rsid w:val="00AA3931"/>
    <w:rsid w:val="00AA3AC4"/>
    <w:rsid w:val="00AA3B0B"/>
    <w:rsid w:val="00AA3E36"/>
    <w:rsid w:val="00AA3E67"/>
    <w:rsid w:val="00AA413A"/>
    <w:rsid w:val="00AA4683"/>
    <w:rsid w:val="00AA4852"/>
    <w:rsid w:val="00AA4885"/>
    <w:rsid w:val="00AA4AD3"/>
    <w:rsid w:val="00AA4D01"/>
    <w:rsid w:val="00AA4F1B"/>
    <w:rsid w:val="00AA52D7"/>
    <w:rsid w:val="00AA5389"/>
    <w:rsid w:val="00AA57EF"/>
    <w:rsid w:val="00AA581C"/>
    <w:rsid w:val="00AA584F"/>
    <w:rsid w:val="00AA59A8"/>
    <w:rsid w:val="00AA5C16"/>
    <w:rsid w:val="00AA613F"/>
    <w:rsid w:val="00AA618F"/>
    <w:rsid w:val="00AA61E6"/>
    <w:rsid w:val="00AA6774"/>
    <w:rsid w:val="00AA6BB7"/>
    <w:rsid w:val="00AA6CF3"/>
    <w:rsid w:val="00AA6D40"/>
    <w:rsid w:val="00AA76B4"/>
    <w:rsid w:val="00AA78A8"/>
    <w:rsid w:val="00AA7C19"/>
    <w:rsid w:val="00AA7DE1"/>
    <w:rsid w:val="00AA7E56"/>
    <w:rsid w:val="00AA7F38"/>
    <w:rsid w:val="00AB0619"/>
    <w:rsid w:val="00AB0AC3"/>
    <w:rsid w:val="00AB0E06"/>
    <w:rsid w:val="00AB11DA"/>
    <w:rsid w:val="00AB12B0"/>
    <w:rsid w:val="00AB135C"/>
    <w:rsid w:val="00AB1595"/>
    <w:rsid w:val="00AB16F3"/>
    <w:rsid w:val="00AB17B7"/>
    <w:rsid w:val="00AB17BD"/>
    <w:rsid w:val="00AB1999"/>
    <w:rsid w:val="00AB1D95"/>
    <w:rsid w:val="00AB1DDD"/>
    <w:rsid w:val="00AB1F0F"/>
    <w:rsid w:val="00AB262F"/>
    <w:rsid w:val="00AB29BE"/>
    <w:rsid w:val="00AB2AC5"/>
    <w:rsid w:val="00AB2C35"/>
    <w:rsid w:val="00AB31A6"/>
    <w:rsid w:val="00AB31E3"/>
    <w:rsid w:val="00AB36C2"/>
    <w:rsid w:val="00AB3A1D"/>
    <w:rsid w:val="00AB41B2"/>
    <w:rsid w:val="00AB44FB"/>
    <w:rsid w:val="00AB45EF"/>
    <w:rsid w:val="00AB4949"/>
    <w:rsid w:val="00AB4AF8"/>
    <w:rsid w:val="00AB4D9A"/>
    <w:rsid w:val="00AB4F07"/>
    <w:rsid w:val="00AB540E"/>
    <w:rsid w:val="00AB5579"/>
    <w:rsid w:val="00AB5BFB"/>
    <w:rsid w:val="00AB5D81"/>
    <w:rsid w:val="00AB5FE7"/>
    <w:rsid w:val="00AB60FF"/>
    <w:rsid w:val="00AB6216"/>
    <w:rsid w:val="00AB6246"/>
    <w:rsid w:val="00AB62AA"/>
    <w:rsid w:val="00AB63ED"/>
    <w:rsid w:val="00AB6614"/>
    <w:rsid w:val="00AB6A24"/>
    <w:rsid w:val="00AB6F0D"/>
    <w:rsid w:val="00AB6FF9"/>
    <w:rsid w:val="00AB73BF"/>
    <w:rsid w:val="00AB7424"/>
    <w:rsid w:val="00AB74FC"/>
    <w:rsid w:val="00AB758A"/>
    <w:rsid w:val="00AB7749"/>
    <w:rsid w:val="00AB77A8"/>
    <w:rsid w:val="00AB7870"/>
    <w:rsid w:val="00AB78C2"/>
    <w:rsid w:val="00AB7927"/>
    <w:rsid w:val="00AB7A73"/>
    <w:rsid w:val="00AB7B5A"/>
    <w:rsid w:val="00AB7FAB"/>
    <w:rsid w:val="00AC01C8"/>
    <w:rsid w:val="00AC0558"/>
    <w:rsid w:val="00AC089E"/>
    <w:rsid w:val="00AC0C0C"/>
    <w:rsid w:val="00AC0CC5"/>
    <w:rsid w:val="00AC0F24"/>
    <w:rsid w:val="00AC0FF4"/>
    <w:rsid w:val="00AC1185"/>
    <w:rsid w:val="00AC157F"/>
    <w:rsid w:val="00AC1797"/>
    <w:rsid w:val="00AC186E"/>
    <w:rsid w:val="00AC1D1A"/>
    <w:rsid w:val="00AC1EAE"/>
    <w:rsid w:val="00AC1FCE"/>
    <w:rsid w:val="00AC2078"/>
    <w:rsid w:val="00AC29D0"/>
    <w:rsid w:val="00AC2E76"/>
    <w:rsid w:val="00AC31F9"/>
    <w:rsid w:val="00AC3334"/>
    <w:rsid w:val="00AC3430"/>
    <w:rsid w:val="00AC35E2"/>
    <w:rsid w:val="00AC3A5E"/>
    <w:rsid w:val="00AC3A78"/>
    <w:rsid w:val="00AC3A93"/>
    <w:rsid w:val="00AC3AA2"/>
    <w:rsid w:val="00AC3AEC"/>
    <w:rsid w:val="00AC3D4D"/>
    <w:rsid w:val="00AC40A2"/>
    <w:rsid w:val="00AC43D3"/>
    <w:rsid w:val="00AC4A8C"/>
    <w:rsid w:val="00AC4EC4"/>
    <w:rsid w:val="00AC4FFE"/>
    <w:rsid w:val="00AC5217"/>
    <w:rsid w:val="00AC5244"/>
    <w:rsid w:val="00AC529A"/>
    <w:rsid w:val="00AC5329"/>
    <w:rsid w:val="00AC58CF"/>
    <w:rsid w:val="00AC5A2A"/>
    <w:rsid w:val="00AC5A66"/>
    <w:rsid w:val="00AC5B16"/>
    <w:rsid w:val="00AC5F8D"/>
    <w:rsid w:val="00AC6485"/>
    <w:rsid w:val="00AC64E2"/>
    <w:rsid w:val="00AC6BC9"/>
    <w:rsid w:val="00AC754F"/>
    <w:rsid w:val="00AC76A0"/>
    <w:rsid w:val="00AC773E"/>
    <w:rsid w:val="00AC7795"/>
    <w:rsid w:val="00AC77BF"/>
    <w:rsid w:val="00AC7A0F"/>
    <w:rsid w:val="00AC7D4D"/>
    <w:rsid w:val="00AC7E3B"/>
    <w:rsid w:val="00AC7EAD"/>
    <w:rsid w:val="00AD0142"/>
    <w:rsid w:val="00AD0281"/>
    <w:rsid w:val="00AD06F6"/>
    <w:rsid w:val="00AD0724"/>
    <w:rsid w:val="00AD0EA9"/>
    <w:rsid w:val="00AD1014"/>
    <w:rsid w:val="00AD107D"/>
    <w:rsid w:val="00AD15A7"/>
    <w:rsid w:val="00AD17A7"/>
    <w:rsid w:val="00AD21CA"/>
    <w:rsid w:val="00AD2217"/>
    <w:rsid w:val="00AD2295"/>
    <w:rsid w:val="00AD230C"/>
    <w:rsid w:val="00AD27E9"/>
    <w:rsid w:val="00AD2B60"/>
    <w:rsid w:val="00AD2EAB"/>
    <w:rsid w:val="00AD2F6A"/>
    <w:rsid w:val="00AD31A8"/>
    <w:rsid w:val="00AD3A3F"/>
    <w:rsid w:val="00AD3BF4"/>
    <w:rsid w:val="00AD3D63"/>
    <w:rsid w:val="00AD3DD1"/>
    <w:rsid w:val="00AD3EA1"/>
    <w:rsid w:val="00AD3FAC"/>
    <w:rsid w:val="00AD4271"/>
    <w:rsid w:val="00AD43FA"/>
    <w:rsid w:val="00AD4410"/>
    <w:rsid w:val="00AD4EC5"/>
    <w:rsid w:val="00AD546F"/>
    <w:rsid w:val="00AD547A"/>
    <w:rsid w:val="00AD54DF"/>
    <w:rsid w:val="00AD57F2"/>
    <w:rsid w:val="00AD5A24"/>
    <w:rsid w:val="00AD5B08"/>
    <w:rsid w:val="00AD5B99"/>
    <w:rsid w:val="00AD5C2B"/>
    <w:rsid w:val="00AD5C7D"/>
    <w:rsid w:val="00AD6040"/>
    <w:rsid w:val="00AD6205"/>
    <w:rsid w:val="00AD636C"/>
    <w:rsid w:val="00AD66E1"/>
    <w:rsid w:val="00AD69FE"/>
    <w:rsid w:val="00AD6C1F"/>
    <w:rsid w:val="00AD6CCD"/>
    <w:rsid w:val="00AD6DB4"/>
    <w:rsid w:val="00AD73D9"/>
    <w:rsid w:val="00AD7494"/>
    <w:rsid w:val="00AD7782"/>
    <w:rsid w:val="00AD7B48"/>
    <w:rsid w:val="00AD7E0A"/>
    <w:rsid w:val="00AE021C"/>
    <w:rsid w:val="00AE032D"/>
    <w:rsid w:val="00AE0510"/>
    <w:rsid w:val="00AE0741"/>
    <w:rsid w:val="00AE0A3D"/>
    <w:rsid w:val="00AE0EE4"/>
    <w:rsid w:val="00AE0F16"/>
    <w:rsid w:val="00AE114E"/>
    <w:rsid w:val="00AE1202"/>
    <w:rsid w:val="00AE12D9"/>
    <w:rsid w:val="00AE1691"/>
    <w:rsid w:val="00AE18D4"/>
    <w:rsid w:val="00AE194C"/>
    <w:rsid w:val="00AE1964"/>
    <w:rsid w:val="00AE1BB5"/>
    <w:rsid w:val="00AE1C3B"/>
    <w:rsid w:val="00AE1EE8"/>
    <w:rsid w:val="00AE2197"/>
    <w:rsid w:val="00AE22D4"/>
    <w:rsid w:val="00AE22D6"/>
    <w:rsid w:val="00AE2AED"/>
    <w:rsid w:val="00AE2B6B"/>
    <w:rsid w:val="00AE2FED"/>
    <w:rsid w:val="00AE3178"/>
    <w:rsid w:val="00AE33B9"/>
    <w:rsid w:val="00AE34F4"/>
    <w:rsid w:val="00AE3781"/>
    <w:rsid w:val="00AE38EF"/>
    <w:rsid w:val="00AE3B5A"/>
    <w:rsid w:val="00AE42B3"/>
    <w:rsid w:val="00AE4A93"/>
    <w:rsid w:val="00AE4B42"/>
    <w:rsid w:val="00AE4BCB"/>
    <w:rsid w:val="00AE4C59"/>
    <w:rsid w:val="00AE4E6F"/>
    <w:rsid w:val="00AE4F17"/>
    <w:rsid w:val="00AE52B0"/>
    <w:rsid w:val="00AE5499"/>
    <w:rsid w:val="00AE5737"/>
    <w:rsid w:val="00AE5841"/>
    <w:rsid w:val="00AE5988"/>
    <w:rsid w:val="00AE5B3E"/>
    <w:rsid w:val="00AE5BB7"/>
    <w:rsid w:val="00AE5C03"/>
    <w:rsid w:val="00AE600F"/>
    <w:rsid w:val="00AE6539"/>
    <w:rsid w:val="00AE6775"/>
    <w:rsid w:val="00AE6C3D"/>
    <w:rsid w:val="00AE6CF7"/>
    <w:rsid w:val="00AE6ED9"/>
    <w:rsid w:val="00AE72E4"/>
    <w:rsid w:val="00AE742C"/>
    <w:rsid w:val="00AE75A7"/>
    <w:rsid w:val="00AE7856"/>
    <w:rsid w:val="00AE7C99"/>
    <w:rsid w:val="00AE7F5B"/>
    <w:rsid w:val="00AF0047"/>
    <w:rsid w:val="00AF0063"/>
    <w:rsid w:val="00AF00B1"/>
    <w:rsid w:val="00AF05AC"/>
    <w:rsid w:val="00AF05FF"/>
    <w:rsid w:val="00AF0A42"/>
    <w:rsid w:val="00AF0A89"/>
    <w:rsid w:val="00AF10CC"/>
    <w:rsid w:val="00AF1476"/>
    <w:rsid w:val="00AF14BD"/>
    <w:rsid w:val="00AF17B8"/>
    <w:rsid w:val="00AF1AA7"/>
    <w:rsid w:val="00AF1BE4"/>
    <w:rsid w:val="00AF1C6B"/>
    <w:rsid w:val="00AF1D43"/>
    <w:rsid w:val="00AF1DA7"/>
    <w:rsid w:val="00AF1E19"/>
    <w:rsid w:val="00AF214B"/>
    <w:rsid w:val="00AF2368"/>
    <w:rsid w:val="00AF309D"/>
    <w:rsid w:val="00AF3118"/>
    <w:rsid w:val="00AF32F7"/>
    <w:rsid w:val="00AF333D"/>
    <w:rsid w:val="00AF3481"/>
    <w:rsid w:val="00AF38BB"/>
    <w:rsid w:val="00AF38F5"/>
    <w:rsid w:val="00AF3C0A"/>
    <w:rsid w:val="00AF3EF4"/>
    <w:rsid w:val="00AF4290"/>
    <w:rsid w:val="00AF4646"/>
    <w:rsid w:val="00AF465D"/>
    <w:rsid w:val="00AF4D83"/>
    <w:rsid w:val="00AF4EBC"/>
    <w:rsid w:val="00AF509F"/>
    <w:rsid w:val="00AF527A"/>
    <w:rsid w:val="00AF5342"/>
    <w:rsid w:val="00AF54BF"/>
    <w:rsid w:val="00AF561C"/>
    <w:rsid w:val="00AF5A8F"/>
    <w:rsid w:val="00AF5B38"/>
    <w:rsid w:val="00AF5D7D"/>
    <w:rsid w:val="00AF5E6D"/>
    <w:rsid w:val="00AF618B"/>
    <w:rsid w:val="00AF61BD"/>
    <w:rsid w:val="00AF62DA"/>
    <w:rsid w:val="00AF639A"/>
    <w:rsid w:val="00AF657A"/>
    <w:rsid w:val="00AF6758"/>
    <w:rsid w:val="00AF6F2C"/>
    <w:rsid w:val="00AF7A25"/>
    <w:rsid w:val="00AF7A27"/>
    <w:rsid w:val="00AF7BDF"/>
    <w:rsid w:val="00AF7F90"/>
    <w:rsid w:val="00B003A8"/>
    <w:rsid w:val="00B00407"/>
    <w:rsid w:val="00B00711"/>
    <w:rsid w:val="00B007B2"/>
    <w:rsid w:val="00B010A2"/>
    <w:rsid w:val="00B01284"/>
    <w:rsid w:val="00B014B3"/>
    <w:rsid w:val="00B016E7"/>
    <w:rsid w:val="00B01788"/>
    <w:rsid w:val="00B0189F"/>
    <w:rsid w:val="00B01985"/>
    <w:rsid w:val="00B019D1"/>
    <w:rsid w:val="00B01A0C"/>
    <w:rsid w:val="00B01A64"/>
    <w:rsid w:val="00B01C15"/>
    <w:rsid w:val="00B01DEF"/>
    <w:rsid w:val="00B01F44"/>
    <w:rsid w:val="00B02165"/>
    <w:rsid w:val="00B02243"/>
    <w:rsid w:val="00B02287"/>
    <w:rsid w:val="00B023DA"/>
    <w:rsid w:val="00B02DDC"/>
    <w:rsid w:val="00B031CA"/>
    <w:rsid w:val="00B0320E"/>
    <w:rsid w:val="00B03309"/>
    <w:rsid w:val="00B03349"/>
    <w:rsid w:val="00B033EF"/>
    <w:rsid w:val="00B035DE"/>
    <w:rsid w:val="00B0367F"/>
    <w:rsid w:val="00B03A8E"/>
    <w:rsid w:val="00B03DE5"/>
    <w:rsid w:val="00B04311"/>
    <w:rsid w:val="00B0433F"/>
    <w:rsid w:val="00B0446A"/>
    <w:rsid w:val="00B046A5"/>
    <w:rsid w:val="00B04755"/>
    <w:rsid w:val="00B04866"/>
    <w:rsid w:val="00B04A5B"/>
    <w:rsid w:val="00B04A72"/>
    <w:rsid w:val="00B04D4D"/>
    <w:rsid w:val="00B04FD0"/>
    <w:rsid w:val="00B05450"/>
    <w:rsid w:val="00B05612"/>
    <w:rsid w:val="00B0561D"/>
    <w:rsid w:val="00B0576B"/>
    <w:rsid w:val="00B05BF1"/>
    <w:rsid w:val="00B05C4E"/>
    <w:rsid w:val="00B05DDE"/>
    <w:rsid w:val="00B05E46"/>
    <w:rsid w:val="00B06235"/>
    <w:rsid w:val="00B06369"/>
    <w:rsid w:val="00B064AE"/>
    <w:rsid w:val="00B067B3"/>
    <w:rsid w:val="00B0703F"/>
    <w:rsid w:val="00B07150"/>
    <w:rsid w:val="00B073F5"/>
    <w:rsid w:val="00B07821"/>
    <w:rsid w:val="00B07D41"/>
    <w:rsid w:val="00B07E93"/>
    <w:rsid w:val="00B07EB5"/>
    <w:rsid w:val="00B10067"/>
    <w:rsid w:val="00B102F7"/>
    <w:rsid w:val="00B103FD"/>
    <w:rsid w:val="00B1053F"/>
    <w:rsid w:val="00B10A34"/>
    <w:rsid w:val="00B11214"/>
    <w:rsid w:val="00B112BD"/>
    <w:rsid w:val="00B112C0"/>
    <w:rsid w:val="00B11410"/>
    <w:rsid w:val="00B11693"/>
    <w:rsid w:val="00B116D8"/>
    <w:rsid w:val="00B118B7"/>
    <w:rsid w:val="00B11928"/>
    <w:rsid w:val="00B11EB1"/>
    <w:rsid w:val="00B12D4D"/>
    <w:rsid w:val="00B1304B"/>
    <w:rsid w:val="00B1309C"/>
    <w:rsid w:val="00B13383"/>
    <w:rsid w:val="00B13749"/>
    <w:rsid w:val="00B137FD"/>
    <w:rsid w:val="00B1395F"/>
    <w:rsid w:val="00B13AD0"/>
    <w:rsid w:val="00B14113"/>
    <w:rsid w:val="00B1419A"/>
    <w:rsid w:val="00B14A42"/>
    <w:rsid w:val="00B14BB0"/>
    <w:rsid w:val="00B14BD4"/>
    <w:rsid w:val="00B14D22"/>
    <w:rsid w:val="00B14EF5"/>
    <w:rsid w:val="00B15663"/>
    <w:rsid w:val="00B15AD9"/>
    <w:rsid w:val="00B15ADC"/>
    <w:rsid w:val="00B15C17"/>
    <w:rsid w:val="00B15C5D"/>
    <w:rsid w:val="00B16354"/>
    <w:rsid w:val="00B16409"/>
    <w:rsid w:val="00B16522"/>
    <w:rsid w:val="00B166C6"/>
    <w:rsid w:val="00B16984"/>
    <w:rsid w:val="00B16A1B"/>
    <w:rsid w:val="00B16AF2"/>
    <w:rsid w:val="00B16CD0"/>
    <w:rsid w:val="00B16FA8"/>
    <w:rsid w:val="00B16FB5"/>
    <w:rsid w:val="00B170DB"/>
    <w:rsid w:val="00B17286"/>
    <w:rsid w:val="00B17564"/>
    <w:rsid w:val="00B17B94"/>
    <w:rsid w:val="00B17CDC"/>
    <w:rsid w:val="00B20102"/>
    <w:rsid w:val="00B20275"/>
    <w:rsid w:val="00B206F3"/>
    <w:rsid w:val="00B20767"/>
    <w:rsid w:val="00B20A06"/>
    <w:rsid w:val="00B20A6B"/>
    <w:rsid w:val="00B20BB8"/>
    <w:rsid w:val="00B20CD3"/>
    <w:rsid w:val="00B213F8"/>
    <w:rsid w:val="00B21552"/>
    <w:rsid w:val="00B21610"/>
    <w:rsid w:val="00B21677"/>
    <w:rsid w:val="00B219C1"/>
    <w:rsid w:val="00B21B57"/>
    <w:rsid w:val="00B21E57"/>
    <w:rsid w:val="00B22507"/>
    <w:rsid w:val="00B2251D"/>
    <w:rsid w:val="00B2287D"/>
    <w:rsid w:val="00B22D43"/>
    <w:rsid w:val="00B22D74"/>
    <w:rsid w:val="00B22FC7"/>
    <w:rsid w:val="00B230FE"/>
    <w:rsid w:val="00B231C1"/>
    <w:rsid w:val="00B23272"/>
    <w:rsid w:val="00B23603"/>
    <w:rsid w:val="00B236E7"/>
    <w:rsid w:val="00B23D61"/>
    <w:rsid w:val="00B23DD6"/>
    <w:rsid w:val="00B24087"/>
    <w:rsid w:val="00B2448F"/>
    <w:rsid w:val="00B244C0"/>
    <w:rsid w:val="00B248E0"/>
    <w:rsid w:val="00B24D14"/>
    <w:rsid w:val="00B24D8B"/>
    <w:rsid w:val="00B24ED4"/>
    <w:rsid w:val="00B25172"/>
    <w:rsid w:val="00B2530C"/>
    <w:rsid w:val="00B2543A"/>
    <w:rsid w:val="00B2547B"/>
    <w:rsid w:val="00B2571B"/>
    <w:rsid w:val="00B257C3"/>
    <w:rsid w:val="00B258EC"/>
    <w:rsid w:val="00B25A49"/>
    <w:rsid w:val="00B25C67"/>
    <w:rsid w:val="00B25D12"/>
    <w:rsid w:val="00B26059"/>
    <w:rsid w:val="00B263A2"/>
    <w:rsid w:val="00B26A7B"/>
    <w:rsid w:val="00B26E5C"/>
    <w:rsid w:val="00B26F9A"/>
    <w:rsid w:val="00B2758C"/>
    <w:rsid w:val="00B276BB"/>
    <w:rsid w:val="00B278BE"/>
    <w:rsid w:val="00B27BA8"/>
    <w:rsid w:val="00B27C31"/>
    <w:rsid w:val="00B27D1B"/>
    <w:rsid w:val="00B27F01"/>
    <w:rsid w:val="00B305D3"/>
    <w:rsid w:val="00B30639"/>
    <w:rsid w:val="00B30B24"/>
    <w:rsid w:val="00B312B3"/>
    <w:rsid w:val="00B312CA"/>
    <w:rsid w:val="00B312F3"/>
    <w:rsid w:val="00B313C8"/>
    <w:rsid w:val="00B314FA"/>
    <w:rsid w:val="00B319BF"/>
    <w:rsid w:val="00B31B49"/>
    <w:rsid w:val="00B31C85"/>
    <w:rsid w:val="00B32174"/>
    <w:rsid w:val="00B32206"/>
    <w:rsid w:val="00B3225C"/>
    <w:rsid w:val="00B32486"/>
    <w:rsid w:val="00B3264C"/>
    <w:rsid w:val="00B3278D"/>
    <w:rsid w:val="00B32D6C"/>
    <w:rsid w:val="00B334C0"/>
    <w:rsid w:val="00B33534"/>
    <w:rsid w:val="00B3357D"/>
    <w:rsid w:val="00B33688"/>
    <w:rsid w:val="00B33C61"/>
    <w:rsid w:val="00B33DCA"/>
    <w:rsid w:val="00B34170"/>
    <w:rsid w:val="00B34190"/>
    <w:rsid w:val="00B344EF"/>
    <w:rsid w:val="00B34779"/>
    <w:rsid w:val="00B349C9"/>
    <w:rsid w:val="00B34B79"/>
    <w:rsid w:val="00B34BDA"/>
    <w:rsid w:val="00B34CFB"/>
    <w:rsid w:val="00B34E11"/>
    <w:rsid w:val="00B34E7F"/>
    <w:rsid w:val="00B3510F"/>
    <w:rsid w:val="00B351AA"/>
    <w:rsid w:val="00B3544A"/>
    <w:rsid w:val="00B35782"/>
    <w:rsid w:val="00B35889"/>
    <w:rsid w:val="00B358AC"/>
    <w:rsid w:val="00B35EFF"/>
    <w:rsid w:val="00B36059"/>
    <w:rsid w:val="00B362C7"/>
    <w:rsid w:val="00B364E4"/>
    <w:rsid w:val="00B3660C"/>
    <w:rsid w:val="00B3663E"/>
    <w:rsid w:val="00B36845"/>
    <w:rsid w:val="00B368AA"/>
    <w:rsid w:val="00B36984"/>
    <w:rsid w:val="00B36A46"/>
    <w:rsid w:val="00B36B11"/>
    <w:rsid w:val="00B3702C"/>
    <w:rsid w:val="00B370FF"/>
    <w:rsid w:val="00B37347"/>
    <w:rsid w:val="00B3749D"/>
    <w:rsid w:val="00B37521"/>
    <w:rsid w:val="00B37A04"/>
    <w:rsid w:val="00B37A72"/>
    <w:rsid w:val="00B37D49"/>
    <w:rsid w:val="00B37D61"/>
    <w:rsid w:val="00B400C6"/>
    <w:rsid w:val="00B4010F"/>
    <w:rsid w:val="00B402B1"/>
    <w:rsid w:val="00B4087D"/>
    <w:rsid w:val="00B408D7"/>
    <w:rsid w:val="00B40C58"/>
    <w:rsid w:val="00B4112D"/>
    <w:rsid w:val="00B41258"/>
    <w:rsid w:val="00B4158B"/>
    <w:rsid w:val="00B41DD9"/>
    <w:rsid w:val="00B41ED7"/>
    <w:rsid w:val="00B41FFD"/>
    <w:rsid w:val="00B421F0"/>
    <w:rsid w:val="00B4232F"/>
    <w:rsid w:val="00B423D9"/>
    <w:rsid w:val="00B42415"/>
    <w:rsid w:val="00B425D6"/>
    <w:rsid w:val="00B4290C"/>
    <w:rsid w:val="00B4290E"/>
    <w:rsid w:val="00B429F8"/>
    <w:rsid w:val="00B42C1E"/>
    <w:rsid w:val="00B42CB3"/>
    <w:rsid w:val="00B42CC0"/>
    <w:rsid w:val="00B42ED2"/>
    <w:rsid w:val="00B43104"/>
    <w:rsid w:val="00B43158"/>
    <w:rsid w:val="00B43249"/>
    <w:rsid w:val="00B43280"/>
    <w:rsid w:val="00B43826"/>
    <w:rsid w:val="00B438E2"/>
    <w:rsid w:val="00B43F30"/>
    <w:rsid w:val="00B44396"/>
    <w:rsid w:val="00B443F6"/>
    <w:rsid w:val="00B447E6"/>
    <w:rsid w:val="00B4486C"/>
    <w:rsid w:val="00B44B62"/>
    <w:rsid w:val="00B45009"/>
    <w:rsid w:val="00B451E4"/>
    <w:rsid w:val="00B4575D"/>
    <w:rsid w:val="00B457D3"/>
    <w:rsid w:val="00B457E3"/>
    <w:rsid w:val="00B45903"/>
    <w:rsid w:val="00B45E23"/>
    <w:rsid w:val="00B4650E"/>
    <w:rsid w:val="00B465F5"/>
    <w:rsid w:val="00B46962"/>
    <w:rsid w:val="00B46CDE"/>
    <w:rsid w:val="00B4703C"/>
    <w:rsid w:val="00B47140"/>
    <w:rsid w:val="00B4717C"/>
    <w:rsid w:val="00B4738E"/>
    <w:rsid w:val="00B475E1"/>
    <w:rsid w:val="00B47622"/>
    <w:rsid w:val="00B47B05"/>
    <w:rsid w:val="00B47B14"/>
    <w:rsid w:val="00B50119"/>
    <w:rsid w:val="00B508E8"/>
    <w:rsid w:val="00B50BB0"/>
    <w:rsid w:val="00B50D42"/>
    <w:rsid w:val="00B510F3"/>
    <w:rsid w:val="00B51137"/>
    <w:rsid w:val="00B5156D"/>
    <w:rsid w:val="00B51A62"/>
    <w:rsid w:val="00B51C34"/>
    <w:rsid w:val="00B51DC3"/>
    <w:rsid w:val="00B51F31"/>
    <w:rsid w:val="00B520EF"/>
    <w:rsid w:val="00B521E2"/>
    <w:rsid w:val="00B5238B"/>
    <w:rsid w:val="00B523D9"/>
    <w:rsid w:val="00B52797"/>
    <w:rsid w:val="00B52C77"/>
    <w:rsid w:val="00B52E44"/>
    <w:rsid w:val="00B52EB1"/>
    <w:rsid w:val="00B5308F"/>
    <w:rsid w:val="00B531FF"/>
    <w:rsid w:val="00B5323D"/>
    <w:rsid w:val="00B53317"/>
    <w:rsid w:val="00B533BC"/>
    <w:rsid w:val="00B53864"/>
    <w:rsid w:val="00B53B8D"/>
    <w:rsid w:val="00B542CC"/>
    <w:rsid w:val="00B5457B"/>
    <w:rsid w:val="00B545FB"/>
    <w:rsid w:val="00B54925"/>
    <w:rsid w:val="00B54A98"/>
    <w:rsid w:val="00B54E9F"/>
    <w:rsid w:val="00B55136"/>
    <w:rsid w:val="00B55299"/>
    <w:rsid w:val="00B5576D"/>
    <w:rsid w:val="00B557A6"/>
    <w:rsid w:val="00B557CA"/>
    <w:rsid w:val="00B55A5A"/>
    <w:rsid w:val="00B55DAD"/>
    <w:rsid w:val="00B55DC7"/>
    <w:rsid w:val="00B55E3D"/>
    <w:rsid w:val="00B55FA7"/>
    <w:rsid w:val="00B56238"/>
    <w:rsid w:val="00B56637"/>
    <w:rsid w:val="00B56805"/>
    <w:rsid w:val="00B569D8"/>
    <w:rsid w:val="00B57003"/>
    <w:rsid w:val="00B5706B"/>
    <w:rsid w:val="00B57549"/>
    <w:rsid w:val="00B57AF4"/>
    <w:rsid w:val="00B57DEB"/>
    <w:rsid w:val="00B57EFF"/>
    <w:rsid w:val="00B57F3B"/>
    <w:rsid w:val="00B57F63"/>
    <w:rsid w:val="00B60028"/>
    <w:rsid w:val="00B601A4"/>
    <w:rsid w:val="00B602F3"/>
    <w:rsid w:val="00B602F5"/>
    <w:rsid w:val="00B604E1"/>
    <w:rsid w:val="00B60913"/>
    <w:rsid w:val="00B60CA8"/>
    <w:rsid w:val="00B60E16"/>
    <w:rsid w:val="00B610DC"/>
    <w:rsid w:val="00B61506"/>
    <w:rsid w:val="00B61B17"/>
    <w:rsid w:val="00B62020"/>
    <w:rsid w:val="00B62083"/>
    <w:rsid w:val="00B62264"/>
    <w:rsid w:val="00B622F5"/>
    <w:rsid w:val="00B62494"/>
    <w:rsid w:val="00B62EC5"/>
    <w:rsid w:val="00B6337A"/>
    <w:rsid w:val="00B63BEA"/>
    <w:rsid w:val="00B63C1B"/>
    <w:rsid w:val="00B63E22"/>
    <w:rsid w:val="00B63E67"/>
    <w:rsid w:val="00B6420C"/>
    <w:rsid w:val="00B642BB"/>
    <w:rsid w:val="00B642F7"/>
    <w:rsid w:val="00B643BD"/>
    <w:rsid w:val="00B6444C"/>
    <w:rsid w:val="00B6494F"/>
    <w:rsid w:val="00B65014"/>
    <w:rsid w:val="00B650BC"/>
    <w:rsid w:val="00B655BB"/>
    <w:rsid w:val="00B65645"/>
    <w:rsid w:val="00B6567C"/>
    <w:rsid w:val="00B656AA"/>
    <w:rsid w:val="00B656D9"/>
    <w:rsid w:val="00B65872"/>
    <w:rsid w:val="00B65894"/>
    <w:rsid w:val="00B65CA7"/>
    <w:rsid w:val="00B65DAA"/>
    <w:rsid w:val="00B6622A"/>
    <w:rsid w:val="00B662B6"/>
    <w:rsid w:val="00B66542"/>
    <w:rsid w:val="00B669BC"/>
    <w:rsid w:val="00B66B1F"/>
    <w:rsid w:val="00B66B2F"/>
    <w:rsid w:val="00B674C9"/>
    <w:rsid w:val="00B675B8"/>
    <w:rsid w:val="00B67777"/>
    <w:rsid w:val="00B67813"/>
    <w:rsid w:val="00B6796F"/>
    <w:rsid w:val="00B67E32"/>
    <w:rsid w:val="00B67F40"/>
    <w:rsid w:val="00B7003A"/>
    <w:rsid w:val="00B70285"/>
    <w:rsid w:val="00B703E7"/>
    <w:rsid w:val="00B7097C"/>
    <w:rsid w:val="00B712D3"/>
    <w:rsid w:val="00B716F9"/>
    <w:rsid w:val="00B71778"/>
    <w:rsid w:val="00B71892"/>
    <w:rsid w:val="00B71A9C"/>
    <w:rsid w:val="00B71C8D"/>
    <w:rsid w:val="00B71CD4"/>
    <w:rsid w:val="00B71DED"/>
    <w:rsid w:val="00B72289"/>
    <w:rsid w:val="00B726CB"/>
    <w:rsid w:val="00B726FD"/>
    <w:rsid w:val="00B7290F"/>
    <w:rsid w:val="00B72F19"/>
    <w:rsid w:val="00B7302B"/>
    <w:rsid w:val="00B733C2"/>
    <w:rsid w:val="00B733E5"/>
    <w:rsid w:val="00B734D5"/>
    <w:rsid w:val="00B7356B"/>
    <w:rsid w:val="00B73624"/>
    <w:rsid w:val="00B73B55"/>
    <w:rsid w:val="00B73BE3"/>
    <w:rsid w:val="00B73D10"/>
    <w:rsid w:val="00B73DA5"/>
    <w:rsid w:val="00B73FEE"/>
    <w:rsid w:val="00B7425A"/>
    <w:rsid w:val="00B74784"/>
    <w:rsid w:val="00B74CAA"/>
    <w:rsid w:val="00B74CE8"/>
    <w:rsid w:val="00B74DEC"/>
    <w:rsid w:val="00B74F7F"/>
    <w:rsid w:val="00B7511F"/>
    <w:rsid w:val="00B751DE"/>
    <w:rsid w:val="00B75542"/>
    <w:rsid w:val="00B755A2"/>
    <w:rsid w:val="00B75B08"/>
    <w:rsid w:val="00B75E90"/>
    <w:rsid w:val="00B75FD0"/>
    <w:rsid w:val="00B764C7"/>
    <w:rsid w:val="00B76609"/>
    <w:rsid w:val="00B76631"/>
    <w:rsid w:val="00B76C60"/>
    <w:rsid w:val="00B76D16"/>
    <w:rsid w:val="00B76F19"/>
    <w:rsid w:val="00B76FF6"/>
    <w:rsid w:val="00B773E9"/>
    <w:rsid w:val="00B77CBD"/>
    <w:rsid w:val="00B77DA4"/>
    <w:rsid w:val="00B80163"/>
    <w:rsid w:val="00B803A4"/>
    <w:rsid w:val="00B804AD"/>
    <w:rsid w:val="00B80955"/>
    <w:rsid w:val="00B80A1A"/>
    <w:rsid w:val="00B80DE1"/>
    <w:rsid w:val="00B80F9C"/>
    <w:rsid w:val="00B8112C"/>
    <w:rsid w:val="00B81A62"/>
    <w:rsid w:val="00B81A94"/>
    <w:rsid w:val="00B81BAC"/>
    <w:rsid w:val="00B81E7E"/>
    <w:rsid w:val="00B81F3C"/>
    <w:rsid w:val="00B82396"/>
    <w:rsid w:val="00B82525"/>
    <w:rsid w:val="00B827AC"/>
    <w:rsid w:val="00B8359B"/>
    <w:rsid w:val="00B835BF"/>
    <w:rsid w:val="00B83697"/>
    <w:rsid w:val="00B83934"/>
    <w:rsid w:val="00B83BB2"/>
    <w:rsid w:val="00B843B7"/>
    <w:rsid w:val="00B845A1"/>
    <w:rsid w:val="00B8490D"/>
    <w:rsid w:val="00B84A2F"/>
    <w:rsid w:val="00B84D5C"/>
    <w:rsid w:val="00B856EE"/>
    <w:rsid w:val="00B85801"/>
    <w:rsid w:val="00B85B33"/>
    <w:rsid w:val="00B85BA1"/>
    <w:rsid w:val="00B85F3F"/>
    <w:rsid w:val="00B85FB1"/>
    <w:rsid w:val="00B86117"/>
    <w:rsid w:val="00B8655E"/>
    <w:rsid w:val="00B8669B"/>
    <w:rsid w:val="00B869C4"/>
    <w:rsid w:val="00B869C8"/>
    <w:rsid w:val="00B86B9C"/>
    <w:rsid w:val="00B86BC9"/>
    <w:rsid w:val="00B86D8F"/>
    <w:rsid w:val="00B86DBA"/>
    <w:rsid w:val="00B86DC2"/>
    <w:rsid w:val="00B87090"/>
    <w:rsid w:val="00B8713C"/>
    <w:rsid w:val="00B87548"/>
    <w:rsid w:val="00B87859"/>
    <w:rsid w:val="00B878AE"/>
    <w:rsid w:val="00B87CC4"/>
    <w:rsid w:val="00B87ED3"/>
    <w:rsid w:val="00B8B4FE"/>
    <w:rsid w:val="00B90343"/>
    <w:rsid w:val="00B907D3"/>
    <w:rsid w:val="00B90CF6"/>
    <w:rsid w:val="00B91038"/>
    <w:rsid w:val="00B9119E"/>
    <w:rsid w:val="00B91227"/>
    <w:rsid w:val="00B91342"/>
    <w:rsid w:val="00B914AB"/>
    <w:rsid w:val="00B91651"/>
    <w:rsid w:val="00B91B82"/>
    <w:rsid w:val="00B91BBE"/>
    <w:rsid w:val="00B91D47"/>
    <w:rsid w:val="00B91E28"/>
    <w:rsid w:val="00B92274"/>
    <w:rsid w:val="00B92390"/>
    <w:rsid w:val="00B9283F"/>
    <w:rsid w:val="00B92A89"/>
    <w:rsid w:val="00B92BA3"/>
    <w:rsid w:val="00B932AE"/>
    <w:rsid w:val="00B933E7"/>
    <w:rsid w:val="00B93B37"/>
    <w:rsid w:val="00B93D32"/>
    <w:rsid w:val="00B93D70"/>
    <w:rsid w:val="00B93E3F"/>
    <w:rsid w:val="00B93E5C"/>
    <w:rsid w:val="00B93EB2"/>
    <w:rsid w:val="00B93F17"/>
    <w:rsid w:val="00B943CD"/>
    <w:rsid w:val="00B9441D"/>
    <w:rsid w:val="00B946CF"/>
    <w:rsid w:val="00B948E4"/>
    <w:rsid w:val="00B949E3"/>
    <w:rsid w:val="00B94BF2"/>
    <w:rsid w:val="00B94DF7"/>
    <w:rsid w:val="00B94ED4"/>
    <w:rsid w:val="00B94F21"/>
    <w:rsid w:val="00B950A2"/>
    <w:rsid w:val="00B950C1"/>
    <w:rsid w:val="00B95422"/>
    <w:rsid w:val="00B95921"/>
    <w:rsid w:val="00B95932"/>
    <w:rsid w:val="00B95C9B"/>
    <w:rsid w:val="00B9627A"/>
    <w:rsid w:val="00B96389"/>
    <w:rsid w:val="00B9640D"/>
    <w:rsid w:val="00B9663D"/>
    <w:rsid w:val="00B966B2"/>
    <w:rsid w:val="00B967D7"/>
    <w:rsid w:val="00B96AC0"/>
    <w:rsid w:val="00B97462"/>
    <w:rsid w:val="00BA036D"/>
    <w:rsid w:val="00BA0397"/>
    <w:rsid w:val="00BA04C9"/>
    <w:rsid w:val="00BA0560"/>
    <w:rsid w:val="00BA066C"/>
    <w:rsid w:val="00BA0766"/>
    <w:rsid w:val="00BA09FB"/>
    <w:rsid w:val="00BA0C3C"/>
    <w:rsid w:val="00BA0EA4"/>
    <w:rsid w:val="00BA0EAC"/>
    <w:rsid w:val="00BA0F01"/>
    <w:rsid w:val="00BA1143"/>
    <w:rsid w:val="00BA1383"/>
    <w:rsid w:val="00BA1841"/>
    <w:rsid w:val="00BA1B6B"/>
    <w:rsid w:val="00BA1BED"/>
    <w:rsid w:val="00BA1C85"/>
    <w:rsid w:val="00BA1E17"/>
    <w:rsid w:val="00BA1F85"/>
    <w:rsid w:val="00BA216E"/>
    <w:rsid w:val="00BA28D9"/>
    <w:rsid w:val="00BA2A2A"/>
    <w:rsid w:val="00BA2D72"/>
    <w:rsid w:val="00BA2E82"/>
    <w:rsid w:val="00BA2FA3"/>
    <w:rsid w:val="00BA3354"/>
    <w:rsid w:val="00BA3AB1"/>
    <w:rsid w:val="00BA3CB8"/>
    <w:rsid w:val="00BA3EE7"/>
    <w:rsid w:val="00BA418A"/>
    <w:rsid w:val="00BA4513"/>
    <w:rsid w:val="00BA4A9A"/>
    <w:rsid w:val="00BA4DA1"/>
    <w:rsid w:val="00BA4E16"/>
    <w:rsid w:val="00BA50B1"/>
    <w:rsid w:val="00BA51F5"/>
    <w:rsid w:val="00BA55C6"/>
    <w:rsid w:val="00BA57DE"/>
    <w:rsid w:val="00BA57F6"/>
    <w:rsid w:val="00BA5832"/>
    <w:rsid w:val="00BA5D71"/>
    <w:rsid w:val="00BA60D0"/>
    <w:rsid w:val="00BA6535"/>
    <w:rsid w:val="00BA679F"/>
    <w:rsid w:val="00BA6CEF"/>
    <w:rsid w:val="00BA71F4"/>
    <w:rsid w:val="00BA7261"/>
    <w:rsid w:val="00BA73BE"/>
    <w:rsid w:val="00BA7492"/>
    <w:rsid w:val="00BA7623"/>
    <w:rsid w:val="00BA7690"/>
    <w:rsid w:val="00BA7BD6"/>
    <w:rsid w:val="00BA7CA1"/>
    <w:rsid w:val="00BA7EF2"/>
    <w:rsid w:val="00BB012D"/>
    <w:rsid w:val="00BB0181"/>
    <w:rsid w:val="00BB0739"/>
    <w:rsid w:val="00BB0F42"/>
    <w:rsid w:val="00BB1017"/>
    <w:rsid w:val="00BB11D0"/>
    <w:rsid w:val="00BB1315"/>
    <w:rsid w:val="00BB1498"/>
    <w:rsid w:val="00BB155E"/>
    <w:rsid w:val="00BB1C72"/>
    <w:rsid w:val="00BB1F7E"/>
    <w:rsid w:val="00BB2274"/>
    <w:rsid w:val="00BB22C2"/>
    <w:rsid w:val="00BB2380"/>
    <w:rsid w:val="00BB247B"/>
    <w:rsid w:val="00BB25CC"/>
    <w:rsid w:val="00BB34C7"/>
    <w:rsid w:val="00BB38D0"/>
    <w:rsid w:val="00BB3C40"/>
    <w:rsid w:val="00BB4144"/>
    <w:rsid w:val="00BB46F6"/>
    <w:rsid w:val="00BB4A50"/>
    <w:rsid w:val="00BB4F90"/>
    <w:rsid w:val="00BB51C4"/>
    <w:rsid w:val="00BB51F6"/>
    <w:rsid w:val="00BB5C0B"/>
    <w:rsid w:val="00BB5D85"/>
    <w:rsid w:val="00BB6185"/>
    <w:rsid w:val="00BB632B"/>
    <w:rsid w:val="00BB6613"/>
    <w:rsid w:val="00BB69B2"/>
    <w:rsid w:val="00BB6A9A"/>
    <w:rsid w:val="00BB750D"/>
    <w:rsid w:val="00BB75FC"/>
    <w:rsid w:val="00BB7A6D"/>
    <w:rsid w:val="00BB7A81"/>
    <w:rsid w:val="00BB7ABB"/>
    <w:rsid w:val="00BB7DE8"/>
    <w:rsid w:val="00BB7FB0"/>
    <w:rsid w:val="00BC0198"/>
    <w:rsid w:val="00BC01EE"/>
    <w:rsid w:val="00BC03E5"/>
    <w:rsid w:val="00BC0969"/>
    <w:rsid w:val="00BC0CC4"/>
    <w:rsid w:val="00BC1017"/>
    <w:rsid w:val="00BC12A1"/>
    <w:rsid w:val="00BC15A3"/>
    <w:rsid w:val="00BC1605"/>
    <w:rsid w:val="00BC190E"/>
    <w:rsid w:val="00BC1F14"/>
    <w:rsid w:val="00BC1FBE"/>
    <w:rsid w:val="00BC263C"/>
    <w:rsid w:val="00BC2B42"/>
    <w:rsid w:val="00BC2BDA"/>
    <w:rsid w:val="00BC2D21"/>
    <w:rsid w:val="00BC2FE6"/>
    <w:rsid w:val="00BC3421"/>
    <w:rsid w:val="00BC34CC"/>
    <w:rsid w:val="00BC34E7"/>
    <w:rsid w:val="00BC37FC"/>
    <w:rsid w:val="00BC396F"/>
    <w:rsid w:val="00BC3FF4"/>
    <w:rsid w:val="00BC4054"/>
    <w:rsid w:val="00BC406B"/>
    <w:rsid w:val="00BC430D"/>
    <w:rsid w:val="00BC43B2"/>
    <w:rsid w:val="00BC43B5"/>
    <w:rsid w:val="00BC4447"/>
    <w:rsid w:val="00BC460B"/>
    <w:rsid w:val="00BC4A3B"/>
    <w:rsid w:val="00BC503D"/>
    <w:rsid w:val="00BC5205"/>
    <w:rsid w:val="00BC5314"/>
    <w:rsid w:val="00BC53BE"/>
    <w:rsid w:val="00BC5A25"/>
    <w:rsid w:val="00BC5EC1"/>
    <w:rsid w:val="00BC612B"/>
    <w:rsid w:val="00BC637E"/>
    <w:rsid w:val="00BC653E"/>
    <w:rsid w:val="00BC6CD7"/>
    <w:rsid w:val="00BC6ED1"/>
    <w:rsid w:val="00BC700B"/>
    <w:rsid w:val="00BC7589"/>
    <w:rsid w:val="00BC7DBE"/>
    <w:rsid w:val="00BC7E5F"/>
    <w:rsid w:val="00BC7EC2"/>
    <w:rsid w:val="00BCE1E5"/>
    <w:rsid w:val="00BD0013"/>
    <w:rsid w:val="00BD022B"/>
    <w:rsid w:val="00BD040C"/>
    <w:rsid w:val="00BD0DF2"/>
    <w:rsid w:val="00BD12BC"/>
    <w:rsid w:val="00BD12E1"/>
    <w:rsid w:val="00BD138C"/>
    <w:rsid w:val="00BD139C"/>
    <w:rsid w:val="00BD15F6"/>
    <w:rsid w:val="00BD170B"/>
    <w:rsid w:val="00BD19AD"/>
    <w:rsid w:val="00BD19D0"/>
    <w:rsid w:val="00BD1BB3"/>
    <w:rsid w:val="00BD1C6E"/>
    <w:rsid w:val="00BD2018"/>
    <w:rsid w:val="00BD280A"/>
    <w:rsid w:val="00BD2AC4"/>
    <w:rsid w:val="00BD2B39"/>
    <w:rsid w:val="00BD2BF8"/>
    <w:rsid w:val="00BD2D08"/>
    <w:rsid w:val="00BD3262"/>
    <w:rsid w:val="00BD3471"/>
    <w:rsid w:val="00BD369E"/>
    <w:rsid w:val="00BD3ADE"/>
    <w:rsid w:val="00BD3EC0"/>
    <w:rsid w:val="00BD3EC8"/>
    <w:rsid w:val="00BD4014"/>
    <w:rsid w:val="00BD41EC"/>
    <w:rsid w:val="00BD4251"/>
    <w:rsid w:val="00BD4C75"/>
    <w:rsid w:val="00BD536B"/>
    <w:rsid w:val="00BD594C"/>
    <w:rsid w:val="00BD5A4D"/>
    <w:rsid w:val="00BD5AC6"/>
    <w:rsid w:val="00BD5D21"/>
    <w:rsid w:val="00BD60B0"/>
    <w:rsid w:val="00BD6151"/>
    <w:rsid w:val="00BD62D6"/>
    <w:rsid w:val="00BD6321"/>
    <w:rsid w:val="00BD63DC"/>
    <w:rsid w:val="00BD666F"/>
    <w:rsid w:val="00BD6A85"/>
    <w:rsid w:val="00BD6F39"/>
    <w:rsid w:val="00BD7403"/>
    <w:rsid w:val="00BD7579"/>
    <w:rsid w:val="00BD7950"/>
    <w:rsid w:val="00BD7A91"/>
    <w:rsid w:val="00BD7D8A"/>
    <w:rsid w:val="00BD7F36"/>
    <w:rsid w:val="00BD7F5F"/>
    <w:rsid w:val="00BDABC0"/>
    <w:rsid w:val="00BE01D5"/>
    <w:rsid w:val="00BE0561"/>
    <w:rsid w:val="00BE0587"/>
    <w:rsid w:val="00BE06C9"/>
    <w:rsid w:val="00BE0847"/>
    <w:rsid w:val="00BE0A58"/>
    <w:rsid w:val="00BE0ED4"/>
    <w:rsid w:val="00BE0F73"/>
    <w:rsid w:val="00BE0FB3"/>
    <w:rsid w:val="00BE10E0"/>
    <w:rsid w:val="00BE117A"/>
    <w:rsid w:val="00BE120C"/>
    <w:rsid w:val="00BE148C"/>
    <w:rsid w:val="00BE1499"/>
    <w:rsid w:val="00BE15FD"/>
    <w:rsid w:val="00BE1B7C"/>
    <w:rsid w:val="00BE1BF7"/>
    <w:rsid w:val="00BE2546"/>
    <w:rsid w:val="00BE26DF"/>
    <w:rsid w:val="00BE2716"/>
    <w:rsid w:val="00BE27DA"/>
    <w:rsid w:val="00BE280E"/>
    <w:rsid w:val="00BE298D"/>
    <w:rsid w:val="00BE3050"/>
    <w:rsid w:val="00BE33DE"/>
    <w:rsid w:val="00BE3572"/>
    <w:rsid w:val="00BE3613"/>
    <w:rsid w:val="00BE3AEE"/>
    <w:rsid w:val="00BE3E33"/>
    <w:rsid w:val="00BE4ACE"/>
    <w:rsid w:val="00BE4F4C"/>
    <w:rsid w:val="00BE4FB8"/>
    <w:rsid w:val="00BE554E"/>
    <w:rsid w:val="00BE5573"/>
    <w:rsid w:val="00BE5985"/>
    <w:rsid w:val="00BE59E0"/>
    <w:rsid w:val="00BE5D93"/>
    <w:rsid w:val="00BE5ED2"/>
    <w:rsid w:val="00BE5FA7"/>
    <w:rsid w:val="00BE64D3"/>
    <w:rsid w:val="00BE64FE"/>
    <w:rsid w:val="00BE6898"/>
    <w:rsid w:val="00BE73A6"/>
    <w:rsid w:val="00BE7899"/>
    <w:rsid w:val="00BE78C7"/>
    <w:rsid w:val="00BE79AC"/>
    <w:rsid w:val="00BE7A3C"/>
    <w:rsid w:val="00BE7A42"/>
    <w:rsid w:val="00BE7CBD"/>
    <w:rsid w:val="00BE7DF1"/>
    <w:rsid w:val="00BE7E81"/>
    <w:rsid w:val="00BE7F62"/>
    <w:rsid w:val="00BE7FBA"/>
    <w:rsid w:val="00BF00B7"/>
    <w:rsid w:val="00BF04EF"/>
    <w:rsid w:val="00BF067D"/>
    <w:rsid w:val="00BF08E8"/>
    <w:rsid w:val="00BF0A89"/>
    <w:rsid w:val="00BF11D3"/>
    <w:rsid w:val="00BF121A"/>
    <w:rsid w:val="00BF1504"/>
    <w:rsid w:val="00BF15BB"/>
    <w:rsid w:val="00BF16A2"/>
    <w:rsid w:val="00BF1704"/>
    <w:rsid w:val="00BF20FA"/>
    <w:rsid w:val="00BF25D3"/>
    <w:rsid w:val="00BF2713"/>
    <w:rsid w:val="00BF293B"/>
    <w:rsid w:val="00BF2B2C"/>
    <w:rsid w:val="00BF2B5C"/>
    <w:rsid w:val="00BF2CF8"/>
    <w:rsid w:val="00BF2D0F"/>
    <w:rsid w:val="00BF3155"/>
    <w:rsid w:val="00BF36C1"/>
    <w:rsid w:val="00BF37DF"/>
    <w:rsid w:val="00BF38CC"/>
    <w:rsid w:val="00BF38F6"/>
    <w:rsid w:val="00BF397B"/>
    <w:rsid w:val="00BF3C76"/>
    <w:rsid w:val="00BF4440"/>
    <w:rsid w:val="00BF47E5"/>
    <w:rsid w:val="00BF47FF"/>
    <w:rsid w:val="00BF4E33"/>
    <w:rsid w:val="00BF502D"/>
    <w:rsid w:val="00BF5039"/>
    <w:rsid w:val="00BF51C3"/>
    <w:rsid w:val="00BF5303"/>
    <w:rsid w:val="00BF5592"/>
    <w:rsid w:val="00BF56FA"/>
    <w:rsid w:val="00BF5882"/>
    <w:rsid w:val="00BF5B90"/>
    <w:rsid w:val="00BF5ED1"/>
    <w:rsid w:val="00BF5F30"/>
    <w:rsid w:val="00BF602A"/>
    <w:rsid w:val="00BF612E"/>
    <w:rsid w:val="00BF62E5"/>
    <w:rsid w:val="00BF6401"/>
    <w:rsid w:val="00BF66C4"/>
    <w:rsid w:val="00BF6890"/>
    <w:rsid w:val="00BF689F"/>
    <w:rsid w:val="00BF68A3"/>
    <w:rsid w:val="00BF68C8"/>
    <w:rsid w:val="00BF68CC"/>
    <w:rsid w:val="00BF69DF"/>
    <w:rsid w:val="00BF6A9E"/>
    <w:rsid w:val="00BF7084"/>
    <w:rsid w:val="00BF73EE"/>
    <w:rsid w:val="00BF7481"/>
    <w:rsid w:val="00BF7635"/>
    <w:rsid w:val="00BF77EE"/>
    <w:rsid w:val="00BF78E0"/>
    <w:rsid w:val="00BF7927"/>
    <w:rsid w:val="00BF794E"/>
    <w:rsid w:val="00BF7C9B"/>
    <w:rsid w:val="00BF7CC1"/>
    <w:rsid w:val="00BF7E00"/>
    <w:rsid w:val="00BF7ED3"/>
    <w:rsid w:val="00BFC0BE"/>
    <w:rsid w:val="00C000A8"/>
    <w:rsid w:val="00C00216"/>
    <w:rsid w:val="00C00394"/>
    <w:rsid w:val="00C008FE"/>
    <w:rsid w:val="00C00AD2"/>
    <w:rsid w:val="00C00AF1"/>
    <w:rsid w:val="00C00BC1"/>
    <w:rsid w:val="00C00CDE"/>
    <w:rsid w:val="00C00F02"/>
    <w:rsid w:val="00C011C2"/>
    <w:rsid w:val="00C011C7"/>
    <w:rsid w:val="00C0129A"/>
    <w:rsid w:val="00C01314"/>
    <w:rsid w:val="00C013C7"/>
    <w:rsid w:val="00C01882"/>
    <w:rsid w:val="00C01AFA"/>
    <w:rsid w:val="00C01BD2"/>
    <w:rsid w:val="00C01BFA"/>
    <w:rsid w:val="00C01E68"/>
    <w:rsid w:val="00C01EB0"/>
    <w:rsid w:val="00C01F25"/>
    <w:rsid w:val="00C02648"/>
    <w:rsid w:val="00C02703"/>
    <w:rsid w:val="00C028F3"/>
    <w:rsid w:val="00C02D08"/>
    <w:rsid w:val="00C02DA1"/>
    <w:rsid w:val="00C03133"/>
    <w:rsid w:val="00C031C1"/>
    <w:rsid w:val="00C03621"/>
    <w:rsid w:val="00C03CCB"/>
    <w:rsid w:val="00C03EDA"/>
    <w:rsid w:val="00C03F3D"/>
    <w:rsid w:val="00C03FE7"/>
    <w:rsid w:val="00C04020"/>
    <w:rsid w:val="00C041B5"/>
    <w:rsid w:val="00C0460A"/>
    <w:rsid w:val="00C04720"/>
    <w:rsid w:val="00C04883"/>
    <w:rsid w:val="00C048BE"/>
    <w:rsid w:val="00C049F6"/>
    <w:rsid w:val="00C049FA"/>
    <w:rsid w:val="00C04A0E"/>
    <w:rsid w:val="00C04C59"/>
    <w:rsid w:val="00C051CF"/>
    <w:rsid w:val="00C053A7"/>
    <w:rsid w:val="00C05919"/>
    <w:rsid w:val="00C0599B"/>
    <w:rsid w:val="00C05A6E"/>
    <w:rsid w:val="00C05E19"/>
    <w:rsid w:val="00C060D6"/>
    <w:rsid w:val="00C063F8"/>
    <w:rsid w:val="00C069D0"/>
    <w:rsid w:val="00C06B38"/>
    <w:rsid w:val="00C06B90"/>
    <w:rsid w:val="00C06DDD"/>
    <w:rsid w:val="00C07419"/>
    <w:rsid w:val="00C07797"/>
    <w:rsid w:val="00C07EB4"/>
    <w:rsid w:val="00C1002A"/>
    <w:rsid w:val="00C102AE"/>
    <w:rsid w:val="00C10441"/>
    <w:rsid w:val="00C104ED"/>
    <w:rsid w:val="00C10693"/>
    <w:rsid w:val="00C10BB2"/>
    <w:rsid w:val="00C10D76"/>
    <w:rsid w:val="00C10DF3"/>
    <w:rsid w:val="00C11094"/>
    <w:rsid w:val="00C117B0"/>
    <w:rsid w:val="00C11924"/>
    <w:rsid w:val="00C11A6C"/>
    <w:rsid w:val="00C11D7D"/>
    <w:rsid w:val="00C11DAF"/>
    <w:rsid w:val="00C11E4D"/>
    <w:rsid w:val="00C12111"/>
    <w:rsid w:val="00C12389"/>
    <w:rsid w:val="00C123C7"/>
    <w:rsid w:val="00C1269F"/>
    <w:rsid w:val="00C12967"/>
    <w:rsid w:val="00C12ABE"/>
    <w:rsid w:val="00C12F0D"/>
    <w:rsid w:val="00C13209"/>
    <w:rsid w:val="00C13309"/>
    <w:rsid w:val="00C13AE8"/>
    <w:rsid w:val="00C140A3"/>
    <w:rsid w:val="00C14425"/>
    <w:rsid w:val="00C144D6"/>
    <w:rsid w:val="00C14509"/>
    <w:rsid w:val="00C145DB"/>
    <w:rsid w:val="00C14AC8"/>
    <w:rsid w:val="00C14B86"/>
    <w:rsid w:val="00C14BE9"/>
    <w:rsid w:val="00C14E3A"/>
    <w:rsid w:val="00C14E72"/>
    <w:rsid w:val="00C14F55"/>
    <w:rsid w:val="00C14F93"/>
    <w:rsid w:val="00C15039"/>
    <w:rsid w:val="00C15498"/>
    <w:rsid w:val="00C154A0"/>
    <w:rsid w:val="00C15576"/>
    <w:rsid w:val="00C15754"/>
    <w:rsid w:val="00C157F8"/>
    <w:rsid w:val="00C15DDF"/>
    <w:rsid w:val="00C160F5"/>
    <w:rsid w:val="00C16184"/>
    <w:rsid w:val="00C1639A"/>
    <w:rsid w:val="00C16E73"/>
    <w:rsid w:val="00C17063"/>
    <w:rsid w:val="00C17289"/>
    <w:rsid w:val="00C174CE"/>
    <w:rsid w:val="00C17C20"/>
    <w:rsid w:val="00C17D79"/>
    <w:rsid w:val="00C17F90"/>
    <w:rsid w:val="00C20007"/>
    <w:rsid w:val="00C20567"/>
    <w:rsid w:val="00C209B3"/>
    <w:rsid w:val="00C20A67"/>
    <w:rsid w:val="00C20B64"/>
    <w:rsid w:val="00C20C88"/>
    <w:rsid w:val="00C213CD"/>
    <w:rsid w:val="00C21865"/>
    <w:rsid w:val="00C21B8F"/>
    <w:rsid w:val="00C21C94"/>
    <w:rsid w:val="00C21D60"/>
    <w:rsid w:val="00C22001"/>
    <w:rsid w:val="00C22185"/>
    <w:rsid w:val="00C221EA"/>
    <w:rsid w:val="00C22290"/>
    <w:rsid w:val="00C22533"/>
    <w:rsid w:val="00C2271A"/>
    <w:rsid w:val="00C22A3D"/>
    <w:rsid w:val="00C22D80"/>
    <w:rsid w:val="00C23172"/>
    <w:rsid w:val="00C234DD"/>
    <w:rsid w:val="00C23B14"/>
    <w:rsid w:val="00C23C3D"/>
    <w:rsid w:val="00C23CF5"/>
    <w:rsid w:val="00C243D1"/>
    <w:rsid w:val="00C24555"/>
    <w:rsid w:val="00C249E7"/>
    <w:rsid w:val="00C24D84"/>
    <w:rsid w:val="00C24E75"/>
    <w:rsid w:val="00C26616"/>
    <w:rsid w:val="00C26722"/>
    <w:rsid w:val="00C269B0"/>
    <w:rsid w:val="00C26BDD"/>
    <w:rsid w:val="00C26D7B"/>
    <w:rsid w:val="00C26E8F"/>
    <w:rsid w:val="00C27076"/>
    <w:rsid w:val="00C27265"/>
    <w:rsid w:val="00C273B5"/>
    <w:rsid w:val="00C27464"/>
    <w:rsid w:val="00C278C5"/>
    <w:rsid w:val="00C30017"/>
    <w:rsid w:val="00C30131"/>
    <w:rsid w:val="00C302BA"/>
    <w:rsid w:val="00C3037B"/>
    <w:rsid w:val="00C3037D"/>
    <w:rsid w:val="00C303C6"/>
    <w:rsid w:val="00C304D4"/>
    <w:rsid w:val="00C30558"/>
    <w:rsid w:val="00C30713"/>
    <w:rsid w:val="00C30BA9"/>
    <w:rsid w:val="00C30C7A"/>
    <w:rsid w:val="00C30ECC"/>
    <w:rsid w:val="00C30EFA"/>
    <w:rsid w:val="00C316AE"/>
    <w:rsid w:val="00C31753"/>
    <w:rsid w:val="00C31B70"/>
    <w:rsid w:val="00C31DA4"/>
    <w:rsid w:val="00C3261D"/>
    <w:rsid w:val="00C326F9"/>
    <w:rsid w:val="00C327AB"/>
    <w:rsid w:val="00C327B1"/>
    <w:rsid w:val="00C32C86"/>
    <w:rsid w:val="00C32F5F"/>
    <w:rsid w:val="00C32F96"/>
    <w:rsid w:val="00C32FEE"/>
    <w:rsid w:val="00C33428"/>
    <w:rsid w:val="00C33532"/>
    <w:rsid w:val="00C3363D"/>
    <w:rsid w:val="00C3368A"/>
    <w:rsid w:val="00C33725"/>
    <w:rsid w:val="00C339B5"/>
    <w:rsid w:val="00C33E37"/>
    <w:rsid w:val="00C344E7"/>
    <w:rsid w:val="00C3460D"/>
    <w:rsid w:val="00C34734"/>
    <w:rsid w:val="00C3496F"/>
    <w:rsid w:val="00C34FB9"/>
    <w:rsid w:val="00C3503F"/>
    <w:rsid w:val="00C351F5"/>
    <w:rsid w:val="00C35212"/>
    <w:rsid w:val="00C35295"/>
    <w:rsid w:val="00C35469"/>
    <w:rsid w:val="00C3568B"/>
    <w:rsid w:val="00C361D9"/>
    <w:rsid w:val="00C36371"/>
    <w:rsid w:val="00C365A7"/>
    <w:rsid w:val="00C3676A"/>
    <w:rsid w:val="00C36B7D"/>
    <w:rsid w:val="00C36FFB"/>
    <w:rsid w:val="00C37060"/>
    <w:rsid w:val="00C37359"/>
    <w:rsid w:val="00C3741C"/>
    <w:rsid w:val="00C37602"/>
    <w:rsid w:val="00C376BD"/>
    <w:rsid w:val="00C37A29"/>
    <w:rsid w:val="00C37C47"/>
    <w:rsid w:val="00C37CE3"/>
    <w:rsid w:val="00C37F1E"/>
    <w:rsid w:val="00C39079"/>
    <w:rsid w:val="00C40365"/>
    <w:rsid w:val="00C403D1"/>
    <w:rsid w:val="00C40424"/>
    <w:rsid w:val="00C40E58"/>
    <w:rsid w:val="00C40E9B"/>
    <w:rsid w:val="00C40EF9"/>
    <w:rsid w:val="00C4111F"/>
    <w:rsid w:val="00C412C7"/>
    <w:rsid w:val="00C413C0"/>
    <w:rsid w:val="00C4140F"/>
    <w:rsid w:val="00C41462"/>
    <w:rsid w:val="00C414BD"/>
    <w:rsid w:val="00C414D1"/>
    <w:rsid w:val="00C41602"/>
    <w:rsid w:val="00C41726"/>
    <w:rsid w:val="00C419F0"/>
    <w:rsid w:val="00C41A9B"/>
    <w:rsid w:val="00C41B6D"/>
    <w:rsid w:val="00C41C2F"/>
    <w:rsid w:val="00C41D1B"/>
    <w:rsid w:val="00C41F2D"/>
    <w:rsid w:val="00C42082"/>
    <w:rsid w:val="00C42308"/>
    <w:rsid w:val="00C42395"/>
    <w:rsid w:val="00C42491"/>
    <w:rsid w:val="00C42D2A"/>
    <w:rsid w:val="00C434D9"/>
    <w:rsid w:val="00C4370E"/>
    <w:rsid w:val="00C43E54"/>
    <w:rsid w:val="00C440B8"/>
    <w:rsid w:val="00C4424E"/>
    <w:rsid w:val="00C442F2"/>
    <w:rsid w:val="00C443CA"/>
    <w:rsid w:val="00C446D6"/>
    <w:rsid w:val="00C447E3"/>
    <w:rsid w:val="00C447EE"/>
    <w:rsid w:val="00C44CAF"/>
    <w:rsid w:val="00C453AF"/>
    <w:rsid w:val="00C453DE"/>
    <w:rsid w:val="00C45598"/>
    <w:rsid w:val="00C45601"/>
    <w:rsid w:val="00C45AD1"/>
    <w:rsid w:val="00C46228"/>
    <w:rsid w:val="00C46426"/>
    <w:rsid w:val="00C46444"/>
    <w:rsid w:val="00C467BA"/>
    <w:rsid w:val="00C46F32"/>
    <w:rsid w:val="00C4708C"/>
    <w:rsid w:val="00C474C6"/>
    <w:rsid w:val="00C47641"/>
    <w:rsid w:val="00C4777F"/>
    <w:rsid w:val="00C47A7A"/>
    <w:rsid w:val="00C47CDA"/>
    <w:rsid w:val="00C47D2D"/>
    <w:rsid w:val="00C50653"/>
    <w:rsid w:val="00C50739"/>
    <w:rsid w:val="00C50753"/>
    <w:rsid w:val="00C50774"/>
    <w:rsid w:val="00C50DDA"/>
    <w:rsid w:val="00C50E17"/>
    <w:rsid w:val="00C511D6"/>
    <w:rsid w:val="00C5179D"/>
    <w:rsid w:val="00C51973"/>
    <w:rsid w:val="00C51BAC"/>
    <w:rsid w:val="00C51E30"/>
    <w:rsid w:val="00C522D6"/>
    <w:rsid w:val="00C527C6"/>
    <w:rsid w:val="00C52833"/>
    <w:rsid w:val="00C52F70"/>
    <w:rsid w:val="00C530CB"/>
    <w:rsid w:val="00C53255"/>
    <w:rsid w:val="00C5365A"/>
    <w:rsid w:val="00C536EA"/>
    <w:rsid w:val="00C53791"/>
    <w:rsid w:val="00C537E5"/>
    <w:rsid w:val="00C53A88"/>
    <w:rsid w:val="00C542AE"/>
    <w:rsid w:val="00C54353"/>
    <w:rsid w:val="00C5448B"/>
    <w:rsid w:val="00C54576"/>
    <w:rsid w:val="00C54701"/>
    <w:rsid w:val="00C54FB0"/>
    <w:rsid w:val="00C54FB1"/>
    <w:rsid w:val="00C55223"/>
    <w:rsid w:val="00C55862"/>
    <w:rsid w:val="00C559C4"/>
    <w:rsid w:val="00C55AA0"/>
    <w:rsid w:val="00C55D0A"/>
    <w:rsid w:val="00C55F5A"/>
    <w:rsid w:val="00C5637A"/>
    <w:rsid w:val="00C56464"/>
    <w:rsid w:val="00C5677F"/>
    <w:rsid w:val="00C567A4"/>
    <w:rsid w:val="00C567B9"/>
    <w:rsid w:val="00C56940"/>
    <w:rsid w:val="00C569C9"/>
    <w:rsid w:val="00C56DE1"/>
    <w:rsid w:val="00C57185"/>
    <w:rsid w:val="00C572E1"/>
    <w:rsid w:val="00C5759D"/>
    <w:rsid w:val="00C60046"/>
    <w:rsid w:val="00C602D5"/>
    <w:rsid w:val="00C602F9"/>
    <w:rsid w:val="00C6032D"/>
    <w:rsid w:val="00C603D8"/>
    <w:rsid w:val="00C6067F"/>
    <w:rsid w:val="00C60AA7"/>
    <w:rsid w:val="00C60EF4"/>
    <w:rsid w:val="00C60F63"/>
    <w:rsid w:val="00C61094"/>
    <w:rsid w:val="00C61229"/>
    <w:rsid w:val="00C612F3"/>
    <w:rsid w:val="00C61510"/>
    <w:rsid w:val="00C61935"/>
    <w:rsid w:val="00C61A8F"/>
    <w:rsid w:val="00C61B9B"/>
    <w:rsid w:val="00C625A4"/>
    <w:rsid w:val="00C62753"/>
    <w:rsid w:val="00C6283D"/>
    <w:rsid w:val="00C62A57"/>
    <w:rsid w:val="00C62ADF"/>
    <w:rsid w:val="00C63030"/>
    <w:rsid w:val="00C6310E"/>
    <w:rsid w:val="00C63329"/>
    <w:rsid w:val="00C63374"/>
    <w:rsid w:val="00C634F0"/>
    <w:rsid w:val="00C6366A"/>
    <w:rsid w:val="00C636EF"/>
    <w:rsid w:val="00C636FC"/>
    <w:rsid w:val="00C639C1"/>
    <w:rsid w:val="00C63B21"/>
    <w:rsid w:val="00C63E23"/>
    <w:rsid w:val="00C64477"/>
    <w:rsid w:val="00C6458B"/>
    <w:rsid w:val="00C645B5"/>
    <w:rsid w:val="00C649B8"/>
    <w:rsid w:val="00C64A1B"/>
    <w:rsid w:val="00C64C41"/>
    <w:rsid w:val="00C64EBB"/>
    <w:rsid w:val="00C64F77"/>
    <w:rsid w:val="00C650F1"/>
    <w:rsid w:val="00C65335"/>
    <w:rsid w:val="00C65470"/>
    <w:rsid w:val="00C654FF"/>
    <w:rsid w:val="00C65515"/>
    <w:rsid w:val="00C65653"/>
    <w:rsid w:val="00C65866"/>
    <w:rsid w:val="00C65871"/>
    <w:rsid w:val="00C65C40"/>
    <w:rsid w:val="00C65F49"/>
    <w:rsid w:val="00C66207"/>
    <w:rsid w:val="00C662CB"/>
    <w:rsid w:val="00C664C5"/>
    <w:rsid w:val="00C66774"/>
    <w:rsid w:val="00C66A30"/>
    <w:rsid w:val="00C66B90"/>
    <w:rsid w:val="00C66D1F"/>
    <w:rsid w:val="00C6703F"/>
    <w:rsid w:val="00C6796E"/>
    <w:rsid w:val="00C67A4B"/>
    <w:rsid w:val="00C67CEB"/>
    <w:rsid w:val="00C67D9E"/>
    <w:rsid w:val="00C7003C"/>
    <w:rsid w:val="00C70485"/>
    <w:rsid w:val="00C704CF"/>
    <w:rsid w:val="00C7077F"/>
    <w:rsid w:val="00C70D42"/>
    <w:rsid w:val="00C70EFC"/>
    <w:rsid w:val="00C7127F"/>
    <w:rsid w:val="00C714EF"/>
    <w:rsid w:val="00C71A0D"/>
    <w:rsid w:val="00C71A6D"/>
    <w:rsid w:val="00C71F9B"/>
    <w:rsid w:val="00C72A2D"/>
    <w:rsid w:val="00C733B8"/>
    <w:rsid w:val="00C7349E"/>
    <w:rsid w:val="00C735A8"/>
    <w:rsid w:val="00C737A5"/>
    <w:rsid w:val="00C739FA"/>
    <w:rsid w:val="00C73AE0"/>
    <w:rsid w:val="00C73C0B"/>
    <w:rsid w:val="00C73DA3"/>
    <w:rsid w:val="00C7428E"/>
    <w:rsid w:val="00C74579"/>
    <w:rsid w:val="00C74A5F"/>
    <w:rsid w:val="00C74DB0"/>
    <w:rsid w:val="00C74FC1"/>
    <w:rsid w:val="00C752A3"/>
    <w:rsid w:val="00C752F9"/>
    <w:rsid w:val="00C75408"/>
    <w:rsid w:val="00C75548"/>
    <w:rsid w:val="00C756D5"/>
    <w:rsid w:val="00C75A9C"/>
    <w:rsid w:val="00C75AEE"/>
    <w:rsid w:val="00C75C3B"/>
    <w:rsid w:val="00C7609F"/>
    <w:rsid w:val="00C76146"/>
    <w:rsid w:val="00C76201"/>
    <w:rsid w:val="00C76202"/>
    <w:rsid w:val="00C7638D"/>
    <w:rsid w:val="00C7642D"/>
    <w:rsid w:val="00C76869"/>
    <w:rsid w:val="00C768E9"/>
    <w:rsid w:val="00C768F3"/>
    <w:rsid w:val="00C76CB1"/>
    <w:rsid w:val="00C77044"/>
    <w:rsid w:val="00C7735A"/>
    <w:rsid w:val="00C7755B"/>
    <w:rsid w:val="00C7781C"/>
    <w:rsid w:val="00C779E3"/>
    <w:rsid w:val="00C77BFD"/>
    <w:rsid w:val="00C77F2B"/>
    <w:rsid w:val="00C77F2D"/>
    <w:rsid w:val="00C802A0"/>
    <w:rsid w:val="00C8040F"/>
    <w:rsid w:val="00C80986"/>
    <w:rsid w:val="00C809F0"/>
    <w:rsid w:val="00C80A72"/>
    <w:rsid w:val="00C80C11"/>
    <w:rsid w:val="00C80C3D"/>
    <w:rsid w:val="00C80E48"/>
    <w:rsid w:val="00C8118F"/>
    <w:rsid w:val="00C812AC"/>
    <w:rsid w:val="00C814C1"/>
    <w:rsid w:val="00C817C4"/>
    <w:rsid w:val="00C81895"/>
    <w:rsid w:val="00C81DA3"/>
    <w:rsid w:val="00C81F85"/>
    <w:rsid w:val="00C8215A"/>
    <w:rsid w:val="00C824DB"/>
    <w:rsid w:val="00C826B3"/>
    <w:rsid w:val="00C82DE5"/>
    <w:rsid w:val="00C82F3A"/>
    <w:rsid w:val="00C8324D"/>
    <w:rsid w:val="00C8366D"/>
    <w:rsid w:val="00C83950"/>
    <w:rsid w:val="00C83FE0"/>
    <w:rsid w:val="00C843F3"/>
    <w:rsid w:val="00C8497C"/>
    <w:rsid w:val="00C84A93"/>
    <w:rsid w:val="00C84B03"/>
    <w:rsid w:val="00C84C07"/>
    <w:rsid w:val="00C84D24"/>
    <w:rsid w:val="00C84E03"/>
    <w:rsid w:val="00C84EBA"/>
    <w:rsid w:val="00C850BE"/>
    <w:rsid w:val="00C851AD"/>
    <w:rsid w:val="00C851B0"/>
    <w:rsid w:val="00C85551"/>
    <w:rsid w:val="00C856A5"/>
    <w:rsid w:val="00C8599D"/>
    <w:rsid w:val="00C859F1"/>
    <w:rsid w:val="00C85A0E"/>
    <w:rsid w:val="00C86203"/>
    <w:rsid w:val="00C862BD"/>
    <w:rsid w:val="00C865F0"/>
    <w:rsid w:val="00C8708C"/>
    <w:rsid w:val="00C87159"/>
    <w:rsid w:val="00C8741C"/>
    <w:rsid w:val="00C8769B"/>
    <w:rsid w:val="00C878F5"/>
    <w:rsid w:val="00C87AFC"/>
    <w:rsid w:val="00C87FEA"/>
    <w:rsid w:val="00C90173"/>
    <w:rsid w:val="00C9020B"/>
    <w:rsid w:val="00C906BE"/>
    <w:rsid w:val="00C90CCA"/>
    <w:rsid w:val="00C90F89"/>
    <w:rsid w:val="00C910FC"/>
    <w:rsid w:val="00C913C2"/>
    <w:rsid w:val="00C914B4"/>
    <w:rsid w:val="00C914CC"/>
    <w:rsid w:val="00C915B7"/>
    <w:rsid w:val="00C91667"/>
    <w:rsid w:val="00C917BB"/>
    <w:rsid w:val="00C919A2"/>
    <w:rsid w:val="00C92045"/>
    <w:rsid w:val="00C92650"/>
    <w:rsid w:val="00C9265B"/>
    <w:rsid w:val="00C926E1"/>
    <w:rsid w:val="00C9287D"/>
    <w:rsid w:val="00C92903"/>
    <w:rsid w:val="00C92B1E"/>
    <w:rsid w:val="00C92BE7"/>
    <w:rsid w:val="00C92FE2"/>
    <w:rsid w:val="00C93158"/>
    <w:rsid w:val="00C932F3"/>
    <w:rsid w:val="00C93359"/>
    <w:rsid w:val="00C93377"/>
    <w:rsid w:val="00C937A2"/>
    <w:rsid w:val="00C93A71"/>
    <w:rsid w:val="00C93AA0"/>
    <w:rsid w:val="00C94479"/>
    <w:rsid w:val="00C947CF"/>
    <w:rsid w:val="00C94867"/>
    <w:rsid w:val="00C94AD3"/>
    <w:rsid w:val="00C94C07"/>
    <w:rsid w:val="00C94F39"/>
    <w:rsid w:val="00C9509E"/>
    <w:rsid w:val="00C951B0"/>
    <w:rsid w:val="00C9528B"/>
    <w:rsid w:val="00C95300"/>
    <w:rsid w:val="00C95368"/>
    <w:rsid w:val="00C96095"/>
    <w:rsid w:val="00C961FC"/>
    <w:rsid w:val="00C963F2"/>
    <w:rsid w:val="00C96650"/>
    <w:rsid w:val="00C9672A"/>
    <w:rsid w:val="00C968E3"/>
    <w:rsid w:val="00C96DF4"/>
    <w:rsid w:val="00C96EAC"/>
    <w:rsid w:val="00C96ED0"/>
    <w:rsid w:val="00C9736C"/>
    <w:rsid w:val="00C975A2"/>
    <w:rsid w:val="00C97912"/>
    <w:rsid w:val="00C97997"/>
    <w:rsid w:val="00C97B5F"/>
    <w:rsid w:val="00C97F92"/>
    <w:rsid w:val="00C97FDF"/>
    <w:rsid w:val="00CA03CA"/>
    <w:rsid w:val="00CA06F9"/>
    <w:rsid w:val="00CA075B"/>
    <w:rsid w:val="00CA090C"/>
    <w:rsid w:val="00CA0A08"/>
    <w:rsid w:val="00CA0D79"/>
    <w:rsid w:val="00CA0D7F"/>
    <w:rsid w:val="00CA0E4C"/>
    <w:rsid w:val="00CA0F5B"/>
    <w:rsid w:val="00CA15C3"/>
    <w:rsid w:val="00CA17F7"/>
    <w:rsid w:val="00CA1921"/>
    <w:rsid w:val="00CA1B88"/>
    <w:rsid w:val="00CA1D09"/>
    <w:rsid w:val="00CA1E4E"/>
    <w:rsid w:val="00CA1EA5"/>
    <w:rsid w:val="00CA1FBD"/>
    <w:rsid w:val="00CA274C"/>
    <w:rsid w:val="00CA2799"/>
    <w:rsid w:val="00CA280B"/>
    <w:rsid w:val="00CA2B00"/>
    <w:rsid w:val="00CA2B65"/>
    <w:rsid w:val="00CA30F1"/>
    <w:rsid w:val="00CA346E"/>
    <w:rsid w:val="00CA3590"/>
    <w:rsid w:val="00CA35A1"/>
    <w:rsid w:val="00CA372D"/>
    <w:rsid w:val="00CA3A88"/>
    <w:rsid w:val="00CA3CA0"/>
    <w:rsid w:val="00CA3CB3"/>
    <w:rsid w:val="00CA3DD1"/>
    <w:rsid w:val="00CA3ED3"/>
    <w:rsid w:val="00CA3F4E"/>
    <w:rsid w:val="00CA40D9"/>
    <w:rsid w:val="00CA4127"/>
    <w:rsid w:val="00CA4344"/>
    <w:rsid w:val="00CA45A5"/>
    <w:rsid w:val="00CA4792"/>
    <w:rsid w:val="00CA4898"/>
    <w:rsid w:val="00CA4C3B"/>
    <w:rsid w:val="00CA4D71"/>
    <w:rsid w:val="00CA5136"/>
    <w:rsid w:val="00CA53D4"/>
    <w:rsid w:val="00CA557F"/>
    <w:rsid w:val="00CA5B49"/>
    <w:rsid w:val="00CA5B7A"/>
    <w:rsid w:val="00CA5CD5"/>
    <w:rsid w:val="00CA5EE8"/>
    <w:rsid w:val="00CA6238"/>
    <w:rsid w:val="00CA626D"/>
    <w:rsid w:val="00CA630C"/>
    <w:rsid w:val="00CA69C5"/>
    <w:rsid w:val="00CA6CA1"/>
    <w:rsid w:val="00CA70EE"/>
    <w:rsid w:val="00CA71AC"/>
    <w:rsid w:val="00CA7561"/>
    <w:rsid w:val="00CA764F"/>
    <w:rsid w:val="00CA77B2"/>
    <w:rsid w:val="00CA78E4"/>
    <w:rsid w:val="00CA7BA7"/>
    <w:rsid w:val="00CA7C45"/>
    <w:rsid w:val="00CA7CA6"/>
    <w:rsid w:val="00CA7EDB"/>
    <w:rsid w:val="00CABC66"/>
    <w:rsid w:val="00CB066E"/>
    <w:rsid w:val="00CB102F"/>
    <w:rsid w:val="00CB1184"/>
    <w:rsid w:val="00CB1358"/>
    <w:rsid w:val="00CB1408"/>
    <w:rsid w:val="00CB1419"/>
    <w:rsid w:val="00CB160A"/>
    <w:rsid w:val="00CB22B8"/>
    <w:rsid w:val="00CB2D23"/>
    <w:rsid w:val="00CB2F63"/>
    <w:rsid w:val="00CB33C3"/>
    <w:rsid w:val="00CB3504"/>
    <w:rsid w:val="00CB3685"/>
    <w:rsid w:val="00CB38D6"/>
    <w:rsid w:val="00CB3AE2"/>
    <w:rsid w:val="00CB3BE1"/>
    <w:rsid w:val="00CB4576"/>
    <w:rsid w:val="00CB4992"/>
    <w:rsid w:val="00CB4B30"/>
    <w:rsid w:val="00CB4F0D"/>
    <w:rsid w:val="00CB50D1"/>
    <w:rsid w:val="00CB519D"/>
    <w:rsid w:val="00CB53D7"/>
    <w:rsid w:val="00CB58FF"/>
    <w:rsid w:val="00CB59CA"/>
    <w:rsid w:val="00CB5C15"/>
    <w:rsid w:val="00CB5C4B"/>
    <w:rsid w:val="00CB5D12"/>
    <w:rsid w:val="00CB5DC8"/>
    <w:rsid w:val="00CB6D6D"/>
    <w:rsid w:val="00CB6D7F"/>
    <w:rsid w:val="00CB6DFD"/>
    <w:rsid w:val="00CB7544"/>
    <w:rsid w:val="00CB77BE"/>
    <w:rsid w:val="00CB780F"/>
    <w:rsid w:val="00CB7B5A"/>
    <w:rsid w:val="00CB7D7F"/>
    <w:rsid w:val="00CB7ECD"/>
    <w:rsid w:val="00CB7EF5"/>
    <w:rsid w:val="00CC00ED"/>
    <w:rsid w:val="00CC02B6"/>
    <w:rsid w:val="00CC0573"/>
    <w:rsid w:val="00CC0722"/>
    <w:rsid w:val="00CC0B65"/>
    <w:rsid w:val="00CC0CE3"/>
    <w:rsid w:val="00CC0F78"/>
    <w:rsid w:val="00CC0FDF"/>
    <w:rsid w:val="00CC18EC"/>
    <w:rsid w:val="00CC19BC"/>
    <w:rsid w:val="00CC1B0E"/>
    <w:rsid w:val="00CC1C67"/>
    <w:rsid w:val="00CC1DE0"/>
    <w:rsid w:val="00CC1FDF"/>
    <w:rsid w:val="00CC239B"/>
    <w:rsid w:val="00CC24CF"/>
    <w:rsid w:val="00CC2B42"/>
    <w:rsid w:val="00CC2DDE"/>
    <w:rsid w:val="00CC33B8"/>
    <w:rsid w:val="00CC3748"/>
    <w:rsid w:val="00CC3788"/>
    <w:rsid w:val="00CC3A89"/>
    <w:rsid w:val="00CC3BBC"/>
    <w:rsid w:val="00CC3C95"/>
    <w:rsid w:val="00CC3D53"/>
    <w:rsid w:val="00CC3E11"/>
    <w:rsid w:val="00CC3E3B"/>
    <w:rsid w:val="00CC3FE4"/>
    <w:rsid w:val="00CC454B"/>
    <w:rsid w:val="00CC4CA7"/>
    <w:rsid w:val="00CC4D31"/>
    <w:rsid w:val="00CC4E7A"/>
    <w:rsid w:val="00CC58E2"/>
    <w:rsid w:val="00CC5A3F"/>
    <w:rsid w:val="00CC5B33"/>
    <w:rsid w:val="00CC5E68"/>
    <w:rsid w:val="00CC5EF3"/>
    <w:rsid w:val="00CC6172"/>
    <w:rsid w:val="00CC6286"/>
    <w:rsid w:val="00CC647B"/>
    <w:rsid w:val="00CC64F9"/>
    <w:rsid w:val="00CC6600"/>
    <w:rsid w:val="00CC6798"/>
    <w:rsid w:val="00CC6A83"/>
    <w:rsid w:val="00CC6BBF"/>
    <w:rsid w:val="00CC6E51"/>
    <w:rsid w:val="00CC6F08"/>
    <w:rsid w:val="00CC6FF6"/>
    <w:rsid w:val="00CC72F1"/>
    <w:rsid w:val="00CC7380"/>
    <w:rsid w:val="00CC748F"/>
    <w:rsid w:val="00CC7663"/>
    <w:rsid w:val="00CC797B"/>
    <w:rsid w:val="00CC7CFA"/>
    <w:rsid w:val="00CC7D71"/>
    <w:rsid w:val="00CC7FAF"/>
    <w:rsid w:val="00CD047C"/>
    <w:rsid w:val="00CD092F"/>
    <w:rsid w:val="00CD17EF"/>
    <w:rsid w:val="00CD1ABE"/>
    <w:rsid w:val="00CD1ADD"/>
    <w:rsid w:val="00CD1D20"/>
    <w:rsid w:val="00CD1DF3"/>
    <w:rsid w:val="00CD20DE"/>
    <w:rsid w:val="00CD2158"/>
    <w:rsid w:val="00CD2285"/>
    <w:rsid w:val="00CD2547"/>
    <w:rsid w:val="00CD270A"/>
    <w:rsid w:val="00CD28B6"/>
    <w:rsid w:val="00CD291C"/>
    <w:rsid w:val="00CD2B93"/>
    <w:rsid w:val="00CD2F08"/>
    <w:rsid w:val="00CD326F"/>
    <w:rsid w:val="00CD359E"/>
    <w:rsid w:val="00CD35E9"/>
    <w:rsid w:val="00CD3715"/>
    <w:rsid w:val="00CD375B"/>
    <w:rsid w:val="00CD3813"/>
    <w:rsid w:val="00CD3BBB"/>
    <w:rsid w:val="00CD3D63"/>
    <w:rsid w:val="00CD3E04"/>
    <w:rsid w:val="00CD3E3B"/>
    <w:rsid w:val="00CD41AA"/>
    <w:rsid w:val="00CD4465"/>
    <w:rsid w:val="00CD4937"/>
    <w:rsid w:val="00CD4B58"/>
    <w:rsid w:val="00CD4EAF"/>
    <w:rsid w:val="00CD4ECE"/>
    <w:rsid w:val="00CD4EED"/>
    <w:rsid w:val="00CD5BCE"/>
    <w:rsid w:val="00CD5E16"/>
    <w:rsid w:val="00CD5E20"/>
    <w:rsid w:val="00CD5E40"/>
    <w:rsid w:val="00CD60C2"/>
    <w:rsid w:val="00CD61EB"/>
    <w:rsid w:val="00CD6351"/>
    <w:rsid w:val="00CD63A6"/>
    <w:rsid w:val="00CD63C3"/>
    <w:rsid w:val="00CD648E"/>
    <w:rsid w:val="00CD6705"/>
    <w:rsid w:val="00CD680A"/>
    <w:rsid w:val="00CD69FA"/>
    <w:rsid w:val="00CD6B63"/>
    <w:rsid w:val="00CD70E4"/>
    <w:rsid w:val="00CD7146"/>
    <w:rsid w:val="00CD71C0"/>
    <w:rsid w:val="00CD7C05"/>
    <w:rsid w:val="00CD7FFB"/>
    <w:rsid w:val="00CE0013"/>
    <w:rsid w:val="00CE0123"/>
    <w:rsid w:val="00CE01D3"/>
    <w:rsid w:val="00CE03C0"/>
    <w:rsid w:val="00CE03FB"/>
    <w:rsid w:val="00CE0888"/>
    <w:rsid w:val="00CE11D8"/>
    <w:rsid w:val="00CE12C7"/>
    <w:rsid w:val="00CE1305"/>
    <w:rsid w:val="00CE141D"/>
    <w:rsid w:val="00CE1590"/>
    <w:rsid w:val="00CE1674"/>
    <w:rsid w:val="00CE17AB"/>
    <w:rsid w:val="00CE215A"/>
    <w:rsid w:val="00CE21D7"/>
    <w:rsid w:val="00CE2389"/>
    <w:rsid w:val="00CE23CC"/>
    <w:rsid w:val="00CE244C"/>
    <w:rsid w:val="00CE274A"/>
    <w:rsid w:val="00CE277A"/>
    <w:rsid w:val="00CE28B7"/>
    <w:rsid w:val="00CE2AB7"/>
    <w:rsid w:val="00CE2C92"/>
    <w:rsid w:val="00CE2D6F"/>
    <w:rsid w:val="00CE31FE"/>
    <w:rsid w:val="00CE3384"/>
    <w:rsid w:val="00CE349D"/>
    <w:rsid w:val="00CE3639"/>
    <w:rsid w:val="00CE368A"/>
    <w:rsid w:val="00CE36E4"/>
    <w:rsid w:val="00CE3764"/>
    <w:rsid w:val="00CE3778"/>
    <w:rsid w:val="00CE38FB"/>
    <w:rsid w:val="00CE3CFF"/>
    <w:rsid w:val="00CE40DA"/>
    <w:rsid w:val="00CE4350"/>
    <w:rsid w:val="00CE43CC"/>
    <w:rsid w:val="00CE470C"/>
    <w:rsid w:val="00CE4D32"/>
    <w:rsid w:val="00CE4E9B"/>
    <w:rsid w:val="00CE525B"/>
    <w:rsid w:val="00CE52FD"/>
    <w:rsid w:val="00CE5490"/>
    <w:rsid w:val="00CE5683"/>
    <w:rsid w:val="00CE5BAE"/>
    <w:rsid w:val="00CE6198"/>
    <w:rsid w:val="00CE65AE"/>
    <w:rsid w:val="00CE65B4"/>
    <w:rsid w:val="00CE68AC"/>
    <w:rsid w:val="00CE6C70"/>
    <w:rsid w:val="00CE6D2D"/>
    <w:rsid w:val="00CE6E2C"/>
    <w:rsid w:val="00CE6EAF"/>
    <w:rsid w:val="00CE7000"/>
    <w:rsid w:val="00CE72DA"/>
    <w:rsid w:val="00CE7340"/>
    <w:rsid w:val="00CE7454"/>
    <w:rsid w:val="00CE7711"/>
    <w:rsid w:val="00CE7953"/>
    <w:rsid w:val="00CE7A36"/>
    <w:rsid w:val="00CF00F2"/>
    <w:rsid w:val="00CF02F0"/>
    <w:rsid w:val="00CF040C"/>
    <w:rsid w:val="00CF068D"/>
    <w:rsid w:val="00CF071C"/>
    <w:rsid w:val="00CF0AA5"/>
    <w:rsid w:val="00CF0B90"/>
    <w:rsid w:val="00CF0B91"/>
    <w:rsid w:val="00CF0EB7"/>
    <w:rsid w:val="00CF0FD8"/>
    <w:rsid w:val="00CF12FA"/>
    <w:rsid w:val="00CF159C"/>
    <w:rsid w:val="00CF19B2"/>
    <w:rsid w:val="00CF19FD"/>
    <w:rsid w:val="00CF275E"/>
    <w:rsid w:val="00CF28C7"/>
    <w:rsid w:val="00CF29A2"/>
    <w:rsid w:val="00CF2B60"/>
    <w:rsid w:val="00CF2CBF"/>
    <w:rsid w:val="00CF3828"/>
    <w:rsid w:val="00CF3A84"/>
    <w:rsid w:val="00CF3C76"/>
    <w:rsid w:val="00CF3CBF"/>
    <w:rsid w:val="00CF3D57"/>
    <w:rsid w:val="00CF4184"/>
    <w:rsid w:val="00CF4658"/>
    <w:rsid w:val="00CF494A"/>
    <w:rsid w:val="00CF4C73"/>
    <w:rsid w:val="00CF4E78"/>
    <w:rsid w:val="00CF5171"/>
    <w:rsid w:val="00CF5328"/>
    <w:rsid w:val="00CF53B2"/>
    <w:rsid w:val="00CF59C3"/>
    <w:rsid w:val="00CF5D6D"/>
    <w:rsid w:val="00CF6072"/>
    <w:rsid w:val="00CF60DA"/>
    <w:rsid w:val="00CF63A1"/>
    <w:rsid w:val="00CF6756"/>
    <w:rsid w:val="00CF6783"/>
    <w:rsid w:val="00CF680E"/>
    <w:rsid w:val="00CF682D"/>
    <w:rsid w:val="00CF6894"/>
    <w:rsid w:val="00CF6C2B"/>
    <w:rsid w:val="00CF6FD5"/>
    <w:rsid w:val="00CF7B23"/>
    <w:rsid w:val="00CF7C23"/>
    <w:rsid w:val="00CF7CEC"/>
    <w:rsid w:val="00CF7E42"/>
    <w:rsid w:val="00D003CF"/>
    <w:rsid w:val="00D007B7"/>
    <w:rsid w:val="00D00890"/>
    <w:rsid w:val="00D00F58"/>
    <w:rsid w:val="00D0153E"/>
    <w:rsid w:val="00D01554"/>
    <w:rsid w:val="00D019EB"/>
    <w:rsid w:val="00D01BF7"/>
    <w:rsid w:val="00D01DCF"/>
    <w:rsid w:val="00D0201C"/>
    <w:rsid w:val="00D0240C"/>
    <w:rsid w:val="00D026B4"/>
    <w:rsid w:val="00D02907"/>
    <w:rsid w:val="00D02B92"/>
    <w:rsid w:val="00D02C27"/>
    <w:rsid w:val="00D03050"/>
    <w:rsid w:val="00D03063"/>
    <w:rsid w:val="00D03166"/>
    <w:rsid w:val="00D0343F"/>
    <w:rsid w:val="00D0355A"/>
    <w:rsid w:val="00D0357A"/>
    <w:rsid w:val="00D0369A"/>
    <w:rsid w:val="00D03F35"/>
    <w:rsid w:val="00D041F0"/>
    <w:rsid w:val="00D047D6"/>
    <w:rsid w:val="00D049C0"/>
    <w:rsid w:val="00D04A3E"/>
    <w:rsid w:val="00D04D19"/>
    <w:rsid w:val="00D04D4D"/>
    <w:rsid w:val="00D04E77"/>
    <w:rsid w:val="00D05100"/>
    <w:rsid w:val="00D0518D"/>
    <w:rsid w:val="00D05585"/>
    <w:rsid w:val="00D05675"/>
    <w:rsid w:val="00D05836"/>
    <w:rsid w:val="00D05A62"/>
    <w:rsid w:val="00D06403"/>
    <w:rsid w:val="00D06899"/>
    <w:rsid w:val="00D06920"/>
    <w:rsid w:val="00D06B63"/>
    <w:rsid w:val="00D06C44"/>
    <w:rsid w:val="00D06C9A"/>
    <w:rsid w:val="00D06E82"/>
    <w:rsid w:val="00D0709E"/>
    <w:rsid w:val="00D0716A"/>
    <w:rsid w:val="00D071AD"/>
    <w:rsid w:val="00D07727"/>
    <w:rsid w:val="00D0780D"/>
    <w:rsid w:val="00D07BC4"/>
    <w:rsid w:val="00D07DFC"/>
    <w:rsid w:val="00D10043"/>
    <w:rsid w:val="00D1007B"/>
    <w:rsid w:val="00D10160"/>
    <w:rsid w:val="00D1027E"/>
    <w:rsid w:val="00D10502"/>
    <w:rsid w:val="00D1051D"/>
    <w:rsid w:val="00D105AC"/>
    <w:rsid w:val="00D107A6"/>
    <w:rsid w:val="00D10804"/>
    <w:rsid w:val="00D1084A"/>
    <w:rsid w:val="00D10996"/>
    <w:rsid w:val="00D109D5"/>
    <w:rsid w:val="00D109E1"/>
    <w:rsid w:val="00D10CD4"/>
    <w:rsid w:val="00D10F0B"/>
    <w:rsid w:val="00D11425"/>
    <w:rsid w:val="00D11500"/>
    <w:rsid w:val="00D11746"/>
    <w:rsid w:val="00D11A2F"/>
    <w:rsid w:val="00D11C59"/>
    <w:rsid w:val="00D12103"/>
    <w:rsid w:val="00D124A8"/>
    <w:rsid w:val="00D12660"/>
    <w:rsid w:val="00D12DA7"/>
    <w:rsid w:val="00D12FCB"/>
    <w:rsid w:val="00D131C2"/>
    <w:rsid w:val="00D13405"/>
    <w:rsid w:val="00D1385E"/>
    <w:rsid w:val="00D14082"/>
    <w:rsid w:val="00D141BD"/>
    <w:rsid w:val="00D142D3"/>
    <w:rsid w:val="00D1430F"/>
    <w:rsid w:val="00D14350"/>
    <w:rsid w:val="00D14975"/>
    <w:rsid w:val="00D14D73"/>
    <w:rsid w:val="00D14D91"/>
    <w:rsid w:val="00D1533E"/>
    <w:rsid w:val="00D1550E"/>
    <w:rsid w:val="00D15C20"/>
    <w:rsid w:val="00D15C7D"/>
    <w:rsid w:val="00D1637C"/>
    <w:rsid w:val="00D16BA3"/>
    <w:rsid w:val="00D16C9D"/>
    <w:rsid w:val="00D16E0F"/>
    <w:rsid w:val="00D16F74"/>
    <w:rsid w:val="00D1744A"/>
    <w:rsid w:val="00D17451"/>
    <w:rsid w:val="00D17463"/>
    <w:rsid w:val="00D17925"/>
    <w:rsid w:val="00D17A52"/>
    <w:rsid w:val="00D17B84"/>
    <w:rsid w:val="00D17E13"/>
    <w:rsid w:val="00D17FBB"/>
    <w:rsid w:val="00D20066"/>
    <w:rsid w:val="00D2016A"/>
    <w:rsid w:val="00D2016F"/>
    <w:rsid w:val="00D20232"/>
    <w:rsid w:val="00D204B5"/>
    <w:rsid w:val="00D207A2"/>
    <w:rsid w:val="00D20D8E"/>
    <w:rsid w:val="00D20F50"/>
    <w:rsid w:val="00D2105A"/>
    <w:rsid w:val="00D210F3"/>
    <w:rsid w:val="00D21494"/>
    <w:rsid w:val="00D215F5"/>
    <w:rsid w:val="00D2166E"/>
    <w:rsid w:val="00D2168D"/>
    <w:rsid w:val="00D2183C"/>
    <w:rsid w:val="00D21BC3"/>
    <w:rsid w:val="00D21C9B"/>
    <w:rsid w:val="00D21CF0"/>
    <w:rsid w:val="00D21DF7"/>
    <w:rsid w:val="00D2213C"/>
    <w:rsid w:val="00D22233"/>
    <w:rsid w:val="00D229BC"/>
    <w:rsid w:val="00D22AE8"/>
    <w:rsid w:val="00D22BA3"/>
    <w:rsid w:val="00D22D2D"/>
    <w:rsid w:val="00D234AF"/>
    <w:rsid w:val="00D2354D"/>
    <w:rsid w:val="00D2355F"/>
    <w:rsid w:val="00D236A3"/>
    <w:rsid w:val="00D23848"/>
    <w:rsid w:val="00D23A7C"/>
    <w:rsid w:val="00D23AAD"/>
    <w:rsid w:val="00D23AAE"/>
    <w:rsid w:val="00D23B62"/>
    <w:rsid w:val="00D23BE1"/>
    <w:rsid w:val="00D23E90"/>
    <w:rsid w:val="00D242A3"/>
    <w:rsid w:val="00D24377"/>
    <w:rsid w:val="00D244D1"/>
    <w:rsid w:val="00D24800"/>
    <w:rsid w:val="00D24BFC"/>
    <w:rsid w:val="00D2504B"/>
    <w:rsid w:val="00D25096"/>
    <w:rsid w:val="00D253A9"/>
    <w:rsid w:val="00D25B21"/>
    <w:rsid w:val="00D25BC5"/>
    <w:rsid w:val="00D26295"/>
    <w:rsid w:val="00D26432"/>
    <w:rsid w:val="00D26656"/>
    <w:rsid w:val="00D2666D"/>
    <w:rsid w:val="00D26A6B"/>
    <w:rsid w:val="00D271FA"/>
    <w:rsid w:val="00D27758"/>
    <w:rsid w:val="00D27AB5"/>
    <w:rsid w:val="00D27E8A"/>
    <w:rsid w:val="00D27F5C"/>
    <w:rsid w:val="00D301E5"/>
    <w:rsid w:val="00D3038F"/>
    <w:rsid w:val="00D304FF"/>
    <w:rsid w:val="00D307BD"/>
    <w:rsid w:val="00D309A4"/>
    <w:rsid w:val="00D30C48"/>
    <w:rsid w:val="00D30CE8"/>
    <w:rsid w:val="00D31551"/>
    <w:rsid w:val="00D31753"/>
    <w:rsid w:val="00D31786"/>
    <w:rsid w:val="00D317B1"/>
    <w:rsid w:val="00D31857"/>
    <w:rsid w:val="00D31CAF"/>
    <w:rsid w:val="00D31DB1"/>
    <w:rsid w:val="00D322A9"/>
    <w:rsid w:val="00D32AB1"/>
    <w:rsid w:val="00D32F3C"/>
    <w:rsid w:val="00D33135"/>
    <w:rsid w:val="00D332B6"/>
    <w:rsid w:val="00D335E0"/>
    <w:rsid w:val="00D33679"/>
    <w:rsid w:val="00D338F5"/>
    <w:rsid w:val="00D33A5C"/>
    <w:rsid w:val="00D33A74"/>
    <w:rsid w:val="00D33D1A"/>
    <w:rsid w:val="00D33DC5"/>
    <w:rsid w:val="00D34094"/>
    <w:rsid w:val="00D34096"/>
    <w:rsid w:val="00D34127"/>
    <w:rsid w:val="00D3430D"/>
    <w:rsid w:val="00D34346"/>
    <w:rsid w:val="00D34694"/>
    <w:rsid w:val="00D34AC9"/>
    <w:rsid w:val="00D34F1C"/>
    <w:rsid w:val="00D35028"/>
    <w:rsid w:val="00D35180"/>
    <w:rsid w:val="00D3532C"/>
    <w:rsid w:val="00D354B0"/>
    <w:rsid w:val="00D35522"/>
    <w:rsid w:val="00D35B39"/>
    <w:rsid w:val="00D35C4E"/>
    <w:rsid w:val="00D36419"/>
    <w:rsid w:val="00D366A3"/>
    <w:rsid w:val="00D3682B"/>
    <w:rsid w:val="00D36A50"/>
    <w:rsid w:val="00D36F26"/>
    <w:rsid w:val="00D3712F"/>
    <w:rsid w:val="00D372D7"/>
    <w:rsid w:val="00D3746E"/>
    <w:rsid w:val="00D37562"/>
    <w:rsid w:val="00D37759"/>
    <w:rsid w:val="00D377C9"/>
    <w:rsid w:val="00D37998"/>
    <w:rsid w:val="00D379D7"/>
    <w:rsid w:val="00D379E2"/>
    <w:rsid w:val="00D37B2C"/>
    <w:rsid w:val="00D37CAF"/>
    <w:rsid w:val="00D37F55"/>
    <w:rsid w:val="00D401E1"/>
    <w:rsid w:val="00D405BF"/>
    <w:rsid w:val="00D406A2"/>
    <w:rsid w:val="00D40838"/>
    <w:rsid w:val="00D40B3E"/>
    <w:rsid w:val="00D40DBB"/>
    <w:rsid w:val="00D40E32"/>
    <w:rsid w:val="00D40EA3"/>
    <w:rsid w:val="00D41794"/>
    <w:rsid w:val="00D419F5"/>
    <w:rsid w:val="00D41C21"/>
    <w:rsid w:val="00D41E78"/>
    <w:rsid w:val="00D41FC4"/>
    <w:rsid w:val="00D42063"/>
    <w:rsid w:val="00D42242"/>
    <w:rsid w:val="00D423C3"/>
    <w:rsid w:val="00D425F0"/>
    <w:rsid w:val="00D42740"/>
    <w:rsid w:val="00D42A2B"/>
    <w:rsid w:val="00D42ABB"/>
    <w:rsid w:val="00D42B84"/>
    <w:rsid w:val="00D4300B"/>
    <w:rsid w:val="00D431FF"/>
    <w:rsid w:val="00D434CC"/>
    <w:rsid w:val="00D43575"/>
    <w:rsid w:val="00D437B6"/>
    <w:rsid w:val="00D43AD8"/>
    <w:rsid w:val="00D43E74"/>
    <w:rsid w:val="00D44018"/>
    <w:rsid w:val="00D44480"/>
    <w:rsid w:val="00D444A2"/>
    <w:rsid w:val="00D44699"/>
    <w:rsid w:val="00D446B8"/>
    <w:rsid w:val="00D447B1"/>
    <w:rsid w:val="00D44819"/>
    <w:rsid w:val="00D449CD"/>
    <w:rsid w:val="00D449D7"/>
    <w:rsid w:val="00D44C09"/>
    <w:rsid w:val="00D44D80"/>
    <w:rsid w:val="00D44E23"/>
    <w:rsid w:val="00D44F9E"/>
    <w:rsid w:val="00D4558E"/>
    <w:rsid w:val="00D456BA"/>
    <w:rsid w:val="00D45964"/>
    <w:rsid w:val="00D45B70"/>
    <w:rsid w:val="00D45E35"/>
    <w:rsid w:val="00D45F8D"/>
    <w:rsid w:val="00D46481"/>
    <w:rsid w:val="00D465CD"/>
    <w:rsid w:val="00D46789"/>
    <w:rsid w:val="00D46973"/>
    <w:rsid w:val="00D469EB"/>
    <w:rsid w:val="00D474EC"/>
    <w:rsid w:val="00D47773"/>
    <w:rsid w:val="00D478D6"/>
    <w:rsid w:val="00D47D65"/>
    <w:rsid w:val="00D47DEB"/>
    <w:rsid w:val="00D47E89"/>
    <w:rsid w:val="00D5030A"/>
    <w:rsid w:val="00D504C2"/>
    <w:rsid w:val="00D507CA"/>
    <w:rsid w:val="00D50877"/>
    <w:rsid w:val="00D508D5"/>
    <w:rsid w:val="00D5090D"/>
    <w:rsid w:val="00D50C08"/>
    <w:rsid w:val="00D5130D"/>
    <w:rsid w:val="00D51335"/>
    <w:rsid w:val="00D51428"/>
    <w:rsid w:val="00D51646"/>
    <w:rsid w:val="00D51B38"/>
    <w:rsid w:val="00D51D6D"/>
    <w:rsid w:val="00D51EBA"/>
    <w:rsid w:val="00D52376"/>
    <w:rsid w:val="00D52928"/>
    <w:rsid w:val="00D52B61"/>
    <w:rsid w:val="00D53231"/>
    <w:rsid w:val="00D535AD"/>
    <w:rsid w:val="00D536E1"/>
    <w:rsid w:val="00D53AA3"/>
    <w:rsid w:val="00D53B0F"/>
    <w:rsid w:val="00D543AA"/>
    <w:rsid w:val="00D54B13"/>
    <w:rsid w:val="00D54BB4"/>
    <w:rsid w:val="00D54C08"/>
    <w:rsid w:val="00D54D99"/>
    <w:rsid w:val="00D551FB"/>
    <w:rsid w:val="00D553A6"/>
    <w:rsid w:val="00D5551B"/>
    <w:rsid w:val="00D55886"/>
    <w:rsid w:val="00D55A49"/>
    <w:rsid w:val="00D55D48"/>
    <w:rsid w:val="00D55F20"/>
    <w:rsid w:val="00D5621C"/>
    <w:rsid w:val="00D562FD"/>
    <w:rsid w:val="00D56605"/>
    <w:rsid w:val="00D567AC"/>
    <w:rsid w:val="00D56845"/>
    <w:rsid w:val="00D56A8A"/>
    <w:rsid w:val="00D56AA7"/>
    <w:rsid w:val="00D56B35"/>
    <w:rsid w:val="00D570B9"/>
    <w:rsid w:val="00D57199"/>
    <w:rsid w:val="00D57229"/>
    <w:rsid w:val="00D57542"/>
    <w:rsid w:val="00D57957"/>
    <w:rsid w:val="00D57ADF"/>
    <w:rsid w:val="00D57B53"/>
    <w:rsid w:val="00D57ED2"/>
    <w:rsid w:val="00D60649"/>
    <w:rsid w:val="00D60688"/>
    <w:rsid w:val="00D6074C"/>
    <w:rsid w:val="00D60AC8"/>
    <w:rsid w:val="00D60DCF"/>
    <w:rsid w:val="00D61082"/>
    <w:rsid w:val="00D6129E"/>
    <w:rsid w:val="00D612A9"/>
    <w:rsid w:val="00D612FA"/>
    <w:rsid w:val="00D61397"/>
    <w:rsid w:val="00D617EC"/>
    <w:rsid w:val="00D61939"/>
    <w:rsid w:val="00D6198C"/>
    <w:rsid w:val="00D61A52"/>
    <w:rsid w:val="00D61E88"/>
    <w:rsid w:val="00D62098"/>
    <w:rsid w:val="00D622AD"/>
    <w:rsid w:val="00D622EB"/>
    <w:rsid w:val="00D623EB"/>
    <w:rsid w:val="00D62431"/>
    <w:rsid w:val="00D625A1"/>
    <w:rsid w:val="00D625DF"/>
    <w:rsid w:val="00D626AD"/>
    <w:rsid w:val="00D627F6"/>
    <w:rsid w:val="00D6292E"/>
    <w:rsid w:val="00D62AE2"/>
    <w:rsid w:val="00D62CDA"/>
    <w:rsid w:val="00D62E9C"/>
    <w:rsid w:val="00D62F3B"/>
    <w:rsid w:val="00D62F6C"/>
    <w:rsid w:val="00D6305A"/>
    <w:rsid w:val="00D63599"/>
    <w:rsid w:val="00D63750"/>
    <w:rsid w:val="00D63781"/>
    <w:rsid w:val="00D63C92"/>
    <w:rsid w:val="00D63D56"/>
    <w:rsid w:val="00D63DA2"/>
    <w:rsid w:val="00D63E52"/>
    <w:rsid w:val="00D63EAD"/>
    <w:rsid w:val="00D64143"/>
    <w:rsid w:val="00D64457"/>
    <w:rsid w:val="00D644A2"/>
    <w:rsid w:val="00D645A3"/>
    <w:rsid w:val="00D64647"/>
    <w:rsid w:val="00D647F6"/>
    <w:rsid w:val="00D64A03"/>
    <w:rsid w:val="00D64AEA"/>
    <w:rsid w:val="00D64AF1"/>
    <w:rsid w:val="00D64E47"/>
    <w:rsid w:val="00D650FB"/>
    <w:rsid w:val="00D6543A"/>
    <w:rsid w:val="00D65A7B"/>
    <w:rsid w:val="00D65BF8"/>
    <w:rsid w:val="00D65CB9"/>
    <w:rsid w:val="00D65D8C"/>
    <w:rsid w:val="00D65FD8"/>
    <w:rsid w:val="00D660D6"/>
    <w:rsid w:val="00D66139"/>
    <w:rsid w:val="00D665A2"/>
    <w:rsid w:val="00D66671"/>
    <w:rsid w:val="00D66977"/>
    <w:rsid w:val="00D6699E"/>
    <w:rsid w:val="00D66B70"/>
    <w:rsid w:val="00D66BC2"/>
    <w:rsid w:val="00D66C0A"/>
    <w:rsid w:val="00D66F31"/>
    <w:rsid w:val="00D6717B"/>
    <w:rsid w:val="00D6720A"/>
    <w:rsid w:val="00D672DB"/>
    <w:rsid w:val="00D67B89"/>
    <w:rsid w:val="00D67CFE"/>
    <w:rsid w:val="00D701F5"/>
    <w:rsid w:val="00D70219"/>
    <w:rsid w:val="00D70279"/>
    <w:rsid w:val="00D704FA"/>
    <w:rsid w:val="00D708A7"/>
    <w:rsid w:val="00D70F6D"/>
    <w:rsid w:val="00D714CE"/>
    <w:rsid w:val="00D71677"/>
    <w:rsid w:val="00D718B7"/>
    <w:rsid w:val="00D71A4D"/>
    <w:rsid w:val="00D71B85"/>
    <w:rsid w:val="00D71F08"/>
    <w:rsid w:val="00D71F0F"/>
    <w:rsid w:val="00D71F70"/>
    <w:rsid w:val="00D7209B"/>
    <w:rsid w:val="00D72602"/>
    <w:rsid w:val="00D72697"/>
    <w:rsid w:val="00D72979"/>
    <w:rsid w:val="00D72A90"/>
    <w:rsid w:val="00D72EF5"/>
    <w:rsid w:val="00D72F81"/>
    <w:rsid w:val="00D730AF"/>
    <w:rsid w:val="00D73440"/>
    <w:rsid w:val="00D73463"/>
    <w:rsid w:val="00D734B8"/>
    <w:rsid w:val="00D7350C"/>
    <w:rsid w:val="00D7353F"/>
    <w:rsid w:val="00D73584"/>
    <w:rsid w:val="00D736D8"/>
    <w:rsid w:val="00D73826"/>
    <w:rsid w:val="00D738DD"/>
    <w:rsid w:val="00D73AA0"/>
    <w:rsid w:val="00D73C1E"/>
    <w:rsid w:val="00D73CB7"/>
    <w:rsid w:val="00D73D9C"/>
    <w:rsid w:val="00D73F74"/>
    <w:rsid w:val="00D74078"/>
    <w:rsid w:val="00D747E2"/>
    <w:rsid w:val="00D74EEA"/>
    <w:rsid w:val="00D74FC2"/>
    <w:rsid w:val="00D750B7"/>
    <w:rsid w:val="00D753A5"/>
    <w:rsid w:val="00D75656"/>
    <w:rsid w:val="00D758C7"/>
    <w:rsid w:val="00D758D9"/>
    <w:rsid w:val="00D75A81"/>
    <w:rsid w:val="00D75C9D"/>
    <w:rsid w:val="00D75E7D"/>
    <w:rsid w:val="00D75EAE"/>
    <w:rsid w:val="00D75F0B"/>
    <w:rsid w:val="00D75F0E"/>
    <w:rsid w:val="00D75F13"/>
    <w:rsid w:val="00D76493"/>
    <w:rsid w:val="00D7652A"/>
    <w:rsid w:val="00D76537"/>
    <w:rsid w:val="00D76574"/>
    <w:rsid w:val="00D7661D"/>
    <w:rsid w:val="00D76EB8"/>
    <w:rsid w:val="00D77197"/>
    <w:rsid w:val="00D7730C"/>
    <w:rsid w:val="00D777B8"/>
    <w:rsid w:val="00D777F8"/>
    <w:rsid w:val="00D77A46"/>
    <w:rsid w:val="00D80029"/>
    <w:rsid w:val="00D807D1"/>
    <w:rsid w:val="00D80AA1"/>
    <w:rsid w:val="00D80CC5"/>
    <w:rsid w:val="00D80F46"/>
    <w:rsid w:val="00D81005"/>
    <w:rsid w:val="00D81449"/>
    <w:rsid w:val="00D8148D"/>
    <w:rsid w:val="00D814CB"/>
    <w:rsid w:val="00D81576"/>
    <w:rsid w:val="00D817EE"/>
    <w:rsid w:val="00D81807"/>
    <w:rsid w:val="00D8217D"/>
    <w:rsid w:val="00D822B2"/>
    <w:rsid w:val="00D825C7"/>
    <w:rsid w:val="00D825E9"/>
    <w:rsid w:val="00D82946"/>
    <w:rsid w:val="00D82997"/>
    <w:rsid w:val="00D82B4F"/>
    <w:rsid w:val="00D82C63"/>
    <w:rsid w:val="00D832E0"/>
    <w:rsid w:val="00D834A4"/>
    <w:rsid w:val="00D83524"/>
    <w:rsid w:val="00D8357F"/>
    <w:rsid w:val="00D83923"/>
    <w:rsid w:val="00D839B6"/>
    <w:rsid w:val="00D83A40"/>
    <w:rsid w:val="00D8448B"/>
    <w:rsid w:val="00D8495C"/>
    <w:rsid w:val="00D84DA8"/>
    <w:rsid w:val="00D84ED1"/>
    <w:rsid w:val="00D84F92"/>
    <w:rsid w:val="00D85371"/>
    <w:rsid w:val="00D855ED"/>
    <w:rsid w:val="00D856F9"/>
    <w:rsid w:val="00D85B1F"/>
    <w:rsid w:val="00D85C5F"/>
    <w:rsid w:val="00D865E4"/>
    <w:rsid w:val="00D86688"/>
    <w:rsid w:val="00D867BA"/>
    <w:rsid w:val="00D86887"/>
    <w:rsid w:val="00D8689C"/>
    <w:rsid w:val="00D868A8"/>
    <w:rsid w:val="00D86E9A"/>
    <w:rsid w:val="00D875BA"/>
    <w:rsid w:val="00D87697"/>
    <w:rsid w:val="00D8779B"/>
    <w:rsid w:val="00D878A6"/>
    <w:rsid w:val="00D879D2"/>
    <w:rsid w:val="00D87CF3"/>
    <w:rsid w:val="00D87F4E"/>
    <w:rsid w:val="00D9055E"/>
    <w:rsid w:val="00D909B5"/>
    <w:rsid w:val="00D90F3C"/>
    <w:rsid w:val="00D9159C"/>
    <w:rsid w:val="00D916E6"/>
    <w:rsid w:val="00D91AC1"/>
    <w:rsid w:val="00D91DF6"/>
    <w:rsid w:val="00D9214D"/>
    <w:rsid w:val="00D924F3"/>
    <w:rsid w:val="00D92890"/>
    <w:rsid w:val="00D92BB8"/>
    <w:rsid w:val="00D92DEE"/>
    <w:rsid w:val="00D92E81"/>
    <w:rsid w:val="00D92FBA"/>
    <w:rsid w:val="00D93156"/>
    <w:rsid w:val="00D932A8"/>
    <w:rsid w:val="00D932E9"/>
    <w:rsid w:val="00D9374E"/>
    <w:rsid w:val="00D93ABF"/>
    <w:rsid w:val="00D93ACE"/>
    <w:rsid w:val="00D93B14"/>
    <w:rsid w:val="00D93BB2"/>
    <w:rsid w:val="00D9419D"/>
    <w:rsid w:val="00D944A3"/>
    <w:rsid w:val="00D949FC"/>
    <w:rsid w:val="00D94B91"/>
    <w:rsid w:val="00D94C06"/>
    <w:rsid w:val="00D94E79"/>
    <w:rsid w:val="00D95006"/>
    <w:rsid w:val="00D9556E"/>
    <w:rsid w:val="00D95583"/>
    <w:rsid w:val="00D95877"/>
    <w:rsid w:val="00D9596F"/>
    <w:rsid w:val="00D95D9A"/>
    <w:rsid w:val="00D95DBD"/>
    <w:rsid w:val="00D95E61"/>
    <w:rsid w:val="00D96828"/>
    <w:rsid w:val="00D96969"/>
    <w:rsid w:val="00D96D54"/>
    <w:rsid w:val="00D97594"/>
    <w:rsid w:val="00D976EB"/>
    <w:rsid w:val="00D9788C"/>
    <w:rsid w:val="00D978B0"/>
    <w:rsid w:val="00D97956"/>
    <w:rsid w:val="00D979FB"/>
    <w:rsid w:val="00D97A25"/>
    <w:rsid w:val="00D97B1A"/>
    <w:rsid w:val="00D97DD1"/>
    <w:rsid w:val="00D97F29"/>
    <w:rsid w:val="00DA06B6"/>
    <w:rsid w:val="00DA07CD"/>
    <w:rsid w:val="00DA0A5F"/>
    <w:rsid w:val="00DA0BDE"/>
    <w:rsid w:val="00DA0C66"/>
    <w:rsid w:val="00DA0CF7"/>
    <w:rsid w:val="00DA11B9"/>
    <w:rsid w:val="00DA1324"/>
    <w:rsid w:val="00DA1371"/>
    <w:rsid w:val="00DA148F"/>
    <w:rsid w:val="00DA15EE"/>
    <w:rsid w:val="00DA1B5C"/>
    <w:rsid w:val="00DA1E2F"/>
    <w:rsid w:val="00DA1E76"/>
    <w:rsid w:val="00DA1F16"/>
    <w:rsid w:val="00DA1F50"/>
    <w:rsid w:val="00DA2043"/>
    <w:rsid w:val="00DA20A0"/>
    <w:rsid w:val="00DA24D0"/>
    <w:rsid w:val="00DA2717"/>
    <w:rsid w:val="00DA286E"/>
    <w:rsid w:val="00DA287E"/>
    <w:rsid w:val="00DA2960"/>
    <w:rsid w:val="00DA2991"/>
    <w:rsid w:val="00DA2B11"/>
    <w:rsid w:val="00DA35B5"/>
    <w:rsid w:val="00DA3898"/>
    <w:rsid w:val="00DA3902"/>
    <w:rsid w:val="00DA399C"/>
    <w:rsid w:val="00DA4061"/>
    <w:rsid w:val="00DA4150"/>
    <w:rsid w:val="00DA4A0D"/>
    <w:rsid w:val="00DA50C5"/>
    <w:rsid w:val="00DA5354"/>
    <w:rsid w:val="00DA5371"/>
    <w:rsid w:val="00DA54F6"/>
    <w:rsid w:val="00DA5661"/>
    <w:rsid w:val="00DA5938"/>
    <w:rsid w:val="00DA5FF4"/>
    <w:rsid w:val="00DA6178"/>
    <w:rsid w:val="00DA6473"/>
    <w:rsid w:val="00DA64B4"/>
    <w:rsid w:val="00DA6AED"/>
    <w:rsid w:val="00DA6C73"/>
    <w:rsid w:val="00DA6D92"/>
    <w:rsid w:val="00DA7040"/>
    <w:rsid w:val="00DA738E"/>
    <w:rsid w:val="00DA74D1"/>
    <w:rsid w:val="00DA76A9"/>
    <w:rsid w:val="00DA77A8"/>
    <w:rsid w:val="00DA7A06"/>
    <w:rsid w:val="00DA7B97"/>
    <w:rsid w:val="00DA7D19"/>
    <w:rsid w:val="00DB00DC"/>
    <w:rsid w:val="00DB01D7"/>
    <w:rsid w:val="00DB050D"/>
    <w:rsid w:val="00DB067E"/>
    <w:rsid w:val="00DB0827"/>
    <w:rsid w:val="00DB0BBA"/>
    <w:rsid w:val="00DB0FC1"/>
    <w:rsid w:val="00DB106F"/>
    <w:rsid w:val="00DB13F8"/>
    <w:rsid w:val="00DB14CC"/>
    <w:rsid w:val="00DB15F3"/>
    <w:rsid w:val="00DB17F6"/>
    <w:rsid w:val="00DB1AA7"/>
    <w:rsid w:val="00DB1C20"/>
    <w:rsid w:val="00DB201A"/>
    <w:rsid w:val="00DB2222"/>
    <w:rsid w:val="00DB2438"/>
    <w:rsid w:val="00DB2917"/>
    <w:rsid w:val="00DB291C"/>
    <w:rsid w:val="00DB2D02"/>
    <w:rsid w:val="00DB2FAF"/>
    <w:rsid w:val="00DB3054"/>
    <w:rsid w:val="00DB3194"/>
    <w:rsid w:val="00DB31EB"/>
    <w:rsid w:val="00DB32AC"/>
    <w:rsid w:val="00DB360F"/>
    <w:rsid w:val="00DB3AAE"/>
    <w:rsid w:val="00DB3C83"/>
    <w:rsid w:val="00DB3E79"/>
    <w:rsid w:val="00DB3F5E"/>
    <w:rsid w:val="00DB41DD"/>
    <w:rsid w:val="00DB4764"/>
    <w:rsid w:val="00DB478A"/>
    <w:rsid w:val="00DB4835"/>
    <w:rsid w:val="00DB49AF"/>
    <w:rsid w:val="00DB4C11"/>
    <w:rsid w:val="00DB4D90"/>
    <w:rsid w:val="00DB4EE9"/>
    <w:rsid w:val="00DB4F0F"/>
    <w:rsid w:val="00DB5045"/>
    <w:rsid w:val="00DB546D"/>
    <w:rsid w:val="00DB5F3A"/>
    <w:rsid w:val="00DB6100"/>
    <w:rsid w:val="00DB636A"/>
    <w:rsid w:val="00DB6395"/>
    <w:rsid w:val="00DB6413"/>
    <w:rsid w:val="00DB6CB9"/>
    <w:rsid w:val="00DB7094"/>
    <w:rsid w:val="00DB70C5"/>
    <w:rsid w:val="00DB727B"/>
    <w:rsid w:val="00DB7380"/>
    <w:rsid w:val="00DB7416"/>
    <w:rsid w:val="00DB759B"/>
    <w:rsid w:val="00DB78EE"/>
    <w:rsid w:val="00DB7BA0"/>
    <w:rsid w:val="00DB7E01"/>
    <w:rsid w:val="00DB7E07"/>
    <w:rsid w:val="00DB7EC7"/>
    <w:rsid w:val="00DC015C"/>
    <w:rsid w:val="00DC02F4"/>
    <w:rsid w:val="00DC05B9"/>
    <w:rsid w:val="00DC0AB6"/>
    <w:rsid w:val="00DC0AE1"/>
    <w:rsid w:val="00DC0D9B"/>
    <w:rsid w:val="00DC0ED9"/>
    <w:rsid w:val="00DC12B9"/>
    <w:rsid w:val="00DC16F9"/>
    <w:rsid w:val="00DC17F1"/>
    <w:rsid w:val="00DC192A"/>
    <w:rsid w:val="00DC1DC6"/>
    <w:rsid w:val="00DC1E5D"/>
    <w:rsid w:val="00DC1F89"/>
    <w:rsid w:val="00DC213D"/>
    <w:rsid w:val="00DC21CD"/>
    <w:rsid w:val="00DC231F"/>
    <w:rsid w:val="00DC24C4"/>
    <w:rsid w:val="00DC24CA"/>
    <w:rsid w:val="00DC2625"/>
    <w:rsid w:val="00DC2A28"/>
    <w:rsid w:val="00DC2E5E"/>
    <w:rsid w:val="00DC2FB6"/>
    <w:rsid w:val="00DC31D9"/>
    <w:rsid w:val="00DC32E8"/>
    <w:rsid w:val="00DC334E"/>
    <w:rsid w:val="00DC33EC"/>
    <w:rsid w:val="00DC3864"/>
    <w:rsid w:val="00DC3912"/>
    <w:rsid w:val="00DC3CD5"/>
    <w:rsid w:val="00DC3EDF"/>
    <w:rsid w:val="00DC405C"/>
    <w:rsid w:val="00DC40C1"/>
    <w:rsid w:val="00DC43D4"/>
    <w:rsid w:val="00DC4BB5"/>
    <w:rsid w:val="00DC4DCF"/>
    <w:rsid w:val="00DC4E4E"/>
    <w:rsid w:val="00DC4F8A"/>
    <w:rsid w:val="00DC4FEE"/>
    <w:rsid w:val="00DC501D"/>
    <w:rsid w:val="00DC5184"/>
    <w:rsid w:val="00DC52F7"/>
    <w:rsid w:val="00DC53A7"/>
    <w:rsid w:val="00DC5485"/>
    <w:rsid w:val="00DC55F0"/>
    <w:rsid w:val="00DC57C8"/>
    <w:rsid w:val="00DC58B3"/>
    <w:rsid w:val="00DC59BB"/>
    <w:rsid w:val="00DC6220"/>
    <w:rsid w:val="00DC62AB"/>
    <w:rsid w:val="00DC665B"/>
    <w:rsid w:val="00DC6968"/>
    <w:rsid w:val="00DC7017"/>
    <w:rsid w:val="00DC7501"/>
    <w:rsid w:val="00DC7636"/>
    <w:rsid w:val="00DC7780"/>
    <w:rsid w:val="00DC7901"/>
    <w:rsid w:val="00DC791C"/>
    <w:rsid w:val="00DC7936"/>
    <w:rsid w:val="00DC7E19"/>
    <w:rsid w:val="00DC7EFF"/>
    <w:rsid w:val="00DC7FAA"/>
    <w:rsid w:val="00DD01CF"/>
    <w:rsid w:val="00DD01DE"/>
    <w:rsid w:val="00DD0425"/>
    <w:rsid w:val="00DD0679"/>
    <w:rsid w:val="00DD08ED"/>
    <w:rsid w:val="00DD09E2"/>
    <w:rsid w:val="00DD0D1F"/>
    <w:rsid w:val="00DD11EC"/>
    <w:rsid w:val="00DD12F4"/>
    <w:rsid w:val="00DD137F"/>
    <w:rsid w:val="00DD143E"/>
    <w:rsid w:val="00DD1815"/>
    <w:rsid w:val="00DD1A4F"/>
    <w:rsid w:val="00DD1C23"/>
    <w:rsid w:val="00DD1C77"/>
    <w:rsid w:val="00DD1CAD"/>
    <w:rsid w:val="00DD2364"/>
    <w:rsid w:val="00DD23C3"/>
    <w:rsid w:val="00DD2712"/>
    <w:rsid w:val="00DD283E"/>
    <w:rsid w:val="00DD29B9"/>
    <w:rsid w:val="00DD2C50"/>
    <w:rsid w:val="00DD31CA"/>
    <w:rsid w:val="00DD33A9"/>
    <w:rsid w:val="00DD33DD"/>
    <w:rsid w:val="00DD35DC"/>
    <w:rsid w:val="00DD3736"/>
    <w:rsid w:val="00DD39A2"/>
    <w:rsid w:val="00DD3A5D"/>
    <w:rsid w:val="00DD3A71"/>
    <w:rsid w:val="00DD3FB4"/>
    <w:rsid w:val="00DD3FF3"/>
    <w:rsid w:val="00DD411E"/>
    <w:rsid w:val="00DD4186"/>
    <w:rsid w:val="00DD41B5"/>
    <w:rsid w:val="00DD43BE"/>
    <w:rsid w:val="00DD482E"/>
    <w:rsid w:val="00DD4A7B"/>
    <w:rsid w:val="00DD4ADF"/>
    <w:rsid w:val="00DD4B5F"/>
    <w:rsid w:val="00DD4C1E"/>
    <w:rsid w:val="00DD4E84"/>
    <w:rsid w:val="00DD4EEE"/>
    <w:rsid w:val="00DD4FCC"/>
    <w:rsid w:val="00DD5EE5"/>
    <w:rsid w:val="00DD61DE"/>
    <w:rsid w:val="00DD622A"/>
    <w:rsid w:val="00DD6284"/>
    <w:rsid w:val="00DD6946"/>
    <w:rsid w:val="00DD6BB9"/>
    <w:rsid w:val="00DD6F3F"/>
    <w:rsid w:val="00DD704A"/>
    <w:rsid w:val="00DD70DB"/>
    <w:rsid w:val="00DD70EE"/>
    <w:rsid w:val="00DD735D"/>
    <w:rsid w:val="00DD7C2B"/>
    <w:rsid w:val="00DD7D50"/>
    <w:rsid w:val="00DD7DF6"/>
    <w:rsid w:val="00DE0184"/>
    <w:rsid w:val="00DE052B"/>
    <w:rsid w:val="00DE05EC"/>
    <w:rsid w:val="00DE06C0"/>
    <w:rsid w:val="00DE08E3"/>
    <w:rsid w:val="00DE08FE"/>
    <w:rsid w:val="00DE0FE7"/>
    <w:rsid w:val="00DE13A0"/>
    <w:rsid w:val="00DE17FA"/>
    <w:rsid w:val="00DE1A8A"/>
    <w:rsid w:val="00DE1E7D"/>
    <w:rsid w:val="00DE21E9"/>
    <w:rsid w:val="00DE223E"/>
    <w:rsid w:val="00DE26DA"/>
    <w:rsid w:val="00DE2BCA"/>
    <w:rsid w:val="00DE2C09"/>
    <w:rsid w:val="00DE2C97"/>
    <w:rsid w:val="00DE3074"/>
    <w:rsid w:val="00DE30B1"/>
    <w:rsid w:val="00DE360B"/>
    <w:rsid w:val="00DE3616"/>
    <w:rsid w:val="00DE3BAF"/>
    <w:rsid w:val="00DE3C36"/>
    <w:rsid w:val="00DE3E44"/>
    <w:rsid w:val="00DE3F6C"/>
    <w:rsid w:val="00DE3FB8"/>
    <w:rsid w:val="00DE4089"/>
    <w:rsid w:val="00DE4621"/>
    <w:rsid w:val="00DE4636"/>
    <w:rsid w:val="00DE4E07"/>
    <w:rsid w:val="00DE4F3F"/>
    <w:rsid w:val="00DE515E"/>
    <w:rsid w:val="00DE53CB"/>
    <w:rsid w:val="00DE543B"/>
    <w:rsid w:val="00DE54D4"/>
    <w:rsid w:val="00DE5A93"/>
    <w:rsid w:val="00DE6199"/>
    <w:rsid w:val="00DE63F8"/>
    <w:rsid w:val="00DE643F"/>
    <w:rsid w:val="00DE64A8"/>
    <w:rsid w:val="00DE665B"/>
    <w:rsid w:val="00DE6A6E"/>
    <w:rsid w:val="00DE6DB9"/>
    <w:rsid w:val="00DE70BF"/>
    <w:rsid w:val="00DE725F"/>
    <w:rsid w:val="00DE780D"/>
    <w:rsid w:val="00DF00CA"/>
    <w:rsid w:val="00DF08E7"/>
    <w:rsid w:val="00DF0D14"/>
    <w:rsid w:val="00DF0D3D"/>
    <w:rsid w:val="00DF0DFF"/>
    <w:rsid w:val="00DF0E97"/>
    <w:rsid w:val="00DF0EA2"/>
    <w:rsid w:val="00DF0F46"/>
    <w:rsid w:val="00DF11F5"/>
    <w:rsid w:val="00DF164E"/>
    <w:rsid w:val="00DF1681"/>
    <w:rsid w:val="00DF16BF"/>
    <w:rsid w:val="00DF19F2"/>
    <w:rsid w:val="00DF1ACC"/>
    <w:rsid w:val="00DF1D01"/>
    <w:rsid w:val="00DF1FB0"/>
    <w:rsid w:val="00DF22BD"/>
    <w:rsid w:val="00DF2ED8"/>
    <w:rsid w:val="00DF2F1B"/>
    <w:rsid w:val="00DF35CF"/>
    <w:rsid w:val="00DF3761"/>
    <w:rsid w:val="00DF3BFF"/>
    <w:rsid w:val="00DF3C2F"/>
    <w:rsid w:val="00DF3CCC"/>
    <w:rsid w:val="00DF3D49"/>
    <w:rsid w:val="00DF40BF"/>
    <w:rsid w:val="00DF4352"/>
    <w:rsid w:val="00DF4944"/>
    <w:rsid w:val="00DF4A29"/>
    <w:rsid w:val="00DF4D9C"/>
    <w:rsid w:val="00DF4E3E"/>
    <w:rsid w:val="00DF50C7"/>
    <w:rsid w:val="00DF50CA"/>
    <w:rsid w:val="00DF5203"/>
    <w:rsid w:val="00DF572C"/>
    <w:rsid w:val="00DF5847"/>
    <w:rsid w:val="00DF596E"/>
    <w:rsid w:val="00DF5ABD"/>
    <w:rsid w:val="00DF5B4F"/>
    <w:rsid w:val="00DF5B9D"/>
    <w:rsid w:val="00DF5C3E"/>
    <w:rsid w:val="00DF62CD"/>
    <w:rsid w:val="00DF63D6"/>
    <w:rsid w:val="00DF6599"/>
    <w:rsid w:val="00DF6762"/>
    <w:rsid w:val="00DF6795"/>
    <w:rsid w:val="00DF69DE"/>
    <w:rsid w:val="00DF6AA4"/>
    <w:rsid w:val="00DF6BF8"/>
    <w:rsid w:val="00DF70F0"/>
    <w:rsid w:val="00DF71C7"/>
    <w:rsid w:val="00DF73C8"/>
    <w:rsid w:val="00DF7747"/>
    <w:rsid w:val="00DF7CA4"/>
    <w:rsid w:val="00DF7E31"/>
    <w:rsid w:val="00DF7E75"/>
    <w:rsid w:val="00E00744"/>
    <w:rsid w:val="00E0087C"/>
    <w:rsid w:val="00E00A33"/>
    <w:rsid w:val="00E00B85"/>
    <w:rsid w:val="00E00D06"/>
    <w:rsid w:val="00E00D25"/>
    <w:rsid w:val="00E00E10"/>
    <w:rsid w:val="00E00E2D"/>
    <w:rsid w:val="00E0108E"/>
    <w:rsid w:val="00E01273"/>
    <w:rsid w:val="00E017A6"/>
    <w:rsid w:val="00E01EF8"/>
    <w:rsid w:val="00E02370"/>
    <w:rsid w:val="00E026F7"/>
    <w:rsid w:val="00E02938"/>
    <w:rsid w:val="00E02D0D"/>
    <w:rsid w:val="00E02E28"/>
    <w:rsid w:val="00E02F9E"/>
    <w:rsid w:val="00E03312"/>
    <w:rsid w:val="00E03C38"/>
    <w:rsid w:val="00E03EA1"/>
    <w:rsid w:val="00E03F21"/>
    <w:rsid w:val="00E0403B"/>
    <w:rsid w:val="00E04106"/>
    <w:rsid w:val="00E041C2"/>
    <w:rsid w:val="00E04240"/>
    <w:rsid w:val="00E04350"/>
    <w:rsid w:val="00E043AB"/>
    <w:rsid w:val="00E0453D"/>
    <w:rsid w:val="00E045E1"/>
    <w:rsid w:val="00E048CF"/>
    <w:rsid w:val="00E04A6C"/>
    <w:rsid w:val="00E04AEB"/>
    <w:rsid w:val="00E04D3B"/>
    <w:rsid w:val="00E059D0"/>
    <w:rsid w:val="00E05E8C"/>
    <w:rsid w:val="00E05EED"/>
    <w:rsid w:val="00E05FA6"/>
    <w:rsid w:val="00E06336"/>
    <w:rsid w:val="00E06572"/>
    <w:rsid w:val="00E069F6"/>
    <w:rsid w:val="00E06D1F"/>
    <w:rsid w:val="00E07018"/>
    <w:rsid w:val="00E07131"/>
    <w:rsid w:val="00E071AB"/>
    <w:rsid w:val="00E078A6"/>
    <w:rsid w:val="00E07971"/>
    <w:rsid w:val="00E07E6C"/>
    <w:rsid w:val="00E10077"/>
    <w:rsid w:val="00E101DE"/>
    <w:rsid w:val="00E109CE"/>
    <w:rsid w:val="00E10BDA"/>
    <w:rsid w:val="00E10BFD"/>
    <w:rsid w:val="00E10F57"/>
    <w:rsid w:val="00E11505"/>
    <w:rsid w:val="00E115F0"/>
    <w:rsid w:val="00E11933"/>
    <w:rsid w:val="00E11A53"/>
    <w:rsid w:val="00E11AA5"/>
    <w:rsid w:val="00E11E8E"/>
    <w:rsid w:val="00E125A9"/>
    <w:rsid w:val="00E126FA"/>
    <w:rsid w:val="00E128DB"/>
    <w:rsid w:val="00E129D0"/>
    <w:rsid w:val="00E12C06"/>
    <w:rsid w:val="00E12E89"/>
    <w:rsid w:val="00E132EC"/>
    <w:rsid w:val="00E13338"/>
    <w:rsid w:val="00E13588"/>
    <w:rsid w:val="00E1373F"/>
    <w:rsid w:val="00E1380B"/>
    <w:rsid w:val="00E13A95"/>
    <w:rsid w:val="00E13B57"/>
    <w:rsid w:val="00E13EC4"/>
    <w:rsid w:val="00E13EE6"/>
    <w:rsid w:val="00E13FF0"/>
    <w:rsid w:val="00E1442C"/>
    <w:rsid w:val="00E1481D"/>
    <w:rsid w:val="00E14A90"/>
    <w:rsid w:val="00E14BDD"/>
    <w:rsid w:val="00E14CD8"/>
    <w:rsid w:val="00E14DCA"/>
    <w:rsid w:val="00E15150"/>
    <w:rsid w:val="00E1528F"/>
    <w:rsid w:val="00E152B6"/>
    <w:rsid w:val="00E1530B"/>
    <w:rsid w:val="00E1552A"/>
    <w:rsid w:val="00E15870"/>
    <w:rsid w:val="00E158B7"/>
    <w:rsid w:val="00E15F6E"/>
    <w:rsid w:val="00E15F71"/>
    <w:rsid w:val="00E1605B"/>
    <w:rsid w:val="00E1659D"/>
    <w:rsid w:val="00E167E1"/>
    <w:rsid w:val="00E16868"/>
    <w:rsid w:val="00E1686A"/>
    <w:rsid w:val="00E16AB9"/>
    <w:rsid w:val="00E16F8A"/>
    <w:rsid w:val="00E1704C"/>
    <w:rsid w:val="00E17085"/>
    <w:rsid w:val="00E17149"/>
    <w:rsid w:val="00E17604"/>
    <w:rsid w:val="00E176FB"/>
    <w:rsid w:val="00E1773B"/>
    <w:rsid w:val="00E177AD"/>
    <w:rsid w:val="00E179F6"/>
    <w:rsid w:val="00E17BB9"/>
    <w:rsid w:val="00E202F2"/>
    <w:rsid w:val="00E20624"/>
    <w:rsid w:val="00E20825"/>
    <w:rsid w:val="00E209EE"/>
    <w:rsid w:val="00E20AF7"/>
    <w:rsid w:val="00E20FE2"/>
    <w:rsid w:val="00E21002"/>
    <w:rsid w:val="00E2104B"/>
    <w:rsid w:val="00E210C7"/>
    <w:rsid w:val="00E21141"/>
    <w:rsid w:val="00E2125C"/>
    <w:rsid w:val="00E21296"/>
    <w:rsid w:val="00E212BB"/>
    <w:rsid w:val="00E21863"/>
    <w:rsid w:val="00E21942"/>
    <w:rsid w:val="00E21F91"/>
    <w:rsid w:val="00E22389"/>
    <w:rsid w:val="00E223CE"/>
    <w:rsid w:val="00E22626"/>
    <w:rsid w:val="00E2291C"/>
    <w:rsid w:val="00E22B42"/>
    <w:rsid w:val="00E22C8F"/>
    <w:rsid w:val="00E23370"/>
    <w:rsid w:val="00E23560"/>
    <w:rsid w:val="00E23599"/>
    <w:rsid w:val="00E23F53"/>
    <w:rsid w:val="00E24293"/>
    <w:rsid w:val="00E244A1"/>
    <w:rsid w:val="00E2459D"/>
    <w:rsid w:val="00E245F4"/>
    <w:rsid w:val="00E24896"/>
    <w:rsid w:val="00E248D9"/>
    <w:rsid w:val="00E24DC4"/>
    <w:rsid w:val="00E24DDE"/>
    <w:rsid w:val="00E24EBF"/>
    <w:rsid w:val="00E25474"/>
    <w:rsid w:val="00E25B6E"/>
    <w:rsid w:val="00E26124"/>
    <w:rsid w:val="00E2612C"/>
    <w:rsid w:val="00E26170"/>
    <w:rsid w:val="00E26601"/>
    <w:rsid w:val="00E26702"/>
    <w:rsid w:val="00E26938"/>
    <w:rsid w:val="00E26AAD"/>
    <w:rsid w:val="00E26E64"/>
    <w:rsid w:val="00E26FCB"/>
    <w:rsid w:val="00E27053"/>
    <w:rsid w:val="00E27103"/>
    <w:rsid w:val="00E27201"/>
    <w:rsid w:val="00E2749B"/>
    <w:rsid w:val="00E27DFC"/>
    <w:rsid w:val="00E27F39"/>
    <w:rsid w:val="00E27FCF"/>
    <w:rsid w:val="00E30470"/>
    <w:rsid w:val="00E304A7"/>
    <w:rsid w:val="00E3083A"/>
    <w:rsid w:val="00E30973"/>
    <w:rsid w:val="00E309BF"/>
    <w:rsid w:val="00E309FB"/>
    <w:rsid w:val="00E30A1B"/>
    <w:rsid w:val="00E30B6B"/>
    <w:rsid w:val="00E30CE2"/>
    <w:rsid w:val="00E30E70"/>
    <w:rsid w:val="00E30F89"/>
    <w:rsid w:val="00E30FB0"/>
    <w:rsid w:val="00E30FC5"/>
    <w:rsid w:val="00E31149"/>
    <w:rsid w:val="00E311B4"/>
    <w:rsid w:val="00E311FC"/>
    <w:rsid w:val="00E3164D"/>
    <w:rsid w:val="00E31810"/>
    <w:rsid w:val="00E31A61"/>
    <w:rsid w:val="00E31C9C"/>
    <w:rsid w:val="00E31F16"/>
    <w:rsid w:val="00E32272"/>
    <w:rsid w:val="00E322BF"/>
    <w:rsid w:val="00E32AD4"/>
    <w:rsid w:val="00E32BE3"/>
    <w:rsid w:val="00E32C38"/>
    <w:rsid w:val="00E32E7C"/>
    <w:rsid w:val="00E32F93"/>
    <w:rsid w:val="00E32FB1"/>
    <w:rsid w:val="00E32FD5"/>
    <w:rsid w:val="00E335D8"/>
    <w:rsid w:val="00E33627"/>
    <w:rsid w:val="00E33778"/>
    <w:rsid w:val="00E33848"/>
    <w:rsid w:val="00E33992"/>
    <w:rsid w:val="00E33BD0"/>
    <w:rsid w:val="00E33BD4"/>
    <w:rsid w:val="00E33FE9"/>
    <w:rsid w:val="00E3408A"/>
    <w:rsid w:val="00E340D2"/>
    <w:rsid w:val="00E342F2"/>
    <w:rsid w:val="00E34404"/>
    <w:rsid w:val="00E3466D"/>
    <w:rsid w:val="00E34697"/>
    <w:rsid w:val="00E34803"/>
    <w:rsid w:val="00E3480D"/>
    <w:rsid w:val="00E349DD"/>
    <w:rsid w:val="00E34B93"/>
    <w:rsid w:val="00E34CD0"/>
    <w:rsid w:val="00E34DB0"/>
    <w:rsid w:val="00E351B7"/>
    <w:rsid w:val="00E35738"/>
    <w:rsid w:val="00E35AA3"/>
    <w:rsid w:val="00E35DED"/>
    <w:rsid w:val="00E35E19"/>
    <w:rsid w:val="00E36333"/>
    <w:rsid w:val="00E364EB"/>
    <w:rsid w:val="00E365E4"/>
    <w:rsid w:val="00E3676D"/>
    <w:rsid w:val="00E3676E"/>
    <w:rsid w:val="00E36916"/>
    <w:rsid w:val="00E3699C"/>
    <w:rsid w:val="00E36AF8"/>
    <w:rsid w:val="00E36D3C"/>
    <w:rsid w:val="00E36E02"/>
    <w:rsid w:val="00E37AA5"/>
    <w:rsid w:val="00E37B8D"/>
    <w:rsid w:val="00E37C0F"/>
    <w:rsid w:val="00E37EC5"/>
    <w:rsid w:val="00E400EB"/>
    <w:rsid w:val="00E401EF"/>
    <w:rsid w:val="00E40C01"/>
    <w:rsid w:val="00E40E8B"/>
    <w:rsid w:val="00E410D6"/>
    <w:rsid w:val="00E4125C"/>
    <w:rsid w:val="00E41372"/>
    <w:rsid w:val="00E4146F"/>
    <w:rsid w:val="00E41902"/>
    <w:rsid w:val="00E41982"/>
    <w:rsid w:val="00E41B6A"/>
    <w:rsid w:val="00E4247A"/>
    <w:rsid w:val="00E42498"/>
    <w:rsid w:val="00E424EA"/>
    <w:rsid w:val="00E4269C"/>
    <w:rsid w:val="00E428DE"/>
    <w:rsid w:val="00E42B8B"/>
    <w:rsid w:val="00E43225"/>
    <w:rsid w:val="00E43332"/>
    <w:rsid w:val="00E43440"/>
    <w:rsid w:val="00E43629"/>
    <w:rsid w:val="00E43D06"/>
    <w:rsid w:val="00E43DC0"/>
    <w:rsid w:val="00E4404C"/>
    <w:rsid w:val="00E442AA"/>
    <w:rsid w:val="00E44415"/>
    <w:rsid w:val="00E444A9"/>
    <w:rsid w:val="00E44869"/>
    <w:rsid w:val="00E44A52"/>
    <w:rsid w:val="00E44BB2"/>
    <w:rsid w:val="00E44EFB"/>
    <w:rsid w:val="00E44F93"/>
    <w:rsid w:val="00E44FB9"/>
    <w:rsid w:val="00E45C18"/>
    <w:rsid w:val="00E45E43"/>
    <w:rsid w:val="00E46A96"/>
    <w:rsid w:val="00E46B50"/>
    <w:rsid w:val="00E46BB3"/>
    <w:rsid w:val="00E46D0D"/>
    <w:rsid w:val="00E46E04"/>
    <w:rsid w:val="00E46E0C"/>
    <w:rsid w:val="00E46F52"/>
    <w:rsid w:val="00E46F99"/>
    <w:rsid w:val="00E46FBF"/>
    <w:rsid w:val="00E470B7"/>
    <w:rsid w:val="00E471FC"/>
    <w:rsid w:val="00E476DD"/>
    <w:rsid w:val="00E47A6B"/>
    <w:rsid w:val="00E47AC3"/>
    <w:rsid w:val="00E47C0E"/>
    <w:rsid w:val="00E47D19"/>
    <w:rsid w:val="00E4FCC7"/>
    <w:rsid w:val="00E50694"/>
    <w:rsid w:val="00E507A4"/>
    <w:rsid w:val="00E509D5"/>
    <w:rsid w:val="00E50B73"/>
    <w:rsid w:val="00E51017"/>
    <w:rsid w:val="00E512D4"/>
    <w:rsid w:val="00E5133A"/>
    <w:rsid w:val="00E51ACE"/>
    <w:rsid w:val="00E51AD0"/>
    <w:rsid w:val="00E51B11"/>
    <w:rsid w:val="00E5220E"/>
    <w:rsid w:val="00E5253E"/>
    <w:rsid w:val="00E52654"/>
    <w:rsid w:val="00E526E9"/>
    <w:rsid w:val="00E52A39"/>
    <w:rsid w:val="00E52B2C"/>
    <w:rsid w:val="00E52E4A"/>
    <w:rsid w:val="00E53106"/>
    <w:rsid w:val="00E5327D"/>
    <w:rsid w:val="00E53D53"/>
    <w:rsid w:val="00E53D6D"/>
    <w:rsid w:val="00E540A2"/>
    <w:rsid w:val="00E545F3"/>
    <w:rsid w:val="00E546A1"/>
    <w:rsid w:val="00E5499C"/>
    <w:rsid w:val="00E54B24"/>
    <w:rsid w:val="00E54B2B"/>
    <w:rsid w:val="00E54D56"/>
    <w:rsid w:val="00E54D93"/>
    <w:rsid w:val="00E552CB"/>
    <w:rsid w:val="00E55966"/>
    <w:rsid w:val="00E55B3A"/>
    <w:rsid w:val="00E55C9F"/>
    <w:rsid w:val="00E55F0B"/>
    <w:rsid w:val="00E55FD5"/>
    <w:rsid w:val="00E566CB"/>
    <w:rsid w:val="00E56A08"/>
    <w:rsid w:val="00E56A9C"/>
    <w:rsid w:val="00E56C7F"/>
    <w:rsid w:val="00E56E3C"/>
    <w:rsid w:val="00E56E78"/>
    <w:rsid w:val="00E574A4"/>
    <w:rsid w:val="00E57558"/>
    <w:rsid w:val="00E57691"/>
    <w:rsid w:val="00E577C3"/>
    <w:rsid w:val="00E57C0A"/>
    <w:rsid w:val="00E601DA"/>
    <w:rsid w:val="00E609CD"/>
    <w:rsid w:val="00E60D8B"/>
    <w:rsid w:val="00E610DF"/>
    <w:rsid w:val="00E6139C"/>
    <w:rsid w:val="00E6159C"/>
    <w:rsid w:val="00E6187B"/>
    <w:rsid w:val="00E618B8"/>
    <w:rsid w:val="00E6194E"/>
    <w:rsid w:val="00E6203C"/>
    <w:rsid w:val="00E62106"/>
    <w:rsid w:val="00E62366"/>
    <w:rsid w:val="00E626E8"/>
    <w:rsid w:val="00E6270E"/>
    <w:rsid w:val="00E62972"/>
    <w:rsid w:val="00E62AB6"/>
    <w:rsid w:val="00E62BE7"/>
    <w:rsid w:val="00E62C80"/>
    <w:rsid w:val="00E6305C"/>
    <w:rsid w:val="00E63158"/>
    <w:rsid w:val="00E63408"/>
    <w:rsid w:val="00E63991"/>
    <w:rsid w:val="00E63EB5"/>
    <w:rsid w:val="00E64058"/>
    <w:rsid w:val="00E640C0"/>
    <w:rsid w:val="00E64263"/>
    <w:rsid w:val="00E645C2"/>
    <w:rsid w:val="00E645E4"/>
    <w:rsid w:val="00E6461C"/>
    <w:rsid w:val="00E64DA7"/>
    <w:rsid w:val="00E64E02"/>
    <w:rsid w:val="00E6518B"/>
    <w:rsid w:val="00E654F4"/>
    <w:rsid w:val="00E657B9"/>
    <w:rsid w:val="00E658EA"/>
    <w:rsid w:val="00E65A47"/>
    <w:rsid w:val="00E65B8F"/>
    <w:rsid w:val="00E65C1A"/>
    <w:rsid w:val="00E65E61"/>
    <w:rsid w:val="00E65F52"/>
    <w:rsid w:val="00E6627E"/>
    <w:rsid w:val="00E666AA"/>
    <w:rsid w:val="00E66709"/>
    <w:rsid w:val="00E668C5"/>
    <w:rsid w:val="00E66932"/>
    <w:rsid w:val="00E66B5A"/>
    <w:rsid w:val="00E66B9A"/>
    <w:rsid w:val="00E66D11"/>
    <w:rsid w:val="00E66E8C"/>
    <w:rsid w:val="00E66FDE"/>
    <w:rsid w:val="00E671B2"/>
    <w:rsid w:val="00E6728D"/>
    <w:rsid w:val="00E6738F"/>
    <w:rsid w:val="00E674AC"/>
    <w:rsid w:val="00E67545"/>
    <w:rsid w:val="00E676CD"/>
    <w:rsid w:val="00E67741"/>
    <w:rsid w:val="00E67AC4"/>
    <w:rsid w:val="00E67D71"/>
    <w:rsid w:val="00E67FED"/>
    <w:rsid w:val="00E700A6"/>
    <w:rsid w:val="00E703F1"/>
    <w:rsid w:val="00E704E2"/>
    <w:rsid w:val="00E7052F"/>
    <w:rsid w:val="00E709DA"/>
    <w:rsid w:val="00E70DA3"/>
    <w:rsid w:val="00E70E44"/>
    <w:rsid w:val="00E70F37"/>
    <w:rsid w:val="00E71322"/>
    <w:rsid w:val="00E71410"/>
    <w:rsid w:val="00E71543"/>
    <w:rsid w:val="00E71667"/>
    <w:rsid w:val="00E716F0"/>
    <w:rsid w:val="00E7194B"/>
    <w:rsid w:val="00E71C02"/>
    <w:rsid w:val="00E71D9E"/>
    <w:rsid w:val="00E71FF7"/>
    <w:rsid w:val="00E7204A"/>
    <w:rsid w:val="00E7223E"/>
    <w:rsid w:val="00E722CE"/>
    <w:rsid w:val="00E7234B"/>
    <w:rsid w:val="00E724E9"/>
    <w:rsid w:val="00E7255D"/>
    <w:rsid w:val="00E72594"/>
    <w:rsid w:val="00E728EF"/>
    <w:rsid w:val="00E72AEC"/>
    <w:rsid w:val="00E72C03"/>
    <w:rsid w:val="00E7300A"/>
    <w:rsid w:val="00E73624"/>
    <w:rsid w:val="00E736DA"/>
    <w:rsid w:val="00E73E9E"/>
    <w:rsid w:val="00E73EC4"/>
    <w:rsid w:val="00E73FCC"/>
    <w:rsid w:val="00E73FF1"/>
    <w:rsid w:val="00E74051"/>
    <w:rsid w:val="00E742B2"/>
    <w:rsid w:val="00E749BA"/>
    <w:rsid w:val="00E74BAB"/>
    <w:rsid w:val="00E7536F"/>
    <w:rsid w:val="00E75398"/>
    <w:rsid w:val="00E756C9"/>
    <w:rsid w:val="00E756DB"/>
    <w:rsid w:val="00E75827"/>
    <w:rsid w:val="00E75A0F"/>
    <w:rsid w:val="00E75BD2"/>
    <w:rsid w:val="00E75D70"/>
    <w:rsid w:val="00E75FF9"/>
    <w:rsid w:val="00E7615D"/>
    <w:rsid w:val="00E761A5"/>
    <w:rsid w:val="00E7651F"/>
    <w:rsid w:val="00E76897"/>
    <w:rsid w:val="00E76BE5"/>
    <w:rsid w:val="00E76DD3"/>
    <w:rsid w:val="00E77006"/>
    <w:rsid w:val="00E77191"/>
    <w:rsid w:val="00E77371"/>
    <w:rsid w:val="00E77599"/>
    <w:rsid w:val="00E7774F"/>
    <w:rsid w:val="00E778FE"/>
    <w:rsid w:val="00E80415"/>
    <w:rsid w:val="00E805AA"/>
    <w:rsid w:val="00E805C1"/>
    <w:rsid w:val="00E8084A"/>
    <w:rsid w:val="00E80899"/>
    <w:rsid w:val="00E80A21"/>
    <w:rsid w:val="00E80B9E"/>
    <w:rsid w:val="00E80D91"/>
    <w:rsid w:val="00E80D9E"/>
    <w:rsid w:val="00E80F19"/>
    <w:rsid w:val="00E8101B"/>
    <w:rsid w:val="00E81A4C"/>
    <w:rsid w:val="00E82667"/>
    <w:rsid w:val="00E82A87"/>
    <w:rsid w:val="00E82FBF"/>
    <w:rsid w:val="00E83132"/>
    <w:rsid w:val="00E83545"/>
    <w:rsid w:val="00E83710"/>
    <w:rsid w:val="00E8386B"/>
    <w:rsid w:val="00E83919"/>
    <w:rsid w:val="00E839E9"/>
    <w:rsid w:val="00E83ABE"/>
    <w:rsid w:val="00E83B28"/>
    <w:rsid w:val="00E840DF"/>
    <w:rsid w:val="00E84427"/>
    <w:rsid w:val="00E84523"/>
    <w:rsid w:val="00E84801"/>
    <w:rsid w:val="00E849B9"/>
    <w:rsid w:val="00E84A7A"/>
    <w:rsid w:val="00E84C02"/>
    <w:rsid w:val="00E8509F"/>
    <w:rsid w:val="00E8528D"/>
    <w:rsid w:val="00E85A32"/>
    <w:rsid w:val="00E85BE6"/>
    <w:rsid w:val="00E85E4D"/>
    <w:rsid w:val="00E8636F"/>
    <w:rsid w:val="00E867F8"/>
    <w:rsid w:val="00E86960"/>
    <w:rsid w:val="00E86D48"/>
    <w:rsid w:val="00E86D5A"/>
    <w:rsid w:val="00E86ED3"/>
    <w:rsid w:val="00E871EB"/>
    <w:rsid w:val="00E87625"/>
    <w:rsid w:val="00E87819"/>
    <w:rsid w:val="00E87C0B"/>
    <w:rsid w:val="00E87DD6"/>
    <w:rsid w:val="00E87EDC"/>
    <w:rsid w:val="00E90376"/>
    <w:rsid w:val="00E903FB"/>
    <w:rsid w:val="00E90454"/>
    <w:rsid w:val="00E905BE"/>
    <w:rsid w:val="00E907A6"/>
    <w:rsid w:val="00E9089D"/>
    <w:rsid w:val="00E9093E"/>
    <w:rsid w:val="00E90970"/>
    <w:rsid w:val="00E90FA3"/>
    <w:rsid w:val="00E90FD0"/>
    <w:rsid w:val="00E91048"/>
    <w:rsid w:val="00E9124B"/>
    <w:rsid w:val="00E9134C"/>
    <w:rsid w:val="00E9164B"/>
    <w:rsid w:val="00E91BD6"/>
    <w:rsid w:val="00E92096"/>
    <w:rsid w:val="00E92124"/>
    <w:rsid w:val="00E923B9"/>
    <w:rsid w:val="00E925C3"/>
    <w:rsid w:val="00E92B42"/>
    <w:rsid w:val="00E92BEF"/>
    <w:rsid w:val="00E92CFE"/>
    <w:rsid w:val="00E93197"/>
    <w:rsid w:val="00E9328C"/>
    <w:rsid w:val="00E940C1"/>
    <w:rsid w:val="00E9453D"/>
    <w:rsid w:val="00E945FE"/>
    <w:rsid w:val="00E9491A"/>
    <w:rsid w:val="00E94B84"/>
    <w:rsid w:val="00E94C51"/>
    <w:rsid w:val="00E95153"/>
    <w:rsid w:val="00E95175"/>
    <w:rsid w:val="00E951EC"/>
    <w:rsid w:val="00E95265"/>
    <w:rsid w:val="00E953DC"/>
    <w:rsid w:val="00E956E9"/>
    <w:rsid w:val="00E95735"/>
    <w:rsid w:val="00E959DF"/>
    <w:rsid w:val="00E95B59"/>
    <w:rsid w:val="00E95CED"/>
    <w:rsid w:val="00E95E76"/>
    <w:rsid w:val="00E9606B"/>
    <w:rsid w:val="00E96156"/>
    <w:rsid w:val="00E972E2"/>
    <w:rsid w:val="00E97A1F"/>
    <w:rsid w:val="00E97A22"/>
    <w:rsid w:val="00E97CD7"/>
    <w:rsid w:val="00E97D44"/>
    <w:rsid w:val="00E97FCA"/>
    <w:rsid w:val="00EA01CD"/>
    <w:rsid w:val="00EA090E"/>
    <w:rsid w:val="00EA0E0A"/>
    <w:rsid w:val="00EA1509"/>
    <w:rsid w:val="00EA190E"/>
    <w:rsid w:val="00EA1943"/>
    <w:rsid w:val="00EA2117"/>
    <w:rsid w:val="00EA2967"/>
    <w:rsid w:val="00EA29BA"/>
    <w:rsid w:val="00EA2AF3"/>
    <w:rsid w:val="00EA2BB7"/>
    <w:rsid w:val="00EA2D1B"/>
    <w:rsid w:val="00EA2EF3"/>
    <w:rsid w:val="00EA327C"/>
    <w:rsid w:val="00EA337C"/>
    <w:rsid w:val="00EA3553"/>
    <w:rsid w:val="00EA35D2"/>
    <w:rsid w:val="00EA3648"/>
    <w:rsid w:val="00EA36A8"/>
    <w:rsid w:val="00EA3792"/>
    <w:rsid w:val="00EA37C2"/>
    <w:rsid w:val="00EA3855"/>
    <w:rsid w:val="00EA3A11"/>
    <w:rsid w:val="00EA3AC6"/>
    <w:rsid w:val="00EA3E3A"/>
    <w:rsid w:val="00EA44BF"/>
    <w:rsid w:val="00EA462C"/>
    <w:rsid w:val="00EA4BB4"/>
    <w:rsid w:val="00EA4DBA"/>
    <w:rsid w:val="00EA4FD5"/>
    <w:rsid w:val="00EA56EC"/>
    <w:rsid w:val="00EA6253"/>
    <w:rsid w:val="00EA628B"/>
    <w:rsid w:val="00EA6654"/>
    <w:rsid w:val="00EA6938"/>
    <w:rsid w:val="00EA6BDF"/>
    <w:rsid w:val="00EA6C2E"/>
    <w:rsid w:val="00EA6CC5"/>
    <w:rsid w:val="00EA7053"/>
    <w:rsid w:val="00EA743B"/>
    <w:rsid w:val="00EA7B79"/>
    <w:rsid w:val="00EA7C7C"/>
    <w:rsid w:val="00EA7D83"/>
    <w:rsid w:val="00EB0065"/>
    <w:rsid w:val="00EB07A7"/>
    <w:rsid w:val="00EB0B4E"/>
    <w:rsid w:val="00EB0BCF"/>
    <w:rsid w:val="00EB0D29"/>
    <w:rsid w:val="00EB0F0C"/>
    <w:rsid w:val="00EB0F87"/>
    <w:rsid w:val="00EB19C4"/>
    <w:rsid w:val="00EB1EF1"/>
    <w:rsid w:val="00EB2004"/>
    <w:rsid w:val="00EB2427"/>
    <w:rsid w:val="00EB255D"/>
    <w:rsid w:val="00EB26ED"/>
    <w:rsid w:val="00EB2727"/>
    <w:rsid w:val="00EB2835"/>
    <w:rsid w:val="00EB2B55"/>
    <w:rsid w:val="00EB3297"/>
    <w:rsid w:val="00EB35A1"/>
    <w:rsid w:val="00EB37F4"/>
    <w:rsid w:val="00EB3B07"/>
    <w:rsid w:val="00EB3E5C"/>
    <w:rsid w:val="00EB3EDB"/>
    <w:rsid w:val="00EB45FD"/>
    <w:rsid w:val="00EB4B0F"/>
    <w:rsid w:val="00EB4D4C"/>
    <w:rsid w:val="00EB4DB4"/>
    <w:rsid w:val="00EB4FC5"/>
    <w:rsid w:val="00EB5322"/>
    <w:rsid w:val="00EB581C"/>
    <w:rsid w:val="00EB5EBB"/>
    <w:rsid w:val="00EB6006"/>
    <w:rsid w:val="00EB61FE"/>
    <w:rsid w:val="00EB67DB"/>
    <w:rsid w:val="00EB68C6"/>
    <w:rsid w:val="00EB6A51"/>
    <w:rsid w:val="00EB7544"/>
    <w:rsid w:val="00EB755F"/>
    <w:rsid w:val="00EB7676"/>
    <w:rsid w:val="00EB791B"/>
    <w:rsid w:val="00EB7A05"/>
    <w:rsid w:val="00EB7B36"/>
    <w:rsid w:val="00EC03AF"/>
    <w:rsid w:val="00EC07C3"/>
    <w:rsid w:val="00EC07E3"/>
    <w:rsid w:val="00EC0803"/>
    <w:rsid w:val="00EC0F42"/>
    <w:rsid w:val="00EC0FAF"/>
    <w:rsid w:val="00EC1074"/>
    <w:rsid w:val="00EC10E7"/>
    <w:rsid w:val="00EC120C"/>
    <w:rsid w:val="00EC14AD"/>
    <w:rsid w:val="00EC1667"/>
    <w:rsid w:val="00EC1A3A"/>
    <w:rsid w:val="00EC1B18"/>
    <w:rsid w:val="00EC1BA2"/>
    <w:rsid w:val="00EC1D66"/>
    <w:rsid w:val="00EC1E26"/>
    <w:rsid w:val="00EC1FEB"/>
    <w:rsid w:val="00EC2281"/>
    <w:rsid w:val="00EC23A8"/>
    <w:rsid w:val="00EC2ACB"/>
    <w:rsid w:val="00EC2DBD"/>
    <w:rsid w:val="00EC2DC2"/>
    <w:rsid w:val="00EC2FFD"/>
    <w:rsid w:val="00EC3364"/>
    <w:rsid w:val="00EC3489"/>
    <w:rsid w:val="00EC366D"/>
    <w:rsid w:val="00EC436A"/>
    <w:rsid w:val="00EC479D"/>
    <w:rsid w:val="00EC4853"/>
    <w:rsid w:val="00EC4AE2"/>
    <w:rsid w:val="00EC4BBA"/>
    <w:rsid w:val="00EC4BED"/>
    <w:rsid w:val="00EC4C29"/>
    <w:rsid w:val="00EC5348"/>
    <w:rsid w:val="00EC557B"/>
    <w:rsid w:val="00EC56A4"/>
    <w:rsid w:val="00EC5ACE"/>
    <w:rsid w:val="00EC5F2F"/>
    <w:rsid w:val="00EC65A2"/>
    <w:rsid w:val="00EC65D8"/>
    <w:rsid w:val="00EC6616"/>
    <w:rsid w:val="00EC67A9"/>
    <w:rsid w:val="00EC68AA"/>
    <w:rsid w:val="00EC6B12"/>
    <w:rsid w:val="00EC6C6B"/>
    <w:rsid w:val="00EC7878"/>
    <w:rsid w:val="00EC7ACF"/>
    <w:rsid w:val="00EC7E81"/>
    <w:rsid w:val="00ED023D"/>
    <w:rsid w:val="00ED02DD"/>
    <w:rsid w:val="00ED0687"/>
    <w:rsid w:val="00ED0A97"/>
    <w:rsid w:val="00ED0F0A"/>
    <w:rsid w:val="00ED116F"/>
    <w:rsid w:val="00ED1221"/>
    <w:rsid w:val="00ED13E8"/>
    <w:rsid w:val="00ED16BA"/>
    <w:rsid w:val="00ED1A59"/>
    <w:rsid w:val="00ED1BD5"/>
    <w:rsid w:val="00ED1C7D"/>
    <w:rsid w:val="00ED1CD1"/>
    <w:rsid w:val="00ED1DB0"/>
    <w:rsid w:val="00ED21E2"/>
    <w:rsid w:val="00ED223E"/>
    <w:rsid w:val="00ED22C1"/>
    <w:rsid w:val="00ED22D7"/>
    <w:rsid w:val="00ED253D"/>
    <w:rsid w:val="00ED2770"/>
    <w:rsid w:val="00ED28B2"/>
    <w:rsid w:val="00ED2AF9"/>
    <w:rsid w:val="00ED2BDC"/>
    <w:rsid w:val="00ED2D34"/>
    <w:rsid w:val="00ED2EA8"/>
    <w:rsid w:val="00ED2FD7"/>
    <w:rsid w:val="00ED306A"/>
    <w:rsid w:val="00ED3092"/>
    <w:rsid w:val="00ED328A"/>
    <w:rsid w:val="00ED35F2"/>
    <w:rsid w:val="00ED37A0"/>
    <w:rsid w:val="00ED3905"/>
    <w:rsid w:val="00ED3A39"/>
    <w:rsid w:val="00ED3C9F"/>
    <w:rsid w:val="00ED3D2E"/>
    <w:rsid w:val="00ED3DB2"/>
    <w:rsid w:val="00ED3FA1"/>
    <w:rsid w:val="00ED4089"/>
    <w:rsid w:val="00ED4328"/>
    <w:rsid w:val="00ED460E"/>
    <w:rsid w:val="00ED49E7"/>
    <w:rsid w:val="00ED4A6A"/>
    <w:rsid w:val="00ED4BB1"/>
    <w:rsid w:val="00ED4CCD"/>
    <w:rsid w:val="00ED524D"/>
    <w:rsid w:val="00ED52A9"/>
    <w:rsid w:val="00ED57BB"/>
    <w:rsid w:val="00ED585C"/>
    <w:rsid w:val="00ED5B9E"/>
    <w:rsid w:val="00ED5E5E"/>
    <w:rsid w:val="00ED6174"/>
    <w:rsid w:val="00ED622D"/>
    <w:rsid w:val="00ED6239"/>
    <w:rsid w:val="00ED63F8"/>
    <w:rsid w:val="00ED66B8"/>
    <w:rsid w:val="00ED6C44"/>
    <w:rsid w:val="00ED6CD5"/>
    <w:rsid w:val="00ED7239"/>
    <w:rsid w:val="00ED79D3"/>
    <w:rsid w:val="00ED7A8E"/>
    <w:rsid w:val="00ED7B99"/>
    <w:rsid w:val="00ED7CF8"/>
    <w:rsid w:val="00EE0035"/>
    <w:rsid w:val="00EE007A"/>
    <w:rsid w:val="00EE0236"/>
    <w:rsid w:val="00EE0852"/>
    <w:rsid w:val="00EE08D8"/>
    <w:rsid w:val="00EE0CD2"/>
    <w:rsid w:val="00EE0D47"/>
    <w:rsid w:val="00EE0F5A"/>
    <w:rsid w:val="00EE13BE"/>
    <w:rsid w:val="00EE13E4"/>
    <w:rsid w:val="00EE13F2"/>
    <w:rsid w:val="00EE160A"/>
    <w:rsid w:val="00EE17FC"/>
    <w:rsid w:val="00EE1B97"/>
    <w:rsid w:val="00EE1DBD"/>
    <w:rsid w:val="00EE1E2B"/>
    <w:rsid w:val="00EE2564"/>
    <w:rsid w:val="00EE2600"/>
    <w:rsid w:val="00EE2726"/>
    <w:rsid w:val="00EE29C1"/>
    <w:rsid w:val="00EE2C34"/>
    <w:rsid w:val="00EE3165"/>
    <w:rsid w:val="00EE331B"/>
    <w:rsid w:val="00EE33C4"/>
    <w:rsid w:val="00EE344F"/>
    <w:rsid w:val="00EE36A4"/>
    <w:rsid w:val="00EE3700"/>
    <w:rsid w:val="00EE3C13"/>
    <w:rsid w:val="00EE3F63"/>
    <w:rsid w:val="00EE4292"/>
    <w:rsid w:val="00EE4D95"/>
    <w:rsid w:val="00EE50BF"/>
    <w:rsid w:val="00EE594F"/>
    <w:rsid w:val="00EE59A6"/>
    <w:rsid w:val="00EE5D43"/>
    <w:rsid w:val="00EE5DF4"/>
    <w:rsid w:val="00EE633B"/>
    <w:rsid w:val="00EE6549"/>
    <w:rsid w:val="00EE65BA"/>
    <w:rsid w:val="00EE6852"/>
    <w:rsid w:val="00EE68E7"/>
    <w:rsid w:val="00EE6A4C"/>
    <w:rsid w:val="00EE6E1E"/>
    <w:rsid w:val="00EE6E68"/>
    <w:rsid w:val="00EE6F14"/>
    <w:rsid w:val="00EE70B7"/>
    <w:rsid w:val="00EE768B"/>
    <w:rsid w:val="00EE77D6"/>
    <w:rsid w:val="00EE77F8"/>
    <w:rsid w:val="00EE7E07"/>
    <w:rsid w:val="00EE7FA1"/>
    <w:rsid w:val="00EF008A"/>
    <w:rsid w:val="00EF017D"/>
    <w:rsid w:val="00EF02C8"/>
    <w:rsid w:val="00EF05E9"/>
    <w:rsid w:val="00EF06A6"/>
    <w:rsid w:val="00EF0B37"/>
    <w:rsid w:val="00EF0C13"/>
    <w:rsid w:val="00EF1231"/>
    <w:rsid w:val="00EF1313"/>
    <w:rsid w:val="00EF133E"/>
    <w:rsid w:val="00EF13E2"/>
    <w:rsid w:val="00EF176D"/>
    <w:rsid w:val="00EF1812"/>
    <w:rsid w:val="00EF1DC3"/>
    <w:rsid w:val="00EF231C"/>
    <w:rsid w:val="00EF2585"/>
    <w:rsid w:val="00EF25DD"/>
    <w:rsid w:val="00EF265A"/>
    <w:rsid w:val="00EF268F"/>
    <w:rsid w:val="00EF27F9"/>
    <w:rsid w:val="00EF28F4"/>
    <w:rsid w:val="00EF2A45"/>
    <w:rsid w:val="00EF2B95"/>
    <w:rsid w:val="00EF2CE9"/>
    <w:rsid w:val="00EF2D16"/>
    <w:rsid w:val="00EF303A"/>
    <w:rsid w:val="00EF309D"/>
    <w:rsid w:val="00EF30E2"/>
    <w:rsid w:val="00EF3196"/>
    <w:rsid w:val="00EF31B4"/>
    <w:rsid w:val="00EF3221"/>
    <w:rsid w:val="00EF34A5"/>
    <w:rsid w:val="00EF3921"/>
    <w:rsid w:val="00EF3A50"/>
    <w:rsid w:val="00EF3EF9"/>
    <w:rsid w:val="00EF3F23"/>
    <w:rsid w:val="00EF3F4A"/>
    <w:rsid w:val="00EF439A"/>
    <w:rsid w:val="00EF5361"/>
    <w:rsid w:val="00EF54D0"/>
    <w:rsid w:val="00EF58DB"/>
    <w:rsid w:val="00EF5A95"/>
    <w:rsid w:val="00EF5AC1"/>
    <w:rsid w:val="00EF5B5D"/>
    <w:rsid w:val="00EF5D96"/>
    <w:rsid w:val="00EF61B8"/>
    <w:rsid w:val="00EF6216"/>
    <w:rsid w:val="00EF656C"/>
    <w:rsid w:val="00EF674F"/>
    <w:rsid w:val="00EF6836"/>
    <w:rsid w:val="00EF6970"/>
    <w:rsid w:val="00EF6C00"/>
    <w:rsid w:val="00EF6DB1"/>
    <w:rsid w:val="00EF74E1"/>
    <w:rsid w:val="00EF7979"/>
    <w:rsid w:val="00EF7E59"/>
    <w:rsid w:val="00EF7F8F"/>
    <w:rsid w:val="00F001F8"/>
    <w:rsid w:val="00F0048F"/>
    <w:rsid w:val="00F00912"/>
    <w:rsid w:val="00F00B3F"/>
    <w:rsid w:val="00F00D68"/>
    <w:rsid w:val="00F00E65"/>
    <w:rsid w:val="00F00E73"/>
    <w:rsid w:val="00F01259"/>
    <w:rsid w:val="00F012E7"/>
    <w:rsid w:val="00F014ED"/>
    <w:rsid w:val="00F015B2"/>
    <w:rsid w:val="00F01603"/>
    <w:rsid w:val="00F018B0"/>
    <w:rsid w:val="00F019E6"/>
    <w:rsid w:val="00F01BF3"/>
    <w:rsid w:val="00F01CA6"/>
    <w:rsid w:val="00F01CE1"/>
    <w:rsid w:val="00F01E80"/>
    <w:rsid w:val="00F022EF"/>
    <w:rsid w:val="00F02482"/>
    <w:rsid w:val="00F02498"/>
    <w:rsid w:val="00F0298C"/>
    <w:rsid w:val="00F02A95"/>
    <w:rsid w:val="00F02B59"/>
    <w:rsid w:val="00F02F78"/>
    <w:rsid w:val="00F0304A"/>
    <w:rsid w:val="00F031B2"/>
    <w:rsid w:val="00F03259"/>
    <w:rsid w:val="00F03585"/>
    <w:rsid w:val="00F03887"/>
    <w:rsid w:val="00F03A9E"/>
    <w:rsid w:val="00F048DE"/>
    <w:rsid w:val="00F0495E"/>
    <w:rsid w:val="00F04C4D"/>
    <w:rsid w:val="00F04C87"/>
    <w:rsid w:val="00F04CED"/>
    <w:rsid w:val="00F04E2C"/>
    <w:rsid w:val="00F05455"/>
    <w:rsid w:val="00F056FF"/>
    <w:rsid w:val="00F0571A"/>
    <w:rsid w:val="00F05875"/>
    <w:rsid w:val="00F0588E"/>
    <w:rsid w:val="00F058BE"/>
    <w:rsid w:val="00F05A26"/>
    <w:rsid w:val="00F05A66"/>
    <w:rsid w:val="00F05B8D"/>
    <w:rsid w:val="00F05C2C"/>
    <w:rsid w:val="00F060DF"/>
    <w:rsid w:val="00F06451"/>
    <w:rsid w:val="00F064B2"/>
    <w:rsid w:val="00F066D3"/>
    <w:rsid w:val="00F06A67"/>
    <w:rsid w:val="00F074B1"/>
    <w:rsid w:val="00F102DE"/>
    <w:rsid w:val="00F10355"/>
    <w:rsid w:val="00F1037B"/>
    <w:rsid w:val="00F1040E"/>
    <w:rsid w:val="00F1062B"/>
    <w:rsid w:val="00F107A0"/>
    <w:rsid w:val="00F10892"/>
    <w:rsid w:val="00F10B70"/>
    <w:rsid w:val="00F10BED"/>
    <w:rsid w:val="00F10C19"/>
    <w:rsid w:val="00F10D2B"/>
    <w:rsid w:val="00F10E7E"/>
    <w:rsid w:val="00F10FD6"/>
    <w:rsid w:val="00F11054"/>
    <w:rsid w:val="00F112E6"/>
    <w:rsid w:val="00F11463"/>
    <w:rsid w:val="00F115F0"/>
    <w:rsid w:val="00F1164A"/>
    <w:rsid w:val="00F11707"/>
    <w:rsid w:val="00F119B0"/>
    <w:rsid w:val="00F123A9"/>
    <w:rsid w:val="00F12439"/>
    <w:rsid w:val="00F12930"/>
    <w:rsid w:val="00F12DFC"/>
    <w:rsid w:val="00F12F44"/>
    <w:rsid w:val="00F133CD"/>
    <w:rsid w:val="00F1350F"/>
    <w:rsid w:val="00F137CA"/>
    <w:rsid w:val="00F137D6"/>
    <w:rsid w:val="00F13D7E"/>
    <w:rsid w:val="00F13F6F"/>
    <w:rsid w:val="00F13FEC"/>
    <w:rsid w:val="00F14042"/>
    <w:rsid w:val="00F1408E"/>
    <w:rsid w:val="00F140BB"/>
    <w:rsid w:val="00F1431E"/>
    <w:rsid w:val="00F1451D"/>
    <w:rsid w:val="00F145E0"/>
    <w:rsid w:val="00F148F6"/>
    <w:rsid w:val="00F14955"/>
    <w:rsid w:val="00F14C17"/>
    <w:rsid w:val="00F14D14"/>
    <w:rsid w:val="00F1537F"/>
    <w:rsid w:val="00F1554F"/>
    <w:rsid w:val="00F1560C"/>
    <w:rsid w:val="00F15722"/>
    <w:rsid w:val="00F15D4F"/>
    <w:rsid w:val="00F15DD1"/>
    <w:rsid w:val="00F162D4"/>
    <w:rsid w:val="00F16378"/>
    <w:rsid w:val="00F164AF"/>
    <w:rsid w:val="00F1652B"/>
    <w:rsid w:val="00F165E9"/>
    <w:rsid w:val="00F168A3"/>
    <w:rsid w:val="00F16B03"/>
    <w:rsid w:val="00F16D4A"/>
    <w:rsid w:val="00F16F71"/>
    <w:rsid w:val="00F1734B"/>
    <w:rsid w:val="00F1749F"/>
    <w:rsid w:val="00F1781F"/>
    <w:rsid w:val="00F17C36"/>
    <w:rsid w:val="00F203EE"/>
    <w:rsid w:val="00F205FA"/>
    <w:rsid w:val="00F20881"/>
    <w:rsid w:val="00F208A9"/>
    <w:rsid w:val="00F20A1E"/>
    <w:rsid w:val="00F20E94"/>
    <w:rsid w:val="00F20F0B"/>
    <w:rsid w:val="00F210AC"/>
    <w:rsid w:val="00F21319"/>
    <w:rsid w:val="00F21396"/>
    <w:rsid w:val="00F213A9"/>
    <w:rsid w:val="00F21804"/>
    <w:rsid w:val="00F218F0"/>
    <w:rsid w:val="00F21C7D"/>
    <w:rsid w:val="00F21DD3"/>
    <w:rsid w:val="00F22180"/>
    <w:rsid w:val="00F223AF"/>
    <w:rsid w:val="00F224D6"/>
    <w:rsid w:val="00F22644"/>
    <w:rsid w:val="00F2294A"/>
    <w:rsid w:val="00F22AB6"/>
    <w:rsid w:val="00F22B27"/>
    <w:rsid w:val="00F22D75"/>
    <w:rsid w:val="00F22F66"/>
    <w:rsid w:val="00F231A5"/>
    <w:rsid w:val="00F23553"/>
    <w:rsid w:val="00F2388C"/>
    <w:rsid w:val="00F23B8A"/>
    <w:rsid w:val="00F23C3E"/>
    <w:rsid w:val="00F23C7E"/>
    <w:rsid w:val="00F23F4B"/>
    <w:rsid w:val="00F23F59"/>
    <w:rsid w:val="00F241C5"/>
    <w:rsid w:val="00F2423E"/>
    <w:rsid w:val="00F2440A"/>
    <w:rsid w:val="00F24829"/>
    <w:rsid w:val="00F24847"/>
    <w:rsid w:val="00F24CEC"/>
    <w:rsid w:val="00F24E12"/>
    <w:rsid w:val="00F2502F"/>
    <w:rsid w:val="00F251B3"/>
    <w:rsid w:val="00F252A9"/>
    <w:rsid w:val="00F253CF"/>
    <w:rsid w:val="00F254CB"/>
    <w:rsid w:val="00F256AD"/>
    <w:rsid w:val="00F256E2"/>
    <w:rsid w:val="00F25815"/>
    <w:rsid w:val="00F25A65"/>
    <w:rsid w:val="00F25C92"/>
    <w:rsid w:val="00F25DAD"/>
    <w:rsid w:val="00F25EFF"/>
    <w:rsid w:val="00F262B4"/>
    <w:rsid w:val="00F262E4"/>
    <w:rsid w:val="00F265C5"/>
    <w:rsid w:val="00F266F7"/>
    <w:rsid w:val="00F267E2"/>
    <w:rsid w:val="00F26F62"/>
    <w:rsid w:val="00F2772A"/>
    <w:rsid w:val="00F27785"/>
    <w:rsid w:val="00F27A5C"/>
    <w:rsid w:val="00F27AB5"/>
    <w:rsid w:val="00F27B7E"/>
    <w:rsid w:val="00F27FC7"/>
    <w:rsid w:val="00F301B1"/>
    <w:rsid w:val="00F30277"/>
    <w:rsid w:val="00F30345"/>
    <w:rsid w:val="00F30463"/>
    <w:rsid w:val="00F3048C"/>
    <w:rsid w:val="00F30515"/>
    <w:rsid w:val="00F305EF"/>
    <w:rsid w:val="00F30E6D"/>
    <w:rsid w:val="00F312CF"/>
    <w:rsid w:val="00F3130F"/>
    <w:rsid w:val="00F314B7"/>
    <w:rsid w:val="00F31679"/>
    <w:rsid w:val="00F31767"/>
    <w:rsid w:val="00F31C2A"/>
    <w:rsid w:val="00F31CAE"/>
    <w:rsid w:val="00F3206E"/>
    <w:rsid w:val="00F324C0"/>
    <w:rsid w:val="00F3294D"/>
    <w:rsid w:val="00F32DC3"/>
    <w:rsid w:val="00F32F25"/>
    <w:rsid w:val="00F33751"/>
    <w:rsid w:val="00F33A66"/>
    <w:rsid w:val="00F33CB8"/>
    <w:rsid w:val="00F33D8A"/>
    <w:rsid w:val="00F343C9"/>
    <w:rsid w:val="00F34726"/>
    <w:rsid w:val="00F34805"/>
    <w:rsid w:val="00F34ECE"/>
    <w:rsid w:val="00F35678"/>
    <w:rsid w:val="00F35A36"/>
    <w:rsid w:val="00F35C0F"/>
    <w:rsid w:val="00F36035"/>
    <w:rsid w:val="00F36210"/>
    <w:rsid w:val="00F36476"/>
    <w:rsid w:val="00F36481"/>
    <w:rsid w:val="00F36D36"/>
    <w:rsid w:val="00F36E13"/>
    <w:rsid w:val="00F37361"/>
    <w:rsid w:val="00F3763C"/>
    <w:rsid w:val="00F37905"/>
    <w:rsid w:val="00F37B7C"/>
    <w:rsid w:val="00F37D98"/>
    <w:rsid w:val="00F4010B"/>
    <w:rsid w:val="00F40188"/>
    <w:rsid w:val="00F40446"/>
    <w:rsid w:val="00F4070C"/>
    <w:rsid w:val="00F40AAB"/>
    <w:rsid w:val="00F40BB1"/>
    <w:rsid w:val="00F40C0C"/>
    <w:rsid w:val="00F40F35"/>
    <w:rsid w:val="00F40FD6"/>
    <w:rsid w:val="00F40FF5"/>
    <w:rsid w:val="00F4120C"/>
    <w:rsid w:val="00F4121E"/>
    <w:rsid w:val="00F415EC"/>
    <w:rsid w:val="00F415EE"/>
    <w:rsid w:val="00F41605"/>
    <w:rsid w:val="00F4181D"/>
    <w:rsid w:val="00F41992"/>
    <w:rsid w:val="00F41E4C"/>
    <w:rsid w:val="00F41EBB"/>
    <w:rsid w:val="00F4246E"/>
    <w:rsid w:val="00F42624"/>
    <w:rsid w:val="00F4290B"/>
    <w:rsid w:val="00F42992"/>
    <w:rsid w:val="00F429FD"/>
    <w:rsid w:val="00F42C6C"/>
    <w:rsid w:val="00F42D59"/>
    <w:rsid w:val="00F42FC5"/>
    <w:rsid w:val="00F43137"/>
    <w:rsid w:val="00F431E5"/>
    <w:rsid w:val="00F43504"/>
    <w:rsid w:val="00F43C25"/>
    <w:rsid w:val="00F43CD4"/>
    <w:rsid w:val="00F43D84"/>
    <w:rsid w:val="00F44269"/>
    <w:rsid w:val="00F44705"/>
    <w:rsid w:val="00F44903"/>
    <w:rsid w:val="00F44AB4"/>
    <w:rsid w:val="00F44AB7"/>
    <w:rsid w:val="00F44CF7"/>
    <w:rsid w:val="00F44F4E"/>
    <w:rsid w:val="00F45978"/>
    <w:rsid w:val="00F45AC0"/>
    <w:rsid w:val="00F45B22"/>
    <w:rsid w:val="00F45B78"/>
    <w:rsid w:val="00F45CAF"/>
    <w:rsid w:val="00F46301"/>
    <w:rsid w:val="00F464CF"/>
    <w:rsid w:val="00F46707"/>
    <w:rsid w:val="00F46785"/>
    <w:rsid w:val="00F46D55"/>
    <w:rsid w:val="00F46E93"/>
    <w:rsid w:val="00F4702C"/>
    <w:rsid w:val="00F47177"/>
    <w:rsid w:val="00F476E9"/>
    <w:rsid w:val="00F477DD"/>
    <w:rsid w:val="00F47832"/>
    <w:rsid w:val="00F47922"/>
    <w:rsid w:val="00F47A83"/>
    <w:rsid w:val="00F47AEA"/>
    <w:rsid w:val="00F47C79"/>
    <w:rsid w:val="00F502D8"/>
    <w:rsid w:val="00F5054C"/>
    <w:rsid w:val="00F505B8"/>
    <w:rsid w:val="00F50756"/>
    <w:rsid w:val="00F50931"/>
    <w:rsid w:val="00F5097E"/>
    <w:rsid w:val="00F509DA"/>
    <w:rsid w:val="00F50A3D"/>
    <w:rsid w:val="00F50F84"/>
    <w:rsid w:val="00F512D2"/>
    <w:rsid w:val="00F51639"/>
    <w:rsid w:val="00F51702"/>
    <w:rsid w:val="00F51B25"/>
    <w:rsid w:val="00F51C5E"/>
    <w:rsid w:val="00F51FB7"/>
    <w:rsid w:val="00F5264E"/>
    <w:rsid w:val="00F526D4"/>
    <w:rsid w:val="00F52A97"/>
    <w:rsid w:val="00F52EDA"/>
    <w:rsid w:val="00F531C0"/>
    <w:rsid w:val="00F534EE"/>
    <w:rsid w:val="00F53598"/>
    <w:rsid w:val="00F5369C"/>
    <w:rsid w:val="00F5399B"/>
    <w:rsid w:val="00F53A97"/>
    <w:rsid w:val="00F53A9D"/>
    <w:rsid w:val="00F53CAB"/>
    <w:rsid w:val="00F53D13"/>
    <w:rsid w:val="00F53E3D"/>
    <w:rsid w:val="00F541C4"/>
    <w:rsid w:val="00F542E4"/>
    <w:rsid w:val="00F546DF"/>
    <w:rsid w:val="00F547FD"/>
    <w:rsid w:val="00F54B1D"/>
    <w:rsid w:val="00F54F02"/>
    <w:rsid w:val="00F55127"/>
    <w:rsid w:val="00F551F8"/>
    <w:rsid w:val="00F5533B"/>
    <w:rsid w:val="00F554E0"/>
    <w:rsid w:val="00F55639"/>
    <w:rsid w:val="00F55658"/>
    <w:rsid w:val="00F5586B"/>
    <w:rsid w:val="00F55928"/>
    <w:rsid w:val="00F55A8C"/>
    <w:rsid w:val="00F55B66"/>
    <w:rsid w:val="00F56034"/>
    <w:rsid w:val="00F56126"/>
    <w:rsid w:val="00F562DA"/>
    <w:rsid w:val="00F564B6"/>
    <w:rsid w:val="00F565B6"/>
    <w:rsid w:val="00F56721"/>
    <w:rsid w:val="00F56946"/>
    <w:rsid w:val="00F56A88"/>
    <w:rsid w:val="00F578F6"/>
    <w:rsid w:val="00F57A3C"/>
    <w:rsid w:val="00F57AF2"/>
    <w:rsid w:val="00F57C2A"/>
    <w:rsid w:val="00F57F9E"/>
    <w:rsid w:val="00F602BE"/>
    <w:rsid w:val="00F6046F"/>
    <w:rsid w:val="00F60490"/>
    <w:rsid w:val="00F6061F"/>
    <w:rsid w:val="00F6068B"/>
    <w:rsid w:val="00F60A82"/>
    <w:rsid w:val="00F60DB2"/>
    <w:rsid w:val="00F60DB5"/>
    <w:rsid w:val="00F60F96"/>
    <w:rsid w:val="00F61176"/>
    <w:rsid w:val="00F611E9"/>
    <w:rsid w:val="00F616EC"/>
    <w:rsid w:val="00F61D21"/>
    <w:rsid w:val="00F6200A"/>
    <w:rsid w:val="00F62045"/>
    <w:rsid w:val="00F62470"/>
    <w:rsid w:val="00F6268D"/>
    <w:rsid w:val="00F62C94"/>
    <w:rsid w:val="00F62E33"/>
    <w:rsid w:val="00F6331E"/>
    <w:rsid w:val="00F63373"/>
    <w:rsid w:val="00F634F6"/>
    <w:rsid w:val="00F63958"/>
    <w:rsid w:val="00F6399A"/>
    <w:rsid w:val="00F63C20"/>
    <w:rsid w:val="00F63D6D"/>
    <w:rsid w:val="00F63D87"/>
    <w:rsid w:val="00F63E54"/>
    <w:rsid w:val="00F63FFA"/>
    <w:rsid w:val="00F6435C"/>
    <w:rsid w:val="00F6445B"/>
    <w:rsid w:val="00F6479F"/>
    <w:rsid w:val="00F64911"/>
    <w:rsid w:val="00F64960"/>
    <w:rsid w:val="00F64CC9"/>
    <w:rsid w:val="00F64D05"/>
    <w:rsid w:val="00F64DDC"/>
    <w:rsid w:val="00F64F87"/>
    <w:rsid w:val="00F65006"/>
    <w:rsid w:val="00F65914"/>
    <w:rsid w:val="00F65AF9"/>
    <w:rsid w:val="00F65B52"/>
    <w:rsid w:val="00F65C1B"/>
    <w:rsid w:val="00F65EAA"/>
    <w:rsid w:val="00F66022"/>
    <w:rsid w:val="00F6680E"/>
    <w:rsid w:val="00F6689A"/>
    <w:rsid w:val="00F6689C"/>
    <w:rsid w:val="00F669D8"/>
    <w:rsid w:val="00F66BF3"/>
    <w:rsid w:val="00F66CF0"/>
    <w:rsid w:val="00F66D3D"/>
    <w:rsid w:val="00F67393"/>
    <w:rsid w:val="00F67826"/>
    <w:rsid w:val="00F678EC"/>
    <w:rsid w:val="00F679F3"/>
    <w:rsid w:val="00F67B52"/>
    <w:rsid w:val="00F67CC7"/>
    <w:rsid w:val="00F67CD8"/>
    <w:rsid w:val="00F67DEE"/>
    <w:rsid w:val="00F70026"/>
    <w:rsid w:val="00F70090"/>
    <w:rsid w:val="00F70317"/>
    <w:rsid w:val="00F70506"/>
    <w:rsid w:val="00F70A4A"/>
    <w:rsid w:val="00F7127B"/>
    <w:rsid w:val="00F714CA"/>
    <w:rsid w:val="00F71676"/>
    <w:rsid w:val="00F718E0"/>
    <w:rsid w:val="00F71921"/>
    <w:rsid w:val="00F72010"/>
    <w:rsid w:val="00F72244"/>
    <w:rsid w:val="00F72AF1"/>
    <w:rsid w:val="00F72BF9"/>
    <w:rsid w:val="00F72C18"/>
    <w:rsid w:val="00F72CA0"/>
    <w:rsid w:val="00F72EC0"/>
    <w:rsid w:val="00F7303B"/>
    <w:rsid w:val="00F73160"/>
    <w:rsid w:val="00F73260"/>
    <w:rsid w:val="00F73312"/>
    <w:rsid w:val="00F7332F"/>
    <w:rsid w:val="00F73549"/>
    <w:rsid w:val="00F73833"/>
    <w:rsid w:val="00F740A5"/>
    <w:rsid w:val="00F742C3"/>
    <w:rsid w:val="00F746A9"/>
    <w:rsid w:val="00F74779"/>
    <w:rsid w:val="00F7478F"/>
    <w:rsid w:val="00F748EE"/>
    <w:rsid w:val="00F749C5"/>
    <w:rsid w:val="00F74CAF"/>
    <w:rsid w:val="00F74E3C"/>
    <w:rsid w:val="00F75196"/>
    <w:rsid w:val="00F75272"/>
    <w:rsid w:val="00F75300"/>
    <w:rsid w:val="00F75328"/>
    <w:rsid w:val="00F75510"/>
    <w:rsid w:val="00F7568A"/>
    <w:rsid w:val="00F7578E"/>
    <w:rsid w:val="00F75922"/>
    <w:rsid w:val="00F75B5B"/>
    <w:rsid w:val="00F760C5"/>
    <w:rsid w:val="00F760FC"/>
    <w:rsid w:val="00F76551"/>
    <w:rsid w:val="00F77241"/>
    <w:rsid w:val="00F7746C"/>
    <w:rsid w:val="00F774D2"/>
    <w:rsid w:val="00F7761F"/>
    <w:rsid w:val="00F777E1"/>
    <w:rsid w:val="00F777F3"/>
    <w:rsid w:val="00F77A53"/>
    <w:rsid w:val="00F77B14"/>
    <w:rsid w:val="00F77B64"/>
    <w:rsid w:val="00F77D57"/>
    <w:rsid w:val="00F77F07"/>
    <w:rsid w:val="00F77F14"/>
    <w:rsid w:val="00F80332"/>
    <w:rsid w:val="00F804DC"/>
    <w:rsid w:val="00F806F8"/>
    <w:rsid w:val="00F807B9"/>
    <w:rsid w:val="00F80AD1"/>
    <w:rsid w:val="00F80ADE"/>
    <w:rsid w:val="00F80C9A"/>
    <w:rsid w:val="00F80CB1"/>
    <w:rsid w:val="00F80D34"/>
    <w:rsid w:val="00F80E37"/>
    <w:rsid w:val="00F81246"/>
    <w:rsid w:val="00F8125B"/>
    <w:rsid w:val="00F81262"/>
    <w:rsid w:val="00F8151B"/>
    <w:rsid w:val="00F81662"/>
    <w:rsid w:val="00F816AB"/>
    <w:rsid w:val="00F818B3"/>
    <w:rsid w:val="00F81938"/>
    <w:rsid w:val="00F81AA2"/>
    <w:rsid w:val="00F81B89"/>
    <w:rsid w:val="00F81D62"/>
    <w:rsid w:val="00F82069"/>
    <w:rsid w:val="00F8218C"/>
    <w:rsid w:val="00F822E7"/>
    <w:rsid w:val="00F82353"/>
    <w:rsid w:val="00F8259B"/>
    <w:rsid w:val="00F82698"/>
    <w:rsid w:val="00F82B3E"/>
    <w:rsid w:val="00F82D4D"/>
    <w:rsid w:val="00F82F3C"/>
    <w:rsid w:val="00F83012"/>
    <w:rsid w:val="00F830C0"/>
    <w:rsid w:val="00F83A39"/>
    <w:rsid w:val="00F83AA7"/>
    <w:rsid w:val="00F8429A"/>
    <w:rsid w:val="00F845C0"/>
    <w:rsid w:val="00F849A3"/>
    <w:rsid w:val="00F84A96"/>
    <w:rsid w:val="00F84AEC"/>
    <w:rsid w:val="00F84B07"/>
    <w:rsid w:val="00F84B66"/>
    <w:rsid w:val="00F84F84"/>
    <w:rsid w:val="00F852CA"/>
    <w:rsid w:val="00F85546"/>
    <w:rsid w:val="00F856B3"/>
    <w:rsid w:val="00F85A4F"/>
    <w:rsid w:val="00F85B5F"/>
    <w:rsid w:val="00F85DEB"/>
    <w:rsid w:val="00F85F7F"/>
    <w:rsid w:val="00F86009"/>
    <w:rsid w:val="00F8608C"/>
    <w:rsid w:val="00F860A8"/>
    <w:rsid w:val="00F866A8"/>
    <w:rsid w:val="00F86B63"/>
    <w:rsid w:val="00F87144"/>
    <w:rsid w:val="00F8717E"/>
    <w:rsid w:val="00F8729C"/>
    <w:rsid w:val="00F87363"/>
    <w:rsid w:val="00F873D9"/>
    <w:rsid w:val="00F87467"/>
    <w:rsid w:val="00F8767B"/>
    <w:rsid w:val="00F876D6"/>
    <w:rsid w:val="00F87814"/>
    <w:rsid w:val="00F87B07"/>
    <w:rsid w:val="00F87E42"/>
    <w:rsid w:val="00F90055"/>
    <w:rsid w:val="00F902F4"/>
    <w:rsid w:val="00F90399"/>
    <w:rsid w:val="00F904B5"/>
    <w:rsid w:val="00F9072F"/>
    <w:rsid w:val="00F90C64"/>
    <w:rsid w:val="00F90F3F"/>
    <w:rsid w:val="00F913A6"/>
    <w:rsid w:val="00F9145E"/>
    <w:rsid w:val="00F91576"/>
    <w:rsid w:val="00F915A5"/>
    <w:rsid w:val="00F91A3F"/>
    <w:rsid w:val="00F91C77"/>
    <w:rsid w:val="00F922DD"/>
    <w:rsid w:val="00F922F8"/>
    <w:rsid w:val="00F9254D"/>
    <w:rsid w:val="00F926BC"/>
    <w:rsid w:val="00F926FF"/>
    <w:rsid w:val="00F92992"/>
    <w:rsid w:val="00F933B8"/>
    <w:rsid w:val="00F937C6"/>
    <w:rsid w:val="00F93A88"/>
    <w:rsid w:val="00F93E55"/>
    <w:rsid w:val="00F9472A"/>
    <w:rsid w:val="00F94880"/>
    <w:rsid w:val="00F94A02"/>
    <w:rsid w:val="00F94B07"/>
    <w:rsid w:val="00F94CDF"/>
    <w:rsid w:val="00F94E0A"/>
    <w:rsid w:val="00F95147"/>
    <w:rsid w:val="00F95169"/>
    <w:rsid w:val="00F956C4"/>
    <w:rsid w:val="00F95781"/>
    <w:rsid w:val="00F95ECA"/>
    <w:rsid w:val="00F95EEA"/>
    <w:rsid w:val="00F9600D"/>
    <w:rsid w:val="00F961B8"/>
    <w:rsid w:val="00F962AE"/>
    <w:rsid w:val="00F96D7B"/>
    <w:rsid w:val="00F97225"/>
    <w:rsid w:val="00F975F5"/>
    <w:rsid w:val="00F97AED"/>
    <w:rsid w:val="00FA0033"/>
    <w:rsid w:val="00FA0481"/>
    <w:rsid w:val="00FA06D8"/>
    <w:rsid w:val="00FA06F4"/>
    <w:rsid w:val="00FA0856"/>
    <w:rsid w:val="00FA0868"/>
    <w:rsid w:val="00FA0869"/>
    <w:rsid w:val="00FA08BB"/>
    <w:rsid w:val="00FA08F4"/>
    <w:rsid w:val="00FA0AA3"/>
    <w:rsid w:val="00FA0D4E"/>
    <w:rsid w:val="00FA1024"/>
    <w:rsid w:val="00FA1065"/>
    <w:rsid w:val="00FA107D"/>
    <w:rsid w:val="00FA11EA"/>
    <w:rsid w:val="00FA16AE"/>
    <w:rsid w:val="00FA18E2"/>
    <w:rsid w:val="00FA2637"/>
    <w:rsid w:val="00FA27B7"/>
    <w:rsid w:val="00FA28D7"/>
    <w:rsid w:val="00FA2A5C"/>
    <w:rsid w:val="00FA2C8B"/>
    <w:rsid w:val="00FA2E5F"/>
    <w:rsid w:val="00FA2FB7"/>
    <w:rsid w:val="00FA30D4"/>
    <w:rsid w:val="00FA30F9"/>
    <w:rsid w:val="00FA3160"/>
    <w:rsid w:val="00FA325B"/>
    <w:rsid w:val="00FA3EC2"/>
    <w:rsid w:val="00FA40DB"/>
    <w:rsid w:val="00FA43C9"/>
    <w:rsid w:val="00FA4584"/>
    <w:rsid w:val="00FA45DA"/>
    <w:rsid w:val="00FA465D"/>
    <w:rsid w:val="00FA495A"/>
    <w:rsid w:val="00FA49FC"/>
    <w:rsid w:val="00FA4BB8"/>
    <w:rsid w:val="00FA4F2D"/>
    <w:rsid w:val="00FA4F8B"/>
    <w:rsid w:val="00FA523B"/>
    <w:rsid w:val="00FA5395"/>
    <w:rsid w:val="00FA55E7"/>
    <w:rsid w:val="00FA57BE"/>
    <w:rsid w:val="00FA5B09"/>
    <w:rsid w:val="00FA5B83"/>
    <w:rsid w:val="00FA5C37"/>
    <w:rsid w:val="00FA5F0E"/>
    <w:rsid w:val="00FA5FFE"/>
    <w:rsid w:val="00FA6234"/>
    <w:rsid w:val="00FA64CE"/>
    <w:rsid w:val="00FA6500"/>
    <w:rsid w:val="00FA65FE"/>
    <w:rsid w:val="00FA6A13"/>
    <w:rsid w:val="00FA6D1D"/>
    <w:rsid w:val="00FA6E66"/>
    <w:rsid w:val="00FA6F94"/>
    <w:rsid w:val="00FA7147"/>
    <w:rsid w:val="00FA7574"/>
    <w:rsid w:val="00FA7C0E"/>
    <w:rsid w:val="00FA7E4E"/>
    <w:rsid w:val="00FA7E8E"/>
    <w:rsid w:val="00FA7F52"/>
    <w:rsid w:val="00FB0157"/>
    <w:rsid w:val="00FB03D0"/>
    <w:rsid w:val="00FB0596"/>
    <w:rsid w:val="00FB0A02"/>
    <w:rsid w:val="00FB0BF3"/>
    <w:rsid w:val="00FB0CC1"/>
    <w:rsid w:val="00FB0D65"/>
    <w:rsid w:val="00FB1294"/>
    <w:rsid w:val="00FB19E6"/>
    <w:rsid w:val="00FB1AF0"/>
    <w:rsid w:val="00FB1C53"/>
    <w:rsid w:val="00FB1E28"/>
    <w:rsid w:val="00FB1F79"/>
    <w:rsid w:val="00FB2065"/>
    <w:rsid w:val="00FB2AB0"/>
    <w:rsid w:val="00FB2BD7"/>
    <w:rsid w:val="00FB2E9A"/>
    <w:rsid w:val="00FB2EE5"/>
    <w:rsid w:val="00FB31A7"/>
    <w:rsid w:val="00FB3259"/>
    <w:rsid w:val="00FB33F0"/>
    <w:rsid w:val="00FB35D5"/>
    <w:rsid w:val="00FB381C"/>
    <w:rsid w:val="00FB3861"/>
    <w:rsid w:val="00FB3898"/>
    <w:rsid w:val="00FB39F1"/>
    <w:rsid w:val="00FB3D3D"/>
    <w:rsid w:val="00FB3DF9"/>
    <w:rsid w:val="00FB4096"/>
    <w:rsid w:val="00FB40B9"/>
    <w:rsid w:val="00FB411C"/>
    <w:rsid w:val="00FB4374"/>
    <w:rsid w:val="00FB4580"/>
    <w:rsid w:val="00FB45F9"/>
    <w:rsid w:val="00FB47FB"/>
    <w:rsid w:val="00FB4876"/>
    <w:rsid w:val="00FB48C5"/>
    <w:rsid w:val="00FB4B87"/>
    <w:rsid w:val="00FB4BD5"/>
    <w:rsid w:val="00FB4D69"/>
    <w:rsid w:val="00FB4F33"/>
    <w:rsid w:val="00FB4FEE"/>
    <w:rsid w:val="00FB5004"/>
    <w:rsid w:val="00FB5044"/>
    <w:rsid w:val="00FB50D7"/>
    <w:rsid w:val="00FB5106"/>
    <w:rsid w:val="00FB53AD"/>
    <w:rsid w:val="00FB56B5"/>
    <w:rsid w:val="00FB5983"/>
    <w:rsid w:val="00FB5A5C"/>
    <w:rsid w:val="00FB5CC2"/>
    <w:rsid w:val="00FB5D03"/>
    <w:rsid w:val="00FB5D10"/>
    <w:rsid w:val="00FB5D64"/>
    <w:rsid w:val="00FB5F35"/>
    <w:rsid w:val="00FB626D"/>
    <w:rsid w:val="00FB627F"/>
    <w:rsid w:val="00FB69A5"/>
    <w:rsid w:val="00FB69C2"/>
    <w:rsid w:val="00FB729B"/>
    <w:rsid w:val="00FB7582"/>
    <w:rsid w:val="00FB7AB7"/>
    <w:rsid w:val="00FC0B03"/>
    <w:rsid w:val="00FC0E01"/>
    <w:rsid w:val="00FC1290"/>
    <w:rsid w:val="00FC169B"/>
    <w:rsid w:val="00FC1900"/>
    <w:rsid w:val="00FC1A4F"/>
    <w:rsid w:val="00FC1AD1"/>
    <w:rsid w:val="00FC1BA8"/>
    <w:rsid w:val="00FC21B1"/>
    <w:rsid w:val="00FC280F"/>
    <w:rsid w:val="00FC2B6C"/>
    <w:rsid w:val="00FC2C5A"/>
    <w:rsid w:val="00FC2CA8"/>
    <w:rsid w:val="00FC2D8B"/>
    <w:rsid w:val="00FC33F4"/>
    <w:rsid w:val="00FC3984"/>
    <w:rsid w:val="00FC3AA7"/>
    <w:rsid w:val="00FC3AE4"/>
    <w:rsid w:val="00FC3BC7"/>
    <w:rsid w:val="00FC3C3D"/>
    <w:rsid w:val="00FC3DD8"/>
    <w:rsid w:val="00FC3DE7"/>
    <w:rsid w:val="00FC4264"/>
    <w:rsid w:val="00FC4344"/>
    <w:rsid w:val="00FC448F"/>
    <w:rsid w:val="00FC488E"/>
    <w:rsid w:val="00FC4CD2"/>
    <w:rsid w:val="00FC500A"/>
    <w:rsid w:val="00FC5597"/>
    <w:rsid w:val="00FC5628"/>
    <w:rsid w:val="00FC59C3"/>
    <w:rsid w:val="00FC5BDC"/>
    <w:rsid w:val="00FC5BFB"/>
    <w:rsid w:val="00FC5DD4"/>
    <w:rsid w:val="00FC600B"/>
    <w:rsid w:val="00FC613D"/>
    <w:rsid w:val="00FC6512"/>
    <w:rsid w:val="00FC6834"/>
    <w:rsid w:val="00FC6A85"/>
    <w:rsid w:val="00FC6F87"/>
    <w:rsid w:val="00FC71EA"/>
    <w:rsid w:val="00FC71EB"/>
    <w:rsid w:val="00FC763C"/>
    <w:rsid w:val="00FC7ACF"/>
    <w:rsid w:val="00FC7BB7"/>
    <w:rsid w:val="00FC7DFE"/>
    <w:rsid w:val="00FD036B"/>
    <w:rsid w:val="00FD06A1"/>
    <w:rsid w:val="00FD07B3"/>
    <w:rsid w:val="00FD089D"/>
    <w:rsid w:val="00FD09C7"/>
    <w:rsid w:val="00FD0AAD"/>
    <w:rsid w:val="00FD0AAF"/>
    <w:rsid w:val="00FD0B1E"/>
    <w:rsid w:val="00FD0C0D"/>
    <w:rsid w:val="00FD0C53"/>
    <w:rsid w:val="00FD0C8E"/>
    <w:rsid w:val="00FD0E77"/>
    <w:rsid w:val="00FD13B9"/>
    <w:rsid w:val="00FD14F6"/>
    <w:rsid w:val="00FD15D0"/>
    <w:rsid w:val="00FD160A"/>
    <w:rsid w:val="00FD16A0"/>
    <w:rsid w:val="00FD16FF"/>
    <w:rsid w:val="00FD1C78"/>
    <w:rsid w:val="00FD20F9"/>
    <w:rsid w:val="00FD2351"/>
    <w:rsid w:val="00FD23AF"/>
    <w:rsid w:val="00FD2556"/>
    <w:rsid w:val="00FD259F"/>
    <w:rsid w:val="00FD265F"/>
    <w:rsid w:val="00FD2763"/>
    <w:rsid w:val="00FD2A9B"/>
    <w:rsid w:val="00FD2B4D"/>
    <w:rsid w:val="00FD3128"/>
    <w:rsid w:val="00FD3306"/>
    <w:rsid w:val="00FD35C8"/>
    <w:rsid w:val="00FD3617"/>
    <w:rsid w:val="00FD37A2"/>
    <w:rsid w:val="00FD3AED"/>
    <w:rsid w:val="00FD3E27"/>
    <w:rsid w:val="00FD473A"/>
    <w:rsid w:val="00FD4882"/>
    <w:rsid w:val="00FD4954"/>
    <w:rsid w:val="00FD4A57"/>
    <w:rsid w:val="00FD50F8"/>
    <w:rsid w:val="00FD5157"/>
    <w:rsid w:val="00FD5494"/>
    <w:rsid w:val="00FD55B9"/>
    <w:rsid w:val="00FD5672"/>
    <w:rsid w:val="00FD585C"/>
    <w:rsid w:val="00FD591F"/>
    <w:rsid w:val="00FD5E18"/>
    <w:rsid w:val="00FD5FBA"/>
    <w:rsid w:val="00FD6001"/>
    <w:rsid w:val="00FD62F8"/>
    <w:rsid w:val="00FD6613"/>
    <w:rsid w:val="00FD6855"/>
    <w:rsid w:val="00FD68FE"/>
    <w:rsid w:val="00FD6B6B"/>
    <w:rsid w:val="00FD6D3B"/>
    <w:rsid w:val="00FD7245"/>
    <w:rsid w:val="00FD745C"/>
    <w:rsid w:val="00FD768B"/>
    <w:rsid w:val="00FD7767"/>
    <w:rsid w:val="00FD7B52"/>
    <w:rsid w:val="00FD7CDF"/>
    <w:rsid w:val="00FE01A3"/>
    <w:rsid w:val="00FE08E4"/>
    <w:rsid w:val="00FE0910"/>
    <w:rsid w:val="00FE0B49"/>
    <w:rsid w:val="00FE0C16"/>
    <w:rsid w:val="00FE0F0B"/>
    <w:rsid w:val="00FE0F11"/>
    <w:rsid w:val="00FE129C"/>
    <w:rsid w:val="00FE1313"/>
    <w:rsid w:val="00FE1401"/>
    <w:rsid w:val="00FE190D"/>
    <w:rsid w:val="00FE2193"/>
    <w:rsid w:val="00FE2195"/>
    <w:rsid w:val="00FE21EA"/>
    <w:rsid w:val="00FE299E"/>
    <w:rsid w:val="00FE2B0C"/>
    <w:rsid w:val="00FE2E4E"/>
    <w:rsid w:val="00FE2E78"/>
    <w:rsid w:val="00FE3635"/>
    <w:rsid w:val="00FE3883"/>
    <w:rsid w:val="00FE3904"/>
    <w:rsid w:val="00FE3EC2"/>
    <w:rsid w:val="00FE3FD2"/>
    <w:rsid w:val="00FE40AC"/>
    <w:rsid w:val="00FE41AC"/>
    <w:rsid w:val="00FE479E"/>
    <w:rsid w:val="00FE4859"/>
    <w:rsid w:val="00FE4C76"/>
    <w:rsid w:val="00FE4E22"/>
    <w:rsid w:val="00FE4EE3"/>
    <w:rsid w:val="00FE5411"/>
    <w:rsid w:val="00FE5735"/>
    <w:rsid w:val="00FE57D8"/>
    <w:rsid w:val="00FE5846"/>
    <w:rsid w:val="00FE59A2"/>
    <w:rsid w:val="00FE6123"/>
    <w:rsid w:val="00FE6339"/>
    <w:rsid w:val="00FE7207"/>
    <w:rsid w:val="00FE728A"/>
    <w:rsid w:val="00FE72CF"/>
    <w:rsid w:val="00FE73A5"/>
    <w:rsid w:val="00FE73D2"/>
    <w:rsid w:val="00FE7A9D"/>
    <w:rsid w:val="00FE7D76"/>
    <w:rsid w:val="00FE7DB9"/>
    <w:rsid w:val="00FF0296"/>
    <w:rsid w:val="00FF095D"/>
    <w:rsid w:val="00FF0C66"/>
    <w:rsid w:val="00FF1091"/>
    <w:rsid w:val="00FF1184"/>
    <w:rsid w:val="00FF14A3"/>
    <w:rsid w:val="00FF1E0D"/>
    <w:rsid w:val="00FF200B"/>
    <w:rsid w:val="00FF2202"/>
    <w:rsid w:val="00FF226F"/>
    <w:rsid w:val="00FF2AA1"/>
    <w:rsid w:val="00FF2BA2"/>
    <w:rsid w:val="00FF2D00"/>
    <w:rsid w:val="00FF2EEC"/>
    <w:rsid w:val="00FF309F"/>
    <w:rsid w:val="00FF3137"/>
    <w:rsid w:val="00FF31ED"/>
    <w:rsid w:val="00FF3212"/>
    <w:rsid w:val="00FF34E0"/>
    <w:rsid w:val="00FF39BF"/>
    <w:rsid w:val="00FF3A8D"/>
    <w:rsid w:val="00FF3B42"/>
    <w:rsid w:val="00FF3CA3"/>
    <w:rsid w:val="00FF3CC7"/>
    <w:rsid w:val="00FF3DEE"/>
    <w:rsid w:val="00FF3E4F"/>
    <w:rsid w:val="00FF3E63"/>
    <w:rsid w:val="00FF3E96"/>
    <w:rsid w:val="00FF41EE"/>
    <w:rsid w:val="00FF41FB"/>
    <w:rsid w:val="00FF42A3"/>
    <w:rsid w:val="00FF4461"/>
    <w:rsid w:val="00FF44F8"/>
    <w:rsid w:val="00FF4567"/>
    <w:rsid w:val="00FF4611"/>
    <w:rsid w:val="00FF4796"/>
    <w:rsid w:val="00FF47AB"/>
    <w:rsid w:val="00FF486A"/>
    <w:rsid w:val="00FF4894"/>
    <w:rsid w:val="00FF48A0"/>
    <w:rsid w:val="00FF4D54"/>
    <w:rsid w:val="00FF50ED"/>
    <w:rsid w:val="00FF544F"/>
    <w:rsid w:val="00FF556B"/>
    <w:rsid w:val="00FF5610"/>
    <w:rsid w:val="00FF66DA"/>
    <w:rsid w:val="00FF6865"/>
    <w:rsid w:val="00FF690C"/>
    <w:rsid w:val="00FF6CED"/>
    <w:rsid w:val="00FF6EAE"/>
    <w:rsid w:val="00FF6F43"/>
    <w:rsid w:val="00FF6F94"/>
    <w:rsid w:val="00FF709D"/>
    <w:rsid w:val="00FF7184"/>
    <w:rsid w:val="00FF7226"/>
    <w:rsid w:val="00FF729F"/>
    <w:rsid w:val="00FF762F"/>
    <w:rsid w:val="00FF79E0"/>
    <w:rsid w:val="00FF7C91"/>
    <w:rsid w:val="00FF7EDC"/>
    <w:rsid w:val="01004382"/>
    <w:rsid w:val="0104C265"/>
    <w:rsid w:val="010CD577"/>
    <w:rsid w:val="01275FD0"/>
    <w:rsid w:val="012931E0"/>
    <w:rsid w:val="0130E848"/>
    <w:rsid w:val="0135EF67"/>
    <w:rsid w:val="0138BD51"/>
    <w:rsid w:val="013B577F"/>
    <w:rsid w:val="013FD916"/>
    <w:rsid w:val="014B34A9"/>
    <w:rsid w:val="015462EE"/>
    <w:rsid w:val="0158A703"/>
    <w:rsid w:val="016E691E"/>
    <w:rsid w:val="017E22F2"/>
    <w:rsid w:val="01898E72"/>
    <w:rsid w:val="019A1BFD"/>
    <w:rsid w:val="01AF40F3"/>
    <w:rsid w:val="01B36687"/>
    <w:rsid w:val="01BBF9EE"/>
    <w:rsid w:val="01BE6F3E"/>
    <w:rsid w:val="01C3D6C2"/>
    <w:rsid w:val="01C4F583"/>
    <w:rsid w:val="01CB48BB"/>
    <w:rsid w:val="01D8E3CF"/>
    <w:rsid w:val="01DDE3A8"/>
    <w:rsid w:val="01E260E9"/>
    <w:rsid w:val="01E6223D"/>
    <w:rsid w:val="01E9ECF3"/>
    <w:rsid w:val="01EB283B"/>
    <w:rsid w:val="01F38434"/>
    <w:rsid w:val="01FD3053"/>
    <w:rsid w:val="02041FC6"/>
    <w:rsid w:val="021001FB"/>
    <w:rsid w:val="0212C77B"/>
    <w:rsid w:val="021E0131"/>
    <w:rsid w:val="021EBF84"/>
    <w:rsid w:val="0227EABD"/>
    <w:rsid w:val="022BCE2E"/>
    <w:rsid w:val="022C4861"/>
    <w:rsid w:val="022D291C"/>
    <w:rsid w:val="022D681A"/>
    <w:rsid w:val="0231CEFC"/>
    <w:rsid w:val="0234F0C6"/>
    <w:rsid w:val="02387356"/>
    <w:rsid w:val="02521950"/>
    <w:rsid w:val="02537901"/>
    <w:rsid w:val="02590765"/>
    <w:rsid w:val="025ED862"/>
    <w:rsid w:val="025FDD3F"/>
    <w:rsid w:val="026311BA"/>
    <w:rsid w:val="026753D9"/>
    <w:rsid w:val="0272C585"/>
    <w:rsid w:val="027E2053"/>
    <w:rsid w:val="0286DA64"/>
    <w:rsid w:val="028F317D"/>
    <w:rsid w:val="029A184A"/>
    <w:rsid w:val="02A6E0A8"/>
    <w:rsid w:val="02ADB7F8"/>
    <w:rsid w:val="02C380E1"/>
    <w:rsid w:val="02C3AECC"/>
    <w:rsid w:val="02CDFB0A"/>
    <w:rsid w:val="02E1AE4C"/>
    <w:rsid w:val="02E57CB0"/>
    <w:rsid w:val="02FBD73E"/>
    <w:rsid w:val="02FD611A"/>
    <w:rsid w:val="02FD8E0D"/>
    <w:rsid w:val="03038D3F"/>
    <w:rsid w:val="03086D38"/>
    <w:rsid w:val="03136EEB"/>
    <w:rsid w:val="032CE2F9"/>
    <w:rsid w:val="0337DED3"/>
    <w:rsid w:val="0349DE04"/>
    <w:rsid w:val="034D077A"/>
    <w:rsid w:val="0352A743"/>
    <w:rsid w:val="0356238C"/>
    <w:rsid w:val="0356CCBC"/>
    <w:rsid w:val="0363B4EF"/>
    <w:rsid w:val="03640BF9"/>
    <w:rsid w:val="036DF78F"/>
    <w:rsid w:val="03755A1D"/>
    <w:rsid w:val="037FA4B7"/>
    <w:rsid w:val="03805BD5"/>
    <w:rsid w:val="038306BA"/>
    <w:rsid w:val="0386919D"/>
    <w:rsid w:val="038C01C4"/>
    <w:rsid w:val="0393A017"/>
    <w:rsid w:val="03A24571"/>
    <w:rsid w:val="03AAB349"/>
    <w:rsid w:val="03AC4EF2"/>
    <w:rsid w:val="03B59B5E"/>
    <w:rsid w:val="03B72B1D"/>
    <w:rsid w:val="03C21644"/>
    <w:rsid w:val="03C2F069"/>
    <w:rsid w:val="03C71DA2"/>
    <w:rsid w:val="03CE03FF"/>
    <w:rsid w:val="03CE64AA"/>
    <w:rsid w:val="03CEB936"/>
    <w:rsid w:val="03D2ED43"/>
    <w:rsid w:val="03D443B7"/>
    <w:rsid w:val="03DFF9BA"/>
    <w:rsid w:val="03E27056"/>
    <w:rsid w:val="03F12251"/>
    <w:rsid w:val="03F4549D"/>
    <w:rsid w:val="04129554"/>
    <w:rsid w:val="04155033"/>
    <w:rsid w:val="041DE142"/>
    <w:rsid w:val="041E9094"/>
    <w:rsid w:val="042606B5"/>
    <w:rsid w:val="042D8617"/>
    <w:rsid w:val="042F7858"/>
    <w:rsid w:val="042FEAB9"/>
    <w:rsid w:val="04300717"/>
    <w:rsid w:val="0436D4E3"/>
    <w:rsid w:val="0444CBBB"/>
    <w:rsid w:val="044B5CEB"/>
    <w:rsid w:val="0452D3FE"/>
    <w:rsid w:val="04569A40"/>
    <w:rsid w:val="0458C1B7"/>
    <w:rsid w:val="045F6818"/>
    <w:rsid w:val="04701C81"/>
    <w:rsid w:val="0470DCAD"/>
    <w:rsid w:val="047F783E"/>
    <w:rsid w:val="0480A8FD"/>
    <w:rsid w:val="048B8845"/>
    <w:rsid w:val="048C7095"/>
    <w:rsid w:val="0490A085"/>
    <w:rsid w:val="0493EC90"/>
    <w:rsid w:val="04978FCA"/>
    <w:rsid w:val="04A1769E"/>
    <w:rsid w:val="04A38A33"/>
    <w:rsid w:val="04A906BC"/>
    <w:rsid w:val="04AF7F2F"/>
    <w:rsid w:val="04AF97F2"/>
    <w:rsid w:val="04BD209C"/>
    <w:rsid w:val="04BDF16A"/>
    <w:rsid w:val="04C4ED81"/>
    <w:rsid w:val="04C9CB10"/>
    <w:rsid w:val="04CDBD8E"/>
    <w:rsid w:val="04D25888"/>
    <w:rsid w:val="04D30118"/>
    <w:rsid w:val="04E243F8"/>
    <w:rsid w:val="04EF2CD1"/>
    <w:rsid w:val="05041972"/>
    <w:rsid w:val="050E3238"/>
    <w:rsid w:val="050F45B8"/>
    <w:rsid w:val="05121BFC"/>
    <w:rsid w:val="0529F42E"/>
    <w:rsid w:val="052C380D"/>
    <w:rsid w:val="0547AEE5"/>
    <w:rsid w:val="05616504"/>
    <w:rsid w:val="056EF159"/>
    <w:rsid w:val="057EFD12"/>
    <w:rsid w:val="057F2A0F"/>
    <w:rsid w:val="057F64B6"/>
    <w:rsid w:val="05816537"/>
    <w:rsid w:val="058C8B51"/>
    <w:rsid w:val="059045D4"/>
    <w:rsid w:val="059C2C63"/>
    <w:rsid w:val="05A2AF45"/>
    <w:rsid w:val="05D2282A"/>
    <w:rsid w:val="05E10F7A"/>
    <w:rsid w:val="05E1E634"/>
    <w:rsid w:val="05FE94B7"/>
    <w:rsid w:val="060C5850"/>
    <w:rsid w:val="060F8514"/>
    <w:rsid w:val="06114F3B"/>
    <w:rsid w:val="061503D0"/>
    <w:rsid w:val="06153A15"/>
    <w:rsid w:val="06161A3C"/>
    <w:rsid w:val="06172B3A"/>
    <w:rsid w:val="061C9316"/>
    <w:rsid w:val="062067D6"/>
    <w:rsid w:val="062891A7"/>
    <w:rsid w:val="062B8A7C"/>
    <w:rsid w:val="063539F2"/>
    <w:rsid w:val="063C25F2"/>
    <w:rsid w:val="06432CD5"/>
    <w:rsid w:val="06536F78"/>
    <w:rsid w:val="06636C59"/>
    <w:rsid w:val="0668F184"/>
    <w:rsid w:val="066D795B"/>
    <w:rsid w:val="066E7DAA"/>
    <w:rsid w:val="066EA7A3"/>
    <w:rsid w:val="0670E04D"/>
    <w:rsid w:val="06744B9A"/>
    <w:rsid w:val="0679A9A3"/>
    <w:rsid w:val="068BB972"/>
    <w:rsid w:val="06916005"/>
    <w:rsid w:val="06979B60"/>
    <w:rsid w:val="069E981C"/>
    <w:rsid w:val="069EAB99"/>
    <w:rsid w:val="06A807FF"/>
    <w:rsid w:val="06A99BD8"/>
    <w:rsid w:val="06AB24D4"/>
    <w:rsid w:val="06ACBEA3"/>
    <w:rsid w:val="06B43D88"/>
    <w:rsid w:val="06B68B10"/>
    <w:rsid w:val="06C73038"/>
    <w:rsid w:val="06CE2A71"/>
    <w:rsid w:val="06CE3455"/>
    <w:rsid w:val="06D3158D"/>
    <w:rsid w:val="06E223D6"/>
    <w:rsid w:val="06E833DB"/>
    <w:rsid w:val="06E88E68"/>
    <w:rsid w:val="06EF7781"/>
    <w:rsid w:val="06F0782D"/>
    <w:rsid w:val="06F9A1A4"/>
    <w:rsid w:val="06F9DCA4"/>
    <w:rsid w:val="06FAE515"/>
    <w:rsid w:val="07021705"/>
    <w:rsid w:val="070A5FEE"/>
    <w:rsid w:val="070BA85F"/>
    <w:rsid w:val="070DB0C2"/>
    <w:rsid w:val="07308536"/>
    <w:rsid w:val="073B3712"/>
    <w:rsid w:val="073E8B63"/>
    <w:rsid w:val="07488BE6"/>
    <w:rsid w:val="074AC1E0"/>
    <w:rsid w:val="074C7F4C"/>
    <w:rsid w:val="07580BA4"/>
    <w:rsid w:val="07648274"/>
    <w:rsid w:val="07656ECC"/>
    <w:rsid w:val="07672763"/>
    <w:rsid w:val="0776C0FA"/>
    <w:rsid w:val="077A4583"/>
    <w:rsid w:val="0788ED85"/>
    <w:rsid w:val="078A211D"/>
    <w:rsid w:val="07936C86"/>
    <w:rsid w:val="0797ABD4"/>
    <w:rsid w:val="07A22D2C"/>
    <w:rsid w:val="07B5021F"/>
    <w:rsid w:val="07B90A75"/>
    <w:rsid w:val="07B94E18"/>
    <w:rsid w:val="07BDBDD0"/>
    <w:rsid w:val="07BF6027"/>
    <w:rsid w:val="07C26C46"/>
    <w:rsid w:val="07CC331B"/>
    <w:rsid w:val="07CFAD64"/>
    <w:rsid w:val="07D2086D"/>
    <w:rsid w:val="07D87A39"/>
    <w:rsid w:val="07E441AE"/>
    <w:rsid w:val="07E99F7D"/>
    <w:rsid w:val="07F210B7"/>
    <w:rsid w:val="07F89250"/>
    <w:rsid w:val="08271E69"/>
    <w:rsid w:val="0830D520"/>
    <w:rsid w:val="0838D94F"/>
    <w:rsid w:val="08396C18"/>
    <w:rsid w:val="083DE4AB"/>
    <w:rsid w:val="08414DF3"/>
    <w:rsid w:val="084207F8"/>
    <w:rsid w:val="0851088C"/>
    <w:rsid w:val="086127DC"/>
    <w:rsid w:val="08639017"/>
    <w:rsid w:val="08699845"/>
    <w:rsid w:val="0878A7F6"/>
    <w:rsid w:val="0883B945"/>
    <w:rsid w:val="0883C6B8"/>
    <w:rsid w:val="0888DA66"/>
    <w:rsid w:val="088ED467"/>
    <w:rsid w:val="089D338A"/>
    <w:rsid w:val="08A02903"/>
    <w:rsid w:val="08A07EA7"/>
    <w:rsid w:val="08AB6B17"/>
    <w:rsid w:val="08BBC2DB"/>
    <w:rsid w:val="08BCA5EE"/>
    <w:rsid w:val="08C1161E"/>
    <w:rsid w:val="08C67535"/>
    <w:rsid w:val="08C918E6"/>
    <w:rsid w:val="08D70ED4"/>
    <w:rsid w:val="08E9D8C4"/>
    <w:rsid w:val="08F73957"/>
    <w:rsid w:val="08FE49C0"/>
    <w:rsid w:val="08FE6C83"/>
    <w:rsid w:val="0902C956"/>
    <w:rsid w:val="0905B6BC"/>
    <w:rsid w:val="09069A41"/>
    <w:rsid w:val="0908C4D2"/>
    <w:rsid w:val="090C6B27"/>
    <w:rsid w:val="090E8ECB"/>
    <w:rsid w:val="0918FBED"/>
    <w:rsid w:val="092699FF"/>
    <w:rsid w:val="0926B5C0"/>
    <w:rsid w:val="0929F916"/>
    <w:rsid w:val="0932FC19"/>
    <w:rsid w:val="093CB07D"/>
    <w:rsid w:val="095C40CC"/>
    <w:rsid w:val="095D1772"/>
    <w:rsid w:val="096561E3"/>
    <w:rsid w:val="096A1EE9"/>
    <w:rsid w:val="0972A4E6"/>
    <w:rsid w:val="09765982"/>
    <w:rsid w:val="09847EF8"/>
    <w:rsid w:val="0984FD5B"/>
    <w:rsid w:val="098F464D"/>
    <w:rsid w:val="0995B856"/>
    <w:rsid w:val="09A585AA"/>
    <w:rsid w:val="09AA1420"/>
    <w:rsid w:val="09B26C6E"/>
    <w:rsid w:val="09B3456F"/>
    <w:rsid w:val="09B5E60B"/>
    <w:rsid w:val="09BA0DF9"/>
    <w:rsid w:val="09C2672C"/>
    <w:rsid w:val="09C99782"/>
    <w:rsid w:val="09CAEB2A"/>
    <w:rsid w:val="09D5C9FC"/>
    <w:rsid w:val="09D9CECE"/>
    <w:rsid w:val="09E6D26B"/>
    <w:rsid w:val="09EEF1D1"/>
    <w:rsid w:val="09F536BC"/>
    <w:rsid w:val="09F61AD6"/>
    <w:rsid w:val="09F6C30A"/>
    <w:rsid w:val="09FE66C8"/>
    <w:rsid w:val="0A0248BC"/>
    <w:rsid w:val="0A07108D"/>
    <w:rsid w:val="0A0D565C"/>
    <w:rsid w:val="0A152256"/>
    <w:rsid w:val="0A16465D"/>
    <w:rsid w:val="0A1805BC"/>
    <w:rsid w:val="0A20F82C"/>
    <w:rsid w:val="0A3A8B09"/>
    <w:rsid w:val="0A423D6B"/>
    <w:rsid w:val="0A4C6C96"/>
    <w:rsid w:val="0A504AC6"/>
    <w:rsid w:val="0A610AAD"/>
    <w:rsid w:val="0A635CA8"/>
    <w:rsid w:val="0A65AF98"/>
    <w:rsid w:val="0A679933"/>
    <w:rsid w:val="0A76B6AE"/>
    <w:rsid w:val="0A784321"/>
    <w:rsid w:val="0A89B000"/>
    <w:rsid w:val="0A9ACA80"/>
    <w:rsid w:val="0A9E0D8F"/>
    <w:rsid w:val="0AA4AEEB"/>
    <w:rsid w:val="0AAE61BC"/>
    <w:rsid w:val="0AB29E45"/>
    <w:rsid w:val="0ABD82E4"/>
    <w:rsid w:val="0AC7D948"/>
    <w:rsid w:val="0ACD47A5"/>
    <w:rsid w:val="0AD2499F"/>
    <w:rsid w:val="0ADC1690"/>
    <w:rsid w:val="0AE4568C"/>
    <w:rsid w:val="0AE8731A"/>
    <w:rsid w:val="0AE935C4"/>
    <w:rsid w:val="0AE9608A"/>
    <w:rsid w:val="0AF2DBD3"/>
    <w:rsid w:val="0AF32690"/>
    <w:rsid w:val="0AF99BE2"/>
    <w:rsid w:val="0AFD0038"/>
    <w:rsid w:val="0B058C37"/>
    <w:rsid w:val="0B0EA715"/>
    <w:rsid w:val="0B105289"/>
    <w:rsid w:val="0B26FF5D"/>
    <w:rsid w:val="0B32E661"/>
    <w:rsid w:val="0B33D92C"/>
    <w:rsid w:val="0B40B3D3"/>
    <w:rsid w:val="0B4CFB73"/>
    <w:rsid w:val="0B50697C"/>
    <w:rsid w:val="0B524509"/>
    <w:rsid w:val="0B52C93A"/>
    <w:rsid w:val="0B63CCAA"/>
    <w:rsid w:val="0B6F1585"/>
    <w:rsid w:val="0B74EAA5"/>
    <w:rsid w:val="0B769FC0"/>
    <w:rsid w:val="0B7BCBC5"/>
    <w:rsid w:val="0B8E0BAF"/>
    <w:rsid w:val="0B963C93"/>
    <w:rsid w:val="0B9A20D7"/>
    <w:rsid w:val="0BA06A49"/>
    <w:rsid w:val="0BA088BA"/>
    <w:rsid w:val="0BA1DA0D"/>
    <w:rsid w:val="0BAA6327"/>
    <w:rsid w:val="0BB4AFB4"/>
    <w:rsid w:val="0BB90B69"/>
    <w:rsid w:val="0BC1C6D7"/>
    <w:rsid w:val="0BC28804"/>
    <w:rsid w:val="0BCD2F1B"/>
    <w:rsid w:val="0BD24438"/>
    <w:rsid w:val="0BD434EC"/>
    <w:rsid w:val="0BDD1937"/>
    <w:rsid w:val="0BDD6F21"/>
    <w:rsid w:val="0BE0FC22"/>
    <w:rsid w:val="0C013D5E"/>
    <w:rsid w:val="0C026D6D"/>
    <w:rsid w:val="0C06DD23"/>
    <w:rsid w:val="0C09DD58"/>
    <w:rsid w:val="0C0FC20F"/>
    <w:rsid w:val="0C11CB24"/>
    <w:rsid w:val="0C183F6B"/>
    <w:rsid w:val="0C18D7A9"/>
    <w:rsid w:val="0C1BC1C4"/>
    <w:rsid w:val="0C1CE539"/>
    <w:rsid w:val="0C2361A3"/>
    <w:rsid w:val="0C2C2ABE"/>
    <w:rsid w:val="0C461516"/>
    <w:rsid w:val="0C470A53"/>
    <w:rsid w:val="0C49BBDB"/>
    <w:rsid w:val="0C4B05AC"/>
    <w:rsid w:val="0C5F5F68"/>
    <w:rsid w:val="0C642984"/>
    <w:rsid w:val="0C6655D2"/>
    <w:rsid w:val="0C6E1A00"/>
    <w:rsid w:val="0C700CF6"/>
    <w:rsid w:val="0C7646F8"/>
    <w:rsid w:val="0C7E0676"/>
    <w:rsid w:val="0C7EBC57"/>
    <w:rsid w:val="0C8636EE"/>
    <w:rsid w:val="0C8FB8A4"/>
    <w:rsid w:val="0C951E0F"/>
    <w:rsid w:val="0CA1743B"/>
    <w:rsid w:val="0CA3A116"/>
    <w:rsid w:val="0CAD5A53"/>
    <w:rsid w:val="0CADF3DF"/>
    <w:rsid w:val="0CAE5DF7"/>
    <w:rsid w:val="0CB6795F"/>
    <w:rsid w:val="0CC3DDD4"/>
    <w:rsid w:val="0CCBC37E"/>
    <w:rsid w:val="0CCC06B6"/>
    <w:rsid w:val="0CD797ED"/>
    <w:rsid w:val="0CDA75CA"/>
    <w:rsid w:val="0CE2B977"/>
    <w:rsid w:val="0CE56630"/>
    <w:rsid w:val="0CED9867"/>
    <w:rsid w:val="0CFDFF3A"/>
    <w:rsid w:val="0CFEA0AC"/>
    <w:rsid w:val="0CFF6C9D"/>
    <w:rsid w:val="0D05E71E"/>
    <w:rsid w:val="0D0F5A3F"/>
    <w:rsid w:val="0D18ED9F"/>
    <w:rsid w:val="0D199B2A"/>
    <w:rsid w:val="0D2C0629"/>
    <w:rsid w:val="0D2C6A2A"/>
    <w:rsid w:val="0D3D0968"/>
    <w:rsid w:val="0D3E856D"/>
    <w:rsid w:val="0D3F5D02"/>
    <w:rsid w:val="0D4D926A"/>
    <w:rsid w:val="0D661831"/>
    <w:rsid w:val="0D74A546"/>
    <w:rsid w:val="0D751E0A"/>
    <w:rsid w:val="0D81D04E"/>
    <w:rsid w:val="0D849B6E"/>
    <w:rsid w:val="0D982923"/>
    <w:rsid w:val="0D986491"/>
    <w:rsid w:val="0D989C0F"/>
    <w:rsid w:val="0D9D4509"/>
    <w:rsid w:val="0D9F4FC2"/>
    <w:rsid w:val="0DAA54C5"/>
    <w:rsid w:val="0DB59A4F"/>
    <w:rsid w:val="0DC3122B"/>
    <w:rsid w:val="0DCD1D01"/>
    <w:rsid w:val="0DCFE0E7"/>
    <w:rsid w:val="0DEDAE3D"/>
    <w:rsid w:val="0DF790D8"/>
    <w:rsid w:val="0DFB37DD"/>
    <w:rsid w:val="0DFD312C"/>
    <w:rsid w:val="0E00D4B1"/>
    <w:rsid w:val="0E0DCA96"/>
    <w:rsid w:val="0E2403A9"/>
    <w:rsid w:val="0E26BD5B"/>
    <w:rsid w:val="0E29DC8A"/>
    <w:rsid w:val="0E3423B9"/>
    <w:rsid w:val="0E368917"/>
    <w:rsid w:val="0E44E0C2"/>
    <w:rsid w:val="0E4951A4"/>
    <w:rsid w:val="0E4C5765"/>
    <w:rsid w:val="0E55DE88"/>
    <w:rsid w:val="0E59E6E0"/>
    <w:rsid w:val="0E5AF577"/>
    <w:rsid w:val="0E5E70AC"/>
    <w:rsid w:val="0E64D4EC"/>
    <w:rsid w:val="0E6F20BB"/>
    <w:rsid w:val="0E725604"/>
    <w:rsid w:val="0E7CC8C0"/>
    <w:rsid w:val="0E84D30B"/>
    <w:rsid w:val="0E8A6F1E"/>
    <w:rsid w:val="0E8C3E17"/>
    <w:rsid w:val="0E9012C2"/>
    <w:rsid w:val="0E94801A"/>
    <w:rsid w:val="0EA8D72E"/>
    <w:rsid w:val="0EA9BC99"/>
    <w:rsid w:val="0ECCCAE5"/>
    <w:rsid w:val="0ECFF473"/>
    <w:rsid w:val="0ED3BAA4"/>
    <w:rsid w:val="0ED57AF4"/>
    <w:rsid w:val="0EEEDCE1"/>
    <w:rsid w:val="0EF2717F"/>
    <w:rsid w:val="0F00D769"/>
    <w:rsid w:val="0F06070B"/>
    <w:rsid w:val="0F0BB82F"/>
    <w:rsid w:val="0F120F72"/>
    <w:rsid w:val="0F1612F2"/>
    <w:rsid w:val="0F1A46DD"/>
    <w:rsid w:val="0F3BA2E5"/>
    <w:rsid w:val="0F3F5211"/>
    <w:rsid w:val="0F465741"/>
    <w:rsid w:val="0F46CF5D"/>
    <w:rsid w:val="0F47EB4E"/>
    <w:rsid w:val="0F493570"/>
    <w:rsid w:val="0F4EDF68"/>
    <w:rsid w:val="0F503A1D"/>
    <w:rsid w:val="0F58516D"/>
    <w:rsid w:val="0F618A26"/>
    <w:rsid w:val="0F664DAD"/>
    <w:rsid w:val="0F688A75"/>
    <w:rsid w:val="0F6970DB"/>
    <w:rsid w:val="0F6EFD9D"/>
    <w:rsid w:val="0F710CFC"/>
    <w:rsid w:val="0F81D2DF"/>
    <w:rsid w:val="0F845483"/>
    <w:rsid w:val="0F84AB4C"/>
    <w:rsid w:val="0F8C7A12"/>
    <w:rsid w:val="0F8EBC85"/>
    <w:rsid w:val="0F949A33"/>
    <w:rsid w:val="0F9F3F60"/>
    <w:rsid w:val="0FA8F1B6"/>
    <w:rsid w:val="0FB68297"/>
    <w:rsid w:val="0FBF39F1"/>
    <w:rsid w:val="0FCA7559"/>
    <w:rsid w:val="0FCCA737"/>
    <w:rsid w:val="0FCDA93B"/>
    <w:rsid w:val="0FDE72B1"/>
    <w:rsid w:val="0FE16A8A"/>
    <w:rsid w:val="0FE66EB0"/>
    <w:rsid w:val="0FE87CD6"/>
    <w:rsid w:val="0FFA996E"/>
    <w:rsid w:val="0FFCF43A"/>
    <w:rsid w:val="0FFD1A00"/>
    <w:rsid w:val="1001B00A"/>
    <w:rsid w:val="10031DCC"/>
    <w:rsid w:val="10081B5F"/>
    <w:rsid w:val="100BB408"/>
    <w:rsid w:val="100E2166"/>
    <w:rsid w:val="100E81AD"/>
    <w:rsid w:val="1010129F"/>
    <w:rsid w:val="1016E7C6"/>
    <w:rsid w:val="102D4A00"/>
    <w:rsid w:val="1033838B"/>
    <w:rsid w:val="10384B67"/>
    <w:rsid w:val="103C212E"/>
    <w:rsid w:val="104270BA"/>
    <w:rsid w:val="104487CB"/>
    <w:rsid w:val="1044B8A2"/>
    <w:rsid w:val="1063587D"/>
    <w:rsid w:val="106D92C3"/>
    <w:rsid w:val="1079A714"/>
    <w:rsid w:val="108C46B7"/>
    <w:rsid w:val="108E7674"/>
    <w:rsid w:val="10939310"/>
    <w:rsid w:val="10985960"/>
    <w:rsid w:val="109B61EE"/>
    <w:rsid w:val="109CE534"/>
    <w:rsid w:val="10A4A655"/>
    <w:rsid w:val="10B1F5BA"/>
    <w:rsid w:val="10B292DA"/>
    <w:rsid w:val="10B32F99"/>
    <w:rsid w:val="10B6513A"/>
    <w:rsid w:val="10B6B4CB"/>
    <w:rsid w:val="10B78325"/>
    <w:rsid w:val="10BD2691"/>
    <w:rsid w:val="10C29E4B"/>
    <w:rsid w:val="10D0F278"/>
    <w:rsid w:val="10DA9A24"/>
    <w:rsid w:val="10EC02B4"/>
    <w:rsid w:val="10F3A3C7"/>
    <w:rsid w:val="1103A284"/>
    <w:rsid w:val="1105E81B"/>
    <w:rsid w:val="11061B95"/>
    <w:rsid w:val="1106F992"/>
    <w:rsid w:val="11070940"/>
    <w:rsid w:val="11082639"/>
    <w:rsid w:val="1109F586"/>
    <w:rsid w:val="110AEEC6"/>
    <w:rsid w:val="11108316"/>
    <w:rsid w:val="1121C180"/>
    <w:rsid w:val="11231654"/>
    <w:rsid w:val="112EBA06"/>
    <w:rsid w:val="1134F5B4"/>
    <w:rsid w:val="113EDA18"/>
    <w:rsid w:val="1147410E"/>
    <w:rsid w:val="1148F409"/>
    <w:rsid w:val="1148FD39"/>
    <w:rsid w:val="114CC3D2"/>
    <w:rsid w:val="1157D43D"/>
    <w:rsid w:val="11581070"/>
    <w:rsid w:val="115BF4D5"/>
    <w:rsid w:val="11642CA3"/>
    <w:rsid w:val="11680C2A"/>
    <w:rsid w:val="11681FFE"/>
    <w:rsid w:val="11792220"/>
    <w:rsid w:val="11820413"/>
    <w:rsid w:val="1188A342"/>
    <w:rsid w:val="118D1B91"/>
    <w:rsid w:val="118F35A4"/>
    <w:rsid w:val="1198F356"/>
    <w:rsid w:val="11A36E08"/>
    <w:rsid w:val="11AD0CD8"/>
    <w:rsid w:val="11B37C9D"/>
    <w:rsid w:val="11B87011"/>
    <w:rsid w:val="11B8DA3F"/>
    <w:rsid w:val="11BE2D69"/>
    <w:rsid w:val="11BEED75"/>
    <w:rsid w:val="11C907BB"/>
    <w:rsid w:val="11CC3E50"/>
    <w:rsid w:val="11D233D1"/>
    <w:rsid w:val="11D4617D"/>
    <w:rsid w:val="11DAF3EE"/>
    <w:rsid w:val="11EB8877"/>
    <w:rsid w:val="11EE9F66"/>
    <w:rsid w:val="11F14B57"/>
    <w:rsid w:val="11F40106"/>
    <w:rsid w:val="11FDD474"/>
    <w:rsid w:val="1201CEB8"/>
    <w:rsid w:val="1207AFC0"/>
    <w:rsid w:val="1212E3B0"/>
    <w:rsid w:val="12179D15"/>
    <w:rsid w:val="121BBB9C"/>
    <w:rsid w:val="121EF00D"/>
    <w:rsid w:val="1223D89F"/>
    <w:rsid w:val="1225E9AF"/>
    <w:rsid w:val="12267DA3"/>
    <w:rsid w:val="123A1DFF"/>
    <w:rsid w:val="1243CD83"/>
    <w:rsid w:val="12449F0D"/>
    <w:rsid w:val="124533E1"/>
    <w:rsid w:val="124D39DD"/>
    <w:rsid w:val="125EB3F1"/>
    <w:rsid w:val="1265AD64"/>
    <w:rsid w:val="126DCD30"/>
    <w:rsid w:val="127462DA"/>
    <w:rsid w:val="127B9988"/>
    <w:rsid w:val="127C4353"/>
    <w:rsid w:val="127C657A"/>
    <w:rsid w:val="1280609C"/>
    <w:rsid w:val="12955084"/>
    <w:rsid w:val="12986B9D"/>
    <w:rsid w:val="12A00243"/>
    <w:rsid w:val="12A0ECC4"/>
    <w:rsid w:val="12A366B8"/>
    <w:rsid w:val="12A6C881"/>
    <w:rsid w:val="12A9816F"/>
    <w:rsid w:val="12DA90C3"/>
    <w:rsid w:val="12DF7895"/>
    <w:rsid w:val="12E6E451"/>
    <w:rsid w:val="12FB9D29"/>
    <w:rsid w:val="1306457A"/>
    <w:rsid w:val="130B5C7F"/>
    <w:rsid w:val="130C2062"/>
    <w:rsid w:val="130C67FC"/>
    <w:rsid w:val="130E3432"/>
    <w:rsid w:val="13134CEF"/>
    <w:rsid w:val="13168397"/>
    <w:rsid w:val="131684F0"/>
    <w:rsid w:val="1321F33A"/>
    <w:rsid w:val="132567F3"/>
    <w:rsid w:val="1334FD96"/>
    <w:rsid w:val="13501064"/>
    <w:rsid w:val="1351E22D"/>
    <w:rsid w:val="1358CCEF"/>
    <w:rsid w:val="135D51B2"/>
    <w:rsid w:val="13685BAA"/>
    <w:rsid w:val="136C54C1"/>
    <w:rsid w:val="136CFC3A"/>
    <w:rsid w:val="13707384"/>
    <w:rsid w:val="1379322A"/>
    <w:rsid w:val="137CBEE7"/>
    <w:rsid w:val="138607E2"/>
    <w:rsid w:val="138A175E"/>
    <w:rsid w:val="138BF79E"/>
    <w:rsid w:val="1390EA1A"/>
    <w:rsid w:val="13A2B618"/>
    <w:rsid w:val="13A927D8"/>
    <w:rsid w:val="13B55CFE"/>
    <w:rsid w:val="13CDB007"/>
    <w:rsid w:val="13CE216E"/>
    <w:rsid w:val="13D1DCB5"/>
    <w:rsid w:val="13DFE4A3"/>
    <w:rsid w:val="13E674CD"/>
    <w:rsid w:val="13E9A713"/>
    <w:rsid w:val="13F1F4EB"/>
    <w:rsid w:val="140305B9"/>
    <w:rsid w:val="14068AE0"/>
    <w:rsid w:val="14197544"/>
    <w:rsid w:val="14261107"/>
    <w:rsid w:val="142ADF45"/>
    <w:rsid w:val="1431A989"/>
    <w:rsid w:val="143FB144"/>
    <w:rsid w:val="144329DF"/>
    <w:rsid w:val="144DAF69"/>
    <w:rsid w:val="144F7D2E"/>
    <w:rsid w:val="14668191"/>
    <w:rsid w:val="14831665"/>
    <w:rsid w:val="1484FEB3"/>
    <w:rsid w:val="148B6F3A"/>
    <w:rsid w:val="148B980A"/>
    <w:rsid w:val="1491ED9A"/>
    <w:rsid w:val="1497A7B8"/>
    <w:rsid w:val="149FC6A5"/>
    <w:rsid w:val="14A72800"/>
    <w:rsid w:val="14A836FC"/>
    <w:rsid w:val="14AFD44D"/>
    <w:rsid w:val="14B2C419"/>
    <w:rsid w:val="14B8E98D"/>
    <w:rsid w:val="14BB22FF"/>
    <w:rsid w:val="14BD7428"/>
    <w:rsid w:val="14C3A596"/>
    <w:rsid w:val="14CA51AC"/>
    <w:rsid w:val="14D52FA4"/>
    <w:rsid w:val="14E3B21B"/>
    <w:rsid w:val="14F096F0"/>
    <w:rsid w:val="14FAC269"/>
    <w:rsid w:val="14FB5485"/>
    <w:rsid w:val="14FF6F70"/>
    <w:rsid w:val="1502294E"/>
    <w:rsid w:val="15057384"/>
    <w:rsid w:val="150776CE"/>
    <w:rsid w:val="150DB308"/>
    <w:rsid w:val="151745D3"/>
    <w:rsid w:val="151A704F"/>
    <w:rsid w:val="15208557"/>
    <w:rsid w:val="152FA1F9"/>
    <w:rsid w:val="152FCB57"/>
    <w:rsid w:val="153213A8"/>
    <w:rsid w:val="153267E1"/>
    <w:rsid w:val="1542411D"/>
    <w:rsid w:val="15436B53"/>
    <w:rsid w:val="1559E7AF"/>
    <w:rsid w:val="155B2A97"/>
    <w:rsid w:val="15624E89"/>
    <w:rsid w:val="157203F0"/>
    <w:rsid w:val="1581E1D2"/>
    <w:rsid w:val="1597F72E"/>
    <w:rsid w:val="15B4D58B"/>
    <w:rsid w:val="15C507CC"/>
    <w:rsid w:val="15CC3BD7"/>
    <w:rsid w:val="15DF81DC"/>
    <w:rsid w:val="15E359A7"/>
    <w:rsid w:val="15EB0902"/>
    <w:rsid w:val="15EB4D8F"/>
    <w:rsid w:val="15EC7215"/>
    <w:rsid w:val="15F7D22B"/>
    <w:rsid w:val="1602766F"/>
    <w:rsid w:val="1606043D"/>
    <w:rsid w:val="160ED5D3"/>
    <w:rsid w:val="161DDA29"/>
    <w:rsid w:val="161EB44A"/>
    <w:rsid w:val="16216A8F"/>
    <w:rsid w:val="162C14EE"/>
    <w:rsid w:val="162D5705"/>
    <w:rsid w:val="1633DD2E"/>
    <w:rsid w:val="163DB10D"/>
    <w:rsid w:val="163E4051"/>
    <w:rsid w:val="1660D278"/>
    <w:rsid w:val="1660FC12"/>
    <w:rsid w:val="16767562"/>
    <w:rsid w:val="1678F595"/>
    <w:rsid w:val="16816E0B"/>
    <w:rsid w:val="168209C9"/>
    <w:rsid w:val="168C6751"/>
    <w:rsid w:val="169917CD"/>
    <w:rsid w:val="169D7083"/>
    <w:rsid w:val="169FF05E"/>
    <w:rsid w:val="16B4E087"/>
    <w:rsid w:val="16BA0D56"/>
    <w:rsid w:val="16BD3FBC"/>
    <w:rsid w:val="16BDA17F"/>
    <w:rsid w:val="16CE3ED0"/>
    <w:rsid w:val="16ECB255"/>
    <w:rsid w:val="16F0B791"/>
    <w:rsid w:val="16F5E01D"/>
    <w:rsid w:val="17105D48"/>
    <w:rsid w:val="171A0E87"/>
    <w:rsid w:val="1722D881"/>
    <w:rsid w:val="172F68C2"/>
    <w:rsid w:val="172F96AE"/>
    <w:rsid w:val="17343BE6"/>
    <w:rsid w:val="1736BBED"/>
    <w:rsid w:val="1737B44C"/>
    <w:rsid w:val="1746C337"/>
    <w:rsid w:val="174F21DC"/>
    <w:rsid w:val="174F5E40"/>
    <w:rsid w:val="1750334D"/>
    <w:rsid w:val="1764E84F"/>
    <w:rsid w:val="176E6EFC"/>
    <w:rsid w:val="177945B8"/>
    <w:rsid w:val="178F4A6C"/>
    <w:rsid w:val="179FF5CD"/>
    <w:rsid w:val="17ACD9D0"/>
    <w:rsid w:val="17BFADA0"/>
    <w:rsid w:val="17C2E6EE"/>
    <w:rsid w:val="17C715C1"/>
    <w:rsid w:val="17C7754C"/>
    <w:rsid w:val="17D7226B"/>
    <w:rsid w:val="17DF589A"/>
    <w:rsid w:val="17E22AA3"/>
    <w:rsid w:val="17E2E04F"/>
    <w:rsid w:val="17E37183"/>
    <w:rsid w:val="17E43FBF"/>
    <w:rsid w:val="17E4D79A"/>
    <w:rsid w:val="17E9FB3C"/>
    <w:rsid w:val="17EB5154"/>
    <w:rsid w:val="17FCA2D9"/>
    <w:rsid w:val="1800204F"/>
    <w:rsid w:val="180187CF"/>
    <w:rsid w:val="180E00D3"/>
    <w:rsid w:val="180FF47A"/>
    <w:rsid w:val="181245C3"/>
    <w:rsid w:val="18149FE4"/>
    <w:rsid w:val="1821950F"/>
    <w:rsid w:val="1849A897"/>
    <w:rsid w:val="18513EA3"/>
    <w:rsid w:val="18529004"/>
    <w:rsid w:val="18582BC2"/>
    <w:rsid w:val="1864D9A6"/>
    <w:rsid w:val="1867C6AE"/>
    <w:rsid w:val="186C8544"/>
    <w:rsid w:val="18728A46"/>
    <w:rsid w:val="18823FA5"/>
    <w:rsid w:val="18859409"/>
    <w:rsid w:val="18BEBB84"/>
    <w:rsid w:val="18C86078"/>
    <w:rsid w:val="18CC7E13"/>
    <w:rsid w:val="18D2AF9E"/>
    <w:rsid w:val="18D8DCF6"/>
    <w:rsid w:val="18E424BC"/>
    <w:rsid w:val="18F590CB"/>
    <w:rsid w:val="18FCC71D"/>
    <w:rsid w:val="19094C8A"/>
    <w:rsid w:val="190BE5C7"/>
    <w:rsid w:val="1911318B"/>
    <w:rsid w:val="19133DDD"/>
    <w:rsid w:val="1914818F"/>
    <w:rsid w:val="19150701"/>
    <w:rsid w:val="191EE19C"/>
    <w:rsid w:val="192C2474"/>
    <w:rsid w:val="19332353"/>
    <w:rsid w:val="19337299"/>
    <w:rsid w:val="193A88C7"/>
    <w:rsid w:val="193B17B3"/>
    <w:rsid w:val="193D98A2"/>
    <w:rsid w:val="19437C67"/>
    <w:rsid w:val="194419EA"/>
    <w:rsid w:val="194B9EB3"/>
    <w:rsid w:val="1951EB8F"/>
    <w:rsid w:val="19582A53"/>
    <w:rsid w:val="195D3FC8"/>
    <w:rsid w:val="196124FF"/>
    <w:rsid w:val="19688A76"/>
    <w:rsid w:val="196C7D24"/>
    <w:rsid w:val="19769622"/>
    <w:rsid w:val="197BA87C"/>
    <w:rsid w:val="19817A8F"/>
    <w:rsid w:val="198FFAE3"/>
    <w:rsid w:val="199B9511"/>
    <w:rsid w:val="19A16E89"/>
    <w:rsid w:val="19A8A4E0"/>
    <w:rsid w:val="19B97E7D"/>
    <w:rsid w:val="19B9BEFB"/>
    <w:rsid w:val="19BA1E32"/>
    <w:rsid w:val="19BA6923"/>
    <w:rsid w:val="19BDE07B"/>
    <w:rsid w:val="19C2A883"/>
    <w:rsid w:val="19C3EE99"/>
    <w:rsid w:val="19D3BE3A"/>
    <w:rsid w:val="19E44326"/>
    <w:rsid w:val="19E6EDA5"/>
    <w:rsid w:val="19E9FBC1"/>
    <w:rsid w:val="19EA2399"/>
    <w:rsid w:val="19F4864C"/>
    <w:rsid w:val="19FAE280"/>
    <w:rsid w:val="19FBE9A9"/>
    <w:rsid w:val="1A0031EF"/>
    <w:rsid w:val="1A010310"/>
    <w:rsid w:val="1A0734E9"/>
    <w:rsid w:val="1A09B26D"/>
    <w:rsid w:val="1A0E33B5"/>
    <w:rsid w:val="1A2CCA14"/>
    <w:rsid w:val="1A2DDF59"/>
    <w:rsid w:val="1A317C23"/>
    <w:rsid w:val="1A31BF72"/>
    <w:rsid w:val="1A34B964"/>
    <w:rsid w:val="1A3C7B17"/>
    <w:rsid w:val="1A3CC1E6"/>
    <w:rsid w:val="1A4317B2"/>
    <w:rsid w:val="1A49037E"/>
    <w:rsid w:val="1A4CBBE3"/>
    <w:rsid w:val="1A509B3E"/>
    <w:rsid w:val="1A50DF45"/>
    <w:rsid w:val="1A587A15"/>
    <w:rsid w:val="1A597D91"/>
    <w:rsid w:val="1A5C73BB"/>
    <w:rsid w:val="1A61EAEE"/>
    <w:rsid w:val="1A638D61"/>
    <w:rsid w:val="1A680B40"/>
    <w:rsid w:val="1A6E9D97"/>
    <w:rsid w:val="1A71A758"/>
    <w:rsid w:val="1A76879F"/>
    <w:rsid w:val="1A78F785"/>
    <w:rsid w:val="1A7907C9"/>
    <w:rsid w:val="1A7D92D9"/>
    <w:rsid w:val="1A7E8D38"/>
    <w:rsid w:val="1A8EDF09"/>
    <w:rsid w:val="1A907102"/>
    <w:rsid w:val="1A90CE63"/>
    <w:rsid w:val="1A929B1D"/>
    <w:rsid w:val="1A962F06"/>
    <w:rsid w:val="1AB406EE"/>
    <w:rsid w:val="1ABACCF5"/>
    <w:rsid w:val="1ABD86B8"/>
    <w:rsid w:val="1B011509"/>
    <w:rsid w:val="1B087509"/>
    <w:rsid w:val="1B0FE6AD"/>
    <w:rsid w:val="1B136A01"/>
    <w:rsid w:val="1B159C11"/>
    <w:rsid w:val="1B1715E6"/>
    <w:rsid w:val="1B176ED9"/>
    <w:rsid w:val="1B18F668"/>
    <w:rsid w:val="1B2139B8"/>
    <w:rsid w:val="1B23AAA1"/>
    <w:rsid w:val="1B25BB33"/>
    <w:rsid w:val="1B318128"/>
    <w:rsid w:val="1B32F598"/>
    <w:rsid w:val="1B39163F"/>
    <w:rsid w:val="1B3A0F69"/>
    <w:rsid w:val="1B3FD5A9"/>
    <w:rsid w:val="1B42940F"/>
    <w:rsid w:val="1B4471C6"/>
    <w:rsid w:val="1B48C87C"/>
    <w:rsid w:val="1B4BCC08"/>
    <w:rsid w:val="1B51A355"/>
    <w:rsid w:val="1B6363EC"/>
    <w:rsid w:val="1B71C47A"/>
    <w:rsid w:val="1B7AF758"/>
    <w:rsid w:val="1B7B0B6B"/>
    <w:rsid w:val="1B7FCBE4"/>
    <w:rsid w:val="1B86D239"/>
    <w:rsid w:val="1B8A85B6"/>
    <w:rsid w:val="1B8B0899"/>
    <w:rsid w:val="1B8E793D"/>
    <w:rsid w:val="1B8F9460"/>
    <w:rsid w:val="1B906CA1"/>
    <w:rsid w:val="1B9924E5"/>
    <w:rsid w:val="1BA1B86A"/>
    <w:rsid w:val="1BA669FB"/>
    <w:rsid w:val="1BBC72DE"/>
    <w:rsid w:val="1BC861E4"/>
    <w:rsid w:val="1BD984CC"/>
    <w:rsid w:val="1BDAC79D"/>
    <w:rsid w:val="1BDD2147"/>
    <w:rsid w:val="1BDD7F2A"/>
    <w:rsid w:val="1BDEEE45"/>
    <w:rsid w:val="1BE86074"/>
    <w:rsid w:val="1BF29A76"/>
    <w:rsid w:val="1BF54DF2"/>
    <w:rsid w:val="1BFD977C"/>
    <w:rsid w:val="1BFF9B45"/>
    <w:rsid w:val="1C041ED5"/>
    <w:rsid w:val="1C1294A0"/>
    <w:rsid w:val="1C148947"/>
    <w:rsid w:val="1C174C92"/>
    <w:rsid w:val="1C277546"/>
    <w:rsid w:val="1C2D318D"/>
    <w:rsid w:val="1C333046"/>
    <w:rsid w:val="1C3623F1"/>
    <w:rsid w:val="1C37B91B"/>
    <w:rsid w:val="1C3B9325"/>
    <w:rsid w:val="1C49545D"/>
    <w:rsid w:val="1C4D88E5"/>
    <w:rsid w:val="1C51F0E0"/>
    <w:rsid w:val="1C56C7B7"/>
    <w:rsid w:val="1C5F2824"/>
    <w:rsid w:val="1C654944"/>
    <w:rsid w:val="1C67A91F"/>
    <w:rsid w:val="1C6DF658"/>
    <w:rsid w:val="1C72FAE6"/>
    <w:rsid w:val="1C7E5BE2"/>
    <w:rsid w:val="1C8140C1"/>
    <w:rsid w:val="1C8B9947"/>
    <w:rsid w:val="1C8D5FA2"/>
    <w:rsid w:val="1C8ED199"/>
    <w:rsid w:val="1C9C6A54"/>
    <w:rsid w:val="1CA1A9B4"/>
    <w:rsid w:val="1CAD504E"/>
    <w:rsid w:val="1CAF9220"/>
    <w:rsid w:val="1CAFE946"/>
    <w:rsid w:val="1CB0F278"/>
    <w:rsid w:val="1CBD46A1"/>
    <w:rsid w:val="1CC6D3F5"/>
    <w:rsid w:val="1CCD5942"/>
    <w:rsid w:val="1CE6E46E"/>
    <w:rsid w:val="1CF05BE5"/>
    <w:rsid w:val="1CF7DDBC"/>
    <w:rsid w:val="1CF7E644"/>
    <w:rsid w:val="1CFF1A94"/>
    <w:rsid w:val="1D01530B"/>
    <w:rsid w:val="1D0DEF23"/>
    <w:rsid w:val="1D13CFFB"/>
    <w:rsid w:val="1D1D7481"/>
    <w:rsid w:val="1D27C51A"/>
    <w:rsid w:val="1D282866"/>
    <w:rsid w:val="1D2D0605"/>
    <w:rsid w:val="1D2F62F6"/>
    <w:rsid w:val="1D331D34"/>
    <w:rsid w:val="1D3BA455"/>
    <w:rsid w:val="1D3C20F2"/>
    <w:rsid w:val="1D542507"/>
    <w:rsid w:val="1D5B226A"/>
    <w:rsid w:val="1D6675EC"/>
    <w:rsid w:val="1D6F2738"/>
    <w:rsid w:val="1D6F823F"/>
    <w:rsid w:val="1D83C36E"/>
    <w:rsid w:val="1D84A53A"/>
    <w:rsid w:val="1D84D877"/>
    <w:rsid w:val="1D8F30AD"/>
    <w:rsid w:val="1D900714"/>
    <w:rsid w:val="1D9625F2"/>
    <w:rsid w:val="1D984DEA"/>
    <w:rsid w:val="1D9A5DBB"/>
    <w:rsid w:val="1DA1DA25"/>
    <w:rsid w:val="1DA780FF"/>
    <w:rsid w:val="1DCD183A"/>
    <w:rsid w:val="1DCE464B"/>
    <w:rsid w:val="1DD08299"/>
    <w:rsid w:val="1DD3DB02"/>
    <w:rsid w:val="1DD8BF45"/>
    <w:rsid w:val="1DDD024D"/>
    <w:rsid w:val="1DE6D422"/>
    <w:rsid w:val="1DE70BD6"/>
    <w:rsid w:val="1DF605D2"/>
    <w:rsid w:val="1DFD15C8"/>
    <w:rsid w:val="1DFDBDA3"/>
    <w:rsid w:val="1E005AB5"/>
    <w:rsid w:val="1E01747F"/>
    <w:rsid w:val="1E0D0366"/>
    <w:rsid w:val="1E1594FE"/>
    <w:rsid w:val="1E1C3F91"/>
    <w:rsid w:val="1E1EC37A"/>
    <w:rsid w:val="1E26B916"/>
    <w:rsid w:val="1E2A5CC0"/>
    <w:rsid w:val="1E30201B"/>
    <w:rsid w:val="1E457C0E"/>
    <w:rsid w:val="1E4B7BFA"/>
    <w:rsid w:val="1E54A3D9"/>
    <w:rsid w:val="1E557BD2"/>
    <w:rsid w:val="1E57119C"/>
    <w:rsid w:val="1E57AD5F"/>
    <w:rsid w:val="1E6A226E"/>
    <w:rsid w:val="1E73E101"/>
    <w:rsid w:val="1E7AC7F9"/>
    <w:rsid w:val="1E822940"/>
    <w:rsid w:val="1E89DC81"/>
    <w:rsid w:val="1E9051DC"/>
    <w:rsid w:val="1E930F59"/>
    <w:rsid w:val="1E9699B5"/>
    <w:rsid w:val="1E9A6FCC"/>
    <w:rsid w:val="1E9BAEFE"/>
    <w:rsid w:val="1E9D0D0F"/>
    <w:rsid w:val="1E9FC1BE"/>
    <w:rsid w:val="1EAFFDAF"/>
    <w:rsid w:val="1EB08559"/>
    <w:rsid w:val="1EB11EBC"/>
    <w:rsid w:val="1EC4E253"/>
    <w:rsid w:val="1EC630F7"/>
    <w:rsid w:val="1EC7F76F"/>
    <w:rsid w:val="1ED5D40B"/>
    <w:rsid w:val="1EEBB453"/>
    <w:rsid w:val="1F08C8AA"/>
    <w:rsid w:val="1F1D8E60"/>
    <w:rsid w:val="1F1F7BC9"/>
    <w:rsid w:val="1F21409F"/>
    <w:rsid w:val="1F217DE2"/>
    <w:rsid w:val="1F258CD3"/>
    <w:rsid w:val="1F26EE53"/>
    <w:rsid w:val="1F27E7D4"/>
    <w:rsid w:val="1F2CE8B9"/>
    <w:rsid w:val="1F4255CD"/>
    <w:rsid w:val="1F42A76D"/>
    <w:rsid w:val="1F61EBD5"/>
    <w:rsid w:val="1F666E64"/>
    <w:rsid w:val="1F7665CD"/>
    <w:rsid w:val="1F855159"/>
    <w:rsid w:val="1F857942"/>
    <w:rsid w:val="1F887F8F"/>
    <w:rsid w:val="1F8AC3A7"/>
    <w:rsid w:val="1F8C77BB"/>
    <w:rsid w:val="1F8C8A25"/>
    <w:rsid w:val="1F8FCC35"/>
    <w:rsid w:val="1F91D34F"/>
    <w:rsid w:val="1F9981F3"/>
    <w:rsid w:val="1FA1C9A6"/>
    <w:rsid w:val="1FB6B154"/>
    <w:rsid w:val="1FB9647E"/>
    <w:rsid w:val="1FEB15B9"/>
    <w:rsid w:val="1FEDA57A"/>
    <w:rsid w:val="1FF93B7E"/>
    <w:rsid w:val="1FF9B23E"/>
    <w:rsid w:val="2002389F"/>
    <w:rsid w:val="200C14B1"/>
    <w:rsid w:val="2011E580"/>
    <w:rsid w:val="2012257E"/>
    <w:rsid w:val="2015571A"/>
    <w:rsid w:val="2033011D"/>
    <w:rsid w:val="2037CD64"/>
    <w:rsid w:val="203A1975"/>
    <w:rsid w:val="203EBD61"/>
    <w:rsid w:val="2042EDEE"/>
    <w:rsid w:val="204760CD"/>
    <w:rsid w:val="204946A9"/>
    <w:rsid w:val="2052D622"/>
    <w:rsid w:val="205DDDEE"/>
    <w:rsid w:val="206D02F5"/>
    <w:rsid w:val="206FEC9E"/>
    <w:rsid w:val="208CABA9"/>
    <w:rsid w:val="208E5DD5"/>
    <w:rsid w:val="208FE401"/>
    <w:rsid w:val="2095A505"/>
    <w:rsid w:val="209CF72B"/>
    <w:rsid w:val="209FEFD0"/>
    <w:rsid w:val="20A59E02"/>
    <w:rsid w:val="20B7A7A0"/>
    <w:rsid w:val="20BBC30C"/>
    <w:rsid w:val="20C09448"/>
    <w:rsid w:val="20C5B8AA"/>
    <w:rsid w:val="20CA79E6"/>
    <w:rsid w:val="20D3C244"/>
    <w:rsid w:val="20D7D06A"/>
    <w:rsid w:val="20DA8E15"/>
    <w:rsid w:val="20DF2075"/>
    <w:rsid w:val="20E74EDF"/>
    <w:rsid w:val="20F272BA"/>
    <w:rsid w:val="20FBB49D"/>
    <w:rsid w:val="2100A0D2"/>
    <w:rsid w:val="2107FF15"/>
    <w:rsid w:val="210B7275"/>
    <w:rsid w:val="2110CB24"/>
    <w:rsid w:val="212678BF"/>
    <w:rsid w:val="21268F49"/>
    <w:rsid w:val="212F2918"/>
    <w:rsid w:val="213C8482"/>
    <w:rsid w:val="213EE428"/>
    <w:rsid w:val="2144EECD"/>
    <w:rsid w:val="2145B0EA"/>
    <w:rsid w:val="2145F85D"/>
    <w:rsid w:val="21482F87"/>
    <w:rsid w:val="21489449"/>
    <w:rsid w:val="214A99B2"/>
    <w:rsid w:val="214D260E"/>
    <w:rsid w:val="215CC513"/>
    <w:rsid w:val="215F171D"/>
    <w:rsid w:val="2168D637"/>
    <w:rsid w:val="216EA1CC"/>
    <w:rsid w:val="216EF3F2"/>
    <w:rsid w:val="2181FCB3"/>
    <w:rsid w:val="2192A484"/>
    <w:rsid w:val="21969C73"/>
    <w:rsid w:val="2198727B"/>
    <w:rsid w:val="219C32E9"/>
    <w:rsid w:val="21A19C96"/>
    <w:rsid w:val="21B1B734"/>
    <w:rsid w:val="21B3B34A"/>
    <w:rsid w:val="21C34F99"/>
    <w:rsid w:val="21C6D7E2"/>
    <w:rsid w:val="21C825DC"/>
    <w:rsid w:val="21D15750"/>
    <w:rsid w:val="21DD030D"/>
    <w:rsid w:val="21EB038D"/>
    <w:rsid w:val="21EC4EF1"/>
    <w:rsid w:val="21EEDF90"/>
    <w:rsid w:val="21F3115A"/>
    <w:rsid w:val="21F4DB65"/>
    <w:rsid w:val="21F4E65A"/>
    <w:rsid w:val="21F61A2A"/>
    <w:rsid w:val="22052844"/>
    <w:rsid w:val="220850FB"/>
    <w:rsid w:val="22114C24"/>
    <w:rsid w:val="2215668F"/>
    <w:rsid w:val="222D8BF3"/>
    <w:rsid w:val="2234AA48"/>
    <w:rsid w:val="2240E1C9"/>
    <w:rsid w:val="22448EF3"/>
    <w:rsid w:val="224935A8"/>
    <w:rsid w:val="2254CD26"/>
    <w:rsid w:val="22561A61"/>
    <w:rsid w:val="2256B5F0"/>
    <w:rsid w:val="225EDE8E"/>
    <w:rsid w:val="227C93A4"/>
    <w:rsid w:val="227E040A"/>
    <w:rsid w:val="228674BA"/>
    <w:rsid w:val="228DDFA1"/>
    <w:rsid w:val="228E8C22"/>
    <w:rsid w:val="22902376"/>
    <w:rsid w:val="22911725"/>
    <w:rsid w:val="2291C058"/>
    <w:rsid w:val="229AB79A"/>
    <w:rsid w:val="229DE709"/>
    <w:rsid w:val="22A0035F"/>
    <w:rsid w:val="22A11441"/>
    <w:rsid w:val="22A435F1"/>
    <w:rsid w:val="22A86FEB"/>
    <w:rsid w:val="22AFAA1E"/>
    <w:rsid w:val="22B0A83A"/>
    <w:rsid w:val="22B33881"/>
    <w:rsid w:val="22B519DA"/>
    <w:rsid w:val="22B8281A"/>
    <w:rsid w:val="22B91347"/>
    <w:rsid w:val="22BCE13E"/>
    <w:rsid w:val="22C842B7"/>
    <w:rsid w:val="22C9362A"/>
    <w:rsid w:val="22CBC005"/>
    <w:rsid w:val="22DEA686"/>
    <w:rsid w:val="22E51CDF"/>
    <w:rsid w:val="22EAACE6"/>
    <w:rsid w:val="22EFC0FC"/>
    <w:rsid w:val="22F14C30"/>
    <w:rsid w:val="22F33644"/>
    <w:rsid w:val="22FB713C"/>
    <w:rsid w:val="230149ED"/>
    <w:rsid w:val="2303587D"/>
    <w:rsid w:val="2308BD84"/>
    <w:rsid w:val="230C8381"/>
    <w:rsid w:val="2322C29B"/>
    <w:rsid w:val="2324C0F4"/>
    <w:rsid w:val="232A5C21"/>
    <w:rsid w:val="232BC362"/>
    <w:rsid w:val="232D572D"/>
    <w:rsid w:val="232F32E0"/>
    <w:rsid w:val="2334875C"/>
    <w:rsid w:val="2337DE18"/>
    <w:rsid w:val="233A2EE3"/>
    <w:rsid w:val="234A58F4"/>
    <w:rsid w:val="2351C780"/>
    <w:rsid w:val="2354FE03"/>
    <w:rsid w:val="23597B54"/>
    <w:rsid w:val="235F7256"/>
    <w:rsid w:val="235FDD50"/>
    <w:rsid w:val="236BC84D"/>
    <w:rsid w:val="237401B7"/>
    <w:rsid w:val="23766B7E"/>
    <w:rsid w:val="237C22A8"/>
    <w:rsid w:val="23916659"/>
    <w:rsid w:val="23982999"/>
    <w:rsid w:val="239E2E4B"/>
    <w:rsid w:val="239E7797"/>
    <w:rsid w:val="23A3DC80"/>
    <w:rsid w:val="23B29DC6"/>
    <w:rsid w:val="23B559D8"/>
    <w:rsid w:val="23B6FAE0"/>
    <w:rsid w:val="23C3E296"/>
    <w:rsid w:val="23CC3554"/>
    <w:rsid w:val="23D4FDA0"/>
    <w:rsid w:val="23D8D9CF"/>
    <w:rsid w:val="23DF260F"/>
    <w:rsid w:val="23E8C8D5"/>
    <w:rsid w:val="23EDA8F6"/>
    <w:rsid w:val="23F43914"/>
    <w:rsid w:val="24059B3B"/>
    <w:rsid w:val="24060116"/>
    <w:rsid w:val="240B0B9E"/>
    <w:rsid w:val="2411EE42"/>
    <w:rsid w:val="243E1332"/>
    <w:rsid w:val="244844A8"/>
    <w:rsid w:val="245430EF"/>
    <w:rsid w:val="245855ED"/>
    <w:rsid w:val="2459625C"/>
    <w:rsid w:val="246234C6"/>
    <w:rsid w:val="2469E1DE"/>
    <w:rsid w:val="247C5ADC"/>
    <w:rsid w:val="24838600"/>
    <w:rsid w:val="24973D35"/>
    <w:rsid w:val="249FB50F"/>
    <w:rsid w:val="24A30628"/>
    <w:rsid w:val="24B50418"/>
    <w:rsid w:val="24B5B11A"/>
    <w:rsid w:val="24C46C0D"/>
    <w:rsid w:val="24C809C0"/>
    <w:rsid w:val="24D4D703"/>
    <w:rsid w:val="24D5B4A5"/>
    <w:rsid w:val="24DC529E"/>
    <w:rsid w:val="24F576CA"/>
    <w:rsid w:val="24FAC25C"/>
    <w:rsid w:val="2505576C"/>
    <w:rsid w:val="25180EEE"/>
    <w:rsid w:val="251B4472"/>
    <w:rsid w:val="251F1A17"/>
    <w:rsid w:val="2522A638"/>
    <w:rsid w:val="2528B03E"/>
    <w:rsid w:val="252B0263"/>
    <w:rsid w:val="25373B0E"/>
    <w:rsid w:val="25429557"/>
    <w:rsid w:val="2542DE2F"/>
    <w:rsid w:val="2547708D"/>
    <w:rsid w:val="254D38FA"/>
    <w:rsid w:val="2566ED3C"/>
    <w:rsid w:val="2568117F"/>
    <w:rsid w:val="256D12DF"/>
    <w:rsid w:val="25712891"/>
    <w:rsid w:val="2579983F"/>
    <w:rsid w:val="25963284"/>
    <w:rsid w:val="259A93D2"/>
    <w:rsid w:val="25ADBEA3"/>
    <w:rsid w:val="25B93D3F"/>
    <w:rsid w:val="25C57304"/>
    <w:rsid w:val="25C95B9E"/>
    <w:rsid w:val="25D19180"/>
    <w:rsid w:val="25D275D1"/>
    <w:rsid w:val="25D568C2"/>
    <w:rsid w:val="25D6E616"/>
    <w:rsid w:val="25E11CAA"/>
    <w:rsid w:val="25E1B6D5"/>
    <w:rsid w:val="25F61740"/>
    <w:rsid w:val="2601ABD1"/>
    <w:rsid w:val="26023F8A"/>
    <w:rsid w:val="2609A764"/>
    <w:rsid w:val="260CB5C9"/>
    <w:rsid w:val="260D1762"/>
    <w:rsid w:val="26188744"/>
    <w:rsid w:val="261B3272"/>
    <w:rsid w:val="261CEFE3"/>
    <w:rsid w:val="26207F6D"/>
    <w:rsid w:val="2623F0C4"/>
    <w:rsid w:val="263E378E"/>
    <w:rsid w:val="2642EA15"/>
    <w:rsid w:val="26470C27"/>
    <w:rsid w:val="26527302"/>
    <w:rsid w:val="2654DE02"/>
    <w:rsid w:val="265C4316"/>
    <w:rsid w:val="265E1DBA"/>
    <w:rsid w:val="265EDC31"/>
    <w:rsid w:val="265F89B2"/>
    <w:rsid w:val="266FE5B0"/>
    <w:rsid w:val="267C6B04"/>
    <w:rsid w:val="2681F5C7"/>
    <w:rsid w:val="268EB33E"/>
    <w:rsid w:val="269040BD"/>
    <w:rsid w:val="2694373B"/>
    <w:rsid w:val="269AE3EC"/>
    <w:rsid w:val="26AC79D3"/>
    <w:rsid w:val="26B20108"/>
    <w:rsid w:val="26BED75F"/>
    <w:rsid w:val="26CAA150"/>
    <w:rsid w:val="26D2F02E"/>
    <w:rsid w:val="26E08E76"/>
    <w:rsid w:val="26EE6B8B"/>
    <w:rsid w:val="2705BAA6"/>
    <w:rsid w:val="27090795"/>
    <w:rsid w:val="270C1171"/>
    <w:rsid w:val="27213B39"/>
    <w:rsid w:val="2721FB49"/>
    <w:rsid w:val="272BD372"/>
    <w:rsid w:val="273B35D6"/>
    <w:rsid w:val="273BE9CE"/>
    <w:rsid w:val="273EFC02"/>
    <w:rsid w:val="27436F87"/>
    <w:rsid w:val="2743F6D2"/>
    <w:rsid w:val="2745F37E"/>
    <w:rsid w:val="2749984D"/>
    <w:rsid w:val="2752CC78"/>
    <w:rsid w:val="275536F1"/>
    <w:rsid w:val="275E5E9B"/>
    <w:rsid w:val="2768EB5D"/>
    <w:rsid w:val="2771A33C"/>
    <w:rsid w:val="2772BD3A"/>
    <w:rsid w:val="27761C87"/>
    <w:rsid w:val="277BF33B"/>
    <w:rsid w:val="27827DA0"/>
    <w:rsid w:val="2784745D"/>
    <w:rsid w:val="278E74BC"/>
    <w:rsid w:val="278EFFBC"/>
    <w:rsid w:val="2790EF71"/>
    <w:rsid w:val="27912223"/>
    <w:rsid w:val="2799CF01"/>
    <w:rsid w:val="27A5D7E5"/>
    <w:rsid w:val="27AB2F80"/>
    <w:rsid w:val="27AD78CC"/>
    <w:rsid w:val="27B02699"/>
    <w:rsid w:val="27B6D1D5"/>
    <w:rsid w:val="27BA7C65"/>
    <w:rsid w:val="27C016DD"/>
    <w:rsid w:val="27CF8A67"/>
    <w:rsid w:val="27DC9C61"/>
    <w:rsid w:val="27DF62FF"/>
    <w:rsid w:val="27E0036F"/>
    <w:rsid w:val="27E1777C"/>
    <w:rsid w:val="27F6B807"/>
    <w:rsid w:val="280448E5"/>
    <w:rsid w:val="28059170"/>
    <w:rsid w:val="2807DB0A"/>
    <w:rsid w:val="280A2AAC"/>
    <w:rsid w:val="28155008"/>
    <w:rsid w:val="2828EC65"/>
    <w:rsid w:val="28338D76"/>
    <w:rsid w:val="283A946F"/>
    <w:rsid w:val="2845AEE2"/>
    <w:rsid w:val="2849DA12"/>
    <w:rsid w:val="284DDFF1"/>
    <w:rsid w:val="285187C6"/>
    <w:rsid w:val="285DE8CB"/>
    <w:rsid w:val="28698B23"/>
    <w:rsid w:val="28762857"/>
    <w:rsid w:val="2889DFB0"/>
    <w:rsid w:val="2892D336"/>
    <w:rsid w:val="28937616"/>
    <w:rsid w:val="28962D35"/>
    <w:rsid w:val="28A25BF0"/>
    <w:rsid w:val="28A498AF"/>
    <w:rsid w:val="28B32A32"/>
    <w:rsid w:val="28B8C300"/>
    <w:rsid w:val="28C82662"/>
    <w:rsid w:val="28CA2A7C"/>
    <w:rsid w:val="28D530EF"/>
    <w:rsid w:val="28DE724A"/>
    <w:rsid w:val="28E70FFE"/>
    <w:rsid w:val="28F070BA"/>
    <w:rsid w:val="28F70389"/>
    <w:rsid w:val="28FE7F44"/>
    <w:rsid w:val="290065BD"/>
    <w:rsid w:val="2906A4A5"/>
    <w:rsid w:val="2906F156"/>
    <w:rsid w:val="2915B254"/>
    <w:rsid w:val="29285185"/>
    <w:rsid w:val="292A259E"/>
    <w:rsid w:val="293CD77C"/>
    <w:rsid w:val="294B7F6F"/>
    <w:rsid w:val="29544FC5"/>
    <w:rsid w:val="29568822"/>
    <w:rsid w:val="295B8B7D"/>
    <w:rsid w:val="29642F48"/>
    <w:rsid w:val="2964C78A"/>
    <w:rsid w:val="2967302F"/>
    <w:rsid w:val="296A4BCA"/>
    <w:rsid w:val="296E340B"/>
    <w:rsid w:val="29721257"/>
    <w:rsid w:val="2973828E"/>
    <w:rsid w:val="29890F17"/>
    <w:rsid w:val="298AC399"/>
    <w:rsid w:val="298B4C08"/>
    <w:rsid w:val="2993ABEF"/>
    <w:rsid w:val="299570C4"/>
    <w:rsid w:val="299BD0F4"/>
    <w:rsid w:val="29AC3F40"/>
    <w:rsid w:val="29B1C5C3"/>
    <w:rsid w:val="29B6848A"/>
    <w:rsid w:val="29B75354"/>
    <w:rsid w:val="29BB1A83"/>
    <w:rsid w:val="29C6271E"/>
    <w:rsid w:val="29CF8EE6"/>
    <w:rsid w:val="29DD7947"/>
    <w:rsid w:val="29E2B15E"/>
    <w:rsid w:val="29E6EB15"/>
    <w:rsid w:val="2A0D2F80"/>
    <w:rsid w:val="2A0F9660"/>
    <w:rsid w:val="2A120D73"/>
    <w:rsid w:val="2A261160"/>
    <w:rsid w:val="2A2C16DB"/>
    <w:rsid w:val="2A367AAC"/>
    <w:rsid w:val="2A39F09C"/>
    <w:rsid w:val="2A452BC5"/>
    <w:rsid w:val="2A4B243A"/>
    <w:rsid w:val="2A6041A4"/>
    <w:rsid w:val="2A6D2615"/>
    <w:rsid w:val="2A6EA2C5"/>
    <w:rsid w:val="2A72963E"/>
    <w:rsid w:val="2A79B203"/>
    <w:rsid w:val="2A7DD027"/>
    <w:rsid w:val="2A88C741"/>
    <w:rsid w:val="2A8D9C8F"/>
    <w:rsid w:val="2A90907B"/>
    <w:rsid w:val="2A96B693"/>
    <w:rsid w:val="2A9795D4"/>
    <w:rsid w:val="2A99EEEA"/>
    <w:rsid w:val="2AA7FAC6"/>
    <w:rsid w:val="2AB08FCE"/>
    <w:rsid w:val="2AB1776C"/>
    <w:rsid w:val="2AB1B63A"/>
    <w:rsid w:val="2AB1F4ED"/>
    <w:rsid w:val="2AC76E55"/>
    <w:rsid w:val="2ACE18E3"/>
    <w:rsid w:val="2AE3C164"/>
    <w:rsid w:val="2AE41E25"/>
    <w:rsid w:val="2AE54950"/>
    <w:rsid w:val="2AE8EA72"/>
    <w:rsid w:val="2B00244D"/>
    <w:rsid w:val="2B0CA787"/>
    <w:rsid w:val="2B18C6AC"/>
    <w:rsid w:val="2B1C00C4"/>
    <w:rsid w:val="2B1DAE1E"/>
    <w:rsid w:val="2B1DF075"/>
    <w:rsid w:val="2B212ADE"/>
    <w:rsid w:val="2B3A41E9"/>
    <w:rsid w:val="2B469D4D"/>
    <w:rsid w:val="2B4A0737"/>
    <w:rsid w:val="2B5695A6"/>
    <w:rsid w:val="2B58FF33"/>
    <w:rsid w:val="2B6213ED"/>
    <w:rsid w:val="2B62A7E0"/>
    <w:rsid w:val="2B633D9C"/>
    <w:rsid w:val="2B6887D7"/>
    <w:rsid w:val="2B701C43"/>
    <w:rsid w:val="2B7A578B"/>
    <w:rsid w:val="2B819E3F"/>
    <w:rsid w:val="2B836E65"/>
    <w:rsid w:val="2B859618"/>
    <w:rsid w:val="2B9DCD8B"/>
    <w:rsid w:val="2BA8148B"/>
    <w:rsid w:val="2BAB705D"/>
    <w:rsid w:val="2BADDDD4"/>
    <w:rsid w:val="2BB4362C"/>
    <w:rsid w:val="2BB4B2F2"/>
    <w:rsid w:val="2BC09715"/>
    <w:rsid w:val="2BC3A141"/>
    <w:rsid w:val="2BC68B66"/>
    <w:rsid w:val="2BCC4307"/>
    <w:rsid w:val="2BD39345"/>
    <w:rsid w:val="2BD440BE"/>
    <w:rsid w:val="2BD6AAF8"/>
    <w:rsid w:val="2BD92BC9"/>
    <w:rsid w:val="2BE63141"/>
    <w:rsid w:val="2BE93030"/>
    <w:rsid w:val="2BEACF30"/>
    <w:rsid w:val="2BEFF1CC"/>
    <w:rsid w:val="2BF1A5D3"/>
    <w:rsid w:val="2BF8222F"/>
    <w:rsid w:val="2BFB656B"/>
    <w:rsid w:val="2C053573"/>
    <w:rsid w:val="2C06D892"/>
    <w:rsid w:val="2C11D69C"/>
    <w:rsid w:val="2C1DBE8D"/>
    <w:rsid w:val="2C245471"/>
    <w:rsid w:val="2C2501FB"/>
    <w:rsid w:val="2C372F81"/>
    <w:rsid w:val="2C3D0117"/>
    <w:rsid w:val="2C3FA9E3"/>
    <w:rsid w:val="2C4C602F"/>
    <w:rsid w:val="2C58D4AE"/>
    <w:rsid w:val="2C5DD4A2"/>
    <w:rsid w:val="2C61DE07"/>
    <w:rsid w:val="2C63B72E"/>
    <w:rsid w:val="2C73DC4A"/>
    <w:rsid w:val="2C768638"/>
    <w:rsid w:val="2C7AF856"/>
    <w:rsid w:val="2C7BCC1B"/>
    <w:rsid w:val="2C7BE242"/>
    <w:rsid w:val="2C817137"/>
    <w:rsid w:val="2C8743C9"/>
    <w:rsid w:val="2C91FB46"/>
    <w:rsid w:val="2C9FBEF5"/>
    <w:rsid w:val="2CAC6DFB"/>
    <w:rsid w:val="2CC5ACBC"/>
    <w:rsid w:val="2CCF96A7"/>
    <w:rsid w:val="2CD4C34E"/>
    <w:rsid w:val="2CD8D069"/>
    <w:rsid w:val="2CE288C2"/>
    <w:rsid w:val="2CF17F32"/>
    <w:rsid w:val="2CF69AC4"/>
    <w:rsid w:val="2CFE885E"/>
    <w:rsid w:val="2CFEBBDC"/>
    <w:rsid w:val="2CFED542"/>
    <w:rsid w:val="2D00E47B"/>
    <w:rsid w:val="2D0694A0"/>
    <w:rsid w:val="2D13E464"/>
    <w:rsid w:val="2D21F898"/>
    <w:rsid w:val="2D25888F"/>
    <w:rsid w:val="2D35FDA3"/>
    <w:rsid w:val="2D363B00"/>
    <w:rsid w:val="2D381B2D"/>
    <w:rsid w:val="2D3D9B21"/>
    <w:rsid w:val="2D44E6D1"/>
    <w:rsid w:val="2D548304"/>
    <w:rsid w:val="2D560D6B"/>
    <w:rsid w:val="2D56D1D3"/>
    <w:rsid w:val="2D578677"/>
    <w:rsid w:val="2D5D7A81"/>
    <w:rsid w:val="2D60C2EA"/>
    <w:rsid w:val="2D8D3A47"/>
    <w:rsid w:val="2D93D953"/>
    <w:rsid w:val="2D9BE967"/>
    <w:rsid w:val="2DAC8B44"/>
    <w:rsid w:val="2DC8B5D1"/>
    <w:rsid w:val="2DCC8570"/>
    <w:rsid w:val="2DD46275"/>
    <w:rsid w:val="2DD664BC"/>
    <w:rsid w:val="2DD962AB"/>
    <w:rsid w:val="2DDE8503"/>
    <w:rsid w:val="2DEC8F98"/>
    <w:rsid w:val="2DEC910D"/>
    <w:rsid w:val="2DED05CF"/>
    <w:rsid w:val="2DF09773"/>
    <w:rsid w:val="2E0B1903"/>
    <w:rsid w:val="2E0F0469"/>
    <w:rsid w:val="2E1670FA"/>
    <w:rsid w:val="2E205E01"/>
    <w:rsid w:val="2E2B7802"/>
    <w:rsid w:val="2E2C8169"/>
    <w:rsid w:val="2E35C0FE"/>
    <w:rsid w:val="2E4D80FF"/>
    <w:rsid w:val="2E4F7EFA"/>
    <w:rsid w:val="2E520004"/>
    <w:rsid w:val="2E6240EC"/>
    <w:rsid w:val="2E657656"/>
    <w:rsid w:val="2E6656DF"/>
    <w:rsid w:val="2E6BA9B9"/>
    <w:rsid w:val="2E6E637A"/>
    <w:rsid w:val="2E6F3A15"/>
    <w:rsid w:val="2E7C6976"/>
    <w:rsid w:val="2E7EC702"/>
    <w:rsid w:val="2E7F3724"/>
    <w:rsid w:val="2E8261C9"/>
    <w:rsid w:val="2E84DFCD"/>
    <w:rsid w:val="2E891284"/>
    <w:rsid w:val="2E94E672"/>
    <w:rsid w:val="2E962086"/>
    <w:rsid w:val="2E963D60"/>
    <w:rsid w:val="2E97997D"/>
    <w:rsid w:val="2E9BA43C"/>
    <w:rsid w:val="2E9BD5F9"/>
    <w:rsid w:val="2EA2032B"/>
    <w:rsid w:val="2EA417D6"/>
    <w:rsid w:val="2EA56608"/>
    <w:rsid w:val="2EA5677F"/>
    <w:rsid w:val="2EA66B94"/>
    <w:rsid w:val="2EB30FF8"/>
    <w:rsid w:val="2EB4AC0E"/>
    <w:rsid w:val="2EC039C0"/>
    <w:rsid w:val="2EC2E48C"/>
    <w:rsid w:val="2EC6D08A"/>
    <w:rsid w:val="2EC94D63"/>
    <w:rsid w:val="2ECC02B2"/>
    <w:rsid w:val="2ECDB860"/>
    <w:rsid w:val="2EE8FC93"/>
    <w:rsid w:val="2EEE0FA8"/>
    <w:rsid w:val="2EF7C2C8"/>
    <w:rsid w:val="2F121B93"/>
    <w:rsid w:val="2F1A31D6"/>
    <w:rsid w:val="2F1AE9D1"/>
    <w:rsid w:val="2F2661A7"/>
    <w:rsid w:val="2F2EEC82"/>
    <w:rsid w:val="2F30D42B"/>
    <w:rsid w:val="2F392A2E"/>
    <w:rsid w:val="2F422DAA"/>
    <w:rsid w:val="2F4D32C7"/>
    <w:rsid w:val="2F513AE5"/>
    <w:rsid w:val="2F58E62A"/>
    <w:rsid w:val="2F62B83A"/>
    <w:rsid w:val="2F66AD3C"/>
    <w:rsid w:val="2F6CD0E8"/>
    <w:rsid w:val="2F6FD6B4"/>
    <w:rsid w:val="2F71294B"/>
    <w:rsid w:val="2F713063"/>
    <w:rsid w:val="2F71515A"/>
    <w:rsid w:val="2F742259"/>
    <w:rsid w:val="2F7841F0"/>
    <w:rsid w:val="2F7B814A"/>
    <w:rsid w:val="2F83276C"/>
    <w:rsid w:val="2F88708A"/>
    <w:rsid w:val="2F88D62B"/>
    <w:rsid w:val="2FA8B70F"/>
    <w:rsid w:val="2FB622D5"/>
    <w:rsid w:val="2FC3A901"/>
    <w:rsid w:val="2FC65C6D"/>
    <w:rsid w:val="2FC6D66C"/>
    <w:rsid w:val="2FC945AB"/>
    <w:rsid w:val="2FE255E3"/>
    <w:rsid w:val="2FE63F90"/>
    <w:rsid w:val="2FF1FAA2"/>
    <w:rsid w:val="2FF203DA"/>
    <w:rsid w:val="2FFFF216"/>
    <w:rsid w:val="300C3179"/>
    <w:rsid w:val="300C4DFC"/>
    <w:rsid w:val="300C9DB1"/>
    <w:rsid w:val="300F22BA"/>
    <w:rsid w:val="30106458"/>
    <w:rsid w:val="30171FD3"/>
    <w:rsid w:val="3017D316"/>
    <w:rsid w:val="301A0DE2"/>
    <w:rsid w:val="301AB827"/>
    <w:rsid w:val="301E4149"/>
    <w:rsid w:val="301EC814"/>
    <w:rsid w:val="3022A25E"/>
    <w:rsid w:val="30246F9A"/>
    <w:rsid w:val="3035C0F5"/>
    <w:rsid w:val="303616F8"/>
    <w:rsid w:val="30425C70"/>
    <w:rsid w:val="304D0ABD"/>
    <w:rsid w:val="304D5CAE"/>
    <w:rsid w:val="306BC865"/>
    <w:rsid w:val="306F21A7"/>
    <w:rsid w:val="30720E1D"/>
    <w:rsid w:val="3074880B"/>
    <w:rsid w:val="3074D0D1"/>
    <w:rsid w:val="30753287"/>
    <w:rsid w:val="307B064D"/>
    <w:rsid w:val="307D8DAE"/>
    <w:rsid w:val="307FDDFA"/>
    <w:rsid w:val="30814EF7"/>
    <w:rsid w:val="308901F2"/>
    <w:rsid w:val="308FCFA2"/>
    <w:rsid w:val="309DA68D"/>
    <w:rsid w:val="30A7F8DD"/>
    <w:rsid w:val="30A89878"/>
    <w:rsid w:val="30C24537"/>
    <w:rsid w:val="30C96827"/>
    <w:rsid w:val="30D1B743"/>
    <w:rsid w:val="30D38215"/>
    <w:rsid w:val="30DF5365"/>
    <w:rsid w:val="30E1DA3C"/>
    <w:rsid w:val="30E99AA0"/>
    <w:rsid w:val="30ED52ED"/>
    <w:rsid w:val="30EF460D"/>
    <w:rsid w:val="30F517E9"/>
    <w:rsid w:val="30F84917"/>
    <w:rsid w:val="30FB12E0"/>
    <w:rsid w:val="30FB7C86"/>
    <w:rsid w:val="30FDF221"/>
    <w:rsid w:val="30FE2B30"/>
    <w:rsid w:val="310066AF"/>
    <w:rsid w:val="3111E5DE"/>
    <w:rsid w:val="311ECEC9"/>
    <w:rsid w:val="31260520"/>
    <w:rsid w:val="312DB8D2"/>
    <w:rsid w:val="312DEF8B"/>
    <w:rsid w:val="3133BD51"/>
    <w:rsid w:val="3138A996"/>
    <w:rsid w:val="31453441"/>
    <w:rsid w:val="314D0628"/>
    <w:rsid w:val="31514632"/>
    <w:rsid w:val="3152AA08"/>
    <w:rsid w:val="315C1A3B"/>
    <w:rsid w:val="316634B1"/>
    <w:rsid w:val="316B8492"/>
    <w:rsid w:val="317DABAD"/>
    <w:rsid w:val="318A6197"/>
    <w:rsid w:val="3190F71C"/>
    <w:rsid w:val="3194B8EB"/>
    <w:rsid w:val="31A37A56"/>
    <w:rsid w:val="31B12229"/>
    <w:rsid w:val="31B413B0"/>
    <w:rsid w:val="31C697B9"/>
    <w:rsid w:val="31C8AE19"/>
    <w:rsid w:val="31CE22F6"/>
    <w:rsid w:val="31D0E0FC"/>
    <w:rsid w:val="31DEDAB8"/>
    <w:rsid w:val="31DF11AC"/>
    <w:rsid w:val="31EBCBB8"/>
    <w:rsid w:val="31EF2EA1"/>
    <w:rsid w:val="31F605C0"/>
    <w:rsid w:val="31F75DDC"/>
    <w:rsid w:val="31FAA17F"/>
    <w:rsid w:val="31FE805B"/>
    <w:rsid w:val="3203CB47"/>
    <w:rsid w:val="320A372C"/>
    <w:rsid w:val="320B9015"/>
    <w:rsid w:val="320F5835"/>
    <w:rsid w:val="321089FD"/>
    <w:rsid w:val="3220B57C"/>
    <w:rsid w:val="3232F6F2"/>
    <w:rsid w:val="3239130D"/>
    <w:rsid w:val="323B457C"/>
    <w:rsid w:val="323DA820"/>
    <w:rsid w:val="3245459A"/>
    <w:rsid w:val="326874ED"/>
    <w:rsid w:val="326C771F"/>
    <w:rsid w:val="3288D078"/>
    <w:rsid w:val="328CDC74"/>
    <w:rsid w:val="3295FEEC"/>
    <w:rsid w:val="329BF61A"/>
    <w:rsid w:val="32A471AA"/>
    <w:rsid w:val="32B796E6"/>
    <w:rsid w:val="32C739C7"/>
    <w:rsid w:val="32CC563F"/>
    <w:rsid w:val="32D71229"/>
    <w:rsid w:val="32DA77D3"/>
    <w:rsid w:val="32F97795"/>
    <w:rsid w:val="33043D9A"/>
    <w:rsid w:val="3304983C"/>
    <w:rsid w:val="330C73D1"/>
    <w:rsid w:val="33167CD9"/>
    <w:rsid w:val="331A58CF"/>
    <w:rsid w:val="3324472C"/>
    <w:rsid w:val="333073BA"/>
    <w:rsid w:val="33354F84"/>
    <w:rsid w:val="333A1190"/>
    <w:rsid w:val="333B6C4D"/>
    <w:rsid w:val="334D32F6"/>
    <w:rsid w:val="335162DF"/>
    <w:rsid w:val="33571C2F"/>
    <w:rsid w:val="335C105C"/>
    <w:rsid w:val="33611D0D"/>
    <w:rsid w:val="3367019B"/>
    <w:rsid w:val="33684E7D"/>
    <w:rsid w:val="33694B82"/>
    <w:rsid w:val="336FDA61"/>
    <w:rsid w:val="3374BDCB"/>
    <w:rsid w:val="3376C516"/>
    <w:rsid w:val="3380D868"/>
    <w:rsid w:val="3383E0C1"/>
    <w:rsid w:val="338ED445"/>
    <w:rsid w:val="339C6473"/>
    <w:rsid w:val="33A1669A"/>
    <w:rsid w:val="33A21393"/>
    <w:rsid w:val="33B00144"/>
    <w:rsid w:val="33B48E67"/>
    <w:rsid w:val="33BAED3C"/>
    <w:rsid w:val="33BDBECE"/>
    <w:rsid w:val="33BE7997"/>
    <w:rsid w:val="33C80A03"/>
    <w:rsid w:val="33D88246"/>
    <w:rsid w:val="33DA7D3C"/>
    <w:rsid w:val="33DD58A6"/>
    <w:rsid w:val="33E3996C"/>
    <w:rsid w:val="33E8B29B"/>
    <w:rsid w:val="33F07713"/>
    <w:rsid w:val="33F6582A"/>
    <w:rsid w:val="33FD3E5D"/>
    <w:rsid w:val="3400B219"/>
    <w:rsid w:val="340120BC"/>
    <w:rsid w:val="3413FD54"/>
    <w:rsid w:val="341E0AA7"/>
    <w:rsid w:val="34270A63"/>
    <w:rsid w:val="342737D9"/>
    <w:rsid w:val="3428E2E3"/>
    <w:rsid w:val="342C6EA5"/>
    <w:rsid w:val="3431C299"/>
    <w:rsid w:val="343534C2"/>
    <w:rsid w:val="34357F8B"/>
    <w:rsid w:val="343BBFF3"/>
    <w:rsid w:val="3440804D"/>
    <w:rsid w:val="34425F74"/>
    <w:rsid w:val="3446794D"/>
    <w:rsid w:val="344771C4"/>
    <w:rsid w:val="345832A5"/>
    <w:rsid w:val="345E762D"/>
    <w:rsid w:val="345EC60F"/>
    <w:rsid w:val="347720C6"/>
    <w:rsid w:val="34791769"/>
    <w:rsid w:val="347CA219"/>
    <w:rsid w:val="347E45ED"/>
    <w:rsid w:val="347EC955"/>
    <w:rsid w:val="348146BA"/>
    <w:rsid w:val="3485E731"/>
    <w:rsid w:val="3485F089"/>
    <w:rsid w:val="348B62EF"/>
    <w:rsid w:val="348C7855"/>
    <w:rsid w:val="348F2DAC"/>
    <w:rsid w:val="349399AB"/>
    <w:rsid w:val="3494E23C"/>
    <w:rsid w:val="349CDC3F"/>
    <w:rsid w:val="34A26479"/>
    <w:rsid w:val="34A4DA77"/>
    <w:rsid w:val="34B40240"/>
    <w:rsid w:val="34D11FE5"/>
    <w:rsid w:val="34D99BC2"/>
    <w:rsid w:val="34DA4158"/>
    <w:rsid w:val="34DF9FE7"/>
    <w:rsid w:val="34E85BAB"/>
    <w:rsid w:val="34EBBDA2"/>
    <w:rsid w:val="3505010A"/>
    <w:rsid w:val="350CA7E9"/>
    <w:rsid w:val="35112F36"/>
    <w:rsid w:val="35215A01"/>
    <w:rsid w:val="35239A2C"/>
    <w:rsid w:val="35265BD8"/>
    <w:rsid w:val="354A9F66"/>
    <w:rsid w:val="355A6A5F"/>
    <w:rsid w:val="355A9160"/>
    <w:rsid w:val="355FAE11"/>
    <w:rsid w:val="356A4FB4"/>
    <w:rsid w:val="3572979B"/>
    <w:rsid w:val="3574F125"/>
    <w:rsid w:val="3575693C"/>
    <w:rsid w:val="3589485E"/>
    <w:rsid w:val="359336D2"/>
    <w:rsid w:val="359924EA"/>
    <w:rsid w:val="35CCB8DC"/>
    <w:rsid w:val="35DB77FE"/>
    <w:rsid w:val="35E4384A"/>
    <w:rsid w:val="35E9CF46"/>
    <w:rsid w:val="35EB27BC"/>
    <w:rsid w:val="35F291F9"/>
    <w:rsid w:val="35F37663"/>
    <w:rsid w:val="35F3F446"/>
    <w:rsid w:val="35F851A1"/>
    <w:rsid w:val="35F953E4"/>
    <w:rsid w:val="3600EDF1"/>
    <w:rsid w:val="3607300A"/>
    <w:rsid w:val="3613393D"/>
    <w:rsid w:val="36197858"/>
    <w:rsid w:val="361B2365"/>
    <w:rsid w:val="361EB4C1"/>
    <w:rsid w:val="361FBF1B"/>
    <w:rsid w:val="362D0D33"/>
    <w:rsid w:val="362F1067"/>
    <w:rsid w:val="3631183F"/>
    <w:rsid w:val="3631C09D"/>
    <w:rsid w:val="3639DCCA"/>
    <w:rsid w:val="3649795A"/>
    <w:rsid w:val="3656EE0E"/>
    <w:rsid w:val="36615060"/>
    <w:rsid w:val="36624A99"/>
    <w:rsid w:val="366BADE3"/>
    <w:rsid w:val="366E4929"/>
    <w:rsid w:val="366FDCC0"/>
    <w:rsid w:val="3671BCEA"/>
    <w:rsid w:val="36743A68"/>
    <w:rsid w:val="367847CC"/>
    <w:rsid w:val="368B4260"/>
    <w:rsid w:val="369731B4"/>
    <w:rsid w:val="369923BE"/>
    <w:rsid w:val="36AB02AF"/>
    <w:rsid w:val="36B73C27"/>
    <w:rsid w:val="36B982B1"/>
    <w:rsid w:val="36BA0E3C"/>
    <w:rsid w:val="36BE9EBA"/>
    <w:rsid w:val="36C00170"/>
    <w:rsid w:val="36E3C875"/>
    <w:rsid w:val="36EBF4CA"/>
    <w:rsid w:val="3706F466"/>
    <w:rsid w:val="370C8771"/>
    <w:rsid w:val="3715F37A"/>
    <w:rsid w:val="371EFAE3"/>
    <w:rsid w:val="37226459"/>
    <w:rsid w:val="37299BC7"/>
    <w:rsid w:val="372DBC52"/>
    <w:rsid w:val="372E76FC"/>
    <w:rsid w:val="373AA8D8"/>
    <w:rsid w:val="373B17A1"/>
    <w:rsid w:val="373D0A58"/>
    <w:rsid w:val="3740879C"/>
    <w:rsid w:val="3745A8E0"/>
    <w:rsid w:val="3748915B"/>
    <w:rsid w:val="37509AE5"/>
    <w:rsid w:val="375BAE25"/>
    <w:rsid w:val="3761F8CE"/>
    <w:rsid w:val="376D0081"/>
    <w:rsid w:val="377106BC"/>
    <w:rsid w:val="37788A19"/>
    <w:rsid w:val="37843BE4"/>
    <w:rsid w:val="3784AE0A"/>
    <w:rsid w:val="3792553F"/>
    <w:rsid w:val="3798C311"/>
    <w:rsid w:val="37A124A6"/>
    <w:rsid w:val="37A643CF"/>
    <w:rsid w:val="37B2AEDE"/>
    <w:rsid w:val="37B59DC6"/>
    <w:rsid w:val="37B7F1AE"/>
    <w:rsid w:val="37C737B4"/>
    <w:rsid w:val="37C7D447"/>
    <w:rsid w:val="37CA3AAF"/>
    <w:rsid w:val="37D6AE2B"/>
    <w:rsid w:val="37D7CA9C"/>
    <w:rsid w:val="37DB6133"/>
    <w:rsid w:val="37DCCAEE"/>
    <w:rsid w:val="37DEE1EA"/>
    <w:rsid w:val="37E9FEEC"/>
    <w:rsid w:val="37F199CF"/>
    <w:rsid w:val="37FB7D66"/>
    <w:rsid w:val="37FEB3FF"/>
    <w:rsid w:val="38095C75"/>
    <w:rsid w:val="3811024F"/>
    <w:rsid w:val="3813CCA2"/>
    <w:rsid w:val="38166892"/>
    <w:rsid w:val="381A4C08"/>
    <w:rsid w:val="381CC831"/>
    <w:rsid w:val="3823FD97"/>
    <w:rsid w:val="3828D972"/>
    <w:rsid w:val="3829E132"/>
    <w:rsid w:val="382CEAF5"/>
    <w:rsid w:val="38314382"/>
    <w:rsid w:val="38327A72"/>
    <w:rsid w:val="384B1923"/>
    <w:rsid w:val="384C7EDB"/>
    <w:rsid w:val="385578B0"/>
    <w:rsid w:val="3857C692"/>
    <w:rsid w:val="38711087"/>
    <w:rsid w:val="387BC991"/>
    <w:rsid w:val="3880F174"/>
    <w:rsid w:val="3887BFBE"/>
    <w:rsid w:val="38883040"/>
    <w:rsid w:val="38A36E74"/>
    <w:rsid w:val="38A41C7F"/>
    <w:rsid w:val="38B032DA"/>
    <w:rsid w:val="38B99093"/>
    <w:rsid w:val="38BA63DF"/>
    <w:rsid w:val="38C42C5D"/>
    <w:rsid w:val="38C55345"/>
    <w:rsid w:val="38CC684F"/>
    <w:rsid w:val="38D0B304"/>
    <w:rsid w:val="38DD932F"/>
    <w:rsid w:val="38E141C8"/>
    <w:rsid w:val="38E842AE"/>
    <w:rsid w:val="38F4EA5E"/>
    <w:rsid w:val="38F9D285"/>
    <w:rsid w:val="3901FCB9"/>
    <w:rsid w:val="390BBC07"/>
    <w:rsid w:val="390E93AC"/>
    <w:rsid w:val="390FC03E"/>
    <w:rsid w:val="390FF543"/>
    <w:rsid w:val="393174D1"/>
    <w:rsid w:val="3935EFF1"/>
    <w:rsid w:val="393EEF94"/>
    <w:rsid w:val="3943C93D"/>
    <w:rsid w:val="39643EF9"/>
    <w:rsid w:val="39650536"/>
    <w:rsid w:val="3984A90C"/>
    <w:rsid w:val="3984BFAB"/>
    <w:rsid w:val="398659BE"/>
    <w:rsid w:val="3988FFC1"/>
    <w:rsid w:val="398C455B"/>
    <w:rsid w:val="398CE336"/>
    <w:rsid w:val="398E2832"/>
    <w:rsid w:val="399D3009"/>
    <w:rsid w:val="399E1722"/>
    <w:rsid w:val="39A9B424"/>
    <w:rsid w:val="39AABCC9"/>
    <w:rsid w:val="39ACFE57"/>
    <w:rsid w:val="39AD2143"/>
    <w:rsid w:val="39B995D0"/>
    <w:rsid w:val="39BD16C3"/>
    <w:rsid w:val="39BDDE87"/>
    <w:rsid w:val="39C4B2D5"/>
    <w:rsid w:val="39CB51E0"/>
    <w:rsid w:val="39DF0FE8"/>
    <w:rsid w:val="39DF2058"/>
    <w:rsid w:val="39F6DD9D"/>
    <w:rsid w:val="3A053E06"/>
    <w:rsid w:val="3A0FE7C9"/>
    <w:rsid w:val="3A1767FC"/>
    <w:rsid w:val="3A19B80E"/>
    <w:rsid w:val="3A248609"/>
    <w:rsid w:val="3A2DF80C"/>
    <w:rsid w:val="3A36149F"/>
    <w:rsid w:val="3A48ECD1"/>
    <w:rsid w:val="3A49E0F7"/>
    <w:rsid w:val="3A4AACCA"/>
    <w:rsid w:val="3A4BEF16"/>
    <w:rsid w:val="3A62A802"/>
    <w:rsid w:val="3A65ADE1"/>
    <w:rsid w:val="3A6811EB"/>
    <w:rsid w:val="3A7190D2"/>
    <w:rsid w:val="3A837916"/>
    <w:rsid w:val="3A870528"/>
    <w:rsid w:val="3A8F8920"/>
    <w:rsid w:val="3A958C2C"/>
    <w:rsid w:val="3A96C6B0"/>
    <w:rsid w:val="3AA1B3D6"/>
    <w:rsid w:val="3AA881B7"/>
    <w:rsid w:val="3ACB6FA2"/>
    <w:rsid w:val="3AD555FA"/>
    <w:rsid w:val="3AD5CFCD"/>
    <w:rsid w:val="3AE9A376"/>
    <w:rsid w:val="3AFA5985"/>
    <w:rsid w:val="3AFCDD26"/>
    <w:rsid w:val="3AFFD83F"/>
    <w:rsid w:val="3B00C1F5"/>
    <w:rsid w:val="3B022F75"/>
    <w:rsid w:val="3B04FB2C"/>
    <w:rsid w:val="3B0763DC"/>
    <w:rsid w:val="3B078255"/>
    <w:rsid w:val="3B102A07"/>
    <w:rsid w:val="3B126153"/>
    <w:rsid w:val="3B2056C9"/>
    <w:rsid w:val="3B249943"/>
    <w:rsid w:val="3B258EB5"/>
    <w:rsid w:val="3B28D8C5"/>
    <w:rsid w:val="3B293891"/>
    <w:rsid w:val="3B3408CE"/>
    <w:rsid w:val="3B379F05"/>
    <w:rsid w:val="3B381BF9"/>
    <w:rsid w:val="3B3BF877"/>
    <w:rsid w:val="3B3BF8D0"/>
    <w:rsid w:val="3B3C2BDD"/>
    <w:rsid w:val="3B46BD86"/>
    <w:rsid w:val="3B4CE1EB"/>
    <w:rsid w:val="3B56F132"/>
    <w:rsid w:val="3B571034"/>
    <w:rsid w:val="3B621FA8"/>
    <w:rsid w:val="3B762A9B"/>
    <w:rsid w:val="3B8687A2"/>
    <w:rsid w:val="3B88281A"/>
    <w:rsid w:val="3B8C177C"/>
    <w:rsid w:val="3B93D12B"/>
    <w:rsid w:val="3B94FFB7"/>
    <w:rsid w:val="3B9BA6B0"/>
    <w:rsid w:val="3B9EEE34"/>
    <w:rsid w:val="3BA4082B"/>
    <w:rsid w:val="3BA51C81"/>
    <w:rsid w:val="3BBA6198"/>
    <w:rsid w:val="3BBDD9E4"/>
    <w:rsid w:val="3BC523E2"/>
    <w:rsid w:val="3BC8A606"/>
    <w:rsid w:val="3BCD0695"/>
    <w:rsid w:val="3BD45A9E"/>
    <w:rsid w:val="3BD7F16B"/>
    <w:rsid w:val="3BD9932F"/>
    <w:rsid w:val="3BE2D374"/>
    <w:rsid w:val="3BF0CAC0"/>
    <w:rsid w:val="3BF90D8C"/>
    <w:rsid w:val="3C08ABFD"/>
    <w:rsid w:val="3C1CD555"/>
    <w:rsid w:val="3C300D23"/>
    <w:rsid w:val="3C3056CA"/>
    <w:rsid w:val="3C3073FE"/>
    <w:rsid w:val="3C360EA1"/>
    <w:rsid w:val="3C39FE32"/>
    <w:rsid w:val="3C481951"/>
    <w:rsid w:val="3C4CB59B"/>
    <w:rsid w:val="3C647259"/>
    <w:rsid w:val="3C661CC4"/>
    <w:rsid w:val="3C69AAF8"/>
    <w:rsid w:val="3C719E31"/>
    <w:rsid w:val="3C79458F"/>
    <w:rsid w:val="3C7AF870"/>
    <w:rsid w:val="3C7D46FF"/>
    <w:rsid w:val="3C85590D"/>
    <w:rsid w:val="3C8573D7"/>
    <w:rsid w:val="3C87A4EA"/>
    <w:rsid w:val="3C8A21B4"/>
    <w:rsid w:val="3C8C1D98"/>
    <w:rsid w:val="3C963AF9"/>
    <w:rsid w:val="3CA18DEF"/>
    <w:rsid w:val="3CA1CF50"/>
    <w:rsid w:val="3CA33566"/>
    <w:rsid w:val="3CA99DD2"/>
    <w:rsid w:val="3CBB16C0"/>
    <w:rsid w:val="3CBC0EAB"/>
    <w:rsid w:val="3CBDD8DF"/>
    <w:rsid w:val="3CC3D380"/>
    <w:rsid w:val="3CCC1EA7"/>
    <w:rsid w:val="3CD5039C"/>
    <w:rsid w:val="3CD7F0E7"/>
    <w:rsid w:val="3CE09D32"/>
    <w:rsid w:val="3CE12BA7"/>
    <w:rsid w:val="3CE2D3C3"/>
    <w:rsid w:val="3CE8B100"/>
    <w:rsid w:val="3CEFAFD9"/>
    <w:rsid w:val="3CF016CC"/>
    <w:rsid w:val="3CF4D72B"/>
    <w:rsid w:val="3CF5151B"/>
    <w:rsid w:val="3CF53794"/>
    <w:rsid w:val="3CFB4EE4"/>
    <w:rsid w:val="3CFD868D"/>
    <w:rsid w:val="3D0DE281"/>
    <w:rsid w:val="3D126C2A"/>
    <w:rsid w:val="3D137A47"/>
    <w:rsid w:val="3D2B1DB5"/>
    <w:rsid w:val="3D33B28E"/>
    <w:rsid w:val="3D39872A"/>
    <w:rsid w:val="3D3A6D28"/>
    <w:rsid w:val="3D3B38AF"/>
    <w:rsid w:val="3D3FB406"/>
    <w:rsid w:val="3D482145"/>
    <w:rsid w:val="3D7C0016"/>
    <w:rsid w:val="3D814F1D"/>
    <w:rsid w:val="3D833628"/>
    <w:rsid w:val="3D8AD6EA"/>
    <w:rsid w:val="3D901071"/>
    <w:rsid w:val="3D90EB6A"/>
    <w:rsid w:val="3D9B6591"/>
    <w:rsid w:val="3D9B8FAC"/>
    <w:rsid w:val="3DB21701"/>
    <w:rsid w:val="3DB946AF"/>
    <w:rsid w:val="3DCDCEAB"/>
    <w:rsid w:val="3DD039D2"/>
    <w:rsid w:val="3DD069EE"/>
    <w:rsid w:val="3DE7FD66"/>
    <w:rsid w:val="3DE89C1A"/>
    <w:rsid w:val="3DEA526C"/>
    <w:rsid w:val="3DED5F69"/>
    <w:rsid w:val="3DF03938"/>
    <w:rsid w:val="3DF9FE3C"/>
    <w:rsid w:val="3E063F42"/>
    <w:rsid w:val="3E06F503"/>
    <w:rsid w:val="3E077005"/>
    <w:rsid w:val="3E0BFFD6"/>
    <w:rsid w:val="3E0F798E"/>
    <w:rsid w:val="3E100AB9"/>
    <w:rsid w:val="3E115FD8"/>
    <w:rsid w:val="3E117EAC"/>
    <w:rsid w:val="3E19E26A"/>
    <w:rsid w:val="3E200EA0"/>
    <w:rsid w:val="3E22E0B5"/>
    <w:rsid w:val="3E23420B"/>
    <w:rsid w:val="3E366DD8"/>
    <w:rsid w:val="3E3D5C7C"/>
    <w:rsid w:val="3E428E04"/>
    <w:rsid w:val="3E43DD20"/>
    <w:rsid w:val="3E495582"/>
    <w:rsid w:val="3E4AB017"/>
    <w:rsid w:val="3E4CACBC"/>
    <w:rsid w:val="3E51DC09"/>
    <w:rsid w:val="3E566E4B"/>
    <w:rsid w:val="3E5EA06C"/>
    <w:rsid w:val="3E61216D"/>
    <w:rsid w:val="3E668D82"/>
    <w:rsid w:val="3E67DA7B"/>
    <w:rsid w:val="3E71E020"/>
    <w:rsid w:val="3E73B43B"/>
    <w:rsid w:val="3E7F46E1"/>
    <w:rsid w:val="3E88FA39"/>
    <w:rsid w:val="3E89161C"/>
    <w:rsid w:val="3E8EA656"/>
    <w:rsid w:val="3E99D755"/>
    <w:rsid w:val="3EA14EED"/>
    <w:rsid w:val="3EA67999"/>
    <w:rsid w:val="3EA8CC58"/>
    <w:rsid w:val="3EB12663"/>
    <w:rsid w:val="3EC0EECE"/>
    <w:rsid w:val="3EC2E8F8"/>
    <w:rsid w:val="3EC91FD6"/>
    <w:rsid w:val="3EC96098"/>
    <w:rsid w:val="3ECAA12D"/>
    <w:rsid w:val="3ED87287"/>
    <w:rsid w:val="3EEB67C4"/>
    <w:rsid w:val="3EF2C2A0"/>
    <w:rsid w:val="3EF84642"/>
    <w:rsid w:val="3EFC784B"/>
    <w:rsid w:val="3EFF286D"/>
    <w:rsid w:val="3F0638F9"/>
    <w:rsid w:val="3F182D84"/>
    <w:rsid w:val="3F20B5F5"/>
    <w:rsid w:val="3F218B82"/>
    <w:rsid w:val="3F219667"/>
    <w:rsid w:val="3F24D2AD"/>
    <w:rsid w:val="3F2DEC82"/>
    <w:rsid w:val="3F2E4804"/>
    <w:rsid w:val="3F2FCEC6"/>
    <w:rsid w:val="3F4241A9"/>
    <w:rsid w:val="3F4FAEB0"/>
    <w:rsid w:val="3F565E9A"/>
    <w:rsid w:val="3F58E5FD"/>
    <w:rsid w:val="3F5989DC"/>
    <w:rsid w:val="3F61187E"/>
    <w:rsid w:val="3F7AB40D"/>
    <w:rsid w:val="3F80C6FB"/>
    <w:rsid w:val="3F863152"/>
    <w:rsid w:val="3F86CFC6"/>
    <w:rsid w:val="3F8EAE7F"/>
    <w:rsid w:val="3F8F783B"/>
    <w:rsid w:val="3F967AC7"/>
    <w:rsid w:val="3FAD91DC"/>
    <w:rsid w:val="3FC2A309"/>
    <w:rsid w:val="3FC4280F"/>
    <w:rsid w:val="3FDCE530"/>
    <w:rsid w:val="3FDD61AF"/>
    <w:rsid w:val="3FEBBD1B"/>
    <w:rsid w:val="3FF5955B"/>
    <w:rsid w:val="3FF7756B"/>
    <w:rsid w:val="400670BC"/>
    <w:rsid w:val="400D9F36"/>
    <w:rsid w:val="401B9978"/>
    <w:rsid w:val="401F7747"/>
    <w:rsid w:val="4024F7C1"/>
    <w:rsid w:val="4029376F"/>
    <w:rsid w:val="402BF41F"/>
    <w:rsid w:val="402D03EF"/>
    <w:rsid w:val="402ED048"/>
    <w:rsid w:val="403267EB"/>
    <w:rsid w:val="40386EBD"/>
    <w:rsid w:val="403F38B4"/>
    <w:rsid w:val="403F72B6"/>
    <w:rsid w:val="403FE965"/>
    <w:rsid w:val="40473561"/>
    <w:rsid w:val="4048F562"/>
    <w:rsid w:val="404AEA36"/>
    <w:rsid w:val="404CF32F"/>
    <w:rsid w:val="404CF6C4"/>
    <w:rsid w:val="404EF66F"/>
    <w:rsid w:val="404F55C8"/>
    <w:rsid w:val="405868E1"/>
    <w:rsid w:val="406A1677"/>
    <w:rsid w:val="406C59F6"/>
    <w:rsid w:val="407A2BD6"/>
    <w:rsid w:val="407B07B8"/>
    <w:rsid w:val="40864CAD"/>
    <w:rsid w:val="40887B5B"/>
    <w:rsid w:val="4089FCB2"/>
    <w:rsid w:val="408AFAD1"/>
    <w:rsid w:val="408DAE38"/>
    <w:rsid w:val="408ECD59"/>
    <w:rsid w:val="40923A5D"/>
    <w:rsid w:val="409557FC"/>
    <w:rsid w:val="409A1B55"/>
    <w:rsid w:val="40AD7DAE"/>
    <w:rsid w:val="40B82D9A"/>
    <w:rsid w:val="40BE35F7"/>
    <w:rsid w:val="40C34074"/>
    <w:rsid w:val="40D15978"/>
    <w:rsid w:val="40D5418C"/>
    <w:rsid w:val="40D64E39"/>
    <w:rsid w:val="40DD5FBA"/>
    <w:rsid w:val="40E4BED2"/>
    <w:rsid w:val="40EB05D1"/>
    <w:rsid w:val="40F8C3A1"/>
    <w:rsid w:val="40FD4B58"/>
    <w:rsid w:val="4105FCD3"/>
    <w:rsid w:val="4106CE46"/>
    <w:rsid w:val="4106D0B6"/>
    <w:rsid w:val="410EEA92"/>
    <w:rsid w:val="4113F47A"/>
    <w:rsid w:val="4117D825"/>
    <w:rsid w:val="411EFA29"/>
    <w:rsid w:val="411F3B22"/>
    <w:rsid w:val="4123F1C5"/>
    <w:rsid w:val="412EFD40"/>
    <w:rsid w:val="41324719"/>
    <w:rsid w:val="4135FD39"/>
    <w:rsid w:val="41468C91"/>
    <w:rsid w:val="4152238C"/>
    <w:rsid w:val="416ED7B8"/>
    <w:rsid w:val="4172B80E"/>
    <w:rsid w:val="417649B6"/>
    <w:rsid w:val="41800590"/>
    <w:rsid w:val="418F227C"/>
    <w:rsid w:val="41A6FA3A"/>
    <w:rsid w:val="41B4FEA7"/>
    <w:rsid w:val="41BE1BDA"/>
    <w:rsid w:val="41C734FB"/>
    <w:rsid w:val="41C8218B"/>
    <w:rsid w:val="41D0BBC6"/>
    <w:rsid w:val="41D98EB7"/>
    <w:rsid w:val="41DBD950"/>
    <w:rsid w:val="41DC7865"/>
    <w:rsid w:val="41FB0123"/>
    <w:rsid w:val="41FD7AA3"/>
    <w:rsid w:val="420544AF"/>
    <w:rsid w:val="422ECBD9"/>
    <w:rsid w:val="42341467"/>
    <w:rsid w:val="42391678"/>
    <w:rsid w:val="42404194"/>
    <w:rsid w:val="42407B2C"/>
    <w:rsid w:val="424A6F8F"/>
    <w:rsid w:val="4263A08F"/>
    <w:rsid w:val="4277A415"/>
    <w:rsid w:val="427DE85F"/>
    <w:rsid w:val="42875291"/>
    <w:rsid w:val="4288C96B"/>
    <w:rsid w:val="428B837B"/>
    <w:rsid w:val="428FB6A2"/>
    <w:rsid w:val="42910A35"/>
    <w:rsid w:val="42A0D8B3"/>
    <w:rsid w:val="42A12856"/>
    <w:rsid w:val="42A40FD8"/>
    <w:rsid w:val="42AE18B2"/>
    <w:rsid w:val="42C73C26"/>
    <w:rsid w:val="42D323E4"/>
    <w:rsid w:val="42EA2226"/>
    <w:rsid w:val="42EC1E2A"/>
    <w:rsid w:val="42F400B0"/>
    <w:rsid w:val="4309EE61"/>
    <w:rsid w:val="430EB521"/>
    <w:rsid w:val="430EED7D"/>
    <w:rsid w:val="430F8600"/>
    <w:rsid w:val="4311CC34"/>
    <w:rsid w:val="43125467"/>
    <w:rsid w:val="43151158"/>
    <w:rsid w:val="431A653D"/>
    <w:rsid w:val="431D9692"/>
    <w:rsid w:val="4320D9EA"/>
    <w:rsid w:val="43224D52"/>
    <w:rsid w:val="4325002F"/>
    <w:rsid w:val="432C87BA"/>
    <w:rsid w:val="432CF189"/>
    <w:rsid w:val="4331A470"/>
    <w:rsid w:val="43456B13"/>
    <w:rsid w:val="434ABF76"/>
    <w:rsid w:val="434F5048"/>
    <w:rsid w:val="43557C15"/>
    <w:rsid w:val="4364B941"/>
    <w:rsid w:val="436CD89A"/>
    <w:rsid w:val="43740ADC"/>
    <w:rsid w:val="43749D54"/>
    <w:rsid w:val="4376D0D4"/>
    <w:rsid w:val="437CA66D"/>
    <w:rsid w:val="43817D67"/>
    <w:rsid w:val="43851FD4"/>
    <w:rsid w:val="4386DADA"/>
    <w:rsid w:val="438BDFC4"/>
    <w:rsid w:val="43947E7F"/>
    <w:rsid w:val="439D39A5"/>
    <w:rsid w:val="43AB1E8E"/>
    <w:rsid w:val="43AEA97A"/>
    <w:rsid w:val="43BC6F63"/>
    <w:rsid w:val="43C5DC06"/>
    <w:rsid w:val="43CBE607"/>
    <w:rsid w:val="43CDE883"/>
    <w:rsid w:val="43D0290B"/>
    <w:rsid w:val="43E15549"/>
    <w:rsid w:val="43E637E9"/>
    <w:rsid w:val="43E8784E"/>
    <w:rsid w:val="43F18058"/>
    <w:rsid w:val="43F6F7E6"/>
    <w:rsid w:val="43FC6830"/>
    <w:rsid w:val="43FC8E47"/>
    <w:rsid w:val="43FC981A"/>
    <w:rsid w:val="441450A3"/>
    <w:rsid w:val="4416E723"/>
    <w:rsid w:val="4417E89F"/>
    <w:rsid w:val="441D52D5"/>
    <w:rsid w:val="4426DDB9"/>
    <w:rsid w:val="443E838F"/>
    <w:rsid w:val="444FD264"/>
    <w:rsid w:val="4460D61C"/>
    <w:rsid w:val="446E88C5"/>
    <w:rsid w:val="44783BF3"/>
    <w:rsid w:val="447ACCE5"/>
    <w:rsid w:val="447CAFB8"/>
    <w:rsid w:val="44800EEC"/>
    <w:rsid w:val="44826CC0"/>
    <w:rsid w:val="4482D246"/>
    <w:rsid w:val="44890134"/>
    <w:rsid w:val="448C9F6B"/>
    <w:rsid w:val="44930C61"/>
    <w:rsid w:val="44963AE4"/>
    <w:rsid w:val="44979CBE"/>
    <w:rsid w:val="449D3B45"/>
    <w:rsid w:val="449E7006"/>
    <w:rsid w:val="449E80DF"/>
    <w:rsid w:val="449FE33F"/>
    <w:rsid w:val="44A92468"/>
    <w:rsid w:val="44AAD430"/>
    <w:rsid w:val="44B6EF9B"/>
    <w:rsid w:val="44BC8818"/>
    <w:rsid w:val="44BDE9EF"/>
    <w:rsid w:val="44CB0251"/>
    <w:rsid w:val="44D9FCC1"/>
    <w:rsid w:val="44E63CCF"/>
    <w:rsid w:val="44F049F1"/>
    <w:rsid w:val="44F0D4E7"/>
    <w:rsid w:val="44F71C2B"/>
    <w:rsid w:val="44FB8373"/>
    <w:rsid w:val="44FE752F"/>
    <w:rsid w:val="44FEE367"/>
    <w:rsid w:val="450026D9"/>
    <w:rsid w:val="451AD35B"/>
    <w:rsid w:val="452477CD"/>
    <w:rsid w:val="4526A1C8"/>
    <w:rsid w:val="4529E02B"/>
    <w:rsid w:val="452F699F"/>
    <w:rsid w:val="45375EE7"/>
    <w:rsid w:val="4538C36A"/>
    <w:rsid w:val="4539D848"/>
    <w:rsid w:val="45428319"/>
    <w:rsid w:val="4548A17E"/>
    <w:rsid w:val="454ACE4F"/>
    <w:rsid w:val="454FBE4A"/>
    <w:rsid w:val="4558F023"/>
    <w:rsid w:val="456F939C"/>
    <w:rsid w:val="45804B9E"/>
    <w:rsid w:val="4582DF93"/>
    <w:rsid w:val="4582E58F"/>
    <w:rsid w:val="45908F39"/>
    <w:rsid w:val="4592C251"/>
    <w:rsid w:val="4594218C"/>
    <w:rsid w:val="45983891"/>
    <w:rsid w:val="459D8D16"/>
    <w:rsid w:val="45BCB359"/>
    <w:rsid w:val="45BDA48D"/>
    <w:rsid w:val="45D257A9"/>
    <w:rsid w:val="45D5E9A8"/>
    <w:rsid w:val="45DAE198"/>
    <w:rsid w:val="45E30AD4"/>
    <w:rsid w:val="45E7AF4B"/>
    <w:rsid w:val="45E8C696"/>
    <w:rsid w:val="45ECEF33"/>
    <w:rsid w:val="45EE4CFE"/>
    <w:rsid w:val="45EF9D26"/>
    <w:rsid w:val="45FF4904"/>
    <w:rsid w:val="4600D84A"/>
    <w:rsid w:val="4603C66E"/>
    <w:rsid w:val="4617CB61"/>
    <w:rsid w:val="461F16E8"/>
    <w:rsid w:val="4629CEA4"/>
    <w:rsid w:val="462AEEAF"/>
    <w:rsid w:val="46362602"/>
    <w:rsid w:val="463C091A"/>
    <w:rsid w:val="464E308A"/>
    <w:rsid w:val="4653831D"/>
    <w:rsid w:val="4659DC8D"/>
    <w:rsid w:val="465B83E3"/>
    <w:rsid w:val="465DD80B"/>
    <w:rsid w:val="466B33F6"/>
    <w:rsid w:val="466D123B"/>
    <w:rsid w:val="466FC5A7"/>
    <w:rsid w:val="4672BFDD"/>
    <w:rsid w:val="467B7102"/>
    <w:rsid w:val="46836A6D"/>
    <w:rsid w:val="46894B76"/>
    <w:rsid w:val="468959ED"/>
    <w:rsid w:val="468B9BC3"/>
    <w:rsid w:val="46927F79"/>
    <w:rsid w:val="4695A8ED"/>
    <w:rsid w:val="469D4D39"/>
    <w:rsid w:val="46A92704"/>
    <w:rsid w:val="46AD3DB9"/>
    <w:rsid w:val="46B6F8C5"/>
    <w:rsid w:val="46B9CB4F"/>
    <w:rsid w:val="46BC5B06"/>
    <w:rsid w:val="46C80362"/>
    <w:rsid w:val="46CDBCD6"/>
    <w:rsid w:val="46DC2E5A"/>
    <w:rsid w:val="46E26E16"/>
    <w:rsid w:val="46E9A3A0"/>
    <w:rsid w:val="46ECB3CB"/>
    <w:rsid w:val="46FBE619"/>
    <w:rsid w:val="46FDB5CD"/>
    <w:rsid w:val="4707491F"/>
    <w:rsid w:val="4709A85F"/>
    <w:rsid w:val="47147167"/>
    <w:rsid w:val="47165743"/>
    <w:rsid w:val="471ECC5A"/>
    <w:rsid w:val="4720046A"/>
    <w:rsid w:val="472E471A"/>
    <w:rsid w:val="47330AB8"/>
    <w:rsid w:val="4739CE2A"/>
    <w:rsid w:val="473EAA89"/>
    <w:rsid w:val="47476731"/>
    <w:rsid w:val="475A2774"/>
    <w:rsid w:val="475B8628"/>
    <w:rsid w:val="4768FD03"/>
    <w:rsid w:val="476C9D95"/>
    <w:rsid w:val="476E03C0"/>
    <w:rsid w:val="476F3585"/>
    <w:rsid w:val="4770E156"/>
    <w:rsid w:val="47850306"/>
    <w:rsid w:val="4785C5F2"/>
    <w:rsid w:val="47897F14"/>
    <w:rsid w:val="4791154E"/>
    <w:rsid w:val="4793A4BA"/>
    <w:rsid w:val="47A731BA"/>
    <w:rsid w:val="47AEF7E4"/>
    <w:rsid w:val="47B73795"/>
    <w:rsid w:val="47BB09A1"/>
    <w:rsid w:val="47C01821"/>
    <w:rsid w:val="47C40E4C"/>
    <w:rsid w:val="47D0DCE6"/>
    <w:rsid w:val="47D5C6B3"/>
    <w:rsid w:val="47D96AE6"/>
    <w:rsid w:val="47E9D972"/>
    <w:rsid w:val="47F0C8A6"/>
    <w:rsid w:val="47F7B987"/>
    <w:rsid w:val="48117CED"/>
    <w:rsid w:val="481ECAF1"/>
    <w:rsid w:val="4823EBB2"/>
    <w:rsid w:val="4827752E"/>
    <w:rsid w:val="483B6146"/>
    <w:rsid w:val="484E5CD3"/>
    <w:rsid w:val="4855993C"/>
    <w:rsid w:val="48640277"/>
    <w:rsid w:val="486A7E17"/>
    <w:rsid w:val="48779D4B"/>
    <w:rsid w:val="487EC737"/>
    <w:rsid w:val="4881252B"/>
    <w:rsid w:val="4882BA84"/>
    <w:rsid w:val="488386A4"/>
    <w:rsid w:val="488804A2"/>
    <w:rsid w:val="488B1A38"/>
    <w:rsid w:val="489149CF"/>
    <w:rsid w:val="4896EF28"/>
    <w:rsid w:val="489E6ED8"/>
    <w:rsid w:val="48A3868E"/>
    <w:rsid w:val="48A8A2F0"/>
    <w:rsid w:val="48B41009"/>
    <w:rsid w:val="48C6BBBD"/>
    <w:rsid w:val="48D05250"/>
    <w:rsid w:val="48DBC05B"/>
    <w:rsid w:val="48DC17C9"/>
    <w:rsid w:val="48E00EAC"/>
    <w:rsid w:val="48E2777E"/>
    <w:rsid w:val="48E4B2E6"/>
    <w:rsid w:val="48E4D96E"/>
    <w:rsid w:val="48F05C9B"/>
    <w:rsid w:val="48F2D867"/>
    <w:rsid w:val="48F3C44C"/>
    <w:rsid w:val="490C4F3B"/>
    <w:rsid w:val="4911CCAC"/>
    <w:rsid w:val="4915E3B6"/>
    <w:rsid w:val="4920E02E"/>
    <w:rsid w:val="4934A135"/>
    <w:rsid w:val="49381F74"/>
    <w:rsid w:val="493DC572"/>
    <w:rsid w:val="49459FF0"/>
    <w:rsid w:val="494B0389"/>
    <w:rsid w:val="495B9CEC"/>
    <w:rsid w:val="4963BE43"/>
    <w:rsid w:val="49700971"/>
    <w:rsid w:val="4971410D"/>
    <w:rsid w:val="498B715D"/>
    <w:rsid w:val="499503B3"/>
    <w:rsid w:val="499B4C6F"/>
    <w:rsid w:val="49B55AB2"/>
    <w:rsid w:val="49C52DC2"/>
    <w:rsid w:val="49C5DE9D"/>
    <w:rsid w:val="49CD8532"/>
    <w:rsid w:val="49DA341F"/>
    <w:rsid w:val="49F016E9"/>
    <w:rsid w:val="49F10C4A"/>
    <w:rsid w:val="49F5C0C2"/>
    <w:rsid w:val="49F6214C"/>
    <w:rsid w:val="4A097F7D"/>
    <w:rsid w:val="4A0CA66E"/>
    <w:rsid w:val="4A134D99"/>
    <w:rsid w:val="4A13A23E"/>
    <w:rsid w:val="4A152AEE"/>
    <w:rsid w:val="4A16B1F9"/>
    <w:rsid w:val="4A1E96E9"/>
    <w:rsid w:val="4A22C2F7"/>
    <w:rsid w:val="4A2CDF20"/>
    <w:rsid w:val="4A2F7AEB"/>
    <w:rsid w:val="4A402108"/>
    <w:rsid w:val="4A40DFBA"/>
    <w:rsid w:val="4A4BA419"/>
    <w:rsid w:val="4A4BEB8E"/>
    <w:rsid w:val="4A4C8F27"/>
    <w:rsid w:val="4A563592"/>
    <w:rsid w:val="4A595A81"/>
    <w:rsid w:val="4A5CB64E"/>
    <w:rsid w:val="4A720EB8"/>
    <w:rsid w:val="4A72816D"/>
    <w:rsid w:val="4A792033"/>
    <w:rsid w:val="4A834A00"/>
    <w:rsid w:val="4A885186"/>
    <w:rsid w:val="4A8BCEAF"/>
    <w:rsid w:val="4A8C2172"/>
    <w:rsid w:val="4A9F3B91"/>
    <w:rsid w:val="4AA172D8"/>
    <w:rsid w:val="4AA2DAD2"/>
    <w:rsid w:val="4AADE0E3"/>
    <w:rsid w:val="4AAEDA71"/>
    <w:rsid w:val="4AB77206"/>
    <w:rsid w:val="4AB7ECF6"/>
    <w:rsid w:val="4ABCF287"/>
    <w:rsid w:val="4ABED87E"/>
    <w:rsid w:val="4ABFEC5F"/>
    <w:rsid w:val="4AD3B79B"/>
    <w:rsid w:val="4ADCC473"/>
    <w:rsid w:val="4ADD512F"/>
    <w:rsid w:val="4ADFB174"/>
    <w:rsid w:val="4AEC2B45"/>
    <w:rsid w:val="4AEC4FF5"/>
    <w:rsid w:val="4AEC53E0"/>
    <w:rsid w:val="4AF7B8E3"/>
    <w:rsid w:val="4AF86C62"/>
    <w:rsid w:val="4AFCA1D8"/>
    <w:rsid w:val="4AFDF7AF"/>
    <w:rsid w:val="4AFEA6D4"/>
    <w:rsid w:val="4B04186F"/>
    <w:rsid w:val="4B13F8EB"/>
    <w:rsid w:val="4B1D11DE"/>
    <w:rsid w:val="4B260316"/>
    <w:rsid w:val="4B2C956A"/>
    <w:rsid w:val="4B37BF0B"/>
    <w:rsid w:val="4B396869"/>
    <w:rsid w:val="4B3972D8"/>
    <w:rsid w:val="4B3A4CFA"/>
    <w:rsid w:val="4B3AE764"/>
    <w:rsid w:val="4B3C58D4"/>
    <w:rsid w:val="4B44C38E"/>
    <w:rsid w:val="4B45093C"/>
    <w:rsid w:val="4B4595F7"/>
    <w:rsid w:val="4B499F2F"/>
    <w:rsid w:val="4B581B74"/>
    <w:rsid w:val="4B6E4BB9"/>
    <w:rsid w:val="4B727289"/>
    <w:rsid w:val="4B7E710B"/>
    <w:rsid w:val="4B7F47D8"/>
    <w:rsid w:val="4B86654A"/>
    <w:rsid w:val="4B8BA08E"/>
    <w:rsid w:val="4B91AA33"/>
    <w:rsid w:val="4B9C8FC1"/>
    <w:rsid w:val="4BBAA2F7"/>
    <w:rsid w:val="4BBEBECE"/>
    <w:rsid w:val="4BBF881C"/>
    <w:rsid w:val="4BC9220C"/>
    <w:rsid w:val="4BCFE37D"/>
    <w:rsid w:val="4BD5728F"/>
    <w:rsid w:val="4BD9CD5B"/>
    <w:rsid w:val="4BDA155B"/>
    <w:rsid w:val="4BDBB7A3"/>
    <w:rsid w:val="4BDD6225"/>
    <w:rsid w:val="4BE76042"/>
    <w:rsid w:val="4BF6A416"/>
    <w:rsid w:val="4BF813E3"/>
    <w:rsid w:val="4BFB6439"/>
    <w:rsid w:val="4C048E7B"/>
    <w:rsid w:val="4C0E89A2"/>
    <w:rsid w:val="4C1294A3"/>
    <w:rsid w:val="4C2599A5"/>
    <w:rsid w:val="4C306F91"/>
    <w:rsid w:val="4C33AA83"/>
    <w:rsid w:val="4C3C6A03"/>
    <w:rsid w:val="4C4A45F5"/>
    <w:rsid w:val="4C4F9048"/>
    <w:rsid w:val="4C5D9DD8"/>
    <w:rsid w:val="4C64A589"/>
    <w:rsid w:val="4C662AD7"/>
    <w:rsid w:val="4C6C1B8D"/>
    <w:rsid w:val="4C870B00"/>
    <w:rsid w:val="4C91CCC7"/>
    <w:rsid w:val="4C937BBF"/>
    <w:rsid w:val="4C983085"/>
    <w:rsid w:val="4C9A37A3"/>
    <w:rsid w:val="4C9D66D9"/>
    <w:rsid w:val="4CAEB5F4"/>
    <w:rsid w:val="4CAFC94C"/>
    <w:rsid w:val="4CBFADF5"/>
    <w:rsid w:val="4CC1E994"/>
    <w:rsid w:val="4CC6DFC3"/>
    <w:rsid w:val="4CC7C6D6"/>
    <w:rsid w:val="4CD4215E"/>
    <w:rsid w:val="4CD75143"/>
    <w:rsid w:val="4CE36533"/>
    <w:rsid w:val="4CE693DC"/>
    <w:rsid w:val="4D12207A"/>
    <w:rsid w:val="4D124D6B"/>
    <w:rsid w:val="4D1D04D1"/>
    <w:rsid w:val="4D1FEAE8"/>
    <w:rsid w:val="4D2511CA"/>
    <w:rsid w:val="4D387B5D"/>
    <w:rsid w:val="4D4052F8"/>
    <w:rsid w:val="4D512E2E"/>
    <w:rsid w:val="4D58B66C"/>
    <w:rsid w:val="4D5A2E6B"/>
    <w:rsid w:val="4D62574A"/>
    <w:rsid w:val="4D6819A8"/>
    <w:rsid w:val="4D7C5DCC"/>
    <w:rsid w:val="4D7F28EB"/>
    <w:rsid w:val="4D7FFA55"/>
    <w:rsid w:val="4D80C64E"/>
    <w:rsid w:val="4D8F1F06"/>
    <w:rsid w:val="4D90A82C"/>
    <w:rsid w:val="4D9B0DCD"/>
    <w:rsid w:val="4DB1BFA3"/>
    <w:rsid w:val="4DB2D9F6"/>
    <w:rsid w:val="4DB892C8"/>
    <w:rsid w:val="4DCA1BB2"/>
    <w:rsid w:val="4DD005A9"/>
    <w:rsid w:val="4DD92F97"/>
    <w:rsid w:val="4DE769B0"/>
    <w:rsid w:val="4DEA54F1"/>
    <w:rsid w:val="4DEC3A74"/>
    <w:rsid w:val="4DEC555B"/>
    <w:rsid w:val="4DF8D9CA"/>
    <w:rsid w:val="4E0A2FCD"/>
    <w:rsid w:val="4E0AC9D4"/>
    <w:rsid w:val="4E0BDC0F"/>
    <w:rsid w:val="4E0DDE79"/>
    <w:rsid w:val="4E0E9ADC"/>
    <w:rsid w:val="4E11EF34"/>
    <w:rsid w:val="4E13E3D3"/>
    <w:rsid w:val="4E14674C"/>
    <w:rsid w:val="4E146BDE"/>
    <w:rsid w:val="4E178BDE"/>
    <w:rsid w:val="4E19C86E"/>
    <w:rsid w:val="4E1DF5BB"/>
    <w:rsid w:val="4E204B7E"/>
    <w:rsid w:val="4E2863C8"/>
    <w:rsid w:val="4E2D9D28"/>
    <w:rsid w:val="4E3F5588"/>
    <w:rsid w:val="4E47EB40"/>
    <w:rsid w:val="4E4D1AC7"/>
    <w:rsid w:val="4E4E9EBC"/>
    <w:rsid w:val="4E55AE0F"/>
    <w:rsid w:val="4E5AA41D"/>
    <w:rsid w:val="4E5B0C16"/>
    <w:rsid w:val="4E61F571"/>
    <w:rsid w:val="4E637705"/>
    <w:rsid w:val="4E6C7521"/>
    <w:rsid w:val="4E71DDB1"/>
    <w:rsid w:val="4E76CFAA"/>
    <w:rsid w:val="4E8958B5"/>
    <w:rsid w:val="4E8B4E98"/>
    <w:rsid w:val="4E96CF6D"/>
    <w:rsid w:val="4E994AEE"/>
    <w:rsid w:val="4EA36D05"/>
    <w:rsid w:val="4EA3ABF6"/>
    <w:rsid w:val="4EA55514"/>
    <w:rsid w:val="4EA590D9"/>
    <w:rsid w:val="4EA63454"/>
    <w:rsid w:val="4EA75B5C"/>
    <w:rsid w:val="4EA89D50"/>
    <w:rsid w:val="4EC67D84"/>
    <w:rsid w:val="4ED3E5CB"/>
    <w:rsid w:val="4EE46F67"/>
    <w:rsid w:val="4EF5ADFE"/>
    <w:rsid w:val="4EF71B7B"/>
    <w:rsid w:val="4EFAECBB"/>
    <w:rsid w:val="4EFE2EEF"/>
    <w:rsid w:val="4EFE657C"/>
    <w:rsid w:val="4F018B1E"/>
    <w:rsid w:val="4F09664F"/>
    <w:rsid w:val="4F0B0990"/>
    <w:rsid w:val="4F0C3713"/>
    <w:rsid w:val="4F12DA6E"/>
    <w:rsid w:val="4F1951FE"/>
    <w:rsid w:val="4F238ACA"/>
    <w:rsid w:val="4F28B217"/>
    <w:rsid w:val="4F2CCA78"/>
    <w:rsid w:val="4F344F8F"/>
    <w:rsid w:val="4F36A01B"/>
    <w:rsid w:val="4F3C527F"/>
    <w:rsid w:val="4F4CB1E8"/>
    <w:rsid w:val="4F4F2158"/>
    <w:rsid w:val="4F54C060"/>
    <w:rsid w:val="4F63AD6F"/>
    <w:rsid w:val="4F649A8C"/>
    <w:rsid w:val="4F66DD57"/>
    <w:rsid w:val="4F6A3954"/>
    <w:rsid w:val="4F6C20E7"/>
    <w:rsid w:val="4F6C6E8C"/>
    <w:rsid w:val="4F795C07"/>
    <w:rsid w:val="4F82FD86"/>
    <w:rsid w:val="4F8345EA"/>
    <w:rsid w:val="4F83AFA5"/>
    <w:rsid w:val="4F885A5D"/>
    <w:rsid w:val="4F8C5361"/>
    <w:rsid w:val="4F941C74"/>
    <w:rsid w:val="4FA5D59E"/>
    <w:rsid w:val="4FACB599"/>
    <w:rsid w:val="4FB1CC14"/>
    <w:rsid w:val="4FBDA282"/>
    <w:rsid w:val="4FC02142"/>
    <w:rsid w:val="4FC36E76"/>
    <w:rsid w:val="4FD7029C"/>
    <w:rsid w:val="4FDDCEBF"/>
    <w:rsid w:val="4FED6E3C"/>
    <w:rsid w:val="50015F82"/>
    <w:rsid w:val="500F125B"/>
    <w:rsid w:val="501D1AF4"/>
    <w:rsid w:val="50274184"/>
    <w:rsid w:val="50381369"/>
    <w:rsid w:val="503C3546"/>
    <w:rsid w:val="503DA7ED"/>
    <w:rsid w:val="50457E4D"/>
    <w:rsid w:val="50490D69"/>
    <w:rsid w:val="5054CC7F"/>
    <w:rsid w:val="5065AD33"/>
    <w:rsid w:val="5067CC80"/>
    <w:rsid w:val="506B0814"/>
    <w:rsid w:val="507C2606"/>
    <w:rsid w:val="50816D87"/>
    <w:rsid w:val="5092EBDC"/>
    <w:rsid w:val="50974076"/>
    <w:rsid w:val="50A26EA9"/>
    <w:rsid w:val="50B2F93F"/>
    <w:rsid w:val="50BA61AA"/>
    <w:rsid w:val="50C9E5BD"/>
    <w:rsid w:val="50CD0038"/>
    <w:rsid w:val="50D03586"/>
    <w:rsid w:val="50DC322A"/>
    <w:rsid w:val="50E38E29"/>
    <w:rsid w:val="50E8E7FB"/>
    <w:rsid w:val="50EF242A"/>
    <w:rsid w:val="50F30F55"/>
    <w:rsid w:val="50F65A16"/>
    <w:rsid w:val="50F76C36"/>
    <w:rsid w:val="50F883C9"/>
    <w:rsid w:val="50FB09CC"/>
    <w:rsid w:val="50FB397D"/>
    <w:rsid w:val="5103536A"/>
    <w:rsid w:val="5106D9F8"/>
    <w:rsid w:val="51071207"/>
    <w:rsid w:val="510CB3B5"/>
    <w:rsid w:val="51159D1A"/>
    <w:rsid w:val="511C6F8B"/>
    <w:rsid w:val="511E32B6"/>
    <w:rsid w:val="5129F1B4"/>
    <w:rsid w:val="51353E0C"/>
    <w:rsid w:val="5152EA44"/>
    <w:rsid w:val="51590242"/>
    <w:rsid w:val="515F4609"/>
    <w:rsid w:val="5160E9D3"/>
    <w:rsid w:val="5161C232"/>
    <w:rsid w:val="5162467C"/>
    <w:rsid w:val="5175D469"/>
    <w:rsid w:val="517ED91C"/>
    <w:rsid w:val="518286F2"/>
    <w:rsid w:val="5188C10F"/>
    <w:rsid w:val="51939C66"/>
    <w:rsid w:val="519DBDA0"/>
    <w:rsid w:val="519DC9F1"/>
    <w:rsid w:val="519E44D6"/>
    <w:rsid w:val="519ED4D3"/>
    <w:rsid w:val="51A46FDA"/>
    <w:rsid w:val="51B0ACCA"/>
    <w:rsid w:val="51B183B4"/>
    <w:rsid w:val="51B4472C"/>
    <w:rsid w:val="51B54072"/>
    <w:rsid w:val="51C96CBD"/>
    <w:rsid w:val="51CE6FCB"/>
    <w:rsid w:val="51D1AD86"/>
    <w:rsid w:val="51D78412"/>
    <w:rsid w:val="51DF4247"/>
    <w:rsid w:val="51E2FDBC"/>
    <w:rsid w:val="51EB8C26"/>
    <w:rsid w:val="51EDF8C5"/>
    <w:rsid w:val="51EF991C"/>
    <w:rsid w:val="51FE4838"/>
    <w:rsid w:val="520D8B1F"/>
    <w:rsid w:val="52134CA3"/>
    <w:rsid w:val="52251738"/>
    <w:rsid w:val="5233A0A1"/>
    <w:rsid w:val="5234DDD3"/>
    <w:rsid w:val="524316A8"/>
    <w:rsid w:val="5249C05F"/>
    <w:rsid w:val="524AA074"/>
    <w:rsid w:val="524D6894"/>
    <w:rsid w:val="525EC797"/>
    <w:rsid w:val="525ED8DF"/>
    <w:rsid w:val="525FB231"/>
    <w:rsid w:val="5268D571"/>
    <w:rsid w:val="526C4C38"/>
    <w:rsid w:val="52801D40"/>
    <w:rsid w:val="52837CB3"/>
    <w:rsid w:val="529FF1C0"/>
    <w:rsid w:val="52A8D65C"/>
    <w:rsid w:val="52B6EFB1"/>
    <w:rsid w:val="52D2BA81"/>
    <w:rsid w:val="52D3EBE9"/>
    <w:rsid w:val="52D9DE88"/>
    <w:rsid w:val="52EDFB5C"/>
    <w:rsid w:val="52F4EC82"/>
    <w:rsid w:val="52F9C846"/>
    <w:rsid w:val="52FB2F58"/>
    <w:rsid w:val="530F8D79"/>
    <w:rsid w:val="531BEB45"/>
    <w:rsid w:val="531DAA4D"/>
    <w:rsid w:val="53229F9B"/>
    <w:rsid w:val="532B13F9"/>
    <w:rsid w:val="533379B4"/>
    <w:rsid w:val="5338F90A"/>
    <w:rsid w:val="5344D0C4"/>
    <w:rsid w:val="535530C1"/>
    <w:rsid w:val="5355CD6E"/>
    <w:rsid w:val="53568EAA"/>
    <w:rsid w:val="53572EBB"/>
    <w:rsid w:val="5366D78D"/>
    <w:rsid w:val="536F72E2"/>
    <w:rsid w:val="5370834F"/>
    <w:rsid w:val="53715645"/>
    <w:rsid w:val="537685BA"/>
    <w:rsid w:val="537A18A3"/>
    <w:rsid w:val="537FCFEB"/>
    <w:rsid w:val="53826767"/>
    <w:rsid w:val="53839613"/>
    <w:rsid w:val="53843D66"/>
    <w:rsid w:val="5387CD9B"/>
    <w:rsid w:val="5387F598"/>
    <w:rsid w:val="53894452"/>
    <w:rsid w:val="53904EA0"/>
    <w:rsid w:val="5393F479"/>
    <w:rsid w:val="53977C3B"/>
    <w:rsid w:val="5399ED03"/>
    <w:rsid w:val="53A0DC20"/>
    <w:rsid w:val="53A4531D"/>
    <w:rsid w:val="53B417C4"/>
    <w:rsid w:val="53CB7F85"/>
    <w:rsid w:val="53DC3438"/>
    <w:rsid w:val="53DE4504"/>
    <w:rsid w:val="53DFFE3C"/>
    <w:rsid w:val="53E39025"/>
    <w:rsid w:val="53F11A1C"/>
    <w:rsid w:val="53FDC01B"/>
    <w:rsid w:val="54028886"/>
    <w:rsid w:val="54049C22"/>
    <w:rsid w:val="541393D9"/>
    <w:rsid w:val="542B585B"/>
    <w:rsid w:val="543CB29F"/>
    <w:rsid w:val="544ED0FB"/>
    <w:rsid w:val="5451D7F9"/>
    <w:rsid w:val="5461F10F"/>
    <w:rsid w:val="546415FF"/>
    <w:rsid w:val="5464E9BD"/>
    <w:rsid w:val="546A5928"/>
    <w:rsid w:val="546BB527"/>
    <w:rsid w:val="547135DD"/>
    <w:rsid w:val="547D9F3A"/>
    <w:rsid w:val="54839967"/>
    <w:rsid w:val="5489B6CA"/>
    <w:rsid w:val="548D5181"/>
    <w:rsid w:val="548E4256"/>
    <w:rsid w:val="54AE2D66"/>
    <w:rsid w:val="54AF5C92"/>
    <w:rsid w:val="54AF841D"/>
    <w:rsid w:val="54B7BBA6"/>
    <w:rsid w:val="54BBA1A4"/>
    <w:rsid w:val="54BCCC2B"/>
    <w:rsid w:val="54C13280"/>
    <w:rsid w:val="54C543C6"/>
    <w:rsid w:val="54CF3B07"/>
    <w:rsid w:val="54D62A6A"/>
    <w:rsid w:val="54D6BB08"/>
    <w:rsid w:val="54DB5A89"/>
    <w:rsid w:val="54DDEFF5"/>
    <w:rsid w:val="54DE8B62"/>
    <w:rsid w:val="54DED4FA"/>
    <w:rsid w:val="54E08CBC"/>
    <w:rsid w:val="54E57D47"/>
    <w:rsid w:val="54E5946C"/>
    <w:rsid w:val="54EE55C8"/>
    <w:rsid w:val="54F01055"/>
    <w:rsid w:val="54F2FF75"/>
    <w:rsid w:val="54F9AEA8"/>
    <w:rsid w:val="55021EBD"/>
    <w:rsid w:val="5503997A"/>
    <w:rsid w:val="550E85B9"/>
    <w:rsid w:val="55101EE2"/>
    <w:rsid w:val="55134C7B"/>
    <w:rsid w:val="5526A4D0"/>
    <w:rsid w:val="55318EE0"/>
    <w:rsid w:val="55433145"/>
    <w:rsid w:val="555FB0BC"/>
    <w:rsid w:val="55620ED7"/>
    <w:rsid w:val="5564584B"/>
    <w:rsid w:val="556A1881"/>
    <w:rsid w:val="5572911D"/>
    <w:rsid w:val="5576574F"/>
    <w:rsid w:val="557C3CAF"/>
    <w:rsid w:val="557F4287"/>
    <w:rsid w:val="557F9E3B"/>
    <w:rsid w:val="559CD475"/>
    <w:rsid w:val="55AAEB73"/>
    <w:rsid w:val="55AC83E9"/>
    <w:rsid w:val="55B3B649"/>
    <w:rsid w:val="55BE4832"/>
    <w:rsid w:val="55CA254D"/>
    <w:rsid w:val="55CD6254"/>
    <w:rsid w:val="55D0D209"/>
    <w:rsid w:val="55D22524"/>
    <w:rsid w:val="55D24D9D"/>
    <w:rsid w:val="55D4775F"/>
    <w:rsid w:val="55DE9EEA"/>
    <w:rsid w:val="55EBE2BB"/>
    <w:rsid w:val="55F4F7F8"/>
    <w:rsid w:val="56025D07"/>
    <w:rsid w:val="5605D5C7"/>
    <w:rsid w:val="562CE187"/>
    <w:rsid w:val="5636B4CF"/>
    <w:rsid w:val="56393C09"/>
    <w:rsid w:val="56398B72"/>
    <w:rsid w:val="56405631"/>
    <w:rsid w:val="56433B82"/>
    <w:rsid w:val="56581021"/>
    <w:rsid w:val="56676077"/>
    <w:rsid w:val="566775C1"/>
    <w:rsid w:val="566851D0"/>
    <w:rsid w:val="566B24DC"/>
    <w:rsid w:val="566BAD83"/>
    <w:rsid w:val="5681EC4B"/>
    <w:rsid w:val="568A05D1"/>
    <w:rsid w:val="56931D41"/>
    <w:rsid w:val="5697CDD7"/>
    <w:rsid w:val="56A659A2"/>
    <w:rsid w:val="56ABE556"/>
    <w:rsid w:val="56B936B2"/>
    <w:rsid w:val="56B98F5E"/>
    <w:rsid w:val="56C4F232"/>
    <w:rsid w:val="56C799D2"/>
    <w:rsid w:val="56CE1A04"/>
    <w:rsid w:val="56DA4998"/>
    <w:rsid w:val="56E0FE9D"/>
    <w:rsid w:val="56E8C340"/>
    <w:rsid w:val="56EA667E"/>
    <w:rsid w:val="56EB1E93"/>
    <w:rsid w:val="56FA5F84"/>
    <w:rsid w:val="56FB71A9"/>
    <w:rsid w:val="56FD0BD9"/>
    <w:rsid w:val="57038125"/>
    <w:rsid w:val="5703A263"/>
    <w:rsid w:val="570ED8C8"/>
    <w:rsid w:val="57151A14"/>
    <w:rsid w:val="57202D02"/>
    <w:rsid w:val="57222AEC"/>
    <w:rsid w:val="572585FC"/>
    <w:rsid w:val="572E5DCE"/>
    <w:rsid w:val="573177B5"/>
    <w:rsid w:val="57374A37"/>
    <w:rsid w:val="5737D2D2"/>
    <w:rsid w:val="57414533"/>
    <w:rsid w:val="574A26D5"/>
    <w:rsid w:val="57509CF2"/>
    <w:rsid w:val="57598365"/>
    <w:rsid w:val="575D9047"/>
    <w:rsid w:val="576CA26A"/>
    <w:rsid w:val="5775C019"/>
    <w:rsid w:val="577B6D78"/>
    <w:rsid w:val="577E1FEC"/>
    <w:rsid w:val="577F572F"/>
    <w:rsid w:val="5785B8A1"/>
    <w:rsid w:val="57A1687C"/>
    <w:rsid w:val="57A73476"/>
    <w:rsid w:val="57AF1757"/>
    <w:rsid w:val="57B54287"/>
    <w:rsid w:val="57B92AB5"/>
    <w:rsid w:val="57C3BDC4"/>
    <w:rsid w:val="57CB3E47"/>
    <w:rsid w:val="57CDDBB9"/>
    <w:rsid w:val="57CEFBC3"/>
    <w:rsid w:val="57DE5655"/>
    <w:rsid w:val="57E73DB3"/>
    <w:rsid w:val="57E8CDD4"/>
    <w:rsid w:val="57F31F00"/>
    <w:rsid w:val="57F50BEC"/>
    <w:rsid w:val="57F84138"/>
    <w:rsid w:val="57FC8C7C"/>
    <w:rsid w:val="5800CB47"/>
    <w:rsid w:val="58073303"/>
    <w:rsid w:val="581A8DE8"/>
    <w:rsid w:val="581B5ED4"/>
    <w:rsid w:val="58354D3D"/>
    <w:rsid w:val="58397AF5"/>
    <w:rsid w:val="5847EC4B"/>
    <w:rsid w:val="58490BF3"/>
    <w:rsid w:val="584AA3D9"/>
    <w:rsid w:val="584B32B0"/>
    <w:rsid w:val="584D5BD8"/>
    <w:rsid w:val="584D6A6F"/>
    <w:rsid w:val="5857A568"/>
    <w:rsid w:val="5857B537"/>
    <w:rsid w:val="5857D475"/>
    <w:rsid w:val="5861FF15"/>
    <w:rsid w:val="58689818"/>
    <w:rsid w:val="586B1AD7"/>
    <w:rsid w:val="5882AAE0"/>
    <w:rsid w:val="58867257"/>
    <w:rsid w:val="5888A1B6"/>
    <w:rsid w:val="588B3296"/>
    <w:rsid w:val="588FCABF"/>
    <w:rsid w:val="5890ACFA"/>
    <w:rsid w:val="58A36549"/>
    <w:rsid w:val="58AA5D5E"/>
    <w:rsid w:val="58B2BEAF"/>
    <w:rsid w:val="58B98289"/>
    <w:rsid w:val="58C5F782"/>
    <w:rsid w:val="58C8C80E"/>
    <w:rsid w:val="58C8FC24"/>
    <w:rsid w:val="58D88A6D"/>
    <w:rsid w:val="58DBB2DF"/>
    <w:rsid w:val="58E141F6"/>
    <w:rsid w:val="58E416A5"/>
    <w:rsid w:val="58F1B6D3"/>
    <w:rsid w:val="58F75A0C"/>
    <w:rsid w:val="5905959E"/>
    <w:rsid w:val="590CE4C9"/>
    <w:rsid w:val="5918BA3B"/>
    <w:rsid w:val="591934EB"/>
    <w:rsid w:val="5919B288"/>
    <w:rsid w:val="59236DA3"/>
    <w:rsid w:val="59248E0F"/>
    <w:rsid w:val="5934173B"/>
    <w:rsid w:val="59358903"/>
    <w:rsid w:val="593B0736"/>
    <w:rsid w:val="593FF53A"/>
    <w:rsid w:val="59446100"/>
    <w:rsid w:val="5948B3A5"/>
    <w:rsid w:val="59576714"/>
    <w:rsid w:val="59722359"/>
    <w:rsid w:val="5972B2E2"/>
    <w:rsid w:val="5974947E"/>
    <w:rsid w:val="59770952"/>
    <w:rsid w:val="59839B47"/>
    <w:rsid w:val="5991792E"/>
    <w:rsid w:val="5995A382"/>
    <w:rsid w:val="5996B882"/>
    <w:rsid w:val="59A7AA50"/>
    <w:rsid w:val="59B4E143"/>
    <w:rsid w:val="59BF6A8F"/>
    <w:rsid w:val="59C2C59C"/>
    <w:rsid w:val="59C58C7D"/>
    <w:rsid w:val="59C612E1"/>
    <w:rsid w:val="59CC10E6"/>
    <w:rsid w:val="59D723F9"/>
    <w:rsid w:val="59E22C46"/>
    <w:rsid w:val="59E7178E"/>
    <w:rsid w:val="59F115A7"/>
    <w:rsid w:val="59F3C899"/>
    <w:rsid w:val="59F5D032"/>
    <w:rsid w:val="5A0A728E"/>
    <w:rsid w:val="5A0EA3FA"/>
    <w:rsid w:val="5A139558"/>
    <w:rsid w:val="5A139CDF"/>
    <w:rsid w:val="5A14786C"/>
    <w:rsid w:val="5A1A6839"/>
    <w:rsid w:val="5A1AB98B"/>
    <w:rsid w:val="5A1BF703"/>
    <w:rsid w:val="5A203D96"/>
    <w:rsid w:val="5A2132A5"/>
    <w:rsid w:val="5A238159"/>
    <w:rsid w:val="5A340D69"/>
    <w:rsid w:val="5A386749"/>
    <w:rsid w:val="5A3A9E47"/>
    <w:rsid w:val="5A3E1174"/>
    <w:rsid w:val="5A3FCAE2"/>
    <w:rsid w:val="5A48E8C0"/>
    <w:rsid w:val="5A4B4CF3"/>
    <w:rsid w:val="5A4E263A"/>
    <w:rsid w:val="5A4F84ED"/>
    <w:rsid w:val="5A6BD1F5"/>
    <w:rsid w:val="5A7727D3"/>
    <w:rsid w:val="5A93100A"/>
    <w:rsid w:val="5A94E932"/>
    <w:rsid w:val="5A983E8D"/>
    <w:rsid w:val="5A9DBF2E"/>
    <w:rsid w:val="5AA5AEC0"/>
    <w:rsid w:val="5AADB957"/>
    <w:rsid w:val="5AB27673"/>
    <w:rsid w:val="5AE4ECCD"/>
    <w:rsid w:val="5AE6C337"/>
    <w:rsid w:val="5AE741D7"/>
    <w:rsid w:val="5AEA6C75"/>
    <w:rsid w:val="5AF1EA4B"/>
    <w:rsid w:val="5B0628CF"/>
    <w:rsid w:val="5B095787"/>
    <w:rsid w:val="5B0B373F"/>
    <w:rsid w:val="5B0BDE27"/>
    <w:rsid w:val="5B0C5D99"/>
    <w:rsid w:val="5B135238"/>
    <w:rsid w:val="5B18674F"/>
    <w:rsid w:val="5B2349E6"/>
    <w:rsid w:val="5B29753D"/>
    <w:rsid w:val="5B2DE867"/>
    <w:rsid w:val="5B33BA78"/>
    <w:rsid w:val="5B40CA28"/>
    <w:rsid w:val="5B42FC59"/>
    <w:rsid w:val="5B50FFEB"/>
    <w:rsid w:val="5B512C7F"/>
    <w:rsid w:val="5B52A3FC"/>
    <w:rsid w:val="5B623959"/>
    <w:rsid w:val="5B6433DD"/>
    <w:rsid w:val="5B6CFFCB"/>
    <w:rsid w:val="5B6E30C7"/>
    <w:rsid w:val="5B7B39E5"/>
    <w:rsid w:val="5B82E7EF"/>
    <w:rsid w:val="5B8D5FEE"/>
    <w:rsid w:val="5B8FCAD7"/>
    <w:rsid w:val="5B93F8B6"/>
    <w:rsid w:val="5B93FFCF"/>
    <w:rsid w:val="5B95483B"/>
    <w:rsid w:val="5B99FC42"/>
    <w:rsid w:val="5BA0DB9B"/>
    <w:rsid w:val="5BAA7B8A"/>
    <w:rsid w:val="5BAFBB79"/>
    <w:rsid w:val="5BB66CD6"/>
    <w:rsid w:val="5BB7C764"/>
    <w:rsid w:val="5BBE7DCA"/>
    <w:rsid w:val="5BC17770"/>
    <w:rsid w:val="5BD07A2F"/>
    <w:rsid w:val="5BD6A104"/>
    <w:rsid w:val="5BD7F67F"/>
    <w:rsid w:val="5BDA9DD0"/>
    <w:rsid w:val="5BDAC53E"/>
    <w:rsid w:val="5BE8BF4C"/>
    <w:rsid w:val="5BEAD17A"/>
    <w:rsid w:val="5BF11F9B"/>
    <w:rsid w:val="5BF3E551"/>
    <w:rsid w:val="5BF77E1A"/>
    <w:rsid w:val="5C00E8DB"/>
    <w:rsid w:val="5C01353D"/>
    <w:rsid w:val="5C0CFD45"/>
    <w:rsid w:val="5C2CE078"/>
    <w:rsid w:val="5C368728"/>
    <w:rsid w:val="5C3DB048"/>
    <w:rsid w:val="5C4AC7FD"/>
    <w:rsid w:val="5C583F43"/>
    <w:rsid w:val="5C5AAD59"/>
    <w:rsid w:val="5C6351D9"/>
    <w:rsid w:val="5C67C106"/>
    <w:rsid w:val="5C67FF7E"/>
    <w:rsid w:val="5C6A6999"/>
    <w:rsid w:val="5C6CCD14"/>
    <w:rsid w:val="5C6CD2F6"/>
    <w:rsid w:val="5C72B149"/>
    <w:rsid w:val="5C79D4CF"/>
    <w:rsid w:val="5C79E15A"/>
    <w:rsid w:val="5C7AE5D6"/>
    <w:rsid w:val="5C8221F8"/>
    <w:rsid w:val="5C86315F"/>
    <w:rsid w:val="5C8A8566"/>
    <w:rsid w:val="5C995953"/>
    <w:rsid w:val="5C9C4798"/>
    <w:rsid w:val="5CADE30E"/>
    <w:rsid w:val="5CB82666"/>
    <w:rsid w:val="5CB9A8F1"/>
    <w:rsid w:val="5CC561EC"/>
    <w:rsid w:val="5CCBA9E5"/>
    <w:rsid w:val="5CD08DB5"/>
    <w:rsid w:val="5CD6A53A"/>
    <w:rsid w:val="5CDC561D"/>
    <w:rsid w:val="5CE772E4"/>
    <w:rsid w:val="5CF4692C"/>
    <w:rsid w:val="5CF4FEA2"/>
    <w:rsid w:val="5CF68118"/>
    <w:rsid w:val="5CF6E36B"/>
    <w:rsid w:val="5CFB223A"/>
    <w:rsid w:val="5D062270"/>
    <w:rsid w:val="5D1943DB"/>
    <w:rsid w:val="5D1C3431"/>
    <w:rsid w:val="5D1F33D4"/>
    <w:rsid w:val="5D203687"/>
    <w:rsid w:val="5D27B8FA"/>
    <w:rsid w:val="5D284C79"/>
    <w:rsid w:val="5D2A3CB0"/>
    <w:rsid w:val="5D2B5B50"/>
    <w:rsid w:val="5D2C7150"/>
    <w:rsid w:val="5D369E99"/>
    <w:rsid w:val="5D506332"/>
    <w:rsid w:val="5D509A30"/>
    <w:rsid w:val="5D5376D5"/>
    <w:rsid w:val="5D5407BC"/>
    <w:rsid w:val="5D5884BB"/>
    <w:rsid w:val="5D67A6F5"/>
    <w:rsid w:val="5D6ED692"/>
    <w:rsid w:val="5D75B902"/>
    <w:rsid w:val="5D7BAD4F"/>
    <w:rsid w:val="5D85D507"/>
    <w:rsid w:val="5D8955A3"/>
    <w:rsid w:val="5D8A5921"/>
    <w:rsid w:val="5D8EB462"/>
    <w:rsid w:val="5D96ECAB"/>
    <w:rsid w:val="5DA7E382"/>
    <w:rsid w:val="5DAC86A0"/>
    <w:rsid w:val="5DB05EC2"/>
    <w:rsid w:val="5DBF5D61"/>
    <w:rsid w:val="5DBF8EB1"/>
    <w:rsid w:val="5DCD0F05"/>
    <w:rsid w:val="5DD66F59"/>
    <w:rsid w:val="5DDBE3EE"/>
    <w:rsid w:val="5DDC6FC8"/>
    <w:rsid w:val="5DE4495F"/>
    <w:rsid w:val="5DE4E9F4"/>
    <w:rsid w:val="5DF0B022"/>
    <w:rsid w:val="5DF48B44"/>
    <w:rsid w:val="5DFDC5CA"/>
    <w:rsid w:val="5E02F611"/>
    <w:rsid w:val="5E086DEB"/>
    <w:rsid w:val="5E0FAC99"/>
    <w:rsid w:val="5E0FAEFA"/>
    <w:rsid w:val="5E1A0B69"/>
    <w:rsid w:val="5E20A1A6"/>
    <w:rsid w:val="5E2E999B"/>
    <w:rsid w:val="5E411734"/>
    <w:rsid w:val="5E43C5AC"/>
    <w:rsid w:val="5E4D8336"/>
    <w:rsid w:val="5E5B7C98"/>
    <w:rsid w:val="5E5CB651"/>
    <w:rsid w:val="5E658929"/>
    <w:rsid w:val="5E805041"/>
    <w:rsid w:val="5E8920FE"/>
    <w:rsid w:val="5E901E88"/>
    <w:rsid w:val="5E93BBD6"/>
    <w:rsid w:val="5EA00E93"/>
    <w:rsid w:val="5EA9D182"/>
    <w:rsid w:val="5EAC32F9"/>
    <w:rsid w:val="5EAE31F1"/>
    <w:rsid w:val="5EB4840E"/>
    <w:rsid w:val="5EB8EF25"/>
    <w:rsid w:val="5EB9F744"/>
    <w:rsid w:val="5EBC1612"/>
    <w:rsid w:val="5EBCB3AD"/>
    <w:rsid w:val="5EC0352D"/>
    <w:rsid w:val="5EC2CFA4"/>
    <w:rsid w:val="5ECB50F0"/>
    <w:rsid w:val="5ED3C9CB"/>
    <w:rsid w:val="5EEA1575"/>
    <w:rsid w:val="5EF0C530"/>
    <w:rsid w:val="5EF1254E"/>
    <w:rsid w:val="5F02B637"/>
    <w:rsid w:val="5F063260"/>
    <w:rsid w:val="5F08234D"/>
    <w:rsid w:val="5F0C21EA"/>
    <w:rsid w:val="5F0CA083"/>
    <w:rsid w:val="5F0FE749"/>
    <w:rsid w:val="5F190703"/>
    <w:rsid w:val="5F1A86A0"/>
    <w:rsid w:val="5F21B688"/>
    <w:rsid w:val="5F25500E"/>
    <w:rsid w:val="5F26747F"/>
    <w:rsid w:val="5F3F23C9"/>
    <w:rsid w:val="5F3FAFD7"/>
    <w:rsid w:val="5F50783E"/>
    <w:rsid w:val="5F61B6A8"/>
    <w:rsid w:val="5F65DA51"/>
    <w:rsid w:val="5F7D9DA8"/>
    <w:rsid w:val="5F8AB58E"/>
    <w:rsid w:val="5F8E7A7B"/>
    <w:rsid w:val="5F954C9D"/>
    <w:rsid w:val="5F9C99D7"/>
    <w:rsid w:val="5FB6EF05"/>
    <w:rsid w:val="5FC1034A"/>
    <w:rsid w:val="5FD9E305"/>
    <w:rsid w:val="5FE34A64"/>
    <w:rsid w:val="5FE9345C"/>
    <w:rsid w:val="5FEA01B6"/>
    <w:rsid w:val="5FF7583A"/>
    <w:rsid w:val="60019F1E"/>
    <w:rsid w:val="600C1A3B"/>
    <w:rsid w:val="600C2554"/>
    <w:rsid w:val="600DA986"/>
    <w:rsid w:val="6015FFE5"/>
    <w:rsid w:val="601AEC83"/>
    <w:rsid w:val="60207546"/>
    <w:rsid w:val="602246F4"/>
    <w:rsid w:val="60278FB6"/>
    <w:rsid w:val="60299453"/>
    <w:rsid w:val="603D1664"/>
    <w:rsid w:val="604671D0"/>
    <w:rsid w:val="6047BF70"/>
    <w:rsid w:val="604BEC1A"/>
    <w:rsid w:val="605743A1"/>
    <w:rsid w:val="605F7BAE"/>
    <w:rsid w:val="60622A46"/>
    <w:rsid w:val="60646882"/>
    <w:rsid w:val="606E9906"/>
    <w:rsid w:val="607A9077"/>
    <w:rsid w:val="60899F81"/>
    <w:rsid w:val="6095FB9E"/>
    <w:rsid w:val="609954D3"/>
    <w:rsid w:val="60B08778"/>
    <w:rsid w:val="60B945CB"/>
    <w:rsid w:val="60CA7F32"/>
    <w:rsid w:val="60CDB2EE"/>
    <w:rsid w:val="60CE8952"/>
    <w:rsid w:val="60DA47B7"/>
    <w:rsid w:val="60DEEE7A"/>
    <w:rsid w:val="60EE96AD"/>
    <w:rsid w:val="60EFCF0D"/>
    <w:rsid w:val="60F66452"/>
    <w:rsid w:val="60F7DFF9"/>
    <w:rsid w:val="60FC0413"/>
    <w:rsid w:val="60FD6379"/>
    <w:rsid w:val="6104EABC"/>
    <w:rsid w:val="610C8FB5"/>
    <w:rsid w:val="6120D165"/>
    <w:rsid w:val="6125DA7E"/>
    <w:rsid w:val="612641C1"/>
    <w:rsid w:val="614822B7"/>
    <w:rsid w:val="614B42E0"/>
    <w:rsid w:val="6156271E"/>
    <w:rsid w:val="61627C31"/>
    <w:rsid w:val="61640B6B"/>
    <w:rsid w:val="616CEA4E"/>
    <w:rsid w:val="617663A7"/>
    <w:rsid w:val="6176A16B"/>
    <w:rsid w:val="6179EFDC"/>
    <w:rsid w:val="617B11CC"/>
    <w:rsid w:val="617CF61A"/>
    <w:rsid w:val="6185E4F6"/>
    <w:rsid w:val="6187898A"/>
    <w:rsid w:val="6189E629"/>
    <w:rsid w:val="618D7F7F"/>
    <w:rsid w:val="61920C0E"/>
    <w:rsid w:val="61B1CED8"/>
    <w:rsid w:val="61B30E1E"/>
    <w:rsid w:val="61B441E7"/>
    <w:rsid w:val="61B7E3CC"/>
    <w:rsid w:val="61B82C10"/>
    <w:rsid w:val="61C18E33"/>
    <w:rsid w:val="61D24E8E"/>
    <w:rsid w:val="61D7EC25"/>
    <w:rsid w:val="61DA0A3A"/>
    <w:rsid w:val="61DDE22E"/>
    <w:rsid w:val="61E6360A"/>
    <w:rsid w:val="620362A4"/>
    <w:rsid w:val="6208DFDD"/>
    <w:rsid w:val="620925C5"/>
    <w:rsid w:val="62097489"/>
    <w:rsid w:val="620A947A"/>
    <w:rsid w:val="621937D1"/>
    <w:rsid w:val="621C5F03"/>
    <w:rsid w:val="6220F862"/>
    <w:rsid w:val="62351720"/>
    <w:rsid w:val="623762DB"/>
    <w:rsid w:val="623A4532"/>
    <w:rsid w:val="623B3264"/>
    <w:rsid w:val="6240C619"/>
    <w:rsid w:val="62452324"/>
    <w:rsid w:val="624C351A"/>
    <w:rsid w:val="626AE209"/>
    <w:rsid w:val="626F8ED2"/>
    <w:rsid w:val="62758889"/>
    <w:rsid w:val="627D9FA8"/>
    <w:rsid w:val="627FD757"/>
    <w:rsid w:val="62862B76"/>
    <w:rsid w:val="628B93D8"/>
    <w:rsid w:val="628C6271"/>
    <w:rsid w:val="628F7EE3"/>
    <w:rsid w:val="6297D081"/>
    <w:rsid w:val="62AF0529"/>
    <w:rsid w:val="62AF5511"/>
    <w:rsid w:val="62B0C8EF"/>
    <w:rsid w:val="62B24402"/>
    <w:rsid w:val="62BF3E5D"/>
    <w:rsid w:val="62C6BB60"/>
    <w:rsid w:val="62E23CC4"/>
    <w:rsid w:val="62E386C7"/>
    <w:rsid w:val="62EF7229"/>
    <w:rsid w:val="62F6DAF4"/>
    <w:rsid w:val="63038DE6"/>
    <w:rsid w:val="63065974"/>
    <w:rsid w:val="630A2952"/>
    <w:rsid w:val="63122A23"/>
    <w:rsid w:val="63189207"/>
    <w:rsid w:val="63192BFE"/>
    <w:rsid w:val="631ACB63"/>
    <w:rsid w:val="631DA567"/>
    <w:rsid w:val="632334A0"/>
    <w:rsid w:val="63250BB3"/>
    <w:rsid w:val="6359F816"/>
    <w:rsid w:val="635EFA99"/>
    <w:rsid w:val="6364FB54"/>
    <w:rsid w:val="636C1616"/>
    <w:rsid w:val="637DE217"/>
    <w:rsid w:val="63841E94"/>
    <w:rsid w:val="6385862E"/>
    <w:rsid w:val="639025F6"/>
    <w:rsid w:val="63947EB9"/>
    <w:rsid w:val="6396FA7E"/>
    <w:rsid w:val="63977F37"/>
    <w:rsid w:val="639F27B5"/>
    <w:rsid w:val="63A1A2F1"/>
    <w:rsid w:val="63A3886B"/>
    <w:rsid w:val="63A76799"/>
    <w:rsid w:val="63A8E023"/>
    <w:rsid w:val="63BCA9EE"/>
    <w:rsid w:val="63CD485C"/>
    <w:rsid w:val="63D016BF"/>
    <w:rsid w:val="63D6DBD3"/>
    <w:rsid w:val="63D94550"/>
    <w:rsid w:val="63DC8F8D"/>
    <w:rsid w:val="63DF9863"/>
    <w:rsid w:val="63E2F88D"/>
    <w:rsid w:val="63E3D796"/>
    <w:rsid w:val="63ED8F86"/>
    <w:rsid w:val="63F52F07"/>
    <w:rsid w:val="63F6A322"/>
    <w:rsid w:val="63FEC9D9"/>
    <w:rsid w:val="6404918D"/>
    <w:rsid w:val="6406F837"/>
    <w:rsid w:val="640998E4"/>
    <w:rsid w:val="64139E01"/>
    <w:rsid w:val="6422B890"/>
    <w:rsid w:val="642AC314"/>
    <w:rsid w:val="642E4C4A"/>
    <w:rsid w:val="64367293"/>
    <w:rsid w:val="644B2572"/>
    <w:rsid w:val="6450B9A8"/>
    <w:rsid w:val="6452C7E1"/>
    <w:rsid w:val="645EDB82"/>
    <w:rsid w:val="645F540A"/>
    <w:rsid w:val="6460BD8F"/>
    <w:rsid w:val="6468A50D"/>
    <w:rsid w:val="646922C1"/>
    <w:rsid w:val="6488C774"/>
    <w:rsid w:val="6493D95C"/>
    <w:rsid w:val="6498047C"/>
    <w:rsid w:val="649D8AFE"/>
    <w:rsid w:val="64A7F333"/>
    <w:rsid w:val="64ABCB37"/>
    <w:rsid w:val="64B2EE32"/>
    <w:rsid w:val="64B3B5B7"/>
    <w:rsid w:val="64B98088"/>
    <w:rsid w:val="64BD8EC0"/>
    <w:rsid w:val="64BFCF56"/>
    <w:rsid w:val="64BFE702"/>
    <w:rsid w:val="64CA54A7"/>
    <w:rsid w:val="64CC22B6"/>
    <w:rsid w:val="64CEC9DA"/>
    <w:rsid w:val="64CFB738"/>
    <w:rsid w:val="64E0DE75"/>
    <w:rsid w:val="64EEFFE3"/>
    <w:rsid w:val="65024C20"/>
    <w:rsid w:val="6508288E"/>
    <w:rsid w:val="6517F744"/>
    <w:rsid w:val="651A434A"/>
    <w:rsid w:val="651D3D86"/>
    <w:rsid w:val="6536FCAF"/>
    <w:rsid w:val="65386095"/>
    <w:rsid w:val="653E765F"/>
    <w:rsid w:val="653EA2CD"/>
    <w:rsid w:val="654A577A"/>
    <w:rsid w:val="654A9F97"/>
    <w:rsid w:val="654DD754"/>
    <w:rsid w:val="6554A985"/>
    <w:rsid w:val="6555075A"/>
    <w:rsid w:val="6559151E"/>
    <w:rsid w:val="655AA829"/>
    <w:rsid w:val="655D1B50"/>
    <w:rsid w:val="65617B6C"/>
    <w:rsid w:val="6564010D"/>
    <w:rsid w:val="6565E421"/>
    <w:rsid w:val="6568E555"/>
    <w:rsid w:val="656DD615"/>
    <w:rsid w:val="656FBF18"/>
    <w:rsid w:val="6572D6C1"/>
    <w:rsid w:val="65751EBB"/>
    <w:rsid w:val="6576EDAD"/>
    <w:rsid w:val="657DB01C"/>
    <w:rsid w:val="65814668"/>
    <w:rsid w:val="658A110A"/>
    <w:rsid w:val="658D735A"/>
    <w:rsid w:val="65957A3D"/>
    <w:rsid w:val="659B776D"/>
    <w:rsid w:val="659BF769"/>
    <w:rsid w:val="65AFD309"/>
    <w:rsid w:val="65B0E5AC"/>
    <w:rsid w:val="65B14663"/>
    <w:rsid w:val="65BCBCD4"/>
    <w:rsid w:val="65C11B8F"/>
    <w:rsid w:val="65C15B82"/>
    <w:rsid w:val="65C746F7"/>
    <w:rsid w:val="65CE9E7D"/>
    <w:rsid w:val="65D7C370"/>
    <w:rsid w:val="65DA0114"/>
    <w:rsid w:val="65DA60D6"/>
    <w:rsid w:val="65DC77EA"/>
    <w:rsid w:val="65DDF608"/>
    <w:rsid w:val="65E6F5D3"/>
    <w:rsid w:val="65F5AB01"/>
    <w:rsid w:val="6612C63D"/>
    <w:rsid w:val="66179428"/>
    <w:rsid w:val="6626FF2C"/>
    <w:rsid w:val="6629CA5F"/>
    <w:rsid w:val="662BF975"/>
    <w:rsid w:val="662E6B1B"/>
    <w:rsid w:val="6643F190"/>
    <w:rsid w:val="664410C6"/>
    <w:rsid w:val="66461909"/>
    <w:rsid w:val="66489B9A"/>
    <w:rsid w:val="664BD7A0"/>
    <w:rsid w:val="66748C89"/>
    <w:rsid w:val="66799278"/>
    <w:rsid w:val="66835BC8"/>
    <w:rsid w:val="669BE5EC"/>
    <w:rsid w:val="669C2F21"/>
    <w:rsid w:val="66B1C974"/>
    <w:rsid w:val="66BC6D66"/>
    <w:rsid w:val="66C50929"/>
    <w:rsid w:val="66C8B93F"/>
    <w:rsid w:val="66CCE23B"/>
    <w:rsid w:val="66CE349D"/>
    <w:rsid w:val="66D0E3B3"/>
    <w:rsid w:val="66F3DB1B"/>
    <w:rsid w:val="66F6FB67"/>
    <w:rsid w:val="6702BE1A"/>
    <w:rsid w:val="670493A6"/>
    <w:rsid w:val="67118533"/>
    <w:rsid w:val="67330D8E"/>
    <w:rsid w:val="673653B1"/>
    <w:rsid w:val="67370DE1"/>
    <w:rsid w:val="673C423B"/>
    <w:rsid w:val="674A4CB0"/>
    <w:rsid w:val="674F74A4"/>
    <w:rsid w:val="67533AD9"/>
    <w:rsid w:val="6758BA9D"/>
    <w:rsid w:val="67673DE2"/>
    <w:rsid w:val="676B0C72"/>
    <w:rsid w:val="676D1B7D"/>
    <w:rsid w:val="677A52C9"/>
    <w:rsid w:val="677AB7D6"/>
    <w:rsid w:val="678C21CF"/>
    <w:rsid w:val="678E631F"/>
    <w:rsid w:val="679A9A80"/>
    <w:rsid w:val="67A2E35D"/>
    <w:rsid w:val="67B0FA3D"/>
    <w:rsid w:val="67C0E2B4"/>
    <w:rsid w:val="67C23369"/>
    <w:rsid w:val="67D4D36D"/>
    <w:rsid w:val="67D95E9E"/>
    <w:rsid w:val="67DE2DDC"/>
    <w:rsid w:val="67DEBDCD"/>
    <w:rsid w:val="67EE4227"/>
    <w:rsid w:val="67F1024D"/>
    <w:rsid w:val="67F4B246"/>
    <w:rsid w:val="67FC5B98"/>
    <w:rsid w:val="67FD5DB2"/>
    <w:rsid w:val="680569E1"/>
    <w:rsid w:val="680B56A0"/>
    <w:rsid w:val="681240A5"/>
    <w:rsid w:val="681598AF"/>
    <w:rsid w:val="6819FF77"/>
    <w:rsid w:val="681F44CA"/>
    <w:rsid w:val="682C787E"/>
    <w:rsid w:val="6830B071"/>
    <w:rsid w:val="6831EEB4"/>
    <w:rsid w:val="6838A3E1"/>
    <w:rsid w:val="6839ECE2"/>
    <w:rsid w:val="683E8289"/>
    <w:rsid w:val="6848429A"/>
    <w:rsid w:val="68490EA2"/>
    <w:rsid w:val="68498D46"/>
    <w:rsid w:val="684BD47A"/>
    <w:rsid w:val="684CA9D4"/>
    <w:rsid w:val="684EE730"/>
    <w:rsid w:val="6852D312"/>
    <w:rsid w:val="6854F03E"/>
    <w:rsid w:val="68612E99"/>
    <w:rsid w:val="686231B2"/>
    <w:rsid w:val="6864255A"/>
    <w:rsid w:val="68651C1E"/>
    <w:rsid w:val="6869C072"/>
    <w:rsid w:val="686C93CC"/>
    <w:rsid w:val="686E095F"/>
    <w:rsid w:val="68768927"/>
    <w:rsid w:val="6887C9BA"/>
    <w:rsid w:val="6889F81A"/>
    <w:rsid w:val="68996DA7"/>
    <w:rsid w:val="689ADDF3"/>
    <w:rsid w:val="689D2AF4"/>
    <w:rsid w:val="68AC1166"/>
    <w:rsid w:val="68B1C647"/>
    <w:rsid w:val="68B86828"/>
    <w:rsid w:val="68C1B1CC"/>
    <w:rsid w:val="68C4A415"/>
    <w:rsid w:val="68CD745E"/>
    <w:rsid w:val="68DBD332"/>
    <w:rsid w:val="68EC243B"/>
    <w:rsid w:val="68EDB78B"/>
    <w:rsid w:val="69054C98"/>
    <w:rsid w:val="690B0DA1"/>
    <w:rsid w:val="6914A4C0"/>
    <w:rsid w:val="69224387"/>
    <w:rsid w:val="69282C3C"/>
    <w:rsid w:val="69327D84"/>
    <w:rsid w:val="6938F65E"/>
    <w:rsid w:val="694BA490"/>
    <w:rsid w:val="694F4CB2"/>
    <w:rsid w:val="6958B519"/>
    <w:rsid w:val="695E4073"/>
    <w:rsid w:val="695F76C0"/>
    <w:rsid w:val="696CF47E"/>
    <w:rsid w:val="697C023A"/>
    <w:rsid w:val="697DA223"/>
    <w:rsid w:val="697FC12E"/>
    <w:rsid w:val="69833DA3"/>
    <w:rsid w:val="6985BAB3"/>
    <w:rsid w:val="698AD608"/>
    <w:rsid w:val="699FA7EA"/>
    <w:rsid w:val="69A10AAD"/>
    <w:rsid w:val="69AC6C28"/>
    <w:rsid w:val="69B3D4E0"/>
    <w:rsid w:val="69B9A289"/>
    <w:rsid w:val="69D3AFDC"/>
    <w:rsid w:val="69D7C35C"/>
    <w:rsid w:val="69DF77F3"/>
    <w:rsid w:val="69DFD8B7"/>
    <w:rsid w:val="69E629F7"/>
    <w:rsid w:val="69F15CE1"/>
    <w:rsid w:val="69FDB628"/>
    <w:rsid w:val="69FE19C2"/>
    <w:rsid w:val="6A058DB1"/>
    <w:rsid w:val="6A0B27AF"/>
    <w:rsid w:val="6A137067"/>
    <w:rsid w:val="6A1797E2"/>
    <w:rsid w:val="6A21EAB9"/>
    <w:rsid w:val="6A247821"/>
    <w:rsid w:val="6A30EE34"/>
    <w:rsid w:val="6A312DE9"/>
    <w:rsid w:val="6A3F54B3"/>
    <w:rsid w:val="6A480AE1"/>
    <w:rsid w:val="6A554691"/>
    <w:rsid w:val="6A619F89"/>
    <w:rsid w:val="6A61F75B"/>
    <w:rsid w:val="6A67F708"/>
    <w:rsid w:val="6A693C2E"/>
    <w:rsid w:val="6A6D4A1A"/>
    <w:rsid w:val="6A71C3F0"/>
    <w:rsid w:val="6A73FB7F"/>
    <w:rsid w:val="6A759D78"/>
    <w:rsid w:val="6A7D4C4B"/>
    <w:rsid w:val="6A7F3F84"/>
    <w:rsid w:val="6A84649D"/>
    <w:rsid w:val="6A929633"/>
    <w:rsid w:val="6A959490"/>
    <w:rsid w:val="6AA587CA"/>
    <w:rsid w:val="6AA7C6F7"/>
    <w:rsid w:val="6AA7F3D0"/>
    <w:rsid w:val="6AA894CA"/>
    <w:rsid w:val="6AABE17E"/>
    <w:rsid w:val="6ABBCB08"/>
    <w:rsid w:val="6ABEBF9F"/>
    <w:rsid w:val="6ABFB480"/>
    <w:rsid w:val="6AC1DC66"/>
    <w:rsid w:val="6AC2DE9A"/>
    <w:rsid w:val="6AD6325C"/>
    <w:rsid w:val="6ADCBB08"/>
    <w:rsid w:val="6AE0C314"/>
    <w:rsid w:val="6AE45CBE"/>
    <w:rsid w:val="6AE7A8A6"/>
    <w:rsid w:val="6AEFB3A8"/>
    <w:rsid w:val="6AF77BF2"/>
    <w:rsid w:val="6B087F73"/>
    <w:rsid w:val="6B0A1896"/>
    <w:rsid w:val="6B0A3288"/>
    <w:rsid w:val="6B185726"/>
    <w:rsid w:val="6B18E821"/>
    <w:rsid w:val="6B1C91CF"/>
    <w:rsid w:val="6B31E5B3"/>
    <w:rsid w:val="6B33EF75"/>
    <w:rsid w:val="6B430DE1"/>
    <w:rsid w:val="6B5110BD"/>
    <w:rsid w:val="6B58D164"/>
    <w:rsid w:val="6B5E9BFC"/>
    <w:rsid w:val="6B629B24"/>
    <w:rsid w:val="6B687CD3"/>
    <w:rsid w:val="6B6A9361"/>
    <w:rsid w:val="6B6F558F"/>
    <w:rsid w:val="6B71E7FD"/>
    <w:rsid w:val="6B752BCA"/>
    <w:rsid w:val="6B757369"/>
    <w:rsid w:val="6B760A51"/>
    <w:rsid w:val="6B81511D"/>
    <w:rsid w:val="6B90F100"/>
    <w:rsid w:val="6B92073C"/>
    <w:rsid w:val="6B92EDA6"/>
    <w:rsid w:val="6B95018C"/>
    <w:rsid w:val="6BA2F144"/>
    <w:rsid w:val="6BA5212F"/>
    <w:rsid w:val="6BB6B28F"/>
    <w:rsid w:val="6BD3F1AB"/>
    <w:rsid w:val="6BD42ECF"/>
    <w:rsid w:val="6BD88081"/>
    <w:rsid w:val="6BEB56F9"/>
    <w:rsid w:val="6BEF1AC9"/>
    <w:rsid w:val="6BEFDE02"/>
    <w:rsid w:val="6BF0F54E"/>
    <w:rsid w:val="6BF63595"/>
    <w:rsid w:val="6BF8148D"/>
    <w:rsid w:val="6C05E491"/>
    <w:rsid w:val="6C070AF2"/>
    <w:rsid w:val="6C0D132D"/>
    <w:rsid w:val="6C136861"/>
    <w:rsid w:val="6C138737"/>
    <w:rsid w:val="6C1E7A20"/>
    <w:rsid w:val="6C272738"/>
    <w:rsid w:val="6C2B9894"/>
    <w:rsid w:val="6C4A067D"/>
    <w:rsid w:val="6C5EF0C7"/>
    <w:rsid w:val="6C68143E"/>
    <w:rsid w:val="6C72A4C4"/>
    <w:rsid w:val="6C797E74"/>
    <w:rsid w:val="6C8B1444"/>
    <w:rsid w:val="6C8B24A7"/>
    <w:rsid w:val="6C9542AB"/>
    <w:rsid w:val="6C98530C"/>
    <w:rsid w:val="6C9E935C"/>
    <w:rsid w:val="6C9F3C31"/>
    <w:rsid w:val="6CA20B7E"/>
    <w:rsid w:val="6CA27DFA"/>
    <w:rsid w:val="6CAA253E"/>
    <w:rsid w:val="6CAD230B"/>
    <w:rsid w:val="6CB6D4AA"/>
    <w:rsid w:val="6CC12475"/>
    <w:rsid w:val="6CC26B8E"/>
    <w:rsid w:val="6CCEF999"/>
    <w:rsid w:val="6CD004F9"/>
    <w:rsid w:val="6CE04C6E"/>
    <w:rsid w:val="6CE272BA"/>
    <w:rsid w:val="6CF14E3E"/>
    <w:rsid w:val="6CF3E975"/>
    <w:rsid w:val="6CF45C58"/>
    <w:rsid w:val="6CF65D20"/>
    <w:rsid w:val="6CF89E93"/>
    <w:rsid w:val="6CFEAD27"/>
    <w:rsid w:val="6D07863C"/>
    <w:rsid w:val="6D15B0A3"/>
    <w:rsid w:val="6D17CC11"/>
    <w:rsid w:val="6D1B3AA3"/>
    <w:rsid w:val="6D1E00CC"/>
    <w:rsid w:val="6D1F03F5"/>
    <w:rsid w:val="6D2012F5"/>
    <w:rsid w:val="6D22B2D1"/>
    <w:rsid w:val="6D2327A6"/>
    <w:rsid w:val="6D26441F"/>
    <w:rsid w:val="6D279E5B"/>
    <w:rsid w:val="6D27D090"/>
    <w:rsid w:val="6D2D40CB"/>
    <w:rsid w:val="6D2D560B"/>
    <w:rsid w:val="6D30271D"/>
    <w:rsid w:val="6D306D40"/>
    <w:rsid w:val="6D30D1ED"/>
    <w:rsid w:val="6D336784"/>
    <w:rsid w:val="6D3C46A8"/>
    <w:rsid w:val="6D3C4EA3"/>
    <w:rsid w:val="6D3EC6A4"/>
    <w:rsid w:val="6D439115"/>
    <w:rsid w:val="6D4BA465"/>
    <w:rsid w:val="6D4DA75D"/>
    <w:rsid w:val="6D4DFA1D"/>
    <w:rsid w:val="6D4FE5AA"/>
    <w:rsid w:val="6D578EB4"/>
    <w:rsid w:val="6D60735E"/>
    <w:rsid w:val="6D65383E"/>
    <w:rsid w:val="6D684F00"/>
    <w:rsid w:val="6D699A29"/>
    <w:rsid w:val="6D705204"/>
    <w:rsid w:val="6D752D3E"/>
    <w:rsid w:val="6D76BF12"/>
    <w:rsid w:val="6D79F7DC"/>
    <w:rsid w:val="6D7CEF00"/>
    <w:rsid w:val="6D80E395"/>
    <w:rsid w:val="6D87ABD2"/>
    <w:rsid w:val="6D8D2C9D"/>
    <w:rsid w:val="6D8DF413"/>
    <w:rsid w:val="6D8E036F"/>
    <w:rsid w:val="6D928450"/>
    <w:rsid w:val="6D92941C"/>
    <w:rsid w:val="6D9588A5"/>
    <w:rsid w:val="6D9D46EE"/>
    <w:rsid w:val="6D9E3B71"/>
    <w:rsid w:val="6D9FD41C"/>
    <w:rsid w:val="6DA64404"/>
    <w:rsid w:val="6DA7FC92"/>
    <w:rsid w:val="6DAE2B08"/>
    <w:rsid w:val="6DBC8DE4"/>
    <w:rsid w:val="6DBD1FCB"/>
    <w:rsid w:val="6DC43DE4"/>
    <w:rsid w:val="6DC8AC8A"/>
    <w:rsid w:val="6DD3123B"/>
    <w:rsid w:val="6DE32126"/>
    <w:rsid w:val="6DE683C5"/>
    <w:rsid w:val="6DF81F3A"/>
    <w:rsid w:val="6DFC6CF1"/>
    <w:rsid w:val="6DFCC726"/>
    <w:rsid w:val="6E034E22"/>
    <w:rsid w:val="6E22BD11"/>
    <w:rsid w:val="6E308817"/>
    <w:rsid w:val="6E356188"/>
    <w:rsid w:val="6E4154FB"/>
    <w:rsid w:val="6E55A19F"/>
    <w:rsid w:val="6E595EF0"/>
    <w:rsid w:val="6E602F7E"/>
    <w:rsid w:val="6E653528"/>
    <w:rsid w:val="6E6544B6"/>
    <w:rsid w:val="6E68E846"/>
    <w:rsid w:val="6E6F2D8C"/>
    <w:rsid w:val="6E7E1FAC"/>
    <w:rsid w:val="6E8BC767"/>
    <w:rsid w:val="6E8E4DAB"/>
    <w:rsid w:val="6E90C7C2"/>
    <w:rsid w:val="6E9E1031"/>
    <w:rsid w:val="6E9E77CC"/>
    <w:rsid w:val="6EA53E2E"/>
    <w:rsid w:val="6EAD72AE"/>
    <w:rsid w:val="6EAED7CE"/>
    <w:rsid w:val="6EB2AEB7"/>
    <w:rsid w:val="6EB36AE1"/>
    <w:rsid w:val="6EB58291"/>
    <w:rsid w:val="6EBF5607"/>
    <w:rsid w:val="6EC5DB1A"/>
    <w:rsid w:val="6EC96642"/>
    <w:rsid w:val="6ED19677"/>
    <w:rsid w:val="6ED72003"/>
    <w:rsid w:val="6ED7C6DD"/>
    <w:rsid w:val="6ED7CF6A"/>
    <w:rsid w:val="6EE47518"/>
    <w:rsid w:val="6EED70CC"/>
    <w:rsid w:val="6EFB80FF"/>
    <w:rsid w:val="6F04C19E"/>
    <w:rsid w:val="6F0EBE03"/>
    <w:rsid w:val="6F0EE6EC"/>
    <w:rsid w:val="6F134F8C"/>
    <w:rsid w:val="6F161DA6"/>
    <w:rsid w:val="6F18CF3B"/>
    <w:rsid w:val="6F201C9C"/>
    <w:rsid w:val="6F27DF13"/>
    <w:rsid w:val="6F2E9D99"/>
    <w:rsid w:val="6F371EDD"/>
    <w:rsid w:val="6F489D0D"/>
    <w:rsid w:val="6F4F512B"/>
    <w:rsid w:val="6F58F5BD"/>
    <w:rsid w:val="6F58FBB1"/>
    <w:rsid w:val="6F5BFEF7"/>
    <w:rsid w:val="6F696A5A"/>
    <w:rsid w:val="6F6B96F7"/>
    <w:rsid w:val="6F81DC7D"/>
    <w:rsid w:val="6F86BEB8"/>
    <w:rsid w:val="6F8C9980"/>
    <w:rsid w:val="6F92B4A7"/>
    <w:rsid w:val="6F99A05C"/>
    <w:rsid w:val="6F9CF374"/>
    <w:rsid w:val="6FA5D5E6"/>
    <w:rsid w:val="6FA6752B"/>
    <w:rsid w:val="6FB1B7C5"/>
    <w:rsid w:val="6FB2580A"/>
    <w:rsid w:val="6FB5A3AB"/>
    <w:rsid w:val="6FC73EE8"/>
    <w:rsid w:val="6FC9B34A"/>
    <w:rsid w:val="6FCCC543"/>
    <w:rsid w:val="6FD235BB"/>
    <w:rsid w:val="6FD5ACA0"/>
    <w:rsid w:val="6FD993FA"/>
    <w:rsid w:val="6FDC7780"/>
    <w:rsid w:val="6FDD4251"/>
    <w:rsid w:val="6FE12EE4"/>
    <w:rsid w:val="6FE9B966"/>
    <w:rsid w:val="6FF07C8F"/>
    <w:rsid w:val="6FFBD043"/>
    <w:rsid w:val="7007F7A6"/>
    <w:rsid w:val="700AE935"/>
    <w:rsid w:val="7012A9C6"/>
    <w:rsid w:val="702B3ECC"/>
    <w:rsid w:val="7030AB23"/>
    <w:rsid w:val="7033A1DC"/>
    <w:rsid w:val="70373FC4"/>
    <w:rsid w:val="7039FAA5"/>
    <w:rsid w:val="703D7E2E"/>
    <w:rsid w:val="704A6DA1"/>
    <w:rsid w:val="7052C312"/>
    <w:rsid w:val="706F75DC"/>
    <w:rsid w:val="706FAC78"/>
    <w:rsid w:val="70826241"/>
    <w:rsid w:val="7089CC9C"/>
    <w:rsid w:val="708AC145"/>
    <w:rsid w:val="708BA9E0"/>
    <w:rsid w:val="708EB61E"/>
    <w:rsid w:val="7090B8CF"/>
    <w:rsid w:val="709CA1C4"/>
    <w:rsid w:val="709D03A8"/>
    <w:rsid w:val="70ACB0D1"/>
    <w:rsid w:val="70AE44F5"/>
    <w:rsid w:val="70B75A62"/>
    <w:rsid w:val="70BF3143"/>
    <w:rsid w:val="70C0066D"/>
    <w:rsid w:val="70C27B1E"/>
    <w:rsid w:val="70CB3223"/>
    <w:rsid w:val="70D11D0A"/>
    <w:rsid w:val="70D3AC84"/>
    <w:rsid w:val="70D49A4D"/>
    <w:rsid w:val="70D7EFE6"/>
    <w:rsid w:val="70DCD8C3"/>
    <w:rsid w:val="70DF9F4D"/>
    <w:rsid w:val="70E1BCBE"/>
    <w:rsid w:val="70E20813"/>
    <w:rsid w:val="70E4B1D1"/>
    <w:rsid w:val="7100CCCC"/>
    <w:rsid w:val="7108CA99"/>
    <w:rsid w:val="710B8FB0"/>
    <w:rsid w:val="7113EEB5"/>
    <w:rsid w:val="7122BEB3"/>
    <w:rsid w:val="71267E65"/>
    <w:rsid w:val="712E26FB"/>
    <w:rsid w:val="712F1DC2"/>
    <w:rsid w:val="712F3D06"/>
    <w:rsid w:val="713C9441"/>
    <w:rsid w:val="71427115"/>
    <w:rsid w:val="71455D0A"/>
    <w:rsid w:val="7147E27E"/>
    <w:rsid w:val="714FD19A"/>
    <w:rsid w:val="71510467"/>
    <w:rsid w:val="715651F7"/>
    <w:rsid w:val="7158C1E1"/>
    <w:rsid w:val="715CA609"/>
    <w:rsid w:val="715E7138"/>
    <w:rsid w:val="7166C195"/>
    <w:rsid w:val="716F8AC4"/>
    <w:rsid w:val="71771E6D"/>
    <w:rsid w:val="717F15D8"/>
    <w:rsid w:val="7180A5A9"/>
    <w:rsid w:val="71813C88"/>
    <w:rsid w:val="7182B00B"/>
    <w:rsid w:val="7189DB15"/>
    <w:rsid w:val="718B9BD4"/>
    <w:rsid w:val="719D55A5"/>
    <w:rsid w:val="719F23E3"/>
    <w:rsid w:val="71B15AC6"/>
    <w:rsid w:val="71B3BFF9"/>
    <w:rsid w:val="71BE8709"/>
    <w:rsid w:val="71C412A6"/>
    <w:rsid w:val="71C780F4"/>
    <w:rsid w:val="71C9F1C8"/>
    <w:rsid w:val="71CC542E"/>
    <w:rsid w:val="71D2682E"/>
    <w:rsid w:val="71E45CE7"/>
    <w:rsid w:val="71E96B31"/>
    <w:rsid w:val="71F092A1"/>
    <w:rsid w:val="71F2D8B6"/>
    <w:rsid w:val="71FCDB33"/>
    <w:rsid w:val="71FD9098"/>
    <w:rsid w:val="71FF8F78"/>
    <w:rsid w:val="720729AD"/>
    <w:rsid w:val="720E7A4D"/>
    <w:rsid w:val="721C2D5F"/>
    <w:rsid w:val="72274F16"/>
    <w:rsid w:val="722DC7A9"/>
    <w:rsid w:val="722F93D9"/>
    <w:rsid w:val="72338817"/>
    <w:rsid w:val="7236E947"/>
    <w:rsid w:val="723D88E5"/>
    <w:rsid w:val="72400DE1"/>
    <w:rsid w:val="724F52EB"/>
    <w:rsid w:val="7250D527"/>
    <w:rsid w:val="7252CA9A"/>
    <w:rsid w:val="7257EBDE"/>
    <w:rsid w:val="725F7CF7"/>
    <w:rsid w:val="72618F02"/>
    <w:rsid w:val="7265396A"/>
    <w:rsid w:val="726C5D7D"/>
    <w:rsid w:val="726FD1F4"/>
    <w:rsid w:val="72742ADC"/>
    <w:rsid w:val="727BE955"/>
    <w:rsid w:val="72808232"/>
    <w:rsid w:val="72868360"/>
    <w:rsid w:val="728CE892"/>
    <w:rsid w:val="7298A00F"/>
    <w:rsid w:val="729CCDAE"/>
    <w:rsid w:val="72A4BAFE"/>
    <w:rsid w:val="72A51EA5"/>
    <w:rsid w:val="72B06F18"/>
    <w:rsid w:val="72B149BF"/>
    <w:rsid w:val="72B3F3D2"/>
    <w:rsid w:val="72C858BB"/>
    <w:rsid w:val="72CF4816"/>
    <w:rsid w:val="72D60952"/>
    <w:rsid w:val="72D9D263"/>
    <w:rsid w:val="72DC680E"/>
    <w:rsid w:val="72DC8B87"/>
    <w:rsid w:val="72F4E0F0"/>
    <w:rsid w:val="7310391A"/>
    <w:rsid w:val="73123136"/>
    <w:rsid w:val="7314DBF6"/>
    <w:rsid w:val="731E81C1"/>
    <w:rsid w:val="7323C5CE"/>
    <w:rsid w:val="7325D5CD"/>
    <w:rsid w:val="732DB9D0"/>
    <w:rsid w:val="732EEE2F"/>
    <w:rsid w:val="73385584"/>
    <w:rsid w:val="733DBAA9"/>
    <w:rsid w:val="734E724B"/>
    <w:rsid w:val="734FB35D"/>
    <w:rsid w:val="73549752"/>
    <w:rsid w:val="73573B60"/>
    <w:rsid w:val="73609C91"/>
    <w:rsid w:val="73688DAF"/>
    <w:rsid w:val="7368E1BA"/>
    <w:rsid w:val="736A67F9"/>
    <w:rsid w:val="7375D26B"/>
    <w:rsid w:val="7375FFEB"/>
    <w:rsid w:val="7382F470"/>
    <w:rsid w:val="7386AB26"/>
    <w:rsid w:val="7388ED14"/>
    <w:rsid w:val="73907B31"/>
    <w:rsid w:val="73910742"/>
    <w:rsid w:val="739161EF"/>
    <w:rsid w:val="7395AABB"/>
    <w:rsid w:val="739BAAC3"/>
    <w:rsid w:val="739CAA6B"/>
    <w:rsid w:val="739FDE39"/>
    <w:rsid w:val="73A8850B"/>
    <w:rsid w:val="73B3FD9A"/>
    <w:rsid w:val="73B7B5B3"/>
    <w:rsid w:val="73C66E37"/>
    <w:rsid w:val="73C69853"/>
    <w:rsid w:val="73CD048F"/>
    <w:rsid w:val="73CDF445"/>
    <w:rsid w:val="73D9414B"/>
    <w:rsid w:val="73E26F92"/>
    <w:rsid w:val="73E3ADD0"/>
    <w:rsid w:val="73E6FD7D"/>
    <w:rsid w:val="73EB03B1"/>
    <w:rsid w:val="73F0CF65"/>
    <w:rsid w:val="73FA2B92"/>
    <w:rsid w:val="73FC0D70"/>
    <w:rsid w:val="7403B2B8"/>
    <w:rsid w:val="74043206"/>
    <w:rsid w:val="740F15A0"/>
    <w:rsid w:val="7417D240"/>
    <w:rsid w:val="741C5293"/>
    <w:rsid w:val="7424227A"/>
    <w:rsid w:val="74288759"/>
    <w:rsid w:val="74366E7B"/>
    <w:rsid w:val="743B75F8"/>
    <w:rsid w:val="744D5081"/>
    <w:rsid w:val="744DC71D"/>
    <w:rsid w:val="744E09F0"/>
    <w:rsid w:val="7459648E"/>
    <w:rsid w:val="7469E7CA"/>
    <w:rsid w:val="746FA86C"/>
    <w:rsid w:val="74877FC4"/>
    <w:rsid w:val="748FB7FD"/>
    <w:rsid w:val="7493976F"/>
    <w:rsid w:val="7496BAE4"/>
    <w:rsid w:val="74986A85"/>
    <w:rsid w:val="749D770C"/>
    <w:rsid w:val="74A08232"/>
    <w:rsid w:val="74AC7ABD"/>
    <w:rsid w:val="74ACFEC1"/>
    <w:rsid w:val="74B3B466"/>
    <w:rsid w:val="74B4EE40"/>
    <w:rsid w:val="74BD425F"/>
    <w:rsid w:val="74C04B7F"/>
    <w:rsid w:val="74C87128"/>
    <w:rsid w:val="74E02E5B"/>
    <w:rsid w:val="74FB7AE6"/>
    <w:rsid w:val="7519BA18"/>
    <w:rsid w:val="751FB400"/>
    <w:rsid w:val="753451A5"/>
    <w:rsid w:val="753CF027"/>
    <w:rsid w:val="7546EB5E"/>
    <w:rsid w:val="754EC829"/>
    <w:rsid w:val="7557C189"/>
    <w:rsid w:val="7557ED5E"/>
    <w:rsid w:val="755A811B"/>
    <w:rsid w:val="755B0CEC"/>
    <w:rsid w:val="756A5D48"/>
    <w:rsid w:val="756B53B1"/>
    <w:rsid w:val="7571B01A"/>
    <w:rsid w:val="757C5288"/>
    <w:rsid w:val="757DD444"/>
    <w:rsid w:val="7587004C"/>
    <w:rsid w:val="758AEF73"/>
    <w:rsid w:val="75901CAF"/>
    <w:rsid w:val="759A0D13"/>
    <w:rsid w:val="759A1E6D"/>
    <w:rsid w:val="75A1906D"/>
    <w:rsid w:val="75A422F5"/>
    <w:rsid w:val="75A45216"/>
    <w:rsid w:val="75A47D44"/>
    <w:rsid w:val="75A6B870"/>
    <w:rsid w:val="75B02C4B"/>
    <w:rsid w:val="75B2F8AB"/>
    <w:rsid w:val="75CB40CA"/>
    <w:rsid w:val="75CBDBB2"/>
    <w:rsid w:val="75D464CE"/>
    <w:rsid w:val="75D9E66F"/>
    <w:rsid w:val="75F38FBD"/>
    <w:rsid w:val="75F7B9CF"/>
    <w:rsid w:val="75FC4C79"/>
    <w:rsid w:val="761081A0"/>
    <w:rsid w:val="7617EA3A"/>
    <w:rsid w:val="761C9F91"/>
    <w:rsid w:val="76228753"/>
    <w:rsid w:val="762A3C28"/>
    <w:rsid w:val="762A4566"/>
    <w:rsid w:val="762DDAB4"/>
    <w:rsid w:val="7630172C"/>
    <w:rsid w:val="76315137"/>
    <w:rsid w:val="763157B5"/>
    <w:rsid w:val="76397C97"/>
    <w:rsid w:val="7641EE34"/>
    <w:rsid w:val="76440497"/>
    <w:rsid w:val="765082EA"/>
    <w:rsid w:val="7654620D"/>
    <w:rsid w:val="765F39DE"/>
    <w:rsid w:val="7668B2F2"/>
    <w:rsid w:val="76696B8F"/>
    <w:rsid w:val="766B6866"/>
    <w:rsid w:val="766BEFF8"/>
    <w:rsid w:val="766C18FA"/>
    <w:rsid w:val="767170D4"/>
    <w:rsid w:val="768C0B02"/>
    <w:rsid w:val="7691F25A"/>
    <w:rsid w:val="7692CB78"/>
    <w:rsid w:val="769946AE"/>
    <w:rsid w:val="769B5F72"/>
    <w:rsid w:val="769BAB8C"/>
    <w:rsid w:val="76A183B0"/>
    <w:rsid w:val="76A438D3"/>
    <w:rsid w:val="76A83A76"/>
    <w:rsid w:val="76AA35F6"/>
    <w:rsid w:val="76C565C3"/>
    <w:rsid w:val="76CA555B"/>
    <w:rsid w:val="76D27541"/>
    <w:rsid w:val="76D5CD94"/>
    <w:rsid w:val="76D6EAE5"/>
    <w:rsid w:val="76DE696A"/>
    <w:rsid w:val="76DEA677"/>
    <w:rsid w:val="77022DB0"/>
    <w:rsid w:val="7704CA11"/>
    <w:rsid w:val="770AA26C"/>
    <w:rsid w:val="771FB2AA"/>
    <w:rsid w:val="7720F3AA"/>
    <w:rsid w:val="77213F7E"/>
    <w:rsid w:val="772B797D"/>
    <w:rsid w:val="772E3D3A"/>
    <w:rsid w:val="7730CB6C"/>
    <w:rsid w:val="7733FDED"/>
    <w:rsid w:val="773B9B97"/>
    <w:rsid w:val="773CB43E"/>
    <w:rsid w:val="77404DA5"/>
    <w:rsid w:val="77482A80"/>
    <w:rsid w:val="774EC4D8"/>
    <w:rsid w:val="774FFA86"/>
    <w:rsid w:val="77526F6B"/>
    <w:rsid w:val="77534234"/>
    <w:rsid w:val="775684E4"/>
    <w:rsid w:val="77599542"/>
    <w:rsid w:val="775AEF3B"/>
    <w:rsid w:val="775AF831"/>
    <w:rsid w:val="77657B42"/>
    <w:rsid w:val="776E9B00"/>
    <w:rsid w:val="777AD196"/>
    <w:rsid w:val="7781E931"/>
    <w:rsid w:val="778FCB9C"/>
    <w:rsid w:val="77912BDE"/>
    <w:rsid w:val="7792C2E0"/>
    <w:rsid w:val="779A0763"/>
    <w:rsid w:val="779EB952"/>
    <w:rsid w:val="77B24EF1"/>
    <w:rsid w:val="77B33DC6"/>
    <w:rsid w:val="77BF59A0"/>
    <w:rsid w:val="77C4801F"/>
    <w:rsid w:val="77CCEDC6"/>
    <w:rsid w:val="77DC64D1"/>
    <w:rsid w:val="77DE25CF"/>
    <w:rsid w:val="77E1829C"/>
    <w:rsid w:val="77E32923"/>
    <w:rsid w:val="77F64E3C"/>
    <w:rsid w:val="77FF3E2B"/>
    <w:rsid w:val="7802E468"/>
    <w:rsid w:val="7805CB73"/>
    <w:rsid w:val="780CA4D7"/>
    <w:rsid w:val="78175A24"/>
    <w:rsid w:val="781DFD8D"/>
    <w:rsid w:val="78280F17"/>
    <w:rsid w:val="782FC828"/>
    <w:rsid w:val="7844A747"/>
    <w:rsid w:val="78495E3A"/>
    <w:rsid w:val="78529FE5"/>
    <w:rsid w:val="7852CD68"/>
    <w:rsid w:val="78645274"/>
    <w:rsid w:val="786DA956"/>
    <w:rsid w:val="788143CC"/>
    <w:rsid w:val="788CA73F"/>
    <w:rsid w:val="78A50FEB"/>
    <w:rsid w:val="78A991F8"/>
    <w:rsid w:val="78AA214B"/>
    <w:rsid w:val="78AA4380"/>
    <w:rsid w:val="78B07391"/>
    <w:rsid w:val="78B7D738"/>
    <w:rsid w:val="78B9D2B8"/>
    <w:rsid w:val="78C4D1AF"/>
    <w:rsid w:val="78C9C21A"/>
    <w:rsid w:val="78CCD5AB"/>
    <w:rsid w:val="78CD7BD7"/>
    <w:rsid w:val="78CF0E26"/>
    <w:rsid w:val="78CFF8DC"/>
    <w:rsid w:val="78D1B7F0"/>
    <w:rsid w:val="78D7E88F"/>
    <w:rsid w:val="78DC1E06"/>
    <w:rsid w:val="78DCC2B8"/>
    <w:rsid w:val="78E03EC5"/>
    <w:rsid w:val="78E0A07A"/>
    <w:rsid w:val="78E25040"/>
    <w:rsid w:val="78EA0513"/>
    <w:rsid w:val="78EACB38"/>
    <w:rsid w:val="78ED19F8"/>
    <w:rsid w:val="78F80D2A"/>
    <w:rsid w:val="78FB18C8"/>
    <w:rsid w:val="790E17C2"/>
    <w:rsid w:val="7917CC7B"/>
    <w:rsid w:val="79185757"/>
    <w:rsid w:val="791E0BC5"/>
    <w:rsid w:val="79209FCB"/>
    <w:rsid w:val="792CB6EB"/>
    <w:rsid w:val="793680C7"/>
    <w:rsid w:val="793860BB"/>
    <w:rsid w:val="793BAC8C"/>
    <w:rsid w:val="79458EC5"/>
    <w:rsid w:val="794D9C46"/>
    <w:rsid w:val="794F04BD"/>
    <w:rsid w:val="795240A8"/>
    <w:rsid w:val="795915F2"/>
    <w:rsid w:val="795B2A01"/>
    <w:rsid w:val="795C468F"/>
    <w:rsid w:val="79632DD2"/>
    <w:rsid w:val="79687704"/>
    <w:rsid w:val="796E5F3A"/>
    <w:rsid w:val="79807DDF"/>
    <w:rsid w:val="7982CD1A"/>
    <w:rsid w:val="79863E29"/>
    <w:rsid w:val="7988D899"/>
    <w:rsid w:val="798BA8C0"/>
    <w:rsid w:val="7991A65C"/>
    <w:rsid w:val="799449EF"/>
    <w:rsid w:val="7998050F"/>
    <w:rsid w:val="799A0012"/>
    <w:rsid w:val="79A014AD"/>
    <w:rsid w:val="79A0C32F"/>
    <w:rsid w:val="79A1D913"/>
    <w:rsid w:val="79B2702C"/>
    <w:rsid w:val="79B5AC1B"/>
    <w:rsid w:val="79B9D093"/>
    <w:rsid w:val="79C7B48E"/>
    <w:rsid w:val="79CB578F"/>
    <w:rsid w:val="79DBE72D"/>
    <w:rsid w:val="79E9200B"/>
    <w:rsid w:val="79ECC64E"/>
    <w:rsid w:val="79F087AC"/>
    <w:rsid w:val="79FA9C24"/>
    <w:rsid w:val="7A053AFC"/>
    <w:rsid w:val="7A10D141"/>
    <w:rsid w:val="7A1378B4"/>
    <w:rsid w:val="7A1B3B25"/>
    <w:rsid w:val="7A30125C"/>
    <w:rsid w:val="7A365309"/>
    <w:rsid w:val="7A3B7E83"/>
    <w:rsid w:val="7A3DF77E"/>
    <w:rsid w:val="7A405AFE"/>
    <w:rsid w:val="7A4B4A19"/>
    <w:rsid w:val="7A54C093"/>
    <w:rsid w:val="7A566E99"/>
    <w:rsid w:val="7A57DA47"/>
    <w:rsid w:val="7A607B35"/>
    <w:rsid w:val="7A652EC7"/>
    <w:rsid w:val="7A66C7B5"/>
    <w:rsid w:val="7A7661B6"/>
    <w:rsid w:val="7A789C50"/>
    <w:rsid w:val="7A7B19A8"/>
    <w:rsid w:val="7A7DA54B"/>
    <w:rsid w:val="7A80F780"/>
    <w:rsid w:val="7A84598C"/>
    <w:rsid w:val="7A8A102D"/>
    <w:rsid w:val="7A91BF7C"/>
    <w:rsid w:val="7A9299B5"/>
    <w:rsid w:val="7AA244EB"/>
    <w:rsid w:val="7AA5D2D8"/>
    <w:rsid w:val="7AA951FD"/>
    <w:rsid w:val="7AAE94CA"/>
    <w:rsid w:val="7AB404A0"/>
    <w:rsid w:val="7AB73C95"/>
    <w:rsid w:val="7AB8A4DD"/>
    <w:rsid w:val="7AC9953D"/>
    <w:rsid w:val="7ACCB258"/>
    <w:rsid w:val="7AD4186A"/>
    <w:rsid w:val="7AE451F9"/>
    <w:rsid w:val="7AEC900D"/>
    <w:rsid w:val="7AF3A078"/>
    <w:rsid w:val="7B046DC0"/>
    <w:rsid w:val="7B05398E"/>
    <w:rsid w:val="7B0829B5"/>
    <w:rsid w:val="7B167DFC"/>
    <w:rsid w:val="7B233F6D"/>
    <w:rsid w:val="7B376364"/>
    <w:rsid w:val="7B3AA512"/>
    <w:rsid w:val="7B411066"/>
    <w:rsid w:val="7B459A32"/>
    <w:rsid w:val="7B4E408D"/>
    <w:rsid w:val="7B525FC4"/>
    <w:rsid w:val="7B574C87"/>
    <w:rsid w:val="7B5ABC71"/>
    <w:rsid w:val="7B6960CC"/>
    <w:rsid w:val="7B6B012F"/>
    <w:rsid w:val="7B796094"/>
    <w:rsid w:val="7B7CAD4C"/>
    <w:rsid w:val="7B7DEDD1"/>
    <w:rsid w:val="7B87BF58"/>
    <w:rsid w:val="7B93A4B9"/>
    <w:rsid w:val="7B94F891"/>
    <w:rsid w:val="7B9D3B31"/>
    <w:rsid w:val="7BA6EAFD"/>
    <w:rsid w:val="7BAEBCBE"/>
    <w:rsid w:val="7BB3FFD7"/>
    <w:rsid w:val="7BB699B2"/>
    <w:rsid w:val="7BB7DC49"/>
    <w:rsid w:val="7BB8D025"/>
    <w:rsid w:val="7BC05484"/>
    <w:rsid w:val="7BC347E8"/>
    <w:rsid w:val="7BC4CB69"/>
    <w:rsid w:val="7BCE42B2"/>
    <w:rsid w:val="7BE877CC"/>
    <w:rsid w:val="7BF182EC"/>
    <w:rsid w:val="7BFCADFE"/>
    <w:rsid w:val="7BFCBF91"/>
    <w:rsid w:val="7C004CB0"/>
    <w:rsid w:val="7C031B0E"/>
    <w:rsid w:val="7C04D96F"/>
    <w:rsid w:val="7C06A009"/>
    <w:rsid w:val="7C0F10DF"/>
    <w:rsid w:val="7C13FE2A"/>
    <w:rsid w:val="7C167E92"/>
    <w:rsid w:val="7C1EF0A8"/>
    <w:rsid w:val="7C27F4D5"/>
    <w:rsid w:val="7C29BF95"/>
    <w:rsid w:val="7C3547C4"/>
    <w:rsid w:val="7C3D25DD"/>
    <w:rsid w:val="7C42FCB8"/>
    <w:rsid w:val="7C4FFF48"/>
    <w:rsid w:val="7C57C56C"/>
    <w:rsid w:val="7C5A3004"/>
    <w:rsid w:val="7C5D810D"/>
    <w:rsid w:val="7C624C04"/>
    <w:rsid w:val="7C625EC5"/>
    <w:rsid w:val="7C666203"/>
    <w:rsid w:val="7C730CE6"/>
    <w:rsid w:val="7C7319FF"/>
    <w:rsid w:val="7C740D0C"/>
    <w:rsid w:val="7C74F57C"/>
    <w:rsid w:val="7C78B898"/>
    <w:rsid w:val="7C7C8979"/>
    <w:rsid w:val="7C7D52C7"/>
    <w:rsid w:val="7C81C1DB"/>
    <w:rsid w:val="7C8220A6"/>
    <w:rsid w:val="7C85B6D2"/>
    <w:rsid w:val="7C887C7E"/>
    <w:rsid w:val="7C8938AC"/>
    <w:rsid w:val="7C92C561"/>
    <w:rsid w:val="7C93EEB8"/>
    <w:rsid w:val="7C9B02E6"/>
    <w:rsid w:val="7CB21701"/>
    <w:rsid w:val="7CB9AEEA"/>
    <w:rsid w:val="7CBDF870"/>
    <w:rsid w:val="7CD11947"/>
    <w:rsid w:val="7CD258DD"/>
    <w:rsid w:val="7CEB1368"/>
    <w:rsid w:val="7CECA383"/>
    <w:rsid w:val="7CF3DCA7"/>
    <w:rsid w:val="7D14B391"/>
    <w:rsid w:val="7D2F751A"/>
    <w:rsid w:val="7D32CEA8"/>
    <w:rsid w:val="7D56A3A3"/>
    <w:rsid w:val="7D5CB7D7"/>
    <w:rsid w:val="7D5F96D2"/>
    <w:rsid w:val="7D66A51B"/>
    <w:rsid w:val="7D67A244"/>
    <w:rsid w:val="7D7309C4"/>
    <w:rsid w:val="7D76C4A1"/>
    <w:rsid w:val="7D78F55A"/>
    <w:rsid w:val="7D845E63"/>
    <w:rsid w:val="7D8BC381"/>
    <w:rsid w:val="7D926FE4"/>
    <w:rsid w:val="7D9690F7"/>
    <w:rsid w:val="7D99377C"/>
    <w:rsid w:val="7DA50F6C"/>
    <w:rsid w:val="7DA538AA"/>
    <w:rsid w:val="7DB0A0AA"/>
    <w:rsid w:val="7DC68265"/>
    <w:rsid w:val="7DC91C2D"/>
    <w:rsid w:val="7DD202EE"/>
    <w:rsid w:val="7DD25F29"/>
    <w:rsid w:val="7DD5570C"/>
    <w:rsid w:val="7DDCAEF8"/>
    <w:rsid w:val="7DE08C26"/>
    <w:rsid w:val="7DE3598D"/>
    <w:rsid w:val="7DE61A75"/>
    <w:rsid w:val="7DE6B771"/>
    <w:rsid w:val="7DEFF110"/>
    <w:rsid w:val="7DF62FDA"/>
    <w:rsid w:val="7DFA6E51"/>
    <w:rsid w:val="7E0005FD"/>
    <w:rsid w:val="7E0659D2"/>
    <w:rsid w:val="7E08B788"/>
    <w:rsid w:val="7E09F1EA"/>
    <w:rsid w:val="7E0D5076"/>
    <w:rsid w:val="7E140CEC"/>
    <w:rsid w:val="7E19D52B"/>
    <w:rsid w:val="7E1B51E4"/>
    <w:rsid w:val="7E26D65D"/>
    <w:rsid w:val="7E2D6CD6"/>
    <w:rsid w:val="7E3F6087"/>
    <w:rsid w:val="7E4C63B8"/>
    <w:rsid w:val="7E4E2DFE"/>
    <w:rsid w:val="7E537F18"/>
    <w:rsid w:val="7E6244D0"/>
    <w:rsid w:val="7E62BDFE"/>
    <w:rsid w:val="7E6B5B1E"/>
    <w:rsid w:val="7E77092E"/>
    <w:rsid w:val="7E7803DE"/>
    <w:rsid w:val="7E81E155"/>
    <w:rsid w:val="7E82466D"/>
    <w:rsid w:val="7E8C8468"/>
    <w:rsid w:val="7E947C99"/>
    <w:rsid w:val="7E9A4562"/>
    <w:rsid w:val="7E9C3233"/>
    <w:rsid w:val="7E9FA0CF"/>
    <w:rsid w:val="7EAAC79E"/>
    <w:rsid w:val="7EBA6C53"/>
    <w:rsid w:val="7EC6A427"/>
    <w:rsid w:val="7EC9B6F9"/>
    <w:rsid w:val="7EDAF835"/>
    <w:rsid w:val="7EE2E9BF"/>
    <w:rsid w:val="7EE643BE"/>
    <w:rsid w:val="7EF39623"/>
    <w:rsid w:val="7EF90D2D"/>
    <w:rsid w:val="7EFFEFEF"/>
    <w:rsid w:val="7F00EB89"/>
    <w:rsid w:val="7F0AAEF5"/>
    <w:rsid w:val="7F1315F3"/>
    <w:rsid w:val="7F24E53A"/>
    <w:rsid w:val="7F2D67F5"/>
    <w:rsid w:val="7F2E51CB"/>
    <w:rsid w:val="7F31344E"/>
    <w:rsid w:val="7F41CE56"/>
    <w:rsid w:val="7F425EBC"/>
    <w:rsid w:val="7F4C5447"/>
    <w:rsid w:val="7F4D8306"/>
    <w:rsid w:val="7F4EAD96"/>
    <w:rsid w:val="7F5187AA"/>
    <w:rsid w:val="7F601789"/>
    <w:rsid w:val="7F69C4F9"/>
    <w:rsid w:val="7F759D07"/>
    <w:rsid w:val="7F81CFC4"/>
    <w:rsid w:val="7F8E739F"/>
    <w:rsid w:val="7F9717D7"/>
    <w:rsid w:val="7F9721FF"/>
    <w:rsid w:val="7F9FF2AA"/>
    <w:rsid w:val="7FA1ECB1"/>
    <w:rsid w:val="7FA77B8B"/>
    <w:rsid w:val="7FA7898D"/>
    <w:rsid w:val="7FA92B8A"/>
    <w:rsid w:val="7FACD030"/>
    <w:rsid w:val="7FB1CDBB"/>
    <w:rsid w:val="7FB4296A"/>
    <w:rsid w:val="7FBD609C"/>
    <w:rsid w:val="7FCAF84F"/>
    <w:rsid w:val="7FDE0D0B"/>
    <w:rsid w:val="7FE3ADCE"/>
    <w:rsid w:val="7FE99749"/>
    <w:rsid w:val="7FECB30D"/>
    <w:rsid w:val="7FEE92AA"/>
    <w:rsid w:val="7FF2D397"/>
    <w:rsid w:val="7FF92526"/>
    <w:rsid w:val="7FFFA03D"/>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2DAE2"/>
  <w15:chartTrackingRefBased/>
  <w15:docId w15:val="{F6EA0B22-2B2A-4D57-810B-88CEFFE6D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A3B"/>
    <w:pPr>
      <w:spacing w:before="120" w:after="120" w:line="264" w:lineRule="auto"/>
    </w:pPr>
  </w:style>
  <w:style w:type="paragraph" w:styleId="Heading1">
    <w:name w:val="heading 1"/>
    <w:basedOn w:val="Normal"/>
    <w:next w:val="Normal"/>
    <w:link w:val="Heading1Char"/>
    <w:uiPriority w:val="9"/>
    <w:qFormat/>
    <w:rsid w:val="007A5801"/>
    <w:pPr>
      <w:keepNext/>
      <w:keepLines/>
      <w:spacing w:before="240" w:after="240"/>
      <w:outlineLvl w:val="0"/>
    </w:pPr>
    <w:rPr>
      <w:rFonts w:asciiTheme="majorHAnsi" w:eastAsiaTheme="majorEastAsia" w:hAnsiTheme="majorHAnsi" w:cstheme="majorBidi"/>
      <w:caps/>
      <w:color w:val="285C4D" w:themeColor="text2"/>
      <w:sz w:val="32"/>
      <w:szCs w:val="32"/>
    </w:rPr>
  </w:style>
  <w:style w:type="paragraph" w:styleId="Heading2">
    <w:name w:val="heading 2"/>
    <w:basedOn w:val="Normal"/>
    <w:next w:val="Normal"/>
    <w:link w:val="Heading2Char"/>
    <w:unhideWhenUsed/>
    <w:qFormat/>
    <w:rsid w:val="00851BB1"/>
    <w:pPr>
      <w:keepNext/>
      <w:keepLines/>
      <w:spacing w:after="60"/>
      <w:outlineLvl w:val="1"/>
    </w:pPr>
    <w:rPr>
      <w:rFonts w:asciiTheme="majorHAnsi" w:eastAsiaTheme="majorEastAsia" w:hAnsiTheme="majorHAnsi" w:cstheme="majorBidi"/>
      <w:color w:val="78BE20" w:themeColor="accent1"/>
      <w:sz w:val="26"/>
      <w:szCs w:val="26"/>
    </w:rPr>
  </w:style>
  <w:style w:type="paragraph" w:styleId="Heading3">
    <w:name w:val="heading 3"/>
    <w:basedOn w:val="Normal"/>
    <w:next w:val="Normal"/>
    <w:link w:val="Heading3Char"/>
    <w:unhideWhenUsed/>
    <w:qFormat/>
    <w:rsid w:val="00F95EEA"/>
    <w:pPr>
      <w:keepNext/>
      <w:keepLines/>
      <w:spacing w:after="60"/>
      <w:outlineLvl w:val="2"/>
    </w:pPr>
    <w:rPr>
      <w:rFonts w:asciiTheme="majorHAnsi" w:eastAsiaTheme="majorEastAsia" w:hAnsiTheme="majorHAnsi" w:cstheme="majorBidi"/>
      <w:color w:val="285C4D" w:themeColor="text2"/>
      <w:szCs w:val="24"/>
    </w:rPr>
  </w:style>
  <w:style w:type="paragraph" w:styleId="Heading4">
    <w:name w:val="heading 4"/>
    <w:aliases w:val="Intent Box"/>
    <w:basedOn w:val="Normal"/>
    <w:next w:val="Normal"/>
    <w:link w:val="Heading4Char"/>
    <w:unhideWhenUsed/>
    <w:qFormat/>
    <w:rsid w:val="008323AA"/>
    <w:pPr>
      <w:keepNext/>
      <w:keepLines/>
      <w:outlineLvl w:val="3"/>
    </w:pPr>
    <w:rPr>
      <w:rFonts w:asciiTheme="majorHAnsi" w:eastAsiaTheme="majorEastAsia" w:hAnsiTheme="majorHAnsi" w:cstheme="majorBidi"/>
      <w:iCs/>
    </w:rPr>
  </w:style>
  <w:style w:type="paragraph" w:styleId="Heading5">
    <w:name w:val="heading 5"/>
    <w:basedOn w:val="Normal"/>
    <w:next w:val="Normal"/>
    <w:link w:val="Heading5Char"/>
    <w:unhideWhenUsed/>
    <w:qFormat/>
    <w:rsid w:val="009D24F5"/>
    <w:pPr>
      <w:keepNext/>
      <w:keepLines/>
      <w:spacing w:after="60"/>
      <w:outlineLvl w:val="4"/>
    </w:pPr>
    <w:rPr>
      <w:rFonts w:asciiTheme="majorHAnsi" w:eastAsiaTheme="majorEastAsia" w:hAnsiTheme="majorHAnsi" w:cstheme="majorBidi"/>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1924"/>
    <w:rPr>
      <w:color w:val="808080"/>
    </w:rPr>
  </w:style>
  <w:style w:type="paragraph" w:styleId="Date">
    <w:name w:val="Date"/>
    <w:basedOn w:val="Normal"/>
    <w:next w:val="Normal"/>
    <w:link w:val="DateChar"/>
    <w:uiPriority w:val="99"/>
    <w:unhideWhenUsed/>
    <w:rsid w:val="0089102A"/>
    <w:pPr>
      <w:framePr w:wrap="around" w:vAnchor="page" w:hAnchor="margin" w:y="14516" w:anchorLock="1"/>
    </w:pPr>
    <w:rPr>
      <w:color w:val="F1F8E8" w:themeColor="background2"/>
    </w:rPr>
  </w:style>
  <w:style w:type="character" w:customStyle="1" w:styleId="DateChar">
    <w:name w:val="Date Char"/>
    <w:basedOn w:val="DefaultParagraphFont"/>
    <w:link w:val="Date"/>
    <w:uiPriority w:val="99"/>
    <w:rsid w:val="0089102A"/>
    <w:rPr>
      <w:color w:val="F1F8E8" w:themeColor="background2"/>
    </w:rPr>
  </w:style>
  <w:style w:type="paragraph" w:styleId="NoSpacing">
    <w:name w:val="No Spacing"/>
    <w:link w:val="NoSpacingChar"/>
    <w:uiPriority w:val="1"/>
    <w:qFormat/>
    <w:rsid w:val="001A6DFE"/>
    <w:pPr>
      <w:spacing w:after="0" w:line="264" w:lineRule="auto"/>
    </w:pPr>
  </w:style>
  <w:style w:type="paragraph" w:styleId="ListBullet">
    <w:name w:val="List Bullet"/>
    <w:basedOn w:val="Normal"/>
    <w:uiPriority w:val="99"/>
    <w:unhideWhenUsed/>
    <w:qFormat/>
    <w:rsid w:val="00D83923"/>
    <w:pPr>
      <w:numPr>
        <w:numId w:val="5"/>
      </w:numPr>
      <w:contextualSpacing/>
    </w:pPr>
  </w:style>
  <w:style w:type="paragraph" w:styleId="ListBullet2">
    <w:name w:val="List Bullet 2"/>
    <w:basedOn w:val="Normal"/>
    <w:uiPriority w:val="99"/>
    <w:unhideWhenUsed/>
    <w:qFormat/>
    <w:rsid w:val="00D83923"/>
    <w:pPr>
      <w:numPr>
        <w:ilvl w:val="1"/>
        <w:numId w:val="5"/>
      </w:numPr>
      <w:contextualSpacing/>
    </w:pPr>
  </w:style>
  <w:style w:type="paragraph" w:styleId="ListNumber">
    <w:name w:val="List Number"/>
    <w:basedOn w:val="Normal"/>
    <w:uiPriority w:val="99"/>
    <w:unhideWhenUsed/>
    <w:qFormat/>
    <w:rsid w:val="004051F6"/>
    <w:pPr>
      <w:ind w:left="567" w:hanging="567"/>
      <w:contextualSpacing/>
    </w:pPr>
  </w:style>
  <w:style w:type="numbering" w:customStyle="1" w:styleId="Bullets">
    <w:name w:val="Bullets"/>
    <w:uiPriority w:val="99"/>
    <w:rsid w:val="00D83923"/>
    <w:pPr>
      <w:numPr>
        <w:numId w:val="2"/>
      </w:numPr>
    </w:pPr>
  </w:style>
  <w:style w:type="character" w:customStyle="1" w:styleId="Heading1Char">
    <w:name w:val="Heading 1 Char"/>
    <w:basedOn w:val="DefaultParagraphFont"/>
    <w:link w:val="Heading1"/>
    <w:uiPriority w:val="9"/>
    <w:rsid w:val="007A5801"/>
    <w:rPr>
      <w:rFonts w:asciiTheme="majorHAnsi" w:eastAsiaTheme="majorEastAsia" w:hAnsiTheme="majorHAnsi" w:cstheme="majorBidi"/>
      <w:caps/>
      <w:color w:val="285C4D" w:themeColor="text2"/>
      <w:sz w:val="32"/>
      <w:szCs w:val="32"/>
    </w:rPr>
  </w:style>
  <w:style w:type="paragraph" w:styleId="ListNumber2">
    <w:name w:val="List Number 2"/>
    <w:basedOn w:val="Normal"/>
    <w:uiPriority w:val="99"/>
    <w:unhideWhenUsed/>
    <w:qFormat/>
    <w:rsid w:val="004051F6"/>
    <w:pPr>
      <w:numPr>
        <w:ilvl w:val="1"/>
        <w:numId w:val="6"/>
      </w:numPr>
      <w:contextualSpacing/>
    </w:pPr>
  </w:style>
  <w:style w:type="character" w:customStyle="1" w:styleId="Heading2Char">
    <w:name w:val="Heading 2 Char"/>
    <w:basedOn w:val="DefaultParagraphFont"/>
    <w:link w:val="Heading2"/>
    <w:rsid w:val="00851BB1"/>
    <w:rPr>
      <w:rFonts w:asciiTheme="majorHAnsi" w:eastAsiaTheme="majorEastAsia" w:hAnsiTheme="majorHAnsi" w:cstheme="majorBidi"/>
      <w:color w:val="78BE20" w:themeColor="accent1"/>
      <w:sz w:val="26"/>
      <w:szCs w:val="26"/>
    </w:rPr>
  </w:style>
  <w:style w:type="paragraph" w:styleId="ListParagraph">
    <w:name w:val="List Paragraph"/>
    <w:aliases w:val="Indicator,FSC List,List Numbered Multi"/>
    <w:basedOn w:val="Normal"/>
    <w:link w:val="ListParagraphChar"/>
    <w:uiPriority w:val="34"/>
    <w:qFormat/>
    <w:rsid w:val="00594496"/>
    <w:pPr>
      <w:ind w:left="284"/>
      <w:contextualSpacing/>
    </w:pPr>
  </w:style>
  <w:style w:type="paragraph" w:styleId="Header">
    <w:name w:val="header"/>
    <w:basedOn w:val="Normal"/>
    <w:link w:val="HeaderChar"/>
    <w:uiPriority w:val="99"/>
    <w:unhideWhenUsed/>
    <w:rsid w:val="00C37A29"/>
    <w:pPr>
      <w:tabs>
        <w:tab w:val="center" w:pos="4513"/>
        <w:tab w:val="right" w:pos="9026"/>
      </w:tabs>
      <w:spacing w:after="0"/>
    </w:pPr>
  </w:style>
  <w:style w:type="character" w:customStyle="1" w:styleId="HeaderChar">
    <w:name w:val="Header Char"/>
    <w:basedOn w:val="DefaultParagraphFont"/>
    <w:link w:val="Header"/>
    <w:uiPriority w:val="99"/>
    <w:rsid w:val="00C37A29"/>
  </w:style>
  <w:style w:type="paragraph" w:styleId="Footer">
    <w:name w:val="footer"/>
    <w:basedOn w:val="Normal"/>
    <w:link w:val="FooterChar"/>
    <w:uiPriority w:val="99"/>
    <w:unhideWhenUsed/>
    <w:rsid w:val="00CB519D"/>
    <w:pPr>
      <w:tabs>
        <w:tab w:val="left" w:pos="1701"/>
      </w:tabs>
      <w:spacing w:after="0" w:line="252" w:lineRule="auto"/>
      <w:ind w:left="1701" w:hanging="1701"/>
      <w:contextualSpacing/>
    </w:pPr>
    <w:rPr>
      <w:color w:val="285C4D" w:themeColor="text2"/>
      <w:sz w:val="18"/>
    </w:rPr>
  </w:style>
  <w:style w:type="character" w:customStyle="1" w:styleId="FooterChar">
    <w:name w:val="Footer Char"/>
    <w:basedOn w:val="DefaultParagraphFont"/>
    <w:link w:val="Footer"/>
    <w:uiPriority w:val="99"/>
    <w:rsid w:val="00CB519D"/>
    <w:rPr>
      <w:color w:val="285C4D" w:themeColor="text2"/>
      <w:sz w:val="18"/>
    </w:rPr>
  </w:style>
  <w:style w:type="numbering" w:customStyle="1" w:styleId="Numbering">
    <w:name w:val="Numbering"/>
    <w:uiPriority w:val="99"/>
    <w:rsid w:val="004051F6"/>
    <w:pPr>
      <w:numPr>
        <w:numId w:val="3"/>
      </w:numPr>
    </w:pPr>
  </w:style>
  <w:style w:type="paragraph" w:styleId="ListBullet3">
    <w:name w:val="List Bullet 3"/>
    <w:basedOn w:val="Normal"/>
    <w:uiPriority w:val="99"/>
    <w:unhideWhenUsed/>
    <w:rsid w:val="00D83923"/>
    <w:pPr>
      <w:numPr>
        <w:ilvl w:val="2"/>
        <w:numId w:val="5"/>
      </w:numPr>
      <w:contextualSpacing/>
    </w:pPr>
  </w:style>
  <w:style w:type="paragraph" w:styleId="ListContinue2">
    <w:name w:val="List Continue 2"/>
    <w:basedOn w:val="Normal"/>
    <w:uiPriority w:val="99"/>
    <w:unhideWhenUsed/>
    <w:qFormat/>
    <w:rsid w:val="004635FD"/>
    <w:pPr>
      <w:ind w:left="566"/>
      <w:contextualSpacing/>
    </w:pPr>
  </w:style>
  <w:style w:type="paragraph" w:styleId="ListNumber3">
    <w:name w:val="List Number 3"/>
    <w:basedOn w:val="Normal"/>
    <w:uiPriority w:val="99"/>
    <w:unhideWhenUsed/>
    <w:qFormat/>
    <w:rsid w:val="004051F6"/>
    <w:pPr>
      <w:numPr>
        <w:ilvl w:val="2"/>
        <w:numId w:val="6"/>
      </w:numPr>
      <w:contextualSpacing/>
    </w:pPr>
  </w:style>
  <w:style w:type="paragraph" w:styleId="ListNumber4">
    <w:name w:val="List Number 4"/>
    <w:basedOn w:val="Normal"/>
    <w:uiPriority w:val="99"/>
    <w:unhideWhenUsed/>
    <w:qFormat/>
    <w:rsid w:val="004051F6"/>
    <w:pPr>
      <w:numPr>
        <w:ilvl w:val="3"/>
        <w:numId w:val="6"/>
      </w:numPr>
      <w:contextualSpacing/>
    </w:pPr>
  </w:style>
  <w:style w:type="paragraph" w:styleId="ListNumber5">
    <w:name w:val="List Number 5"/>
    <w:basedOn w:val="Normal"/>
    <w:uiPriority w:val="99"/>
    <w:unhideWhenUsed/>
    <w:rsid w:val="004051F6"/>
    <w:pPr>
      <w:numPr>
        <w:ilvl w:val="4"/>
        <w:numId w:val="6"/>
      </w:numPr>
      <w:contextualSpacing/>
    </w:pPr>
  </w:style>
  <w:style w:type="paragraph" w:styleId="ListContinue">
    <w:name w:val="List Continue"/>
    <w:basedOn w:val="Normal"/>
    <w:uiPriority w:val="99"/>
    <w:unhideWhenUsed/>
    <w:qFormat/>
    <w:rsid w:val="00B91D47"/>
    <w:pPr>
      <w:ind w:left="283"/>
      <w:contextualSpacing/>
    </w:pPr>
  </w:style>
  <w:style w:type="paragraph" w:styleId="ListContinue3">
    <w:name w:val="List Continue 3"/>
    <w:basedOn w:val="Normal"/>
    <w:uiPriority w:val="99"/>
    <w:unhideWhenUsed/>
    <w:qFormat/>
    <w:rsid w:val="00974677"/>
    <w:pPr>
      <w:ind w:left="849"/>
      <w:contextualSpacing/>
    </w:pPr>
  </w:style>
  <w:style w:type="paragraph" w:styleId="ListContinue4">
    <w:name w:val="List Continue 4"/>
    <w:basedOn w:val="Normal"/>
    <w:uiPriority w:val="99"/>
    <w:unhideWhenUsed/>
    <w:qFormat/>
    <w:rsid w:val="00974677"/>
    <w:pPr>
      <w:ind w:left="1132"/>
      <w:contextualSpacing/>
    </w:pPr>
  </w:style>
  <w:style w:type="character" w:customStyle="1" w:styleId="Heading3Char">
    <w:name w:val="Heading 3 Char"/>
    <w:basedOn w:val="DefaultParagraphFont"/>
    <w:link w:val="Heading3"/>
    <w:rsid w:val="00F95EEA"/>
    <w:rPr>
      <w:rFonts w:asciiTheme="majorHAnsi" w:eastAsiaTheme="majorEastAsia" w:hAnsiTheme="majorHAnsi" w:cstheme="majorBidi"/>
      <w:color w:val="285C4D" w:themeColor="text2"/>
      <w:szCs w:val="24"/>
    </w:rPr>
  </w:style>
  <w:style w:type="character" w:customStyle="1" w:styleId="Heading4Char">
    <w:name w:val="Heading 4 Char"/>
    <w:aliases w:val="Intent Box Char"/>
    <w:basedOn w:val="DefaultParagraphFont"/>
    <w:link w:val="Heading4"/>
    <w:rsid w:val="008323AA"/>
    <w:rPr>
      <w:rFonts w:asciiTheme="majorHAnsi" w:eastAsiaTheme="majorEastAsia" w:hAnsiTheme="majorHAnsi" w:cstheme="majorBidi"/>
      <w:iCs/>
    </w:rPr>
  </w:style>
  <w:style w:type="character" w:customStyle="1" w:styleId="Heading5Char">
    <w:name w:val="Heading 5 Char"/>
    <w:basedOn w:val="DefaultParagraphFont"/>
    <w:link w:val="Heading5"/>
    <w:rsid w:val="009D24F5"/>
    <w:rPr>
      <w:rFonts w:asciiTheme="majorHAnsi" w:eastAsiaTheme="majorEastAsia" w:hAnsiTheme="majorHAnsi" w:cstheme="majorBidi"/>
      <w:b/>
      <w:sz w:val="18"/>
    </w:rPr>
  </w:style>
  <w:style w:type="numbering" w:customStyle="1" w:styleId="ListClause">
    <w:name w:val="List Clause"/>
    <w:uiPriority w:val="99"/>
    <w:rsid w:val="004051F6"/>
    <w:pPr>
      <w:numPr>
        <w:numId w:val="4"/>
      </w:numPr>
    </w:pPr>
  </w:style>
  <w:style w:type="paragraph" w:styleId="Title">
    <w:name w:val="Title"/>
    <w:basedOn w:val="Normal"/>
    <w:next w:val="Normal"/>
    <w:link w:val="TitleChar"/>
    <w:uiPriority w:val="10"/>
    <w:rsid w:val="0089102A"/>
    <w:pPr>
      <w:framePr w:w="7938" w:wrap="around" w:vAnchor="page" w:hAnchor="margin" w:y="6805" w:anchorLock="1"/>
      <w:spacing w:after="600" w:line="168" w:lineRule="auto"/>
      <w:contextualSpacing/>
    </w:pPr>
    <w:rPr>
      <w:rFonts w:asciiTheme="majorHAnsi" w:eastAsiaTheme="majorEastAsia" w:hAnsiTheme="majorHAnsi" w:cstheme="majorBidi"/>
      <w:caps/>
      <w:color w:val="F1F8E8" w:themeColor="background2"/>
      <w:spacing w:val="-10"/>
      <w:kern w:val="28"/>
      <w:sz w:val="84"/>
      <w:szCs w:val="56"/>
    </w:rPr>
  </w:style>
  <w:style w:type="character" w:customStyle="1" w:styleId="TitleChar">
    <w:name w:val="Title Char"/>
    <w:basedOn w:val="DefaultParagraphFont"/>
    <w:link w:val="Title"/>
    <w:uiPriority w:val="10"/>
    <w:rsid w:val="0089102A"/>
    <w:rPr>
      <w:rFonts w:asciiTheme="majorHAnsi" w:eastAsiaTheme="majorEastAsia" w:hAnsiTheme="majorHAnsi" w:cstheme="majorBidi"/>
      <w:caps/>
      <w:color w:val="F1F8E8" w:themeColor="background2"/>
      <w:spacing w:val="-10"/>
      <w:kern w:val="28"/>
      <w:sz w:val="84"/>
      <w:szCs w:val="56"/>
    </w:rPr>
  </w:style>
  <w:style w:type="paragraph" w:customStyle="1" w:styleId="Pull-outQuote">
    <w:name w:val="Pull-out Quote"/>
    <w:basedOn w:val="Normal"/>
    <w:link w:val="Pull-outQuoteChar"/>
    <w:semiHidden/>
    <w:rsid w:val="009D24F5"/>
    <w:pPr>
      <w:pBdr>
        <w:top w:val="single" w:sz="4" w:space="4" w:color="285C4D" w:themeColor="text2"/>
        <w:left w:val="single" w:sz="4" w:space="4" w:color="285C4D" w:themeColor="text2"/>
        <w:bottom w:val="single" w:sz="4" w:space="4" w:color="285C4D" w:themeColor="text2"/>
        <w:right w:val="single" w:sz="4" w:space="4" w:color="285C4D" w:themeColor="text2"/>
      </w:pBdr>
      <w:shd w:val="clear" w:color="auto" w:fill="285C4D" w:themeFill="text2"/>
      <w:ind w:left="113" w:right="113"/>
    </w:pPr>
    <w:rPr>
      <w:color w:val="FFFFFF" w:themeColor="background1"/>
    </w:rPr>
  </w:style>
  <w:style w:type="paragraph" w:customStyle="1" w:styleId="Pull-outQuoteHeading">
    <w:name w:val="Pull-out Quote Heading"/>
    <w:basedOn w:val="Pull-outQuote"/>
    <w:next w:val="Pull-outQuote"/>
    <w:link w:val="Pull-outQuoteHeadingChar"/>
    <w:semiHidden/>
    <w:rsid w:val="004B609E"/>
    <w:rPr>
      <w:b/>
    </w:rPr>
  </w:style>
  <w:style w:type="character" w:customStyle="1" w:styleId="Pull-outQuoteChar">
    <w:name w:val="Pull-out Quote Char"/>
    <w:basedOn w:val="DefaultParagraphFont"/>
    <w:link w:val="Pull-outQuote"/>
    <w:semiHidden/>
    <w:rsid w:val="0050670B"/>
    <w:rPr>
      <w:color w:val="FFFFFF" w:themeColor="background1"/>
      <w:sz w:val="20"/>
      <w:shd w:val="clear" w:color="auto" w:fill="285C4D" w:themeFill="text2"/>
    </w:rPr>
  </w:style>
  <w:style w:type="character" w:customStyle="1" w:styleId="Pull-outQuoteHeadingChar">
    <w:name w:val="Pull-out Quote Heading Char"/>
    <w:basedOn w:val="Pull-outQuoteChar"/>
    <w:link w:val="Pull-outQuoteHeading"/>
    <w:semiHidden/>
    <w:rsid w:val="0050670B"/>
    <w:rPr>
      <w:b/>
      <w:color w:val="FFFFFF" w:themeColor="background1"/>
      <w:sz w:val="20"/>
      <w:shd w:val="clear" w:color="auto" w:fill="285C4D" w:themeFill="text2"/>
    </w:rPr>
  </w:style>
  <w:style w:type="paragraph" w:customStyle="1" w:styleId="Heading1-numbered">
    <w:name w:val="Heading 1-numbered"/>
    <w:basedOn w:val="Heading1"/>
    <w:next w:val="Normal"/>
    <w:link w:val="Heading1-numberedChar"/>
    <w:uiPriority w:val="9"/>
    <w:semiHidden/>
    <w:rsid w:val="00F95EEA"/>
  </w:style>
  <w:style w:type="paragraph" w:customStyle="1" w:styleId="Clause1-Heading">
    <w:name w:val="Clause 1-Heading"/>
    <w:basedOn w:val="Heading2"/>
    <w:next w:val="Normal"/>
    <w:link w:val="Clause1-HeadingChar"/>
    <w:uiPriority w:val="11"/>
    <w:rsid w:val="004051F6"/>
    <w:pPr>
      <w:numPr>
        <w:numId w:val="71"/>
      </w:numPr>
    </w:pPr>
  </w:style>
  <w:style w:type="character" w:customStyle="1" w:styleId="Heading1-numberedChar">
    <w:name w:val="Heading 1-numbered Char"/>
    <w:basedOn w:val="Heading1Char"/>
    <w:link w:val="Heading1-numbered"/>
    <w:uiPriority w:val="9"/>
    <w:semiHidden/>
    <w:rsid w:val="00AF1E19"/>
    <w:rPr>
      <w:rFonts w:asciiTheme="majorHAnsi" w:eastAsiaTheme="majorEastAsia" w:hAnsiTheme="majorHAnsi" w:cstheme="majorBidi"/>
      <w:caps/>
      <w:color w:val="285C4D" w:themeColor="text2"/>
      <w:sz w:val="32"/>
      <w:szCs w:val="32"/>
    </w:rPr>
  </w:style>
  <w:style w:type="character" w:customStyle="1" w:styleId="Clause1-HeadingChar">
    <w:name w:val="Clause 1-Heading Char"/>
    <w:basedOn w:val="Heading2Char"/>
    <w:link w:val="Clause1-Heading"/>
    <w:uiPriority w:val="11"/>
    <w:rsid w:val="00343A95"/>
    <w:rPr>
      <w:rFonts w:asciiTheme="majorHAnsi" w:eastAsiaTheme="majorEastAsia" w:hAnsiTheme="majorHAnsi" w:cstheme="majorBidi"/>
      <w:color w:val="78BE20" w:themeColor="accent1"/>
      <w:sz w:val="26"/>
      <w:szCs w:val="26"/>
    </w:rPr>
  </w:style>
  <w:style w:type="paragraph" w:styleId="ListContinue5">
    <w:name w:val="List Continue 5"/>
    <w:basedOn w:val="Normal"/>
    <w:uiPriority w:val="99"/>
    <w:unhideWhenUsed/>
    <w:qFormat/>
    <w:rsid w:val="00593314"/>
    <w:pPr>
      <w:ind w:left="1415"/>
      <w:contextualSpacing/>
    </w:pPr>
  </w:style>
  <w:style w:type="table" w:styleId="TableGrid">
    <w:name w:val="Table Grid"/>
    <w:basedOn w:val="TableNormal"/>
    <w:uiPriority w:val="39"/>
    <w:rsid w:val="00EF3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F3F23"/>
    <w:pPr>
      <w:spacing w:after="240"/>
    </w:pPr>
    <w:rPr>
      <w:i/>
      <w:iCs/>
      <w:color w:val="285C4D" w:themeColor="text2"/>
      <w:sz w:val="18"/>
      <w:szCs w:val="18"/>
    </w:rPr>
  </w:style>
  <w:style w:type="paragraph" w:styleId="List">
    <w:name w:val="List"/>
    <w:basedOn w:val="Normal"/>
    <w:uiPriority w:val="99"/>
    <w:unhideWhenUsed/>
    <w:qFormat/>
    <w:rsid w:val="006D7C31"/>
    <w:pPr>
      <w:numPr>
        <w:numId w:val="73"/>
      </w:numPr>
      <w:ind w:left="1419"/>
      <w:contextualSpacing/>
    </w:pPr>
  </w:style>
  <w:style w:type="paragraph" w:styleId="List2">
    <w:name w:val="List 2"/>
    <w:basedOn w:val="Normal"/>
    <w:uiPriority w:val="99"/>
    <w:unhideWhenUsed/>
    <w:qFormat/>
    <w:rsid w:val="006D7C31"/>
    <w:pPr>
      <w:numPr>
        <w:ilvl w:val="1"/>
        <w:numId w:val="73"/>
      </w:numPr>
      <w:contextualSpacing/>
    </w:pPr>
  </w:style>
  <w:style w:type="numbering" w:customStyle="1" w:styleId="LetteredList">
    <w:name w:val="Lettered List"/>
    <w:uiPriority w:val="99"/>
    <w:rsid w:val="00E25474"/>
    <w:pPr>
      <w:numPr>
        <w:numId w:val="30"/>
      </w:numPr>
    </w:pPr>
  </w:style>
  <w:style w:type="paragraph" w:styleId="Subtitle">
    <w:name w:val="Subtitle"/>
    <w:basedOn w:val="Title"/>
    <w:next w:val="Normal"/>
    <w:link w:val="SubtitleChar"/>
    <w:uiPriority w:val="11"/>
    <w:rsid w:val="00646456"/>
    <w:pPr>
      <w:framePr w:wrap="around"/>
      <w:spacing w:line="264" w:lineRule="auto"/>
    </w:pPr>
    <w:rPr>
      <w:rFonts w:asciiTheme="minorHAnsi" w:hAnsiTheme="minorHAnsi"/>
      <w:caps w:val="0"/>
      <w:sz w:val="32"/>
    </w:rPr>
  </w:style>
  <w:style w:type="character" w:customStyle="1" w:styleId="SubtitleChar">
    <w:name w:val="Subtitle Char"/>
    <w:basedOn w:val="DefaultParagraphFont"/>
    <w:link w:val="Subtitle"/>
    <w:uiPriority w:val="11"/>
    <w:rsid w:val="00646456"/>
    <w:rPr>
      <w:rFonts w:eastAsiaTheme="majorEastAsia" w:cstheme="majorBidi"/>
      <w:color w:val="FFFFFF" w:themeColor="background1"/>
      <w:spacing w:val="-10"/>
      <w:kern w:val="28"/>
      <w:sz w:val="32"/>
      <w:szCs w:val="56"/>
    </w:rPr>
  </w:style>
  <w:style w:type="paragraph" w:styleId="TOCHeading">
    <w:name w:val="TOC Heading"/>
    <w:basedOn w:val="Heading1"/>
    <w:next w:val="Normal"/>
    <w:uiPriority w:val="39"/>
    <w:unhideWhenUsed/>
    <w:rsid w:val="007A5801"/>
    <w:pPr>
      <w:spacing w:line="259" w:lineRule="auto"/>
      <w:outlineLvl w:val="9"/>
    </w:pPr>
    <w:rPr>
      <w:lang w:val="en-US"/>
    </w:rPr>
  </w:style>
  <w:style w:type="paragraph" w:styleId="TOC1">
    <w:name w:val="toc 1"/>
    <w:basedOn w:val="Normal"/>
    <w:next w:val="Normal"/>
    <w:autoRedefine/>
    <w:uiPriority w:val="39"/>
    <w:unhideWhenUsed/>
    <w:rsid w:val="00FD0C0D"/>
    <w:pPr>
      <w:pBdr>
        <w:between w:val="single" w:sz="8" w:space="1" w:color="78BE20" w:themeColor="accent1"/>
      </w:pBdr>
      <w:tabs>
        <w:tab w:val="left" w:pos="660"/>
        <w:tab w:val="right" w:pos="10194"/>
      </w:tabs>
      <w:spacing w:after="0"/>
    </w:pPr>
    <w:rPr>
      <w:b/>
    </w:rPr>
  </w:style>
  <w:style w:type="paragraph" w:styleId="TOC2">
    <w:name w:val="toc 2"/>
    <w:basedOn w:val="Normal"/>
    <w:next w:val="Normal"/>
    <w:autoRedefine/>
    <w:uiPriority w:val="39"/>
    <w:unhideWhenUsed/>
    <w:rsid w:val="005C2AA7"/>
    <w:pPr>
      <w:pBdr>
        <w:between w:val="single" w:sz="8" w:space="1" w:color="78BE20" w:themeColor="accent1"/>
      </w:pBdr>
      <w:tabs>
        <w:tab w:val="right" w:pos="10194"/>
      </w:tabs>
      <w:spacing w:after="0"/>
    </w:pPr>
    <w:rPr>
      <w:b/>
      <w:bCs/>
      <w:noProof/>
      <w:lang w:val="en-US"/>
    </w:rPr>
  </w:style>
  <w:style w:type="paragraph" w:styleId="TOC3">
    <w:name w:val="toc 3"/>
    <w:basedOn w:val="Normal"/>
    <w:next w:val="Normal"/>
    <w:autoRedefine/>
    <w:uiPriority w:val="39"/>
    <w:unhideWhenUsed/>
    <w:rsid w:val="004E0833"/>
    <w:pPr>
      <w:tabs>
        <w:tab w:val="right" w:leader="dot" w:pos="9628"/>
      </w:tabs>
      <w:spacing w:after="100"/>
      <w:ind w:left="284"/>
    </w:pPr>
  </w:style>
  <w:style w:type="character" w:styleId="Hyperlink">
    <w:name w:val="Hyperlink"/>
    <w:basedOn w:val="DefaultParagraphFont"/>
    <w:uiPriority w:val="99"/>
    <w:unhideWhenUsed/>
    <w:rsid w:val="00A24EF4"/>
    <w:rPr>
      <w:color w:val="000000" w:themeColor="hyperlink"/>
      <w:u w:val="single"/>
    </w:rPr>
  </w:style>
  <w:style w:type="table" w:customStyle="1" w:styleId="Blank">
    <w:name w:val="Blank"/>
    <w:basedOn w:val="TableNormal"/>
    <w:uiPriority w:val="99"/>
    <w:rsid w:val="003C2EDF"/>
    <w:pPr>
      <w:spacing w:after="0" w:line="240" w:lineRule="auto"/>
    </w:pPr>
    <w:tblPr>
      <w:tblCellMar>
        <w:left w:w="0" w:type="dxa"/>
        <w:right w:w="0" w:type="dxa"/>
      </w:tblCellMar>
    </w:tblPr>
    <w:tblStylePr w:type="firstCol">
      <w:rPr>
        <w:b/>
      </w:rPr>
    </w:tblStylePr>
  </w:style>
  <w:style w:type="paragraph" w:customStyle="1" w:styleId="Clause2">
    <w:name w:val="Clause 2"/>
    <w:basedOn w:val="Normal"/>
    <w:uiPriority w:val="11"/>
    <w:qFormat/>
    <w:rsid w:val="0034479D"/>
    <w:pPr>
      <w:numPr>
        <w:ilvl w:val="1"/>
        <w:numId w:val="71"/>
      </w:numPr>
    </w:pPr>
  </w:style>
  <w:style w:type="paragraph" w:customStyle="1" w:styleId="Clause3">
    <w:name w:val="Clause 3"/>
    <w:basedOn w:val="Clause2"/>
    <w:uiPriority w:val="11"/>
    <w:qFormat/>
    <w:rsid w:val="004051F6"/>
    <w:pPr>
      <w:numPr>
        <w:ilvl w:val="2"/>
      </w:numPr>
    </w:pPr>
  </w:style>
  <w:style w:type="paragraph" w:customStyle="1" w:styleId="Heading-Section">
    <w:name w:val="Heading-Section"/>
    <w:basedOn w:val="Heading1"/>
    <w:uiPriority w:val="9"/>
    <w:qFormat/>
    <w:rsid w:val="00A11CEB"/>
    <w:pPr>
      <w:pageBreakBefore/>
      <w:numPr>
        <w:numId w:val="51"/>
      </w:numPr>
      <w:spacing w:after="360"/>
    </w:pPr>
    <w:rPr>
      <w:caps w:val="0"/>
      <w:sz w:val="40"/>
    </w:rPr>
  </w:style>
  <w:style w:type="numbering" w:customStyle="1" w:styleId="ListHeadings">
    <w:name w:val="List Headings"/>
    <w:uiPriority w:val="99"/>
    <w:rsid w:val="00D0518D"/>
    <w:pPr>
      <w:numPr>
        <w:numId w:val="51"/>
      </w:numPr>
    </w:pPr>
  </w:style>
  <w:style w:type="paragraph" w:customStyle="1" w:styleId="Titlegreen">
    <w:name w:val="Title green"/>
    <w:basedOn w:val="Title"/>
    <w:rsid w:val="00110B67"/>
    <w:pPr>
      <w:framePr w:wrap="around"/>
    </w:pPr>
    <w:rPr>
      <w:color w:val="78BE20" w:themeColor="accent1"/>
    </w:rPr>
  </w:style>
  <w:style w:type="paragraph" w:styleId="TableofFigures">
    <w:name w:val="table of figures"/>
    <w:basedOn w:val="Normal"/>
    <w:next w:val="Normal"/>
    <w:uiPriority w:val="99"/>
    <w:unhideWhenUsed/>
    <w:rsid w:val="00110B67"/>
    <w:pPr>
      <w:spacing w:after="0"/>
    </w:pPr>
  </w:style>
  <w:style w:type="paragraph" w:customStyle="1" w:styleId="Cover-Fullpage">
    <w:name w:val="Cover-Full page"/>
    <w:basedOn w:val="Normal"/>
    <w:rsid w:val="00517CE9"/>
    <w:pPr>
      <w:framePr w:w="12474" w:h="14572" w:hRule="exact" w:wrap="around" w:vAnchor="page" w:hAnchor="page" w:y="1135" w:anchorLock="1"/>
      <w:spacing w:before="0" w:after="0" w:line="168" w:lineRule="auto"/>
    </w:pPr>
    <w:rPr>
      <w:noProof/>
    </w:rPr>
  </w:style>
  <w:style w:type="paragraph" w:customStyle="1" w:styleId="Coverbannertop">
    <w:name w:val="Cover banner top"/>
    <w:basedOn w:val="Cover-Fullpage"/>
    <w:rsid w:val="00517CE9"/>
    <w:pPr>
      <w:framePr w:h="851" w:hRule="exact" w:wrap="around" w:yAlign="top"/>
    </w:pPr>
  </w:style>
  <w:style w:type="paragraph" w:customStyle="1" w:styleId="Coverbannerbottom">
    <w:name w:val="Cover banner bottom"/>
    <w:basedOn w:val="Coverbannertop"/>
    <w:rsid w:val="00517CE9"/>
    <w:pPr>
      <w:framePr w:wrap="around" w:y="15990"/>
    </w:pPr>
  </w:style>
  <w:style w:type="paragraph" w:customStyle="1" w:styleId="Coverlogo">
    <w:name w:val="Cover logo"/>
    <w:basedOn w:val="Normal"/>
    <w:rsid w:val="001B19B8"/>
    <w:pPr>
      <w:framePr w:w="3181" w:h="1701" w:hRule="exact" w:wrap="around" w:vAnchor="page" w:hAnchor="margin" w:xAlign="right" w:y="13439" w:anchorLock="1"/>
      <w:spacing w:before="0" w:after="0"/>
    </w:pPr>
  </w:style>
  <w:style w:type="paragraph" w:customStyle="1" w:styleId="Cover-Category-right">
    <w:name w:val="Cover-Category-right"/>
    <w:basedOn w:val="Normal"/>
    <w:rsid w:val="00322496"/>
    <w:pPr>
      <w:framePr w:wrap="around" w:vAnchor="page" w:hAnchor="margin" w:xAlign="right" w:y="1419" w:anchorLock="1"/>
      <w:jc w:val="right"/>
    </w:pPr>
    <w:rPr>
      <w:rFonts w:asciiTheme="majorHAnsi" w:hAnsiTheme="majorHAnsi"/>
      <w:caps/>
      <w:color w:val="78BE20" w:themeColor="accent1"/>
    </w:rPr>
  </w:style>
  <w:style w:type="paragraph" w:customStyle="1" w:styleId="Coverpicture">
    <w:name w:val="Cover picture"/>
    <w:basedOn w:val="Normal"/>
    <w:rsid w:val="00C52833"/>
    <w:pPr>
      <w:framePr w:w="4536" w:h="4536" w:hRule="exact" w:hSpace="567" w:wrap="around" w:vAnchor="page" w:hAnchor="margin" w:y="1589" w:anchorLock="1"/>
      <w:spacing w:before="0" w:after="160" w:line="259" w:lineRule="auto"/>
    </w:pPr>
  </w:style>
  <w:style w:type="paragraph" w:customStyle="1" w:styleId="Cover-Categoryleft">
    <w:name w:val="Cover-Category left"/>
    <w:basedOn w:val="Cover-Category-right"/>
    <w:rsid w:val="007C6404"/>
    <w:pPr>
      <w:framePr w:wrap="around" w:xAlign="left"/>
    </w:pPr>
    <w:rPr>
      <w:color w:val="FFFFFF" w:themeColor="background1"/>
    </w:rPr>
  </w:style>
  <w:style w:type="paragraph" w:customStyle="1" w:styleId="Subtitle-black">
    <w:name w:val="Subtitle-black"/>
    <w:basedOn w:val="Subtitle"/>
    <w:rsid w:val="0022151C"/>
    <w:pPr>
      <w:framePr w:wrap="around"/>
    </w:pPr>
    <w:rPr>
      <w:color w:val="000000" w:themeColor="text1"/>
    </w:rPr>
  </w:style>
  <w:style w:type="paragraph" w:customStyle="1" w:styleId="Date-dark">
    <w:name w:val="Date-dark"/>
    <w:basedOn w:val="Date"/>
    <w:rsid w:val="0022151C"/>
    <w:pPr>
      <w:framePr w:wrap="around"/>
    </w:pPr>
    <w:rPr>
      <w:color w:val="000000" w:themeColor="text1"/>
    </w:rPr>
  </w:style>
  <w:style w:type="paragraph" w:customStyle="1" w:styleId="Disclaimer">
    <w:name w:val="Disclaimer"/>
    <w:basedOn w:val="Normal"/>
    <w:rsid w:val="00BD5A4D"/>
    <w:pPr>
      <w:framePr w:w="7938" w:hSpace="3402" w:vSpace="567" w:wrap="around" w:hAnchor="margin" w:yAlign="bottom" w:anchorLock="1"/>
      <w:shd w:val="clear" w:color="auto" w:fill="FFFFFF" w:themeFill="background1"/>
      <w:spacing w:after="160" w:line="240" w:lineRule="auto"/>
    </w:pPr>
    <w:rPr>
      <w:color w:val="285C4D" w:themeColor="text2"/>
      <w:sz w:val="18"/>
    </w:rPr>
  </w:style>
  <w:style w:type="paragraph" w:customStyle="1" w:styleId="Disclaimerbold">
    <w:name w:val="Disclaimer bold"/>
    <w:basedOn w:val="Disclaimer"/>
    <w:rsid w:val="006D2A70"/>
    <w:pPr>
      <w:framePr w:wrap="around"/>
      <w:contextualSpacing/>
    </w:pPr>
    <w:rPr>
      <w:b/>
    </w:rPr>
  </w:style>
  <w:style w:type="table" w:customStyle="1" w:styleId="FSCTable">
    <w:name w:val="FSC Table"/>
    <w:basedOn w:val="TableNormal"/>
    <w:uiPriority w:val="99"/>
    <w:rsid w:val="00CF275E"/>
    <w:pPr>
      <w:spacing w:after="0" w:line="240" w:lineRule="auto"/>
    </w:pPr>
    <w:tblPr>
      <w:tblBorders>
        <w:top w:val="single" w:sz="8" w:space="0" w:color="285C4D" w:themeColor="text2"/>
        <w:bottom w:val="single" w:sz="8" w:space="0" w:color="285C4D" w:themeColor="text2"/>
        <w:insideH w:val="single" w:sz="8" w:space="0" w:color="285C4D" w:themeColor="text2"/>
      </w:tblBorders>
      <w:tblCellMar>
        <w:top w:w="85" w:type="dxa"/>
        <w:left w:w="0" w:type="dxa"/>
        <w:bottom w:w="85" w:type="dxa"/>
        <w:right w:w="0" w:type="dxa"/>
      </w:tblCellMar>
    </w:tblPr>
    <w:tblStylePr w:type="firstRow">
      <w:rPr>
        <w:b/>
        <w:color w:val="F1F8E8" w:themeColor="background2"/>
      </w:rPr>
      <w:tblPr/>
      <w:tcPr>
        <w:shd w:val="clear" w:color="auto" w:fill="285C4D" w:themeFill="text2"/>
      </w:tcPr>
    </w:tblStylePr>
    <w:tblStylePr w:type="firstCol">
      <w:rPr>
        <w:b/>
        <w:color w:val="285C4D" w:themeColor="text2"/>
      </w:rPr>
    </w:tblStylePr>
  </w:style>
  <w:style w:type="paragraph" w:customStyle="1" w:styleId="ContentControl">
    <w:name w:val="Content Control"/>
    <w:basedOn w:val="NoSpacing"/>
    <w:rsid w:val="00BD5A4D"/>
    <w:pPr>
      <w:tabs>
        <w:tab w:val="left" w:pos="851"/>
        <w:tab w:val="left" w:pos="1985"/>
      </w:tabs>
      <w:spacing w:before="40" w:after="40"/>
    </w:pPr>
    <w:rPr>
      <w:sz w:val="20"/>
    </w:rPr>
  </w:style>
  <w:style w:type="paragraph" w:styleId="NormalWeb">
    <w:name w:val="Normal (Web)"/>
    <w:basedOn w:val="Normal"/>
    <w:uiPriority w:val="99"/>
    <w:unhideWhenUsed/>
    <w:rsid w:val="00A56BC2"/>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TermsConditions">
    <w:name w:val="Terms &amp; Conditions"/>
    <w:basedOn w:val="Normal"/>
    <w:rsid w:val="008323AA"/>
    <w:pPr>
      <w:tabs>
        <w:tab w:val="left" w:pos="1134"/>
      </w:tabs>
      <w:spacing w:before="0" w:after="160" w:line="259" w:lineRule="auto"/>
      <w:ind w:left="1134" w:hanging="1134"/>
    </w:pPr>
  </w:style>
  <w:style w:type="paragraph" w:customStyle="1" w:styleId="Endpagelogo">
    <w:name w:val="End page logo"/>
    <w:basedOn w:val="Coverlogo"/>
    <w:rsid w:val="00960A7A"/>
    <w:pPr>
      <w:framePr w:hSpace="11340" w:vSpace="1134" w:wrap="around" w:xAlign="left" w:y="1419"/>
    </w:pPr>
  </w:style>
  <w:style w:type="paragraph" w:customStyle="1" w:styleId="EndpageContacts">
    <w:name w:val="End page Contacts"/>
    <w:basedOn w:val="ContentControl"/>
    <w:rsid w:val="007A5801"/>
    <w:pPr>
      <w:framePr w:wrap="around" w:hAnchor="text" w:yAlign="bottom" w:anchorLock="1"/>
    </w:pPr>
    <w:rPr>
      <w:color w:val="285C4D" w:themeColor="text2"/>
      <w:sz w:val="22"/>
    </w:rPr>
  </w:style>
  <w:style w:type="character" w:styleId="UnresolvedMention">
    <w:name w:val="Unresolved Mention"/>
    <w:basedOn w:val="DefaultParagraphFont"/>
    <w:uiPriority w:val="99"/>
    <w:unhideWhenUsed/>
    <w:rsid w:val="00960A7A"/>
    <w:rPr>
      <w:color w:val="605E5C"/>
      <w:shd w:val="clear" w:color="auto" w:fill="E1DFDD"/>
    </w:rPr>
  </w:style>
  <w:style w:type="paragraph" w:customStyle="1" w:styleId="Categorytext">
    <w:name w:val="Category text"/>
    <w:basedOn w:val="NoSpacing"/>
    <w:link w:val="CategorytextChar"/>
    <w:rsid w:val="00111B2B"/>
    <w:rPr>
      <w:color w:val="F1F8E8" w:themeColor="background2"/>
    </w:rPr>
  </w:style>
  <w:style w:type="paragraph" w:customStyle="1" w:styleId="Categorytext-dark">
    <w:name w:val="Category text-dark"/>
    <w:basedOn w:val="NoSpacing"/>
    <w:link w:val="Categorytext-darkChar"/>
    <w:rsid w:val="00111B2B"/>
    <w:rPr>
      <w:color w:val="285C4D" w:themeColor="text2"/>
    </w:rPr>
  </w:style>
  <w:style w:type="character" w:customStyle="1" w:styleId="NoSpacingChar">
    <w:name w:val="No Spacing Char"/>
    <w:basedOn w:val="DefaultParagraphFont"/>
    <w:link w:val="NoSpacing"/>
    <w:uiPriority w:val="1"/>
    <w:rsid w:val="00111B2B"/>
  </w:style>
  <w:style w:type="character" w:customStyle="1" w:styleId="CategorytextChar">
    <w:name w:val="Category text Char"/>
    <w:basedOn w:val="NoSpacingChar"/>
    <w:link w:val="Categorytext"/>
    <w:rsid w:val="00111B2B"/>
    <w:rPr>
      <w:color w:val="F1F8E8" w:themeColor="background2"/>
    </w:rPr>
  </w:style>
  <w:style w:type="character" w:customStyle="1" w:styleId="Categorytext-darkChar">
    <w:name w:val="Category text-dark Char"/>
    <w:basedOn w:val="NoSpacingChar"/>
    <w:link w:val="Categorytext-dark"/>
    <w:rsid w:val="00111B2B"/>
    <w:rPr>
      <w:color w:val="285C4D" w:themeColor="text2"/>
    </w:rPr>
  </w:style>
  <w:style w:type="character" w:customStyle="1" w:styleId="ListParagraphChar">
    <w:name w:val="List Paragraph Char"/>
    <w:aliases w:val="Indicator Char,FSC List Char,List Numbered Multi Char"/>
    <w:basedOn w:val="DefaultParagraphFont"/>
    <w:link w:val="ListParagraph"/>
    <w:uiPriority w:val="34"/>
    <w:rsid w:val="00CF29A2"/>
  </w:style>
  <w:style w:type="character" w:styleId="Strong">
    <w:name w:val="Strong"/>
    <w:basedOn w:val="DefaultParagraphFont"/>
    <w:uiPriority w:val="22"/>
    <w:qFormat/>
    <w:rsid w:val="000869AA"/>
    <w:rPr>
      <w:b/>
      <w:bCs/>
    </w:rPr>
  </w:style>
  <w:style w:type="character" w:customStyle="1" w:styleId="normaltextrun">
    <w:name w:val="normaltextrun"/>
    <w:basedOn w:val="DefaultParagraphFont"/>
    <w:rsid w:val="00D06920"/>
  </w:style>
  <w:style w:type="character" w:customStyle="1" w:styleId="eop">
    <w:name w:val="eop"/>
    <w:basedOn w:val="DefaultParagraphFont"/>
    <w:rsid w:val="00D06920"/>
  </w:style>
  <w:style w:type="paragraph" w:customStyle="1" w:styleId="paragraph">
    <w:name w:val="paragraph"/>
    <w:basedOn w:val="Normal"/>
    <w:rsid w:val="00D06920"/>
    <w:pPr>
      <w:spacing w:before="100" w:beforeAutospacing="1" w:after="100" w:afterAutospacing="1" w:line="240" w:lineRule="auto"/>
      <w:jc w:val="both"/>
    </w:pPr>
    <w:rPr>
      <w:rFonts w:ascii="Times New Roman" w:eastAsia="Times New Roman" w:hAnsi="Times New Roman" w:cs="Times New Roman"/>
      <w:szCs w:val="24"/>
      <w:lang w:val="en-GB" w:eastAsia="en-GB"/>
    </w:rPr>
  </w:style>
  <w:style w:type="paragraph" w:customStyle="1" w:styleId="Heading61">
    <w:name w:val="Heading 61"/>
    <w:basedOn w:val="Normal"/>
    <w:next w:val="Normal"/>
    <w:unhideWhenUsed/>
    <w:qFormat/>
    <w:rsid w:val="00C975A2"/>
    <w:pPr>
      <w:keepNext/>
      <w:keepLines/>
      <w:spacing w:before="40" w:after="0" w:line="240" w:lineRule="auto"/>
      <w:ind w:left="567" w:hanging="567"/>
      <w:jc w:val="both"/>
      <w:outlineLvl w:val="5"/>
    </w:pPr>
    <w:rPr>
      <w:rFonts w:ascii="Calibri" w:eastAsia="MS Gothic" w:hAnsi="Calibri" w:cs="Times New Roman"/>
      <w:color w:val="243F60"/>
      <w:szCs w:val="24"/>
      <w:lang w:val="en-US"/>
    </w:rPr>
  </w:style>
  <w:style w:type="paragraph" w:customStyle="1" w:styleId="Heading71">
    <w:name w:val="Heading 71"/>
    <w:basedOn w:val="Normal"/>
    <w:next w:val="Normal"/>
    <w:unhideWhenUsed/>
    <w:qFormat/>
    <w:rsid w:val="00C975A2"/>
    <w:pPr>
      <w:keepNext/>
      <w:keepLines/>
      <w:spacing w:before="40" w:after="0" w:line="240" w:lineRule="auto"/>
      <w:ind w:left="567" w:hanging="567"/>
      <w:jc w:val="both"/>
      <w:outlineLvl w:val="6"/>
    </w:pPr>
    <w:rPr>
      <w:rFonts w:ascii="Calibri" w:eastAsia="MS Gothic" w:hAnsi="Calibri" w:cs="Times New Roman"/>
      <w:i/>
      <w:iCs/>
      <w:color w:val="243F60"/>
      <w:szCs w:val="24"/>
      <w:lang w:val="en-US"/>
    </w:rPr>
  </w:style>
  <w:style w:type="paragraph" w:customStyle="1" w:styleId="Heading81">
    <w:name w:val="Heading 81"/>
    <w:basedOn w:val="Normal"/>
    <w:next w:val="Normal"/>
    <w:unhideWhenUsed/>
    <w:qFormat/>
    <w:rsid w:val="00C975A2"/>
    <w:pPr>
      <w:keepNext/>
      <w:keepLines/>
      <w:spacing w:before="40" w:after="0" w:line="240" w:lineRule="auto"/>
      <w:ind w:left="567" w:hanging="567"/>
      <w:jc w:val="both"/>
      <w:outlineLvl w:val="7"/>
    </w:pPr>
    <w:rPr>
      <w:rFonts w:ascii="Calibri" w:eastAsia="MS Gothic" w:hAnsi="Calibri" w:cs="Times New Roman"/>
      <w:color w:val="272727"/>
      <w:sz w:val="21"/>
      <w:szCs w:val="21"/>
      <w:lang w:val="en-US"/>
    </w:rPr>
  </w:style>
  <w:style w:type="paragraph" w:customStyle="1" w:styleId="Heading91">
    <w:name w:val="Heading 91"/>
    <w:basedOn w:val="Normal"/>
    <w:next w:val="Normal"/>
    <w:unhideWhenUsed/>
    <w:qFormat/>
    <w:rsid w:val="00C975A2"/>
    <w:pPr>
      <w:keepNext/>
      <w:keepLines/>
      <w:spacing w:before="40" w:after="0" w:line="240" w:lineRule="auto"/>
      <w:ind w:left="567" w:hanging="567"/>
      <w:jc w:val="both"/>
      <w:outlineLvl w:val="8"/>
    </w:pPr>
    <w:rPr>
      <w:rFonts w:ascii="Calibri" w:eastAsia="MS Gothic" w:hAnsi="Calibri" w:cs="Times New Roman"/>
      <w:i/>
      <w:iCs/>
      <w:color w:val="272727"/>
      <w:sz w:val="21"/>
      <w:szCs w:val="21"/>
      <w:lang w:val="en-US"/>
    </w:rPr>
  </w:style>
  <w:style w:type="paragraph" w:customStyle="1" w:styleId="Heading62">
    <w:name w:val="Heading 62"/>
    <w:basedOn w:val="Normal"/>
    <w:next w:val="Normal"/>
    <w:unhideWhenUsed/>
    <w:qFormat/>
    <w:rsid w:val="00451494"/>
    <w:pPr>
      <w:keepNext/>
      <w:keepLines/>
      <w:spacing w:before="40" w:after="0" w:line="240" w:lineRule="auto"/>
      <w:ind w:left="567" w:hanging="567"/>
      <w:jc w:val="both"/>
      <w:outlineLvl w:val="5"/>
    </w:pPr>
    <w:rPr>
      <w:rFonts w:ascii="Calibri" w:eastAsia="MS Gothic" w:hAnsi="Calibri" w:cs="Times New Roman"/>
      <w:color w:val="243F60"/>
      <w:szCs w:val="24"/>
      <w:lang w:val="en-US"/>
    </w:rPr>
  </w:style>
  <w:style w:type="paragraph" w:customStyle="1" w:styleId="Heading72">
    <w:name w:val="Heading 72"/>
    <w:basedOn w:val="Normal"/>
    <w:next w:val="Normal"/>
    <w:unhideWhenUsed/>
    <w:qFormat/>
    <w:rsid w:val="00451494"/>
    <w:pPr>
      <w:keepNext/>
      <w:keepLines/>
      <w:spacing w:before="40" w:after="0" w:line="240" w:lineRule="auto"/>
      <w:ind w:left="567" w:hanging="567"/>
      <w:jc w:val="both"/>
      <w:outlineLvl w:val="6"/>
    </w:pPr>
    <w:rPr>
      <w:rFonts w:ascii="Calibri" w:eastAsia="MS Gothic" w:hAnsi="Calibri" w:cs="Times New Roman"/>
      <w:i/>
      <w:iCs/>
      <w:color w:val="243F60"/>
      <w:szCs w:val="24"/>
      <w:lang w:val="en-US"/>
    </w:rPr>
  </w:style>
  <w:style w:type="paragraph" w:customStyle="1" w:styleId="Heading82">
    <w:name w:val="Heading 82"/>
    <w:basedOn w:val="Normal"/>
    <w:next w:val="Normal"/>
    <w:unhideWhenUsed/>
    <w:qFormat/>
    <w:rsid w:val="00451494"/>
    <w:pPr>
      <w:keepNext/>
      <w:keepLines/>
      <w:spacing w:before="40" w:after="0" w:line="240" w:lineRule="auto"/>
      <w:ind w:left="567" w:hanging="567"/>
      <w:jc w:val="both"/>
      <w:outlineLvl w:val="7"/>
    </w:pPr>
    <w:rPr>
      <w:rFonts w:ascii="Calibri" w:eastAsia="MS Gothic" w:hAnsi="Calibri" w:cs="Times New Roman"/>
      <w:color w:val="272727"/>
      <w:sz w:val="21"/>
      <w:szCs w:val="21"/>
      <w:lang w:val="en-US"/>
    </w:rPr>
  </w:style>
  <w:style w:type="paragraph" w:customStyle="1" w:styleId="Heading92">
    <w:name w:val="Heading 92"/>
    <w:basedOn w:val="Normal"/>
    <w:next w:val="Normal"/>
    <w:unhideWhenUsed/>
    <w:qFormat/>
    <w:rsid w:val="00451494"/>
    <w:pPr>
      <w:keepNext/>
      <w:keepLines/>
      <w:spacing w:before="40" w:after="0" w:line="240" w:lineRule="auto"/>
      <w:ind w:left="567" w:hanging="567"/>
      <w:jc w:val="both"/>
      <w:outlineLvl w:val="8"/>
    </w:pPr>
    <w:rPr>
      <w:rFonts w:ascii="Calibri" w:eastAsia="MS Gothic" w:hAnsi="Calibri" w:cs="Times New Roman"/>
      <w:i/>
      <w:iCs/>
      <w:color w:val="272727"/>
      <w:sz w:val="21"/>
      <w:szCs w:val="21"/>
      <w:lang w:val="en-US"/>
    </w:rPr>
  </w:style>
  <w:style w:type="paragraph" w:customStyle="1" w:styleId="Heading63">
    <w:name w:val="Heading 63"/>
    <w:basedOn w:val="Normal"/>
    <w:next w:val="Normal"/>
    <w:unhideWhenUsed/>
    <w:qFormat/>
    <w:rsid w:val="00217DC4"/>
    <w:pPr>
      <w:keepNext/>
      <w:keepLines/>
      <w:spacing w:before="40" w:after="0" w:line="240" w:lineRule="auto"/>
      <w:ind w:left="567" w:hanging="567"/>
      <w:jc w:val="both"/>
      <w:outlineLvl w:val="5"/>
    </w:pPr>
    <w:rPr>
      <w:rFonts w:ascii="Calibri" w:eastAsia="MS Gothic" w:hAnsi="Calibri" w:cs="Times New Roman"/>
      <w:color w:val="243F60"/>
      <w:szCs w:val="24"/>
      <w:lang w:val="en-US"/>
    </w:rPr>
  </w:style>
  <w:style w:type="paragraph" w:customStyle="1" w:styleId="Heading73">
    <w:name w:val="Heading 73"/>
    <w:basedOn w:val="Normal"/>
    <w:next w:val="Normal"/>
    <w:unhideWhenUsed/>
    <w:qFormat/>
    <w:rsid w:val="00217DC4"/>
    <w:pPr>
      <w:keepNext/>
      <w:keepLines/>
      <w:spacing w:before="40" w:after="0" w:line="240" w:lineRule="auto"/>
      <w:ind w:left="567" w:hanging="567"/>
      <w:jc w:val="both"/>
      <w:outlineLvl w:val="6"/>
    </w:pPr>
    <w:rPr>
      <w:rFonts w:ascii="Calibri" w:eastAsia="MS Gothic" w:hAnsi="Calibri" w:cs="Times New Roman"/>
      <w:i/>
      <w:iCs/>
      <w:color w:val="243F60"/>
      <w:szCs w:val="24"/>
      <w:lang w:val="en-US"/>
    </w:rPr>
  </w:style>
  <w:style w:type="paragraph" w:customStyle="1" w:styleId="Heading83">
    <w:name w:val="Heading 83"/>
    <w:basedOn w:val="Normal"/>
    <w:next w:val="Normal"/>
    <w:unhideWhenUsed/>
    <w:qFormat/>
    <w:rsid w:val="00217DC4"/>
    <w:pPr>
      <w:keepNext/>
      <w:keepLines/>
      <w:spacing w:before="40" w:after="0" w:line="240" w:lineRule="auto"/>
      <w:ind w:left="567" w:hanging="567"/>
      <w:jc w:val="both"/>
      <w:outlineLvl w:val="7"/>
    </w:pPr>
    <w:rPr>
      <w:rFonts w:ascii="Calibri" w:eastAsia="MS Gothic" w:hAnsi="Calibri" w:cs="Times New Roman"/>
      <w:color w:val="272727"/>
      <w:sz w:val="21"/>
      <w:szCs w:val="21"/>
      <w:lang w:val="en-US"/>
    </w:rPr>
  </w:style>
  <w:style w:type="paragraph" w:customStyle="1" w:styleId="Heading93">
    <w:name w:val="Heading 93"/>
    <w:basedOn w:val="Normal"/>
    <w:next w:val="Normal"/>
    <w:unhideWhenUsed/>
    <w:qFormat/>
    <w:rsid w:val="00217DC4"/>
    <w:pPr>
      <w:keepNext/>
      <w:keepLines/>
      <w:spacing w:before="40" w:after="0" w:line="240" w:lineRule="auto"/>
      <w:ind w:left="567" w:hanging="567"/>
      <w:jc w:val="both"/>
      <w:outlineLvl w:val="8"/>
    </w:pPr>
    <w:rPr>
      <w:rFonts w:ascii="Calibri" w:eastAsia="MS Gothic" w:hAnsi="Calibri" w:cs="Times New Roman"/>
      <w:i/>
      <w:iCs/>
      <w:color w:val="272727"/>
      <w:sz w:val="21"/>
      <w:szCs w:val="21"/>
      <w:lang w:val="en-US"/>
    </w:rPr>
  </w:style>
  <w:style w:type="paragraph" w:styleId="FootnoteText">
    <w:name w:val="footnote text"/>
    <w:basedOn w:val="Normal"/>
    <w:link w:val="FootnoteTextChar"/>
    <w:uiPriority w:val="99"/>
    <w:unhideWhenUsed/>
    <w:rsid w:val="00217DC4"/>
    <w:pPr>
      <w:spacing w:before="0" w:after="0" w:line="240" w:lineRule="auto"/>
      <w:jc w:val="both"/>
    </w:pPr>
    <w:rPr>
      <w:rFonts w:ascii="Arial" w:eastAsia="MS Mincho" w:hAnsi="Arial"/>
      <w:sz w:val="20"/>
      <w:szCs w:val="20"/>
      <w:lang w:val="en-US"/>
    </w:rPr>
  </w:style>
  <w:style w:type="character" w:customStyle="1" w:styleId="FootnoteTextChar">
    <w:name w:val="Footnote Text Char"/>
    <w:basedOn w:val="DefaultParagraphFont"/>
    <w:link w:val="FootnoteText"/>
    <w:uiPriority w:val="99"/>
    <w:rsid w:val="00217DC4"/>
    <w:rPr>
      <w:rFonts w:ascii="Arial" w:eastAsia="MS Mincho" w:hAnsi="Arial"/>
      <w:sz w:val="20"/>
      <w:szCs w:val="20"/>
      <w:lang w:val="en-US"/>
    </w:rPr>
  </w:style>
  <w:style w:type="character" w:styleId="FootnoteReference">
    <w:name w:val="footnote reference"/>
    <w:basedOn w:val="DefaultParagraphFont"/>
    <w:uiPriority w:val="99"/>
    <w:unhideWhenUsed/>
    <w:rsid w:val="00217DC4"/>
    <w:rPr>
      <w:vertAlign w:val="superscript"/>
    </w:rPr>
  </w:style>
  <w:style w:type="paragraph" w:styleId="EndnoteText">
    <w:name w:val="endnote text"/>
    <w:basedOn w:val="Normal"/>
    <w:link w:val="EndnoteTextChar"/>
    <w:uiPriority w:val="99"/>
    <w:semiHidden/>
    <w:unhideWhenUsed/>
    <w:rsid w:val="00480FAC"/>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480FAC"/>
    <w:rPr>
      <w:sz w:val="20"/>
      <w:szCs w:val="20"/>
    </w:rPr>
  </w:style>
  <w:style w:type="character" w:styleId="EndnoteReference">
    <w:name w:val="endnote reference"/>
    <w:basedOn w:val="DefaultParagraphFont"/>
    <w:uiPriority w:val="99"/>
    <w:semiHidden/>
    <w:unhideWhenUsed/>
    <w:rsid w:val="00480FAC"/>
    <w:rPr>
      <w:vertAlign w:val="superscript"/>
    </w:rPr>
  </w:style>
  <w:style w:type="paragraph" w:customStyle="1" w:styleId="xmsonormal">
    <w:name w:val="x_msonormal"/>
    <w:basedOn w:val="Normal"/>
    <w:rsid w:val="00005061"/>
    <w:pPr>
      <w:spacing w:before="100" w:beforeAutospacing="1" w:after="100" w:afterAutospacing="1" w:line="240" w:lineRule="auto"/>
      <w:jc w:val="both"/>
    </w:pPr>
    <w:rPr>
      <w:rFonts w:ascii="Calibri" w:eastAsiaTheme="minorEastAsia" w:hAnsi="Calibri" w:cs="Calibri"/>
      <w:lang w:val="en-US" w:eastAsia="zh-CN"/>
    </w:rPr>
  </w:style>
  <w:style w:type="character" w:styleId="CommentReference">
    <w:name w:val="annotation reference"/>
    <w:basedOn w:val="DefaultParagraphFont"/>
    <w:uiPriority w:val="99"/>
    <w:semiHidden/>
    <w:unhideWhenUsed/>
    <w:rsid w:val="0048527F"/>
    <w:rPr>
      <w:sz w:val="16"/>
      <w:szCs w:val="16"/>
    </w:rPr>
  </w:style>
  <w:style w:type="paragraph" w:styleId="CommentText">
    <w:name w:val="annotation text"/>
    <w:basedOn w:val="Normal"/>
    <w:link w:val="CommentTextChar"/>
    <w:uiPriority w:val="99"/>
    <w:unhideWhenUsed/>
    <w:rsid w:val="0048527F"/>
    <w:pPr>
      <w:spacing w:line="240" w:lineRule="auto"/>
    </w:pPr>
    <w:rPr>
      <w:sz w:val="20"/>
      <w:szCs w:val="20"/>
    </w:rPr>
  </w:style>
  <w:style w:type="character" w:customStyle="1" w:styleId="CommentTextChar">
    <w:name w:val="Comment Text Char"/>
    <w:basedOn w:val="DefaultParagraphFont"/>
    <w:link w:val="CommentText"/>
    <w:uiPriority w:val="99"/>
    <w:rsid w:val="0048527F"/>
    <w:rPr>
      <w:sz w:val="20"/>
      <w:szCs w:val="20"/>
    </w:rPr>
  </w:style>
  <w:style w:type="paragraph" w:styleId="CommentSubject">
    <w:name w:val="annotation subject"/>
    <w:basedOn w:val="CommentText"/>
    <w:next w:val="CommentText"/>
    <w:link w:val="CommentSubjectChar"/>
    <w:uiPriority w:val="99"/>
    <w:semiHidden/>
    <w:unhideWhenUsed/>
    <w:rsid w:val="0048527F"/>
    <w:rPr>
      <w:b/>
      <w:bCs/>
    </w:rPr>
  </w:style>
  <w:style w:type="character" w:customStyle="1" w:styleId="CommentSubjectChar">
    <w:name w:val="Comment Subject Char"/>
    <w:basedOn w:val="CommentTextChar"/>
    <w:link w:val="CommentSubject"/>
    <w:uiPriority w:val="99"/>
    <w:semiHidden/>
    <w:rsid w:val="0048527F"/>
    <w:rPr>
      <w:b/>
      <w:bCs/>
      <w:sz w:val="20"/>
      <w:szCs w:val="20"/>
    </w:rPr>
  </w:style>
  <w:style w:type="character" w:styleId="Mention">
    <w:name w:val="Mention"/>
    <w:basedOn w:val="DefaultParagraphFont"/>
    <w:uiPriority w:val="99"/>
    <w:unhideWhenUsed/>
    <w:rsid w:val="0048527F"/>
    <w:rPr>
      <w:color w:val="2B579A"/>
      <w:shd w:val="clear" w:color="auto" w:fill="E1DFDD"/>
    </w:rPr>
  </w:style>
  <w:style w:type="character" w:customStyle="1" w:styleId="findhit">
    <w:name w:val="findhit"/>
    <w:basedOn w:val="DefaultParagraphFont"/>
    <w:rsid w:val="002E499F"/>
  </w:style>
  <w:style w:type="paragraph" w:styleId="Revision">
    <w:name w:val="Revision"/>
    <w:hidden/>
    <w:uiPriority w:val="99"/>
    <w:semiHidden/>
    <w:rsid w:val="00602341"/>
    <w:pPr>
      <w:spacing w:after="0" w:line="240" w:lineRule="auto"/>
    </w:pPr>
  </w:style>
  <w:style w:type="table" w:styleId="GridTable5Dark-Accent2">
    <w:name w:val="Grid Table 5 Dark Accent 2"/>
    <w:basedOn w:val="TableNormal"/>
    <w:uiPriority w:val="50"/>
    <w:rsid w:val="002D37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8D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85C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85C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85C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85C4D" w:themeFill="accent2"/>
      </w:tcPr>
    </w:tblStylePr>
    <w:tblStylePr w:type="band1Vert">
      <w:tblPr/>
      <w:tcPr>
        <w:shd w:val="clear" w:color="auto" w:fill="95D1BF" w:themeFill="accent2" w:themeFillTint="66"/>
      </w:tcPr>
    </w:tblStylePr>
    <w:tblStylePr w:type="band1Horz">
      <w:tblPr/>
      <w:tcPr>
        <w:shd w:val="clear" w:color="auto" w:fill="95D1BF" w:themeFill="accent2" w:themeFillTint="66"/>
      </w:tcPr>
    </w:tblStylePr>
  </w:style>
  <w:style w:type="table" w:styleId="GridTable5Dark-Accent1">
    <w:name w:val="Grid Table 5 Dark Accent 1"/>
    <w:basedOn w:val="TableNormal"/>
    <w:uiPriority w:val="50"/>
    <w:rsid w:val="002D37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F6C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8BE2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8BE2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8BE2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8BE20" w:themeFill="accent1"/>
      </w:tcPr>
    </w:tblStylePr>
    <w:tblStylePr w:type="band1Vert">
      <w:tblPr/>
      <w:tcPr>
        <w:shd w:val="clear" w:color="auto" w:fill="CAEE9C" w:themeFill="accent1" w:themeFillTint="66"/>
      </w:tcPr>
    </w:tblStylePr>
    <w:tblStylePr w:type="band1Horz">
      <w:tblPr/>
      <w:tcPr>
        <w:shd w:val="clear" w:color="auto" w:fill="CAEE9C" w:themeFill="accent1" w:themeFillTint="66"/>
      </w:tcPr>
    </w:tblStylePr>
  </w:style>
  <w:style w:type="table" w:styleId="GridTable5Dark">
    <w:name w:val="Grid Table 5 Dark"/>
    <w:basedOn w:val="TableNormal"/>
    <w:uiPriority w:val="50"/>
    <w:rsid w:val="002D37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3">
    <w:name w:val="Plain Table 3"/>
    <w:basedOn w:val="TableNormal"/>
    <w:uiPriority w:val="43"/>
    <w:rsid w:val="002D371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pagebreaktextspan">
    <w:name w:val="pagebreaktextspan"/>
    <w:basedOn w:val="DefaultParagraphFont"/>
    <w:rsid w:val="00F23B8A"/>
  </w:style>
  <w:style w:type="character" w:customStyle="1" w:styleId="cf01">
    <w:name w:val="cf01"/>
    <w:basedOn w:val="DefaultParagraphFont"/>
    <w:rsid w:val="00454C1F"/>
    <w:rPr>
      <w:rFonts w:ascii="Segoe UI" w:hAnsi="Segoe UI" w:cs="Segoe UI" w:hint="default"/>
      <w:sz w:val="18"/>
      <w:szCs w:val="18"/>
    </w:rPr>
  </w:style>
  <w:style w:type="character" w:customStyle="1" w:styleId="scxw1305331">
    <w:name w:val="scxw1305331"/>
    <w:basedOn w:val="DefaultParagraphFont"/>
    <w:rsid w:val="00E132EC"/>
  </w:style>
  <w:style w:type="paragraph" w:customStyle="1" w:styleId="pf0">
    <w:name w:val="pf0"/>
    <w:basedOn w:val="Normal"/>
    <w:rsid w:val="00C048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11">
    <w:name w:val="cf11"/>
    <w:basedOn w:val="DefaultParagraphFont"/>
    <w:rsid w:val="00C04883"/>
    <w:rPr>
      <w:rFonts w:ascii="Segoe UI" w:hAnsi="Segoe UI" w:cs="Segoe UI" w:hint="default"/>
      <w:i/>
      <w:iCs/>
      <w:sz w:val="18"/>
      <w:szCs w:val="18"/>
    </w:rPr>
  </w:style>
  <w:style w:type="character" w:customStyle="1" w:styleId="cf21">
    <w:name w:val="cf21"/>
    <w:basedOn w:val="DefaultParagraphFont"/>
    <w:rsid w:val="00C04883"/>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83536">
      <w:bodyDiv w:val="1"/>
      <w:marLeft w:val="0"/>
      <w:marRight w:val="0"/>
      <w:marTop w:val="0"/>
      <w:marBottom w:val="0"/>
      <w:divBdr>
        <w:top w:val="none" w:sz="0" w:space="0" w:color="auto"/>
        <w:left w:val="none" w:sz="0" w:space="0" w:color="auto"/>
        <w:bottom w:val="none" w:sz="0" w:space="0" w:color="auto"/>
        <w:right w:val="none" w:sz="0" w:space="0" w:color="auto"/>
      </w:divBdr>
      <w:divsChild>
        <w:div w:id="2054111535">
          <w:marLeft w:val="0"/>
          <w:marRight w:val="0"/>
          <w:marTop w:val="0"/>
          <w:marBottom w:val="0"/>
          <w:divBdr>
            <w:top w:val="none" w:sz="0" w:space="0" w:color="auto"/>
            <w:left w:val="none" w:sz="0" w:space="0" w:color="auto"/>
            <w:bottom w:val="none" w:sz="0" w:space="0" w:color="auto"/>
            <w:right w:val="none" w:sz="0" w:space="0" w:color="auto"/>
          </w:divBdr>
        </w:div>
      </w:divsChild>
    </w:div>
    <w:div w:id="218977458">
      <w:bodyDiv w:val="1"/>
      <w:marLeft w:val="0"/>
      <w:marRight w:val="0"/>
      <w:marTop w:val="0"/>
      <w:marBottom w:val="0"/>
      <w:divBdr>
        <w:top w:val="none" w:sz="0" w:space="0" w:color="auto"/>
        <w:left w:val="none" w:sz="0" w:space="0" w:color="auto"/>
        <w:bottom w:val="none" w:sz="0" w:space="0" w:color="auto"/>
        <w:right w:val="none" w:sz="0" w:space="0" w:color="auto"/>
      </w:divBdr>
    </w:div>
    <w:div w:id="235364104">
      <w:bodyDiv w:val="1"/>
      <w:marLeft w:val="0"/>
      <w:marRight w:val="0"/>
      <w:marTop w:val="0"/>
      <w:marBottom w:val="0"/>
      <w:divBdr>
        <w:top w:val="none" w:sz="0" w:space="0" w:color="auto"/>
        <w:left w:val="none" w:sz="0" w:space="0" w:color="auto"/>
        <w:bottom w:val="none" w:sz="0" w:space="0" w:color="auto"/>
        <w:right w:val="none" w:sz="0" w:space="0" w:color="auto"/>
      </w:divBdr>
    </w:div>
    <w:div w:id="258804547">
      <w:bodyDiv w:val="1"/>
      <w:marLeft w:val="0"/>
      <w:marRight w:val="0"/>
      <w:marTop w:val="0"/>
      <w:marBottom w:val="0"/>
      <w:divBdr>
        <w:top w:val="none" w:sz="0" w:space="0" w:color="auto"/>
        <w:left w:val="none" w:sz="0" w:space="0" w:color="auto"/>
        <w:bottom w:val="none" w:sz="0" w:space="0" w:color="auto"/>
        <w:right w:val="none" w:sz="0" w:space="0" w:color="auto"/>
      </w:divBdr>
      <w:divsChild>
        <w:div w:id="269357931">
          <w:marLeft w:val="0"/>
          <w:marRight w:val="0"/>
          <w:marTop w:val="0"/>
          <w:marBottom w:val="0"/>
          <w:divBdr>
            <w:top w:val="none" w:sz="0" w:space="0" w:color="auto"/>
            <w:left w:val="none" w:sz="0" w:space="0" w:color="auto"/>
            <w:bottom w:val="none" w:sz="0" w:space="0" w:color="auto"/>
            <w:right w:val="none" w:sz="0" w:space="0" w:color="auto"/>
          </w:divBdr>
          <w:divsChild>
            <w:div w:id="949049534">
              <w:marLeft w:val="0"/>
              <w:marRight w:val="0"/>
              <w:marTop w:val="0"/>
              <w:marBottom w:val="0"/>
              <w:divBdr>
                <w:top w:val="none" w:sz="0" w:space="0" w:color="auto"/>
                <w:left w:val="none" w:sz="0" w:space="0" w:color="auto"/>
                <w:bottom w:val="none" w:sz="0" w:space="0" w:color="auto"/>
                <w:right w:val="none" w:sz="0" w:space="0" w:color="auto"/>
              </w:divBdr>
            </w:div>
          </w:divsChild>
        </w:div>
        <w:div w:id="546525034">
          <w:marLeft w:val="0"/>
          <w:marRight w:val="0"/>
          <w:marTop w:val="0"/>
          <w:marBottom w:val="0"/>
          <w:divBdr>
            <w:top w:val="none" w:sz="0" w:space="0" w:color="auto"/>
            <w:left w:val="none" w:sz="0" w:space="0" w:color="auto"/>
            <w:bottom w:val="none" w:sz="0" w:space="0" w:color="auto"/>
            <w:right w:val="none" w:sz="0" w:space="0" w:color="auto"/>
          </w:divBdr>
          <w:divsChild>
            <w:div w:id="118836934">
              <w:marLeft w:val="0"/>
              <w:marRight w:val="0"/>
              <w:marTop w:val="0"/>
              <w:marBottom w:val="0"/>
              <w:divBdr>
                <w:top w:val="none" w:sz="0" w:space="0" w:color="auto"/>
                <w:left w:val="none" w:sz="0" w:space="0" w:color="auto"/>
                <w:bottom w:val="none" w:sz="0" w:space="0" w:color="auto"/>
                <w:right w:val="none" w:sz="0" w:space="0" w:color="auto"/>
              </w:divBdr>
            </w:div>
          </w:divsChild>
        </w:div>
        <w:div w:id="603920137">
          <w:marLeft w:val="0"/>
          <w:marRight w:val="0"/>
          <w:marTop w:val="0"/>
          <w:marBottom w:val="0"/>
          <w:divBdr>
            <w:top w:val="none" w:sz="0" w:space="0" w:color="auto"/>
            <w:left w:val="none" w:sz="0" w:space="0" w:color="auto"/>
            <w:bottom w:val="none" w:sz="0" w:space="0" w:color="auto"/>
            <w:right w:val="none" w:sz="0" w:space="0" w:color="auto"/>
          </w:divBdr>
          <w:divsChild>
            <w:div w:id="1315255177">
              <w:marLeft w:val="0"/>
              <w:marRight w:val="0"/>
              <w:marTop w:val="0"/>
              <w:marBottom w:val="0"/>
              <w:divBdr>
                <w:top w:val="none" w:sz="0" w:space="0" w:color="auto"/>
                <w:left w:val="none" w:sz="0" w:space="0" w:color="auto"/>
                <w:bottom w:val="none" w:sz="0" w:space="0" w:color="auto"/>
                <w:right w:val="none" w:sz="0" w:space="0" w:color="auto"/>
              </w:divBdr>
            </w:div>
          </w:divsChild>
        </w:div>
        <w:div w:id="1262373185">
          <w:marLeft w:val="0"/>
          <w:marRight w:val="0"/>
          <w:marTop w:val="0"/>
          <w:marBottom w:val="0"/>
          <w:divBdr>
            <w:top w:val="none" w:sz="0" w:space="0" w:color="auto"/>
            <w:left w:val="none" w:sz="0" w:space="0" w:color="auto"/>
            <w:bottom w:val="none" w:sz="0" w:space="0" w:color="auto"/>
            <w:right w:val="none" w:sz="0" w:space="0" w:color="auto"/>
          </w:divBdr>
          <w:divsChild>
            <w:div w:id="289092110">
              <w:marLeft w:val="0"/>
              <w:marRight w:val="0"/>
              <w:marTop w:val="0"/>
              <w:marBottom w:val="0"/>
              <w:divBdr>
                <w:top w:val="none" w:sz="0" w:space="0" w:color="auto"/>
                <w:left w:val="none" w:sz="0" w:space="0" w:color="auto"/>
                <w:bottom w:val="none" w:sz="0" w:space="0" w:color="auto"/>
                <w:right w:val="none" w:sz="0" w:space="0" w:color="auto"/>
              </w:divBdr>
            </w:div>
          </w:divsChild>
        </w:div>
        <w:div w:id="1330988482">
          <w:marLeft w:val="0"/>
          <w:marRight w:val="0"/>
          <w:marTop w:val="0"/>
          <w:marBottom w:val="0"/>
          <w:divBdr>
            <w:top w:val="none" w:sz="0" w:space="0" w:color="auto"/>
            <w:left w:val="none" w:sz="0" w:space="0" w:color="auto"/>
            <w:bottom w:val="none" w:sz="0" w:space="0" w:color="auto"/>
            <w:right w:val="none" w:sz="0" w:space="0" w:color="auto"/>
          </w:divBdr>
          <w:divsChild>
            <w:div w:id="109974558">
              <w:marLeft w:val="0"/>
              <w:marRight w:val="0"/>
              <w:marTop w:val="0"/>
              <w:marBottom w:val="0"/>
              <w:divBdr>
                <w:top w:val="none" w:sz="0" w:space="0" w:color="auto"/>
                <w:left w:val="none" w:sz="0" w:space="0" w:color="auto"/>
                <w:bottom w:val="none" w:sz="0" w:space="0" w:color="auto"/>
                <w:right w:val="none" w:sz="0" w:space="0" w:color="auto"/>
              </w:divBdr>
            </w:div>
          </w:divsChild>
        </w:div>
        <w:div w:id="1397320732">
          <w:marLeft w:val="0"/>
          <w:marRight w:val="0"/>
          <w:marTop w:val="0"/>
          <w:marBottom w:val="0"/>
          <w:divBdr>
            <w:top w:val="none" w:sz="0" w:space="0" w:color="auto"/>
            <w:left w:val="none" w:sz="0" w:space="0" w:color="auto"/>
            <w:bottom w:val="none" w:sz="0" w:space="0" w:color="auto"/>
            <w:right w:val="none" w:sz="0" w:space="0" w:color="auto"/>
          </w:divBdr>
          <w:divsChild>
            <w:div w:id="1283344918">
              <w:marLeft w:val="0"/>
              <w:marRight w:val="0"/>
              <w:marTop w:val="0"/>
              <w:marBottom w:val="0"/>
              <w:divBdr>
                <w:top w:val="none" w:sz="0" w:space="0" w:color="auto"/>
                <w:left w:val="none" w:sz="0" w:space="0" w:color="auto"/>
                <w:bottom w:val="none" w:sz="0" w:space="0" w:color="auto"/>
                <w:right w:val="none" w:sz="0" w:space="0" w:color="auto"/>
              </w:divBdr>
            </w:div>
          </w:divsChild>
        </w:div>
        <w:div w:id="1519344473">
          <w:marLeft w:val="0"/>
          <w:marRight w:val="0"/>
          <w:marTop w:val="0"/>
          <w:marBottom w:val="0"/>
          <w:divBdr>
            <w:top w:val="none" w:sz="0" w:space="0" w:color="auto"/>
            <w:left w:val="none" w:sz="0" w:space="0" w:color="auto"/>
            <w:bottom w:val="none" w:sz="0" w:space="0" w:color="auto"/>
            <w:right w:val="none" w:sz="0" w:space="0" w:color="auto"/>
          </w:divBdr>
          <w:divsChild>
            <w:div w:id="978612508">
              <w:marLeft w:val="0"/>
              <w:marRight w:val="0"/>
              <w:marTop w:val="0"/>
              <w:marBottom w:val="0"/>
              <w:divBdr>
                <w:top w:val="none" w:sz="0" w:space="0" w:color="auto"/>
                <w:left w:val="none" w:sz="0" w:space="0" w:color="auto"/>
                <w:bottom w:val="none" w:sz="0" w:space="0" w:color="auto"/>
                <w:right w:val="none" w:sz="0" w:space="0" w:color="auto"/>
              </w:divBdr>
            </w:div>
          </w:divsChild>
        </w:div>
        <w:div w:id="1698701271">
          <w:marLeft w:val="0"/>
          <w:marRight w:val="0"/>
          <w:marTop w:val="0"/>
          <w:marBottom w:val="0"/>
          <w:divBdr>
            <w:top w:val="none" w:sz="0" w:space="0" w:color="auto"/>
            <w:left w:val="none" w:sz="0" w:space="0" w:color="auto"/>
            <w:bottom w:val="none" w:sz="0" w:space="0" w:color="auto"/>
            <w:right w:val="none" w:sz="0" w:space="0" w:color="auto"/>
          </w:divBdr>
          <w:divsChild>
            <w:div w:id="888035100">
              <w:marLeft w:val="0"/>
              <w:marRight w:val="0"/>
              <w:marTop w:val="0"/>
              <w:marBottom w:val="0"/>
              <w:divBdr>
                <w:top w:val="none" w:sz="0" w:space="0" w:color="auto"/>
                <w:left w:val="none" w:sz="0" w:space="0" w:color="auto"/>
                <w:bottom w:val="none" w:sz="0" w:space="0" w:color="auto"/>
                <w:right w:val="none" w:sz="0" w:space="0" w:color="auto"/>
              </w:divBdr>
            </w:div>
          </w:divsChild>
        </w:div>
        <w:div w:id="2014062581">
          <w:marLeft w:val="0"/>
          <w:marRight w:val="0"/>
          <w:marTop w:val="0"/>
          <w:marBottom w:val="0"/>
          <w:divBdr>
            <w:top w:val="none" w:sz="0" w:space="0" w:color="auto"/>
            <w:left w:val="none" w:sz="0" w:space="0" w:color="auto"/>
            <w:bottom w:val="none" w:sz="0" w:space="0" w:color="auto"/>
            <w:right w:val="none" w:sz="0" w:space="0" w:color="auto"/>
          </w:divBdr>
          <w:divsChild>
            <w:div w:id="310259785">
              <w:marLeft w:val="0"/>
              <w:marRight w:val="0"/>
              <w:marTop w:val="0"/>
              <w:marBottom w:val="0"/>
              <w:divBdr>
                <w:top w:val="none" w:sz="0" w:space="0" w:color="auto"/>
                <w:left w:val="none" w:sz="0" w:space="0" w:color="auto"/>
                <w:bottom w:val="none" w:sz="0" w:space="0" w:color="auto"/>
                <w:right w:val="none" w:sz="0" w:space="0" w:color="auto"/>
              </w:divBdr>
            </w:div>
          </w:divsChild>
        </w:div>
        <w:div w:id="2067071747">
          <w:marLeft w:val="0"/>
          <w:marRight w:val="0"/>
          <w:marTop w:val="0"/>
          <w:marBottom w:val="0"/>
          <w:divBdr>
            <w:top w:val="none" w:sz="0" w:space="0" w:color="auto"/>
            <w:left w:val="none" w:sz="0" w:space="0" w:color="auto"/>
            <w:bottom w:val="none" w:sz="0" w:space="0" w:color="auto"/>
            <w:right w:val="none" w:sz="0" w:space="0" w:color="auto"/>
          </w:divBdr>
          <w:divsChild>
            <w:div w:id="45359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5377">
      <w:bodyDiv w:val="1"/>
      <w:marLeft w:val="0"/>
      <w:marRight w:val="0"/>
      <w:marTop w:val="0"/>
      <w:marBottom w:val="0"/>
      <w:divBdr>
        <w:top w:val="none" w:sz="0" w:space="0" w:color="auto"/>
        <w:left w:val="none" w:sz="0" w:space="0" w:color="auto"/>
        <w:bottom w:val="none" w:sz="0" w:space="0" w:color="auto"/>
        <w:right w:val="none" w:sz="0" w:space="0" w:color="auto"/>
      </w:divBdr>
      <w:divsChild>
        <w:div w:id="351761472">
          <w:marLeft w:val="0"/>
          <w:marRight w:val="0"/>
          <w:marTop w:val="0"/>
          <w:marBottom w:val="0"/>
          <w:divBdr>
            <w:top w:val="none" w:sz="0" w:space="0" w:color="auto"/>
            <w:left w:val="none" w:sz="0" w:space="0" w:color="auto"/>
            <w:bottom w:val="none" w:sz="0" w:space="0" w:color="auto"/>
            <w:right w:val="none" w:sz="0" w:space="0" w:color="auto"/>
          </w:divBdr>
          <w:divsChild>
            <w:div w:id="655887555">
              <w:marLeft w:val="0"/>
              <w:marRight w:val="0"/>
              <w:marTop w:val="0"/>
              <w:marBottom w:val="0"/>
              <w:divBdr>
                <w:top w:val="none" w:sz="0" w:space="0" w:color="auto"/>
                <w:left w:val="none" w:sz="0" w:space="0" w:color="auto"/>
                <w:bottom w:val="none" w:sz="0" w:space="0" w:color="auto"/>
                <w:right w:val="none" w:sz="0" w:space="0" w:color="auto"/>
              </w:divBdr>
            </w:div>
          </w:divsChild>
        </w:div>
        <w:div w:id="1094516875">
          <w:marLeft w:val="0"/>
          <w:marRight w:val="0"/>
          <w:marTop w:val="0"/>
          <w:marBottom w:val="0"/>
          <w:divBdr>
            <w:top w:val="none" w:sz="0" w:space="0" w:color="auto"/>
            <w:left w:val="none" w:sz="0" w:space="0" w:color="auto"/>
            <w:bottom w:val="none" w:sz="0" w:space="0" w:color="auto"/>
            <w:right w:val="none" w:sz="0" w:space="0" w:color="auto"/>
          </w:divBdr>
          <w:divsChild>
            <w:div w:id="654535089">
              <w:marLeft w:val="0"/>
              <w:marRight w:val="0"/>
              <w:marTop w:val="0"/>
              <w:marBottom w:val="0"/>
              <w:divBdr>
                <w:top w:val="none" w:sz="0" w:space="0" w:color="auto"/>
                <w:left w:val="none" w:sz="0" w:space="0" w:color="auto"/>
                <w:bottom w:val="none" w:sz="0" w:space="0" w:color="auto"/>
                <w:right w:val="none" w:sz="0" w:space="0" w:color="auto"/>
              </w:divBdr>
            </w:div>
          </w:divsChild>
        </w:div>
        <w:div w:id="1758402469">
          <w:marLeft w:val="0"/>
          <w:marRight w:val="0"/>
          <w:marTop w:val="0"/>
          <w:marBottom w:val="0"/>
          <w:divBdr>
            <w:top w:val="none" w:sz="0" w:space="0" w:color="auto"/>
            <w:left w:val="none" w:sz="0" w:space="0" w:color="auto"/>
            <w:bottom w:val="none" w:sz="0" w:space="0" w:color="auto"/>
            <w:right w:val="none" w:sz="0" w:space="0" w:color="auto"/>
          </w:divBdr>
          <w:divsChild>
            <w:div w:id="160079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2593">
      <w:bodyDiv w:val="1"/>
      <w:marLeft w:val="0"/>
      <w:marRight w:val="0"/>
      <w:marTop w:val="0"/>
      <w:marBottom w:val="0"/>
      <w:divBdr>
        <w:top w:val="none" w:sz="0" w:space="0" w:color="auto"/>
        <w:left w:val="none" w:sz="0" w:space="0" w:color="auto"/>
        <w:bottom w:val="none" w:sz="0" w:space="0" w:color="auto"/>
        <w:right w:val="none" w:sz="0" w:space="0" w:color="auto"/>
      </w:divBdr>
      <w:divsChild>
        <w:div w:id="106854292">
          <w:marLeft w:val="0"/>
          <w:marRight w:val="0"/>
          <w:marTop w:val="0"/>
          <w:marBottom w:val="0"/>
          <w:divBdr>
            <w:top w:val="none" w:sz="0" w:space="0" w:color="auto"/>
            <w:left w:val="none" w:sz="0" w:space="0" w:color="auto"/>
            <w:bottom w:val="none" w:sz="0" w:space="0" w:color="auto"/>
            <w:right w:val="none" w:sz="0" w:space="0" w:color="auto"/>
          </w:divBdr>
          <w:divsChild>
            <w:div w:id="1507750446">
              <w:marLeft w:val="0"/>
              <w:marRight w:val="0"/>
              <w:marTop w:val="30"/>
              <w:marBottom w:val="30"/>
              <w:divBdr>
                <w:top w:val="none" w:sz="0" w:space="0" w:color="auto"/>
                <w:left w:val="none" w:sz="0" w:space="0" w:color="auto"/>
                <w:bottom w:val="none" w:sz="0" w:space="0" w:color="auto"/>
                <w:right w:val="none" w:sz="0" w:space="0" w:color="auto"/>
              </w:divBdr>
              <w:divsChild>
                <w:div w:id="7801563">
                  <w:marLeft w:val="0"/>
                  <w:marRight w:val="0"/>
                  <w:marTop w:val="0"/>
                  <w:marBottom w:val="0"/>
                  <w:divBdr>
                    <w:top w:val="none" w:sz="0" w:space="0" w:color="auto"/>
                    <w:left w:val="none" w:sz="0" w:space="0" w:color="auto"/>
                    <w:bottom w:val="none" w:sz="0" w:space="0" w:color="auto"/>
                    <w:right w:val="none" w:sz="0" w:space="0" w:color="auto"/>
                  </w:divBdr>
                  <w:divsChild>
                    <w:div w:id="2018534113">
                      <w:marLeft w:val="0"/>
                      <w:marRight w:val="0"/>
                      <w:marTop w:val="0"/>
                      <w:marBottom w:val="0"/>
                      <w:divBdr>
                        <w:top w:val="none" w:sz="0" w:space="0" w:color="auto"/>
                        <w:left w:val="none" w:sz="0" w:space="0" w:color="auto"/>
                        <w:bottom w:val="none" w:sz="0" w:space="0" w:color="auto"/>
                        <w:right w:val="none" w:sz="0" w:space="0" w:color="auto"/>
                      </w:divBdr>
                    </w:div>
                  </w:divsChild>
                </w:div>
                <w:div w:id="29956368">
                  <w:marLeft w:val="0"/>
                  <w:marRight w:val="0"/>
                  <w:marTop w:val="0"/>
                  <w:marBottom w:val="0"/>
                  <w:divBdr>
                    <w:top w:val="none" w:sz="0" w:space="0" w:color="auto"/>
                    <w:left w:val="none" w:sz="0" w:space="0" w:color="auto"/>
                    <w:bottom w:val="none" w:sz="0" w:space="0" w:color="auto"/>
                    <w:right w:val="none" w:sz="0" w:space="0" w:color="auto"/>
                  </w:divBdr>
                  <w:divsChild>
                    <w:div w:id="1216895573">
                      <w:marLeft w:val="0"/>
                      <w:marRight w:val="0"/>
                      <w:marTop w:val="0"/>
                      <w:marBottom w:val="0"/>
                      <w:divBdr>
                        <w:top w:val="none" w:sz="0" w:space="0" w:color="auto"/>
                        <w:left w:val="none" w:sz="0" w:space="0" w:color="auto"/>
                        <w:bottom w:val="none" w:sz="0" w:space="0" w:color="auto"/>
                        <w:right w:val="none" w:sz="0" w:space="0" w:color="auto"/>
                      </w:divBdr>
                    </w:div>
                  </w:divsChild>
                </w:div>
                <w:div w:id="83231899">
                  <w:marLeft w:val="0"/>
                  <w:marRight w:val="0"/>
                  <w:marTop w:val="0"/>
                  <w:marBottom w:val="0"/>
                  <w:divBdr>
                    <w:top w:val="none" w:sz="0" w:space="0" w:color="auto"/>
                    <w:left w:val="none" w:sz="0" w:space="0" w:color="auto"/>
                    <w:bottom w:val="none" w:sz="0" w:space="0" w:color="auto"/>
                    <w:right w:val="none" w:sz="0" w:space="0" w:color="auto"/>
                  </w:divBdr>
                  <w:divsChild>
                    <w:div w:id="1560284595">
                      <w:marLeft w:val="0"/>
                      <w:marRight w:val="0"/>
                      <w:marTop w:val="0"/>
                      <w:marBottom w:val="0"/>
                      <w:divBdr>
                        <w:top w:val="none" w:sz="0" w:space="0" w:color="auto"/>
                        <w:left w:val="none" w:sz="0" w:space="0" w:color="auto"/>
                        <w:bottom w:val="none" w:sz="0" w:space="0" w:color="auto"/>
                        <w:right w:val="none" w:sz="0" w:space="0" w:color="auto"/>
                      </w:divBdr>
                    </w:div>
                  </w:divsChild>
                </w:div>
                <w:div w:id="159977632">
                  <w:marLeft w:val="0"/>
                  <w:marRight w:val="0"/>
                  <w:marTop w:val="0"/>
                  <w:marBottom w:val="0"/>
                  <w:divBdr>
                    <w:top w:val="none" w:sz="0" w:space="0" w:color="auto"/>
                    <w:left w:val="none" w:sz="0" w:space="0" w:color="auto"/>
                    <w:bottom w:val="none" w:sz="0" w:space="0" w:color="auto"/>
                    <w:right w:val="none" w:sz="0" w:space="0" w:color="auto"/>
                  </w:divBdr>
                  <w:divsChild>
                    <w:div w:id="36467193">
                      <w:marLeft w:val="0"/>
                      <w:marRight w:val="0"/>
                      <w:marTop w:val="0"/>
                      <w:marBottom w:val="0"/>
                      <w:divBdr>
                        <w:top w:val="none" w:sz="0" w:space="0" w:color="auto"/>
                        <w:left w:val="none" w:sz="0" w:space="0" w:color="auto"/>
                        <w:bottom w:val="none" w:sz="0" w:space="0" w:color="auto"/>
                        <w:right w:val="none" w:sz="0" w:space="0" w:color="auto"/>
                      </w:divBdr>
                    </w:div>
                  </w:divsChild>
                </w:div>
                <w:div w:id="237440459">
                  <w:marLeft w:val="0"/>
                  <w:marRight w:val="0"/>
                  <w:marTop w:val="0"/>
                  <w:marBottom w:val="0"/>
                  <w:divBdr>
                    <w:top w:val="none" w:sz="0" w:space="0" w:color="auto"/>
                    <w:left w:val="none" w:sz="0" w:space="0" w:color="auto"/>
                    <w:bottom w:val="none" w:sz="0" w:space="0" w:color="auto"/>
                    <w:right w:val="none" w:sz="0" w:space="0" w:color="auto"/>
                  </w:divBdr>
                  <w:divsChild>
                    <w:div w:id="1201549286">
                      <w:marLeft w:val="0"/>
                      <w:marRight w:val="0"/>
                      <w:marTop w:val="0"/>
                      <w:marBottom w:val="0"/>
                      <w:divBdr>
                        <w:top w:val="none" w:sz="0" w:space="0" w:color="auto"/>
                        <w:left w:val="none" w:sz="0" w:space="0" w:color="auto"/>
                        <w:bottom w:val="none" w:sz="0" w:space="0" w:color="auto"/>
                        <w:right w:val="none" w:sz="0" w:space="0" w:color="auto"/>
                      </w:divBdr>
                    </w:div>
                  </w:divsChild>
                </w:div>
                <w:div w:id="367343606">
                  <w:marLeft w:val="0"/>
                  <w:marRight w:val="0"/>
                  <w:marTop w:val="0"/>
                  <w:marBottom w:val="0"/>
                  <w:divBdr>
                    <w:top w:val="none" w:sz="0" w:space="0" w:color="auto"/>
                    <w:left w:val="none" w:sz="0" w:space="0" w:color="auto"/>
                    <w:bottom w:val="none" w:sz="0" w:space="0" w:color="auto"/>
                    <w:right w:val="none" w:sz="0" w:space="0" w:color="auto"/>
                  </w:divBdr>
                  <w:divsChild>
                    <w:div w:id="75978545">
                      <w:marLeft w:val="0"/>
                      <w:marRight w:val="0"/>
                      <w:marTop w:val="0"/>
                      <w:marBottom w:val="0"/>
                      <w:divBdr>
                        <w:top w:val="none" w:sz="0" w:space="0" w:color="auto"/>
                        <w:left w:val="none" w:sz="0" w:space="0" w:color="auto"/>
                        <w:bottom w:val="none" w:sz="0" w:space="0" w:color="auto"/>
                        <w:right w:val="none" w:sz="0" w:space="0" w:color="auto"/>
                      </w:divBdr>
                    </w:div>
                  </w:divsChild>
                </w:div>
                <w:div w:id="531574133">
                  <w:marLeft w:val="0"/>
                  <w:marRight w:val="0"/>
                  <w:marTop w:val="0"/>
                  <w:marBottom w:val="0"/>
                  <w:divBdr>
                    <w:top w:val="none" w:sz="0" w:space="0" w:color="auto"/>
                    <w:left w:val="none" w:sz="0" w:space="0" w:color="auto"/>
                    <w:bottom w:val="none" w:sz="0" w:space="0" w:color="auto"/>
                    <w:right w:val="none" w:sz="0" w:space="0" w:color="auto"/>
                  </w:divBdr>
                  <w:divsChild>
                    <w:div w:id="364527231">
                      <w:marLeft w:val="0"/>
                      <w:marRight w:val="0"/>
                      <w:marTop w:val="0"/>
                      <w:marBottom w:val="0"/>
                      <w:divBdr>
                        <w:top w:val="none" w:sz="0" w:space="0" w:color="auto"/>
                        <w:left w:val="none" w:sz="0" w:space="0" w:color="auto"/>
                        <w:bottom w:val="none" w:sz="0" w:space="0" w:color="auto"/>
                        <w:right w:val="none" w:sz="0" w:space="0" w:color="auto"/>
                      </w:divBdr>
                    </w:div>
                  </w:divsChild>
                </w:div>
                <w:div w:id="612590479">
                  <w:marLeft w:val="0"/>
                  <w:marRight w:val="0"/>
                  <w:marTop w:val="0"/>
                  <w:marBottom w:val="0"/>
                  <w:divBdr>
                    <w:top w:val="none" w:sz="0" w:space="0" w:color="auto"/>
                    <w:left w:val="none" w:sz="0" w:space="0" w:color="auto"/>
                    <w:bottom w:val="none" w:sz="0" w:space="0" w:color="auto"/>
                    <w:right w:val="none" w:sz="0" w:space="0" w:color="auto"/>
                  </w:divBdr>
                  <w:divsChild>
                    <w:div w:id="990252591">
                      <w:marLeft w:val="0"/>
                      <w:marRight w:val="0"/>
                      <w:marTop w:val="0"/>
                      <w:marBottom w:val="0"/>
                      <w:divBdr>
                        <w:top w:val="none" w:sz="0" w:space="0" w:color="auto"/>
                        <w:left w:val="none" w:sz="0" w:space="0" w:color="auto"/>
                        <w:bottom w:val="none" w:sz="0" w:space="0" w:color="auto"/>
                        <w:right w:val="none" w:sz="0" w:space="0" w:color="auto"/>
                      </w:divBdr>
                    </w:div>
                  </w:divsChild>
                </w:div>
                <w:div w:id="633102141">
                  <w:marLeft w:val="0"/>
                  <w:marRight w:val="0"/>
                  <w:marTop w:val="0"/>
                  <w:marBottom w:val="0"/>
                  <w:divBdr>
                    <w:top w:val="none" w:sz="0" w:space="0" w:color="auto"/>
                    <w:left w:val="none" w:sz="0" w:space="0" w:color="auto"/>
                    <w:bottom w:val="none" w:sz="0" w:space="0" w:color="auto"/>
                    <w:right w:val="none" w:sz="0" w:space="0" w:color="auto"/>
                  </w:divBdr>
                  <w:divsChild>
                    <w:div w:id="261032091">
                      <w:marLeft w:val="0"/>
                      <w:marRight w:val="0"/>
                      <w:marTop w:val="0"/>
                      <w:marBottom w:val="0"/>
                      <w:divBdr>
                        <w:top w:val="none" w:sz="0" w:space="0" w:color="auto"/>
                        <w:left w:val="none" w:sz="0" w:space="0" w:color="auto"/>
                        <w:bottom w:val="none" w:sz="0" w:space="0" w:color="auto"/>
                        <w:right w:val="none" w:sz="0" w:space="0" w:color="auto"/>
                      </w:divBdr>
                    </w:div>
                  </w:divsChild>
                </w:div>
                <w:div w:id="781534950">
                  <w:marLeft w:val="0"/>
                  <w:marRight w:val="0"/>
                  <w:marTop w:val="0"/>
                  <w:marBottom w:val="0"/>
                  <w:divBdr>
                    <w:top w:val="none" w:sz="0" w:space="0" w:color="auto"/>
                    <w:left w:val="none" w:sz="0" w:space="0" w:color="auto"/>
                    <w:bottom w:val="none" w:sz="0" w:space="0" w:color="auto"/>
                    <w:right w:val="none" w:sz="0" w:space="0" w:color="auto"/>
                  </w:divBdr>
                  <w:divsChild>
                    <w:div w:id="427577040">
                      <w:marLeft w:val="0"/>
                      <w:marRight w:val="0"/>
                      <w:marTop w:val="0"/>
                      <w:marBottom w:val="0"/>
                      <w:divBdr>
                        <w:top w:val="none" w:sz="0" w:space="0" w:color="auto"/>
                        <w:left w:val="none" w:sz="0" w:space="0" w:color="auto"/>
                        <w:bottom w:val="none" w:sz="0" w:space="0" w:color="auto"/>
                        <w:right w:val="none" w:sz="0" w:space="0" w:color="auto"/>
                      </w:divBdr>
                    </w:div>
                  </w:divsChild>
                </w:div>
                <w:div w:id="915866134">
                  <w:marLeft w:val="0"/>
                  <w:marRight w:val="0"/>
                  <w:marTop w:val="0"/>
                  <w:marBottom w:val="0"/>
                  <w:divBdr>
                    <w:top w:val="none" w:sz="0" w:space="0" w:color="auto"/>
                    <w:left w:val="none" w:sz="0" w:space="0" w:color="auto"/>
                    <w:bottom w:val="none" w:sz="0" w:space="0" w:color="auto"/>
                    <w:right w:val="none" w:sz="0" w:space="0" w:color="auto"/>
                  </w:divBdr>
                  <w:divsChild>
                    <w:div w:id="759445966">
                      <w:marLeft w:val="0"/>
                      <w:marRight w:val="0"/>
                      <w:marTop w:val="0"/>
                      <w:marBottom w:val="0"/>
                      <w:divBdr>
                        <w:top w:val="none" w:sz="0" w:space="0" w:color="auto"/>
                        <w:left w:val="none" w:sz="0" w:space="0" w:color="auto"/>
                        <w:bottom w:val="none" w:sz="0" w:space="0" w:color="auto"/>
                        <w:right w:val="none" w:sz="0" w:space="0" w:color="auto"/>
                      </w:divBdr>
                    </w:div>
                  </w:divsChild>
                </w:div>
                <w:div w:id="916062561">
                  <w:marLeft w:val="0"/>
                  <w:marRight w:val="0"/>
                  <w:marTop w:val="0"/>
                  <w:marBottom w:val="0"/>
                  <w:divBdr>
                    <w:top w:val="none" w:sz="0" w:space="0" w:color="auto"/>
                    <w:left w:val="none" w:sz="0" w:space="0" w:color="auto"/>
                    <w:bottom w:val="none" w:sz="0" w:space="0" w:color="auto"/>
                    <w:right w:val="none" w:sz="0" w:space="0" w:color="auto"/>
                  </w:divBdr>
                  <w:divsChild>
                    <w:div w:id="295839758">
                      <w:marLeft w:val="0"/>
                      <w:marRight w:val="0"/>
                      <w:marTop w:val="0"/>
                      <w:marBottom w:val="0"/>
                      <w:divBdr>
                        <w:top w:val="none" w:sz="0" w:space="0" w:color="auto"/>
                        <w:left w:val="none" w:sz="0" w:space="0" w:color="auto"/>
                        <w:bottom w:val="none" w:sz="0" w:space="0" w:color="auto"/>
                        <w:right w:val="none" w:sz="0" w:space="0" w:color="auto"/>
                      </w:divBdr>
                    </w:div>
                  </w:divsChild>
                </w:div>
                <w:div w:id="1001469509">
                  <w:marLeft w:val="0"/>
                  <w:marRight w:val="0"/>
                  <w:marTop w:val="0"/>
                  <w:marBottom w:val="0"/>
                  <w:divBdr>
                    <w:top w:val="none" w:sz="0" w:space="0" w:color="auto"/>
                    <w:left w:val="none" w:sz="0" w:space="0" w:color="auto"/>
                    <w:bottom w:val="none" w:sz="0" w:space="0" w:color="auto"/>
                    <w:right w:val="none" w:sz="0" w:space="0" w:color="auto"/>
                  </w:divBdr>
                  <w:divsChild>
                    <w:div w:id="2103136079">
                      <w:marLeft w:val="0"/>
                      <w:marRight w:val="0"/>
                      <w:marTop w:val="0"/>
                      <w:marBottom w:val="0"/>
                      <w:divBdr>
                        <w:top w:val="none" w:sz="0" w:space="0" w:color="auto"/>
                        <w:left w:val="none" w:sz="0" w:space="0" w:color="auto"/>
                        <w:bottom w:val="none" w:sz="0" w:space="0" w:color="auto"/>
                        <w:right w:val="none" w:sz="0" w:space="0" w:color="auto"/>
                      </w:divBdr>
                    </w:div>
                  </w:divsChild>
                </w:div>
                <w:div w:id="1073283360">
                  <w:marLeft w:val="0"/>
                  <w:marRight w:val="0"/>
                  <w:marTop w:val="0"/>
                  <w:marBottom w:val="0"/>
                  <w:divBdr>
                    <w:top w:val="none" w:sz="0" w:space="0" w:color="auto"/>
                    <w:left w:val="none" w:sz="0" w:space="0" w:color="auto"/>
                    <w:bottom w:val="none" w:sz="0" w:space="0" w:color="auto"/>
                    <w:right w:val="none" w:sz="0" w:space="0" w:color="auto"/>
                  </w:divBdr>
                  <w:divsChild>
                    <w:div w:id="1067604917">
                      <w:marLeft w:val="0"/>
                      <w:marRight w:val="0"/>
                      <w:marTop w:val="0"/>
                      <w:marBottom w:val="0"/>
                      <w:divBdr>
                        <w:top w:val="none" w:sz="0" w:space="0" w:color="auto"/>
                        <w:left w:val="none" w:sz="0" w:space="0" w:color="auto"/>
                        <w:bottom w:val="none" w:sz="0" w:space="0" w:color="auto"/>
                        <w:right w:val="none" w:sz="0" w:space="0" w:color="auto"/>
                      </w:divBdr>
                    </w:div>
                  </w:divsChild>
                </w:div>
                <w:div w:id="1303463936">
                  <w:marLeft w:val="0"/>
                  <w:marRight w:val="0"/>
                  <w:marTop w:val="0"/>
                  <w:marBottom w:val="0"/>
                  <w:divBdr>
                    <w:top w:val="none" w:sz="0" w:space="0" w:color="auto"/>
                    <w:left w:val="none" w:sz="0" w:space="0" w:color="auto"/>
                    <w:bottom w:val="none" w:sz="0" w:space="0" w:color="auto"/>
                    <w:right w:val="none" w:sz="0" w:space="0" w:color="auto"/>
                  </w:divBdr>
                  <w:divsChild>
                    <w:div w:id="1585530023">
                      <w:marLeft w:val="0"/>
                      <w:marRight w:val="0"/>
                      <w:marTop w:val="0"/>
                      <w:marBottom w:val="0"/>
                      <w:divBdr>
                        <w:top w:val="none" w:sz="0" w:space="0" w:color="auto"/>
                        <w:left w:val="none" w:sz="0" w:space="0" w:color="auto"/>
                        <w:bottom w:val="none" w:sz="0" w:space="0" w:color="auto"/>
                        <w:right w:val="none" w:sz="0" w:space="0" w:color="auto"/>
                      </w:divBdr>
                    </w:div>
                  </w:divsChild>
                </w:div>
                <w:div w:id="1308587981">
                  <w:marLeft w:val="0"/>
                  <w:marRight w:val="0"/>
                  <w:marTop w:val="0"/>
                  <w:marBottom w:val="0"/>
                  <w:divBdr>
                    <w:top w:val="none" w:sz="0" w:space="0" w:color="auto"/>
                    <w:left w:val="none" w:sz="0" w:space="0" w:color="auto"/>
                    <w:bottom w:val="none" w:sz="0" w:space="0" w:color="auto"/>
                    <w:right w:val="none" w:sz="0" w:space="0" w:color="auto"/>
                  </w:divBdr>
                  <w:divsChild>
                    <w:div w:id="269315031">
                      <w:marLeft w:val="0"/>
                      <w:marRight w:val="0"/>
                      <w:marTop w:val="0"/>
                      <w:marBottom w:val="0"/>
                      <w:divBdr>
                        <w:top w:val="none" w:sz="0" w:space="0" w:color="auto"/>
                        <w:left w:val="none" w:sz="0" w:space="0" w:color="auto"/>
                        <w:bottom w:val="none" w:sz="0" w:space="0" w:color="auto"/>
                        <w:right w:val="none" w:sz="0" w:space="0" w:color="auto"/>
                      </w:divBdr>
                    </w:div>
                  </w:divsChild>
                </w:div>
                <w:div w:id="1313944699">
                  <w:marLeft w:val="0"/>
                  <w:marRight w:val="0"/>
                  <w:marTop w:val="0"/>
                  <w:marBottom w:val="0"/>
                  <w:divBdr>
                    <w:top w:val="none" w:sz="0" w:space="0" w:color="auto"/>
                    <w:left w:val="none" w:sz="0" w:space="0" w:color="auto"/>
                    <w:bottom w:val="none" w:sz="0" w:space="0" w:color="auto"/>
                    <w:right w:val="none" w:sz="0" w:space="0" w:color="auto"/>
                  </w:divBdr>
                  <w:divsChild>
                    <w:div w:id="2011330887">
                      <w:marLeft w:val="0"/>
                      <w:marRight w:val="0"/>
                      <w:marTop w:val="0"/>
                      <w:marBottom w:val="0"/>
                      <w:divBdr>
                        <w:top w:val="none" w:sz="0" w:space="0" w:color="auto"/>
                        <w:left w:val="none" w:sz="0" w:space="0" w:color="auto"/>
                        <w:bottom w:val="none" w:sz="0" w:space="0" w:color="auto"/>
                        <w:right w:val="none" w:sz="0" w:space="0" w:color="auto"/>
                      </w:divBdr>
                    </w:div>
                  </w:divsChild>
                </w:div>
                <w:div w:id="1466387858">
                  <w:marLeft w:val="0"/>
                  <w:marRight w:val="0"/>
                  <w:marTop w:val="0"/>
                  <w:marBottom w:val="0"/>
                  <w:divBdr>
                    <w:top w:val="none" w:sz="0" w:space="0" w:color="auto"/>
                    <w:left w:val="none" w:sz="0" w:space="0" w:color="auto"/>
                    <w:bottom w:val="none" w:sz="0" w:space="0" w:color="auto"/>
                    <w:right w:val="none" w:sz="0" w:space="0" w:color="auto"/>
                  </w:divBdr>
                  <w:divsChild>
                    <w:div w:id="182210858">
                      <w:marLeft w:val="0"/>
                      <w:marRight w:val="0"/>
                      <w:marTop w:val="0"/>
                      <w:marBottom w:val="0"/>
                      <w:divBdr>
                        <w:top w:val="none" w:sz="0" w:space="0" w:color="auto"/>
                        <w:left w:val="none" w:sz="0" w:space="0" w:color="auto"/>
                        <w:bottom w:val="none" w:sz="0" w:space="0" w:color="auto"/>
                        <w:right w:val="none" w:sz="0" w:space="0" w:color="auto"/>
                      </w:divBdr>
                    </w:div>
                  </w:divsChild>
                </w:div>
                <w:div w:id="1654875465">
                  <w:marLeft w:val="0"/>
                  <w:marRight w:val="0"/>
                  <w:marTop w:val="0"/>
                  <w:marBottom w:val="0"/>
                  <w:divBdr>
                    <w:top w:val="none" w:sz="0" w:space="0" w:color="auto"/>
                    <w:left w:val="none" w:sz="0" w:space="0" w:color="auto"/>
                    <w:bottom w:val="none" w:sz="0" w:space="0" w:color="auto"/>
                    <w:right w:val="none" w:sz="0" w:space="0" w:color="auto"/>
                  </w:divBdr>
                  <w:divsChild>
                    <w:div w:id="608925987">
                      <w:marLeft w:val="0"/>
                      <w:marRight w:val="0"/>
                      <w:marTop w:val="0"/>
                      <w:marBottom w:val="0"/>
                      <w:divBdr>
                        <w:top w:val="none" w:sz="0" w:space="0" w:color="auto"/>
                        <w:left w:val="none" w:sz="0" w:space="0" w:color="auto"/>
                        <w:bottom w:val="none" w:sz="0" w:space="0" w:color="auto"/>
                        <w:right w:val="none" w:sz="0" w:space="0" w:color="auto"/>
                      </w:divBdr>
                    </w:div>
                  </w:divsChild>
                </w:div>
                <w:div w:id="1840271476">
                  <w:marLeft w:val="0"/>
                  <w:marRight w:val="0"/>
                  <w:marTop w:val="0"/>
                  <w:marBottom w:val="0"/>
                  <w:divBdr>
                    <w:top w:val="none" w:sz="0" w:space="0" w:color="auto"/>
                    <w:left w:val="none" w:sz="0" w:space="0" w:color="auto"/>
                    <w:bottom w:val="none" w:sz="0" w:space="0" w:color="auto"/>
                    <w:right w:val="none" w:sz="0" w:space="0" w:color="auto"/>
                  </w:divBdr>
                  <w:divsChild>
                    <w:div w:id="1994524739">
                      <w:marLeft w:val="0"/>
                      <w:marRight w:val="0"/>
                      <w:marTop w:val="0"/>
                      <w:marBottom w:val="0"/>
                      <w:divBdr>
                        <w:top w:val="none" w:sz="0" w:space="0" w:color="auto"/>
                        <w:left w:val="none" w:sz="0" w:space="0" w:color="auto"/>
                        <w:bottom w:val="none" w:sz="0" w:space="0" w:color="auto"/>
                        <w:right w:val="none" w:sz="0" w:space="0" w:color="auto"/>
                      </w:divBdr>
                    </w:div>
                  </w:divsChild>
                </w:div>
                <w:div w:id="1848867942">
                  <w:marLeft w:val="0"/>
                  <w:marRight w:val="0"/>
                  <w:marTop w:val="0"/>
                  <w:marBottom w:val="0"/>
                  <w:divBdr>
                    <w:top w:val="none" w:sz="0" w:space="0" w:color="auto"/>
                    <w:left w:val="none" w:sz="0" w:space="0" w:color="auto"/>
                    <w:bottom w:val="none" w:sz="0" w:space="0" w:color="auto"/>
                    <w:right w:val="none" w:sz="0" w:space="0" w:color="auto"/>
                  </w:divBdr>
                  <w:divsChild>
                    <w:div w:id="2004817851">
                      <w:marLeft w:val="0"/>
                      <w:marRight w:val="0"/>
                      <w:marTop w:val="0"/>
                      <w:marBottom w:val="0"/>
                      <w:divBdr>
                        <w:top w:val="none" w:sz="0" w:space="0" w:color="auto"/>
                        <w:left w:val="none" w:sz="0" w:space="0" w:color="auto"/>
                        <w:bottom w:val="none" w:sz="0" w:space="0" w:color="auto"/>
                        <w:right w:val="none" w:sz="0" w:space="0" w:color="auto"/>
                      </w:divBdr>
                    </w:div>
                  </w:divsChild>
                </w:div>
                <w:div w:id="1955791906">
                  <w:marLeft w:val="0"/>
                  <w:marRight w:val="0"/>
                  <w:marTop w:val="0"/>
                  <w:marBottom w:val="0"/>
                  <w:divBdr>
                    <w:top w:val="none" w:sz="0" w:space="0" w:color="auto"/>
                    <w:left w:val="none" w:sz="0" w:space="0" w:color="auto"/>
                    <w:bottom w:val="none" w:sz="0" w:space="0" w:color="auto"/>
                    <w:right w:val="none" w:sz="0" w:space="0" w:color="auto"/>
                  </w:divBdr>
                  <w:divsChild>
                    <w:div w:id="1145657013">
                      <w:marLeft w:val="0"/>
                      <w:marRight w:val="0"/>
                      <w:marTop w:val="0"/>
                      <w:marBottom w:val="0"/>
                      <w:divBdr>
                        <w:top w:val="none" w:sz="0" w:space="0" w:color="auto"/>
                        <w:left w:val="none" w:sz="0" w:space="0" w:color="auto"/>
                        <w:bottom w:val="none" w:sz="0" w:space="0" w:color="auto"/>
                        <w:right w:val="none" w:sz="0" w:space="0" w:color="auto"/>
                      </w:divBdr>
                    </w:div>
                  </w:divsChild>
                </w:div>
                <w:div w:id="1968393255">
                  <w:marLeft w:val="0"/>
                  <w:marRight w:val="0"/>
                  <w:marTop w:val="0"/>
                  <w:marBottom w:val="0"/>
                  <w:divBdr>
                    <w:top w:val="none" w:sz="0" w:space="0" w:color="auto"/>
                    <w:left w:val="none" w:sz="0" w:space="0" w:color="auto"/>
                    <w:bottom w:val="none" w:sz="0" w:space="0" w:color="auto"/>
                    <w:right w:val="none" w:sz="0" w:space="0" w:color="auto"/>
                  </w:divBdr>
                  <w:divsChild>
                    <w:div w:id="1031229011">
                      <w:marLeft w:val="0"/>
                      <w:marRight w:val="0"/>
                      <w:marTop w:val="0"/>
                      <w:marBottom w:val="0"/>
                      <w:divBdr>
                        <w:top w:val="none" w:sz="0" w:space="0" w:color="auto"/>
                        <w:left w:val="none" w:sz="0" w:space="0" w:color="auto"/>
                        <w:bottom w:val="none" w:sz="0" w:space="0" w:color="auto"/>
                        <w:right w:val="none" w:sz="0" w:space="0" w:color="auto"/>
                      </w:divBdr>
                    </w:div>
                  </w:divsChild>
                </w:div>
                <w:div w:id="1977173758">
                  <w:marLeft w:val="0"/>
                  <w:marRight w:val="0"/>
                  <w:marTop w:val="0"/>
                  <w:marBottom w:val="0"/>
                  <w:divBdr>
                    <w:top w:val="none" w:sz="0" w:space="0" w:color="auto"/>
                    <w:left w:val="none" w:sz="0" w:space="0" w:color="auto"/>
                    <w:bottom w:val="none" w:sz="0" w:space="0" w:color="auto"/>
                    <w:right w:val="none" w:sz="0" w:space="0" w:color="auto"/>
                  </w:divBdr>
                  <w:divsChild>
                    <w:div w:id="67149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218233">
          <w:marLeft w:val="0"/>
          <w:marRight w:val="0"/>
          <w:marTop w:val="0"/>
          <w:marBottom w:val="0"/>
          <w:divBdr>
            <w:top w:val="none" w:sz="0" w:space="0" w:color="auto"/>
            <w:left w:val="none" w:sz="0" w:space="0" w:color="auto"/>
            <w:bottom w:val="none" w:sz="0" w:space="0" w:color="auto"/>
            <w:right w:val="none" w:sz="0" w:space="0" w:color="auto"/>
          </w:divBdr>
        </w:div>
        <w:div w:id="640691335">
          <w:marLeft w:val="0"/>
          <w:marRight w:val="0"/>
          <w:marTop w:val="0"/>
          <w:marBottom w:val="0"/>
          <w:divBdr>
            <w:top w:val="none" w:sz="0" w:space="0" w:color="auto"/>
            <w:left w:val="none" w:sz="0" w:space="0" w:color="auto"/>
            <w:bottom w:val="none" w:sz="0" w:space="0" w:color="auto"/>
            <w:right w:val="none" w:sz="0" w:space="0" w:color="auto"/>
          </w:divBdr>
          <w:divsChild>
            <w:div w:id="451216690">
              <w:marLeft w:val="0"/>
              <w:marRight w:val="0"/>
              <w:marTop w:val="0"/>
              <w:marBottom w:val="0"/>
              <w:divBdr>
                <w:top w:val="none" w:sz="0" w:space="0" w:color="auto"/>
                <w:left w:val="none" w:sz="0" w:space="0" w:color="auto"/>
                <w:bottom w:val="none" w:sz="0" w:space="0" w:color="auto"/>
                <w:right w:val="none" w:sz="0" w:space="0" w:color="auto"/>
              </w:divBdr>
            </w:div>
            <w:div w:id="810368674">
              <w:marLeft w:val="0"/>
              <w:marRight w:val="0"/>
              <w:marTop w:val="0"/>
              <w:marBottom w:val="0"/>
              <w:divBdr>
                <w:top w:val="none" w:sz="0" w:space="0" w:color="auto"/>
                <w:left w:val="none" w:sz="0" w:space="0" w:color="auto"/>
                <w:bottom w:val="none" w:sz="0" w:space="0" w:color="auto"/>
                <w:right w:val="none" w:sz="0" w:space="0" w:color="auto"/>
              </w:divBdr>
            </w:div>
            <w:div w:id="1249996585">
              <w:marLeft w:val="0"/>
              <w:marRight w:val="0"/>
              <w:marTop w:val="0"/>
              <w:marBottom w:val="0"/>
              <w:divBdr>
                <w:top w:val="none" w:sz="0" w:space="0" w:color="auto"/>
                <w:left w:val="none" w:sz="0" w:space="0" w:color="auto"/>
                <w:bottom w:val="none" w:sz="0" w:space="0" w:color="auto"/>
                <w:right w:val="none" w:sz="0" w:space="0" w:color="auto"/>
              </w:divBdr>
            </w:div>
            <w:div w:id="1302228394">
              <w:marLeft w:val="0"/>
              <w:marRight w:val="0"/>
              <w:marTop w:val="0"/>
              <w:marBottom w:val="0"/>
              <w:divBdr>
                <w:top w:val="none" w:sz="0" w:space="0" w:color="auto"/>
                <w:left w:val="none" w:sz="0" w:space="0" w:color="auto"/>
                <w:bottom w:val="none" w:sz="0" w:space="0" w:color="auto"/>
                <w:right w:val="none" w:sz="0" w:space="0" w:color="auto"/>
              </w:divBdr>
            </w:div>
            <w:div w:id="1618370418">
              <w:marLeft w:val="0"/>
              <w:marRight w:val="0"/>
              <w:marTop w:val="0"/>
              <w:marBottom w:val="0"/>
              <w:divBdr>
                <w:top w:val="none" w:sz="0" w:space="0" w:color="auto"/>
                <w:left w:val="none" w:sz="0" w:space="0" w:color="auto"/>
                <w:bottom w:val="none" w:sz="0" w:space="0" w:color="auto"/>
                <w:right w:val="none" w:sz="0" w:space="0" w:color="auto"/>
              </w:divBdr>
            </w:div>
          </w:divsChild>
        </w:div>
        <w:div w:id="890459353">
          <w:marLeft w:val="0"/>
          <w:marRight w:val="0"/>
          <w:marTop w:val="0"/>
          <w:marBottom w:val="0"/>
          <w:divBdr>
            <w:top w:val="none" w:sz="0" w:space="0" w:color="auto"/>
            <w:left w:val="none" w:sz="0" w:space="0" w:color="auto"/>
            <w:bottom w:val="none" w:sz="0" w:space="0" w:color="auto"/>
            <w:right w:val="none" w:sz="0" w:space="0" w:color="auto"/>
          </w:divBdr>
        </w:div>
        <w:div w:id="1026253949">
          <w:marLeft w:val="0"/>
          <w:marRight w:val="0"/>
          <w:marTop w:val="0"/>
          <w:marBottom w:val="0"/>
          <w:divBdr>
            <w:top w:val="none" w:sz="0" w:space="0" w:color="auto"/>
            <w:left w:val="none" w:sz="0" w:space="0" w:color="auto"/>
            <w:bottom w:val="none" w:sz="0" w:space="0" w:color="auto"/>
            <w:right w:val="none" w:sz="0" w:space="0" w:color="auto"/>
          </w:divBdr>
          <w:divsChild>
            <w:div w:id="1459032614">
              <w:marLeft w:val="0"/>
              <w:marRight w:val="0"/>
              <w:marTop w:val="30"/>
              <w:marBottom w:val="30"/>
              <w:divBdr>
                <w:top w:val="none" w:sz="0" w:space="0" w:color="auto"/>
                <w:left w:val="none" w:sz="0" w:space="0" w:color="auto"/>
                <w:bottom w:val="none" w:sz="0" w:space="0" w:color="auto"/>
                <w:right w:val="none" w:sz="0" w:space="0" w:color="auto"/>
              </w:divBdr>
              <w:divsChild>
                <w:div w:id="34938583">
                  <w:marLeft w:val="0"/>
                  <w:marRight w:val="0"/>
                  <w:marTop w:val="0"/>
                  <w:marBottom w:val="0"/>
                  <w:divBdr>
                    <w:top w:val="none" w:sz="0" w:space="0" w:color="auto"/>
                    <w:left w:val="none" w:sz="0" w:space="0" w:color="auto"/>
                    <w:bottom w:val="none" w:sz="0" w:space="0" w:color="auto"/>
                    <w:right w:val="none" w:sz="0" w:space="0" w:color="auto"/>
                  </w:divBdr>
                  <w:divsChild>
                    <w:div w:id="496581466">
                      <w:marLeft w:val="0"/>
                      <w:marRight w:val="0"/>
                      <w:marTop w:val="0"/>
                      <w:marBottom w:val="0"/>
                      <w:divBdr>
                        <w:top w:val="none" w:sz="0" w:space="0" w:color="auto"/>
                        <w:left w:val="none" w:sz="0" w:space="0" w:color="auto"/>
                        <w:bottom w:val="none" w:sz="0" w:space="0" w:color="auto"/>
                        <w:right w:val="none" w:sz="0" w:space="0" w:color="auto"/>
                      </w:divBdr>
                    </w:div>
                  </w:divsChild>
                </w:div>
                <w:div w:id="48187850">
                  <w:marLeft w:val="0"/>
                  <w:marRight w:val="0"/>
                  <w:marTop w:val="0"/>
                  <w:marBottom w:val="0"/>
                  <w:divBdr>
                    <w:top w:val="none" w:sz="0" w:space="0" w:color="auto"/>
                    <w:left w:val="none" w:sz="0" w:space="0" w:color="auto"/>
                    <w:bottom w:val="none" w:sz="0" w:space="0" w:color="auto"/>
                    <w:right w:val="none" w:sz="0" w:space="0" w:color="auto"/>
                  </w:divBdr>
                  <w:divsChild>
                    <w:div w:id="1006206821">
                      <w:marLeft w:val="0"/>
                      <w:marRight w:val="0"/>
                      <w:marTop w:val="0"/>
                      <w:marBottom w:val="0"/>
                      <w:divBdr>
                        <w:top w:val="none" w:sz="0" w:space="0" w:color="auto"/>
                        <w:left w:val="none" w:sz="0" w:space="0" w:color="auto"/>
                        <w:bottom w:val="none" w:sz="0" w:space="0" w:color="auto"/>
                        <w:right w:val="none" w:sz="0" w:space="0" w:color="auto"/>
                      </w:divBdr>
                    </w:div>
                  </w:divsChild>
                </w:div>
                <w:div w:id="95757077">
                  <w:marLeft w:val="0"/>
                  <w:marRight w:val="0"/>
                  <w:marTop w:val="0"/>
                  <w:marBottom w:val="0"/>
                  <w:divBdr>
                    <w:top w:val="none" w:sz="0" w:space="0" w:color="auto"/>
                    <w:left w:val="none" w:sz="0" w:space="0" w:color="auto"/>
                    <w:bottom w:val="none" w:sz="0" w:space="0" w:color="auto"/>
                    <w:right w:val="none" w:sz="0" w:space="0" w:color="auto"/>
                  </w:divBdr>
                  <w:divsChild>
                    <w:div w:id="962728841">
                      <w:marLeft w:val="0"/>
                      <w:marRight w:val="0"/>
                      <w:marTop w:val="0"/>
                      <w:marBottom w:val="0"/>
                      <w:divBdr>
                        <w:top w:val="none" w:sz="0" w:space="0" w:color="auto"/>
                        <w:left w:val="none" w:sz="0" w:space="0" w:color="auto"/>
                        <w:bottom w:val="none" w:sz="0" w:space="0" w:color="auto"/>
                        <w:right w:val="none" w:sz="0" w:space="0" w:color="auto"/>
                      </w:divBdr>
                    </w:div>
                  </w:divsChild>
                </w:div>
                <w:div w:id="116796316">
                  <w:marLeft w:val="0"/>
                  <w:marRight w:val="0"/>
                  <w:marTop w:val="0"/>
                  <w:marBottom w:val="0"/>
                  <w:divBdr>
                    <w:top w:val="none" w:sz="0" w:space="0" w:color="auto"/>
                    <w:left w:val="none" w:sz="0" w:space="0" w:color="auto"/>
                    <w:bottom w:val="none" w:sz="0" w:space="0" w:color="auto"/>
                    <w:right w:val="none" w:sz="0" w:space="0" w:color="auto"/>
                  </w:divBdr>
                  <w:divsChild>
                    <w:div w:id="1550073160">
                      <w:marLeft w:val="0"/>
                      <w:marRight w:val="0"/>
                      <w:marTop w:val="0"/>
                      <w:marBottom w:val="0"/>
                      <w:divBdr>
                        <w:top w:val="none" w:sz="0" w:space="0" w:color="auto"/>
                        <w:left w:val="none" w:sz="0" w:space="0" w:color="auto"/>
                        <w:bottom w:val="none" w:sz="0" w:space="0" w:color="auto"/>
                        <w:right w:val="none" w:sz="0" w:space="0" w:color="auto"/>
                      </w:divBdr>
                    </w:div>
                  </w:divsChild>
                </w:div>
                <w:div w:id="125973616">
                  <w:marLeft w:val="0"/>
                  <w:marRight w:val="0"/>
                  <w:marTop w:val="0"/>
                  <w:marBottom w:val="0"/>
                  <w:divBdr>
                    <w:top w:val="none" w:sz="0" w:space="0" w:color="auto"/>
                    <w:left w:val="none" w:sz="0" w:space="0" w:color="auto"/>
                    <w:bottom w:val="none" w:sz="0" w:space="0" w:color="auto"/>
                    <w:right w:val="none" w:sz="0" w:space="0" w:color="auto"/>
                  </w:divBdr>
                  <w:divsChild>
                    <w:div w:id="1393239773">
                      <w:marLeft w:val="0"/>
                      <w:marRight w:val="0"/>
                      <w:marTop w:val="0"/>
                      <w:marBottom w:val="0"/>
                      <w:divBdr>
                        <w:top w:val="none" w:sz="0" w:space="0" w:color="auto"/>
                        <w:left w:val="none" w:sz="0" w:space="0" w:color="auto"/>
                        <w:bottom w:val="none" w:sz="0" w:space="0" w:color="auto"/>
                        <w:right w:val="none" w:sz="0" w:space="0" w:color="auto"/>
                      </w:divBdr>
                    </w:div>
                  </w:divsChild>
                </w:div>
                <w:div w:id="139813126">
                  <w:marLeft w:val="0"/>
                  <w:marRight w:val="0"/>
                  <w:marTop w:val="0"/>
                  <w:marBottom w:val="0"/>
                  <w:divBdr>
                    <w:top w:val="none" w:sz="0" w:space="0" w:color="auto"/>
                    <w:left w:val="none" w:sz="0" w:space="0" w:color="auto"/>
                    <w:bottom w:val="none" w:sz="0" w:space="0" w:color="auto"/>
                    <w:right w:val="none" w:sz="0" w:space="0" w:color="auto"/>
                  </w:divBdr>
                  <w:divsChild>
                    <w:div w:id="1328825923">
                      <w:marLeft w:val="0"/>
                      <w:marRight w:val="0"/>
                      <w:marTop w:val="0"/>
                      <w:marBottom w:val="0"/>
                      <w:divBdr>
                        <w:top w:val="none" w:sz="0" w:space="0" w:color="auto"/>
                        <w:left w:val="none" w:sz="0" w:space="0" w:color="auto"/>
                        <w:bottom w:val="none" w:sz="0" w:space="0" w:color="auto"/>
                        <w:right w:val="none" w:sz="0" w:space="0" w:color="auto"/>
                      </w:divBdr>
                    </w:div>
                  </w:divsChild>
                </w:div>
                <w:div w:id="174659842">
                  <w:marLeft w:val="0"/>
                  <w:marRight w:val="0"/>
                  <w:marTop w:val="0"/>
                  <w:marBottom w:val="0"/>
                  <w:divBdr>
                    <w:top w:val="none" w:sz="0" w:space="0" w:color="auto"/>
                    <w:left w:val="none" w:sz="0" w:space="0" w:color="auto"/>
                    <w:bottom w:val="none" w:sz="0" w:space="0" w:color="auto"/>
                    <w:right w:val="none" w:sz="0" w:space="0" w:color="auto"/>
                  </w:divBdr>
                  <w:divsChild>
                    <w:div w:id="2134324588">
                      <w:marLeft w:val="0"/>
                      <w:marRight w:val="0"/>
                      <w:marTop w:val="0"/>
                      <w:marBottom w:val="0"/>
                      <w:divBdr>
                        <w:top w:val="none" w:sz="0" w:space="0" w:color="auto"/>
                        <w:left w:val="none" w:sz="0" w:space="0" w:color="auto"/>
                        <w:bottom w:val="none" w:sz="0" w:space="0" w:color="auto"/>
                        <w:right w:val="none" w:sz="0" w:space="0" w:color="auto"/>
                      </w:divBdr>
                    </w:div>
                  </w:divsChild>
                </w:div>
                <w:div w:id="217783707">
                  <w:marLeft w:val="0"/>
                  <w:marRight w:val="0"/>
                  <w:marTop w:val="0"/>
                  <w:marBottom w:val="0"/>
                  <w:divBdr>
                    <w:top w:val="none" w:sz="0" w:space="0" w:color="auto"/>
                    <w:left w:val="none" w:sz="0" w:space="0" w:color="auto"/>
                    <w:bottom w:val="none" w:sz="0" w:space="0" w:color="auto"/>
                    <w:right w:val="none" w:sz="0" w:space="0" w:color="auto"/>
                  </w:divBdr>
                  <w:divsChild>
                    <w:div w:id="353389170">
                      <w:marLeft w:val="0"/>
                      <w:marRight w:val="0"/>
                      <w:marTop w:val="0"/>
                      <w:marBottom w:val="0"/>
                      <w:divBdr>
                        <w:top w:val="none" w:sz="0" w:space="0" w:color="auto"/>
                        <w:left w:val="none" w:sz="0" w:space="0" w:color="auto"/>
                        <w:bottom w:val="none" w:sz="0" w:space="0" w:color="auto"/>
                        <w:right w:val="none" w:sz="0" w:space="0" w:color="auto"/>
                      </w:divBdr>
                    </w:div>
                  </w:divsChild>
                </w:div>
                <w:div w:id="277958321">
                  <w:marLeft w:val="0"/>
                  <w:marRight w:val="0"/>
                  <w:marTop w:val="0"/>
                  <w:marBottom w:val="0"/>
                  <w:divBdr>
                    <w:top w:val="none" w:sz="0" w:space="0" w:color="auto"/>
                    <w:left w:val="none" w:sz="0" w:space="0" w:color="auto"/>
                    <w:bottom w:val="none" w:sz="0" w:space="0" w:color="auto"/>
                    <w:right w:val="none" w:sz="0" w:space="0" w:color="auto"/>
                  </w:divBdr>
                  <w:divsChild>
                    <w:div w:id="249898594">
                      <w:marLeft w:val="0"/>
                      <w:marRight w:val="0"/>
                      <w:marTop w:val="0"/>
                      <w:marBottom w:val="0"/>
                      <w:divBdr>
                        <w:top w:val="none" w:sz="0" w:space="0" w:color="auto"/>
                        <w:left w:val="none" w:sz="0" w:space="0" w:color="auto"/>
                        <w:bottom w:val="none" w:sz="0" w:space="0" w:color="auto"/>
                        <w:right w:val="none" w:sz="0" w:space="0" w:color="auto"/>
                      </w:divBdr>
                    </w:div>
                  </w:divsChild>
                </w:div>
                <w:div w:id="284041236">
                  <w:marLeft w:val="0"/>
                  <w:marRight w:val="0"/>
                  <w:marTop w:val="0"/>
                  <w:marBottom w:val="0"/>
                  <w:divBdr>
                    <w:top w:val="none" w:sz="0" w:space="0" w:color="auto"/>
                    <w:left w:val="none" w:sz="0" w:space="0" w:color="auto"/>
                    <w:bottom w:val="none" w:sz="0" w:space="0" w:color="auto"/>
                    <w:right w:val="none" w:sz="0" w:space="0" w:color="auto"/>
                  </w:divBdr>
                  <w:divsChild>
                    <w:div w:id="214977018">
                      <w:marLeft w:val="0"/>
                      <w:marRight w:val="0"/>
                      <w:marTop w:val="0"/>
                      <w:marBottom w:val="0"/>
                      <w:divBdr>
                        <w:top w:val="none" w:sz="0" w:space="0" w:color="auto"/>
                        <w:left w:val="none" w:sz="0" w:space="0" w:color="auto"/>
                        <w:bottom w:val="none" w:sz="0" w:space="0" w:color="auto"/>
                        <w:right w:val="none" w:sz="0" w:space="0" w:color="auto"/>
                      </w:divBdr>
                    </w:div>
                  </w:divsChild>
                </w:div>
                <w:div w:id="295768074">
                  <w:marLeft w:val="0"/>
                  <w:marRight w:val="0"/>
                  <w:marTop w:val="0"/>
                  <w:marBottom w:val="0"/>
                  <w:divBdr>
                    <w:top w:val="none" w:sz="0" w:space="0" w:color="auto"/>
                    <w:left w:val="none" w:sz="0" w:space="0" w:color="auto"/>
                    <w:bottom w:val="none" w:sz="0" w:space="0" w:color="auto"/>
                    <w:right w:val="none" w:sz="0" w:space="0" w:color="auto"/>
                  </w:divBdr>
                  <w:divsChild>
                    <w:div w:id="360975134">
                      <w:marLeft w:val="0"/>
                      <w:marRight w:val="0"/>
                      <w:marTop w:val="0"/>
                      <w:marBottom w:val="0"/>
                      <w:divBdr>
                        <w:top w:val="none" w:sz="0" w:space="0" w:color="auto"/>
                        <w:left w:val="none" w:sz="0" w:space="0" w:color="auto"/>
                        <w:bottom w:val="none" w:sz="0" w:space="0" w:color="auto"/>
                        <w:right w:val="none" w:sz="0" w:space="0" w:color="auto"/>
                      </w:divBdr>
                    </w:div>
                  </w:divsChild>
                </w:div>
                <w:div w:id="298073393">
                  <w:marLeft w:val="0"/>
                  <w:marRight w:val="0"/>
                  <w:marTop w:val="0"/>
                  <w:marBottom w:val="0"/>
                  <w:divBdr>
                    <w:top w:val="none" w:sz="0" w:space="0" w:color="auto"/>
                    <w:left w:val="none" w:sz="0" w:space="0" w:color="auto"/>
                    <w:bottom w:val="none" w:sz="0" w:space="0" w:color="auto"/>
                    <w:right w:val="none" w:sz="0" w:space="0" w:color="auto"/>
                  </w:divBdr>
                  <w:divsChild>
                    <w:div w:id="1967614173">
                      <w:marLeft w:val="0"/>
                      <w:marRight w:val="0"/>
                      <w:marTop w:val="0"/>
                      <w:marBottom w:val="0"/>
                      <w:divBdr>
                        <w:top w:val="none" w:sz="0" w:space="0" w:color="auto"/>
                        <w:left w:val="none" w:sz="0" w:space="0" w:color="auto"/>
                        <w:bottom w:val="none" w:sz="0" w:space="0" w:color="auto"/>
                        <w:right w:val="none" w:sz="0" w:space="0" w:color="auto"/>
                      </w:divBdr>
                    </w:div>
                  </w:divsChild>
                </w:div>
                <w:div w:id="542404429">
                  <w:marLeft w:val="0"/>
                  <w:marRight w:val="0"/>
                  <w:marTop w:val="0"/>
                  <w:marBottom w:val="0"/>
                  <w:divBdr>
                    <w:top w:val="none" w:sz="0" w:space="0" w:color="auto"/>
                    <w:left w:val="none" w:sz="0" w:space="0" w:color="auto"/>
                    <w:bottom w:val="none" w:sz="0" w:space="0" w:color="auto"/>
                    <w:right w:val="none" w:sz="0" w:space="0" w:color="auto"/>
                  </w:divBdr>
                  <w:divsChild>
                    <w:div w:id="580917197">
                      <w:marLeft w:val="0"/>
                      <w:marRight w:val="0"/>
                      <w:marTop w:val="0"/>
                      <w:marBottom w:val="0"/>
                      <w:divBdr>
                        <w:top w:val="none" w:sz="0" w:space="0" w:color="auto"/>
                        <w:left w:val="none" w:sz="0" w:space="0" w:color="auto"/>
                        <w:bottom w:val="none" w:sz="0" w:space="0" w:color="auto"/>
                        <w:right w:val="none" w:sz="0" w:space="0" w:color="auto"/>
                      </w:divBdr>
                    </w:div>
                  </w:divsChild>
                </w:div>
                <w:div w:id="620720827">
                  <w:marLeft w:val="0"/>
                  <w:marRight w:val="0"/>
                  <w:marTop w:val="0"/>
                  <w:marBottom w:val="0"/>
                  <w:divBdr>
                    <w:top w:val="none" w:sz="0" w:space="0" w:color="auto"/>
                    <w:left w:val="none" w:sz="0" w:space="0" w:color="auto"/>
                    <w:bottom w:val="none" w:sz="0" w:space="0" w:color="auto"/>
                    <w:right w:val="none" w:sz="0" w:space="0" w:color="auto"/>
                  </w:divBdr>
                  <w:divsChild>
                    <w:div w:id="918516998">
                      <w:marLeft w:val="0"/>
                      <w:marRight w:val="0"/>
                      <w:marTop w:val="0"/>
                      <w:marBottom w:val="0"/>
                      <w:divBdr>
                        <w:top w:val="none" w:sz="0" w:space="0" w:color="auto"/>
                        <w:left w:val="none" w:sz="0" w:space="0" w:color="auto"/>
                        <w:bottom w:val="none" w:sz="0" w:space="0" w:color="auto"/>
                        <w:right w:val="none" w:sz="0" w:space="0" w:color="auto"/>
                      </w:divBdr>
                    </w:div>
                  </w:divsChild>
                </w:div>
                <w:div w:id="626660416">
                  <w:marLeft w:val="0"/>
                  <w:marRight w:val="0"/>
                  <w:marTop w:val="0"/>
                  <w:marBottom w:val="0"/>
                  <w:divBdr>
                    <w:top w:val="none" w:sz="0" w:space="0" w:color="auto"/>
                    <w:left w:val="none" w:sz="0" w:space="0" w:color="auto"/>
                    <w:bottom w:val="none" w:sz="0" w:space="0" w:color="auto"/>
                    <w:right w:val="none" w:sz="0" w:space="0" w:color="auto"/>
                  </w:divBdr>
                  <w:divsChild>
                    <w:div w:id="2042243089">
                      <w:marLeft w:val="0"/>
                      <w:marRight w:val="0"/>
                      <w:marTop w:val="0"/>
                      <w:marBottom w:val="0"/>
                      <w:divBdr>
                        <w:top w:val="none" w:sz="0" w:space="0" w:color="auto"/>
                        <w:left w:val="none" w:sz="0" w:space="0" w:color="auto"/>
                        <w:bottom w:val="none" w:sz="0" w:space="0" w:color="auto"/>
                        <w:right w:val="none" w:sz="0" w:space="0" w:color="auto"/>
                      </w:divBdr>
                    </w:div>
                  </w:divsChild>
                </w:div>
                <w:div w:id="655886463">
                  <w:marLeft w:val="0"/>
                  <w:marRight w:val="0"/>
                  <w:marTop w:val="0"/>
                  <w:marBottom w:val="0"/>
                  <w:divBdr>
                    <w:top w:val="none" w:sz="0" w:space="0" w:color="auto"/>
                    <w:left w:val="none" w:sz="0" w:space="0" w:color="auto"/>
                    <w:bottom w:val="none" w:sz="0" w:space="0" w:color="auto"/>
                    <w:right w:val="none" w:sz="0" w:space="0" w:color="auto"/>
                  </w:divBdr>
                  <w:divsChild>
                    <w:div w:id="552041962">
                      <w:marLeft w:val="0"/>
                      <w:marRight w:val="0"/>
                      <w:marTop w:val="0"/>
                      <w:marBottom w:val="0"/>
                      <w:divBdr>
                        <w:top w:val="none" w:sz="0" w:space="0" w:color="auto"/>
                        <w:left w:val="none" w:sz="0" w:space="0" w:color="auto"/>
                        <w:bottom w:val="none" w:sz="0" w:space="0" w:color="auto"/>
                        <w:right w:val="none" w:sz="0" w:space="0" w:color="auto"/>
                      </w:divBdr>
                    </w:div>
                  </w:divsChild>
                </w:div>
                <w:div w:id="661465678">
                  <w:marLeft w:val="0"/>
                  <w:marRight w:val="0"/>
                  <w:marTop w:val="0"/>
                  <w:marBottom w:val="0"/>
                  <w:divBdr>
                    <w:top w:val="none" w:sz="0" w:space="0" w:color="auto"/>
                    <w:left w:val="none" w:sz="0" w:space="0" w:color="auto"/>
                    <w:bottom w:val="none" w:sz="0" w:space="0" w:color="auto"/>
                    <w:right w:val="none" w:sz="0" w:space="0" w:color="auto"/>
                  </w:divBdr>
                  <w:divsChild>
                    <w:div w:id="794563173">
                      <w:marLeft w:val="0"/>
                      <w:marRight w:val="0"/>
                      <w:marTop w:val="0"/>
                      <w:marBottom w:val="0"/>
                      <w:divBdr>
                        <w:top w:val="none" w:sz="0" w:space="0" w:color="auto"/>
                        <w:left w:val="none" w:sz="0" w:space="0" w:color="auto"/>
                        <w:bottom w:val="none" w:sz="0" w:space="0" w:color="auto"/>
                        <w:right w:val="none" w:sz="0" w:space="0" w:color="auto"/>
                      </w:divBdr>
                    </w:div>
                  </w:divsChild>
                </w:div>
                <w:div w:id="788358088">
                  <w:marLeft w:val="0"/>
                  <w:marRight w:val="0"/>
                  <w:marTop w:val="0"/>
                  <w:marBottom w:val="0"/>
                  <w:divBdr>
                    <w:top w:val="none" w:sz="0" w:space="0" w:color="auto"/>
                    <w:left w:val="none" w:sz="0" w:space="0" w:color="auto"/>
                    <w:bottom w:val="none" w:sz="0" w:space="0" w:color="auto"/>
                    <w:right w:val="none" w:sz="0" w:space="0" w:color="auto"/>
                  </w:divBdr>
                  <w:divsChild>
                    <w:div w:id="131558842">
                      <w:marLeft w:val="0"/>
                      <w:marRight w:val="0"/>
                      <w:marTop w:val="0"/>
                      <w:marBottom w:val="0"/>
                      <w:divBdr>
                        <w:top w:val="none" w:sz="0" w:space="0" w:color="auto"/>
                        <w:left w:val="none" w:sz="0" w:space="0" w:color="auto"/>
                        <w:bottom w:val="none" w:sz="0" w:space="0" w:color="auto"/>
                        <w:right w:val="none" w:sz="0" w:space="0" w:color="auto"/>
                      </w:divBdr>
                    </w:div>
                  </w:divsChild>
                </w:div>
                <w:div w:id="812060633">
                  <w:marLeft w:val="0"/>
                  <w:marRight w:val="0"/>
                  <w:marTop w:val="0"/>
                  <w:marBottom w:val="0"/>
                  <w:divBdr>
                    <w:top w:val="none" w:sz="0" w:space="0" w:color="auto"/>
                    <w:left w:val="none" w:sz="0" w:space="0" w:color="auto"/>
                    <w:bottom w:val="none" w:sz="0" w:space="0" w:color="auto"/>
                    <w:right w:val="none" w:sz="0" w:space="0" w:color="auto"/>
                  </w:divBdr>
                  <w:divsChild>
                    <w:div w:id="754668868">
                      <w:marLeft w:val="0"/>
                      <w:marRight w:val="0"/>
                      <w:marTop w:val="0"/>
                      <w:marBottom w:val="0"/>
                      <w:divBdr>
                        <w:top w:val="none" w:sz="0" w:space="0" w:color="auto"/>
                        <w:left w:val="none" w:sz="0" w:space="0" w:color="auto"/>
                        <w:bottom w:val="none" w:sz="0" w:space="0" w:color="auto"/>
                        <w:right w:val="none" w:sz="0" w:space="0" w:color="auto"/>
                      </w:divBdr>
                    </w:div>
                  </w:divsChild>
                </w:div>
                <w:div w:id="848253232">
                  <w:marLeft w:val="0"/>
                  <w:marRight w:val="0"/>
                  <w:marTop w:val="0"/>
                  <w:marBottom w:val="0"/>
                  <w:divBdr>
                    <w:top w:val="none" w:sz="0" w:space="0" w:color="auto"/>
                    <w:left w:val="none" w:sz="0" w:space="0" w:color="auto"/>
                    <w:bottom w:val="none" w:sz="0" w:space="0" w:color="auto"/>
                    <w:right w:val="none" w:sz="0" w:space="0" w:color="auto"/>
                  </w:divBdr>
                  <w:divsChild>
                    <w:div w:id="1605961009">
                      <w:marLeft w:val="0"/>
                      <w:marRight w:val="0"/>
                      <w:marTop w:val="0"/>
                      <w:marBottom w:val="0"/>
                      <w:divBdr>
                        <w:top w:val="none" w:sz="0" w:space="0" w:color="auto"/>
                        <w:left w:val="none" w:sz="0" w:space="0" w:color="auto"/>
                        <w:bottom w:val="none" w:sz="0" w:space="0" w:color="auto"/>
                        <w:right w:val="none" w:sz="0" w:space="0" w:color="auto"/>
                      </w:divBdr>
                    </w:div>
                  </w:divsChild>
                </w:div>
                <w:div w:id="877006571">
                  <w:marLeft w:val="0"/>
                  <w:marRight w:val="0"/>
                  <w:marTop w:val="0"/>
                  <w:marBottom w:val="0"/>
                  <w:divBdr>
                    <w:top w:val="none" w:sz="0" w:space="0" w:color="auto"/>
                    <w:left w:val="none" w:sz="0" w:space="0" w:color="auto"/>
                    <w:bottom w:val="none" w:sz="0" w:space="0" w:color="auto"/>
                    <w:right w:val="none" w:sz="0" w:space="0" w:color="auto"/>
                  </w:divBdr>
                  <w:divsChild>
                    <w:div w:id="2138716182">
                      <w:marLeft w:val="0"/>
                      <w:marRight w:val="0"/>
                      <w:marTop w:val="0"/>
                      <w:marBottom w:val="0"/>
                      <w:divBdr>
                        <w:top w:val="none" w:sz="0" w:space="0" w:color="auto"/>
                        <w:left w:val="none" w:sz="0" w:space="0" w:color="auto"/>
                        <w:bottom w:val="none" w:sz="0" w:space="0" w:color="auto"/>
                        <w:right w:val="none" w:sz="0" w:space="0" w:color="auto"/>
                      </w:divBdr>
                    </w:div>
                  </w:divsChild>
                </w:div>
                <w:div w:id="887032050">
                  <w:marLeft w:val="0"/>
                  <w:marRight w:val="0"/>
                  <w:marTop w:val="0"/>
                  <w:marBottom w:val="0"/>
                  <w:divBdr>
                    <w:top w:val="none" w:sz="0" w:space="0" w:color="auto"/>
                    <w:left w:val="none" w:sz="0" w:space="0" w:color="auto"/>
                    <w:bottom w:val="none" w:sz="0" w:space="0" w:color="auto"/>
                    <w:right w:val="none" w:sz="0" w:space="0" w:color="auto"/>
                  </w:divBdr>
                  <w:divsChild>
                    <w:div w:id="587815944">
                      <w:marLeft w:val="0"/>
                      <w:marRight w:val="0"/>
                      <w:marTop w:val="0"/>
                      <w:marBottom w:val="0"/>
                      <w:divBdr>
                        <w:top w:val="none" w:sz="0" w:space="0" w:color="auto"/>
                        <w:left w:val="none" w:sz="0" w:space="0" w:color="auto"/>
                        <w:bottom w:val="none" w:sz="0" w:space="0" w:color="auto"/>
                        <w:right w:val="none" w:sz="0" w:space="0" w:color="auto"/>
                      </w:divBdr>
                    </w:div>
                  </w:divsChild>
                </w:div>
                <w:div w:id="909387033">
                  <w:marLeft w:val="0"/>
                  <w:marRight w:val="0"/>
                  <w:marTop w:val="0"/>
                  <w:marBottom w:val="0"/>
                  <w:divBdr>
                    <w:top w:val="none" w:sz="0" w:space="0" w:color="auto"/>
                    <w:left w:val="none" w:sz="0" w:space="0" w:color="auto"/>
                    <w:bottom w:val="none" w:sz="0" w:space="0" w:color="auto"/>
                    <w:right w:val="none" w:sz="0" w:space="0" w:color="auto"/>
                  </w:divBdr>
                  <w:divsChild>
                    <w:div w:id="1087193783">
                      <w:marLeft w:val="0"/>
                      <w:marRight w:val="0"/>
                      <w:marTop w:val="0"/>
                      <w:marBottom w:val="0"/>
                      <w:divBdr>
                        <w:top w:val="none" w:sz="0" w:space="0" w:color="auto"/>
                        <w:left w:val="none" w:sz="0" w:space="0" w:color="auto"/>
                        <w:bottom w:val="none" w:sz="0" w:space="0" w:color="auto"/>
                        <w:right w:val="none" w:sz="0" w:space="0" w:color="auto"/>
                      </w:divBdr>
                    </w:div>
                    <w:div w:id="2129161355">
                      <w:marLeft w:val="0"/>
                      <w:marRight w:val="0"/>
                      <w:marTop w:val="0"/>
                      <w:marBottom w:val="0"/>
                      <w:divBdr>
                        <w:top w:val="none" w:sz="0" w:space="0" w:color="auto"/>
                        <w:left w:val="none" w:sz="0" w:space="0" w:color="auto"/>
                        <w:bottom w:val="none" w:sz="0" w:space="0" w:color="auto"/>
                        <w:right w:val="none" w:sz="0" w:space="0" w:color="auto"/>
                      </w:divBdr>
                    </w:div>
                  </w:divsChild>
                </w:div>
                <w:div w:id="1077899493">
                  <w:marLeft w:val="0"/>
                  <w:marRight w:val="0"/>
                  <w:marTop w:val="0"/>
                  <w:marBottom w:val="0"/>
                  <w:divBdr>
                    <w:top w:val="none" w:sz="0" w:space="0" w:color="auto"/>
                    <w:left w:val="none" w:sz="0" w:space="0" w:color="auto"/>
                    <w:bottom w:val="none" w:sz="0" w:space="0" w:color="auto"/>
                    <w:right w:val="none" w:sz="0" w:space="0" w:color="auto"/>
                  </w:divBdr>
                  <w:divsChild>
                    <w:div w:id="909999471">
                      <w:marLeft w:val="0"/>
                      <w:marRight w:val="0"/>
                      <w:marTop w:val="0"/>
                      <w:marBottom w:val="0"/>
                      <w:divBdr>
                        <w:top w:val="none" w:sz="0" w:space="0" w:color="auto"/>
                        <w:left w:val="none" w:sz="0" w:space="0" w:color="auto"/>
                        <w:bottom w:val="none" w:sz="0" w:space="0" w:color="auto"/>
                        <w:right w:val="none" w:sz="0" w:space="0" w:color="auto"/>
                      </w:divBdr>
                    </w:div>
                  </w:divsChild>
                </w:div>
                <w:div w:id="1168863818">
                  <w:marLeft w:val="0"/>
                  <w:marRight w:val="0"/>
                  <w:marTop w:val="0"/>
                  <w:marBottom w:val="0"/>
                  <w:divBdr>
                    <w:top w:val="none" w:sz="0" w:space="0" w:color="auto"/>
                    <w:left w:val="none" w:sz="0" w:space="0" w:color="auto"/>
                    <w:bottom w:val="none" w:sz="0" w:space="0" w:color="auto"/>
                    <w:right w:val="none" w:sz="0" w:space="0" w:color="auto"/>
                  </w:divBdr>
                  <w:divsChild>
                    <w:div w:id="426973010">
                      <w:marLeft w:val="0"/>
                      <w:marRight w:val="0"/>
                      <w:marTop w:val="0"/>
                      <w:marBottom w:val="0"/>
                      <w:divBdr>
                        <w:top w:val="none" w:sz="0" w:space="0" w:color="auto"/>
                        <w:left w:val="none" w:sz="0" w:space="0" w:color="auto"/>
                        <w:bottom w:val="none" w:sz="0" w:space="0" w:color="auto"/>
                        <w:right w:val="none" w:sz="0" w:space="0" w:color="auto"/>
                      </w:divBdr>
                    </w:div>
                  </w:divsChild>
                </w:div>
                <w:div w:id="1330520226">
                  <w:marLeft w:val="0"/>
                  <w:marRight w:val="0"/>
                  <w:marTop w:val="0"/>
                  <w:marBottom w:val="0"/>
                  <w:divBdr>
                    <w:top w:val="none" w:sz="0" w:space="0" w:color="auto"/>
                    <w:left w:val="none" w:sz="0" w:space="0" w:color="auto"/>
                    <w:bottom w:val="none" w:sz="0" w:space="0" w:color="auto"/>
                    <w:right w:val="none" w:sz="0" w:space="0" w:color="auto"/>
                  </w:divBdr>
                  <w:divsChild>
                    <w:div w:id="201865782">
                      <w:marLeft w:val="0"/>
                      <w:marRight w:val="0"/>
                      <w:marTop w:val="0"/>
                      <w:marBottom w:val="0"/>
                      <w:divBdr>
                        <w:top w:val="none" w:sz="0" w:space="0" w:color="auto"/>
                        <w:left w:val="none" w:sz="0" w:space="0" w:color="auto"/>
                        <w:bottom w:val="none" w:sz="0" w:space="0" w:color="auto"/>
                        <w:right w:val="none" w:sz="0" w:space="0" w:color="auto"/>
                      </w:divBdr>
                    </w:div>
                  </w:divsChild>
                </w:div>
                <w:div w:id="1384863315">
                  <w:marLeft w:val="0"/>
                  <w:marRight w:val="0"/>
                  <w:marTop w:val="0"/>
                  <w:marBottom w:val="0"/>
                  <w:divBdr>
                    <w:top w:val="none" w:sz="0" w:space="0" w:color="auto"/>
                    <w:left w:val="none" w:sz="0" w:space="0" w:color="auto"/>
                    <w:bottom w:val="none" w:sz="0" w:space="0" w:color="auto"/>
                    <w:right w:val="none" w:sz="0" w:space="0" w:color="auto"/>
                  </w:divBdr>
                  <w:divsChild>
                    <w:div w:id="2012561621">
                      <w:marLeft w:val="0"/>
                      <w:marRight w:val="0"/>
                      <w:marTop w:val="0"/>
                      <w:marBottom w:val="0"/>
                      <w:divBdr>
                        <w:top w:val="none" w:sz="0" w:space="0" w:color="auto"/>
                        <w:left w:val="none" w:sz="0" w:space="0" w:color="auto"/>
                        <w:bottom w:val="none" w:sz="0" w:space="0" w:color="auto"/>
                        <w:right w:val="none" w:sz="0" w:space="0" w:color="auto"/>
                      </w:divBdr>
                    </w:div>
                  </w:divsChild>
                </w:div>
                <w:div w:id="1441684620">
                  <w:marLeft w:val="0"/>
                  <w:marRight w:val="0"/>
                  <w:marTop w:val="0"/>
                  <w:marBottom w:val="0"/>
                  <w:divBdr>
                    <w:top w:val="none" w:sz="0" w:space="0" w:color="auto"/>
                    <w:left w:val="none" w:sz="0" w:space="0" w:color="auto"/>
                    <w:bottom w:val="none" w:sz="0" w:space="0" w:color="auto"/>
                    <w:right w:val="none" w:sz="0" w:space="0" w:color="auto"/>
                  </w:divBdr>
                  <w:divsChild>
                    <w:div w:id="832990982">
                      <w:marLeft w:val="0"/>
                      <w:marRight w:val="0"/>
                      <w:marTop w:val="0"/>
                      <w:marBottom w:val="0"/>
                      <w:divBdr>
                        <w:top w:val="none" w:sz="0" w:space="0" w:color="auto"/>
                        <w:left w:val="none" w:sz="0" w:space="0" w:color="auto"/>
                        <w:bottom w:val="none" w:sz="0" w:space="0" w:color="auto"/>
                        <w:right w:val="none" w:sz="0" w:space="0" w:color="auto"/>
                      </w:divBdr>
                    </w:div>
                  </w:divsChild>
                </w:div>
                <w:div w:id="1459445893">
                  <w:marLeft w:val="0"/>
                  <w:marRight w:val="0"/>
                  <w:marTop w:val="0"/>
                  <w:marBottom w:val="0"/>
                  <w:divBdr>
                    <w:top w:val="none" w:sz="0" w:space="0" w:color="auto"/>
                    <w:left w:val="none" w:sz="0" w:space="0" w:color="auto"/>
                    <w:bottom w:val="none" w:sz="0" w:space="0" w:color="auto"/>
                    <w:right w:val="none" w:sz="0" w:space="0" w:color="auto"/>
                  </w:divBdr>
                  <w:divsChild>
                    <w:div w:id="1495301204">
                      <w:marLeft w:val="0"/>
                      <w:marRight w:val="0"/>
                      <w:marTop w:val="0"/>
                      <w:marBottom w:val="0"/>
                      <w:divBdr>
                        <w:top w:val="none" w:sz="0" w:space="0" w:color="auto"/>
                        <w:left w:val="none" w:sz="0" w:space="0" w:color="auto"/>
                        <w:bottom w:val="none" w:sz="0" w:space="0" w:color="auto"/>
                        <w:right w:val="none" w:sz="0" w:space="0" w:color="auto"/>
                      </w:divBdr>
                    </w:div>
                  </w:divsChild>
                </w:div>
                <w:div w:id="1485856071">
                  <w:marLeft w:val="0"/>
                  <w:marRight w:val="0"/>
                  <w:marTop w:val="0"/>
                  <w:marBottom w:val="0"/>
                  <w:divBdr>
                    <w:top w:val="none" w:sz="0" w:space="0" w:color="auto"/>
                    <w:left w:val="none" w:sz="0" w:space="0" w:color="auto"/>
                    <w:bottom w:val="none" w:sz="0" w:space="0" w:color="auto"/>
                    <w:right w:val="none" w:sz="0" w:space="0" w:color="auto"/>
                  </w:divBdr>
                  <w:divsChild>
                    <w:div w:id="1813984028">
                      <w:marLeft w:val="0"/>
                      <w:marRight w:val="0"/>
                      <w:marTop w:val="0"/>
                      <w:marBottom w:val="0"/>
                      <w:divBdr>
                        <w:top w:val="none" w:sz="0" w:space="0" w:color="auto"/>
                        <w:left w:val="none" w:sz="0" w:space="0" w:color="auto"/>
                        <w:bottom w:val="none" w:sz="0" w:space="0" w:color="auto"/>
                        <w:right w:val="none" w:sz="0" w:space="0" w:color="auto"/>
                      </w:divBdr>
                    </w:div>
                  </w:divsChild>
                </w:div>
                <w:div w:id="1560702797">
                  <w:marLeft w:val="0"/>
                  <w:marRight w:val="0"/>
                  <w:marTop w:val="0"/>
                  <w:marBottom w:val="0"/>
                  <w:divBdr>
                    <w:top w:val="none" w:sz="0" w:space="0" w:color="auto"/>
                    <w:left w:val="none" w:sz="0" w:space="0" w:color="auto"/>
                    <w:bottom w:val="none" w:sz="0" w:space="0" w:color="auto"/>
                    <w:right w:val="none" w:sz="0" w:space="0" w:color="auto"/>
                  </w:divBdr>
                  <w:divsChild>
                    <w:div w:id="257299983">
                      <w:marLeft w:val="0"/>
                      <w:marRight w:val="0"/>
                      <w:marTop w:val="0"/>
                      <w:marBottom w:val="0"/>
                      <w:divBdr>
                        <w:top w:val="none" w:sz="0" w:space="0" w:color="auto"/>
                        <w:left w:val="none" w:sz="0" w:space="0" w:color="auto"/>
                        <w:bottom w:val="none" w:sz="0" w:space="0" w:color="auto"/>
                        <w:right w:val="none" w:sz="0" w:space="0" w:color="auto"/>
                      </w:divBdr>
                    </w:div>
                  </w:divsChild>
                </w:div>
                <w:div w:id="1602452215">
                  <w:marLeft w:val="0"/>
                  <w:marRight w:val="0"/>
                  <w:marTop w:val="0"/>
                  <w:marBottom w:val="0"/>
                  <w:divBdr>
                    <w:top w:val="none" w:sz="0" w:space="0" w:color="auto"/>
                    <w:left w:val="none" w:sz="0" w:space="0" w:color="auto"/>
                    <w:bottom w:val="none" w:sz="0" w:space="0" w:color="auto"/>
                    <w:right w:val="none" w:sz="0" w:space="0" w:color="auto"/>
                  </w:divBdr>
                  <w:divsChild>
                    <w:div w:id="967513879">
                      <w:marLeft w:val="0"/>
                      <w:marRight w:val="0"/>
                      <w:marTop w:val="0"/>
                      <w:marBottom w:val="0"/>
                      <w:divBdr>
                        <w:top w:val="none" w:sz="0" w:space="0" w:color="auto"/>
                        <w:left w:val="none" w:sz="0" w:space="0" w:color="auto"/>
                        <w:bottom w:val="none" w:sz="0" w:space="0" w:color="auto"/>
                        <w:right w:val="none" w:sz="0" w:space="0" w:color="auto"/>
                      </w:divBdr>
                    </w:div>
                  </w:divsChild>
                </w:div>
                <w:div w:id="1746949770">
                  <w:marLeft w:val="0"/>
                  <w:marRight w:val="0"/>
                  <w:marTop w:val="0"/>
                  <w:marBottom w:val="0"/>
                  <w:divBdr>
                    <w:top w:val="none" w:sz="0" w:space="0" w:color="auto"/>
                    <w:left w:val="none" w:sz="0" w:space="0" w:color="auto"/>
                    <w:bottom w:val="none" w:sz="0" w:space="0" w:color="auto"/>
                    <w:right w:val="none" w:sz="0" w:space="0" w:color="auto"/>
                  </w:divBdr>
                  <w:divsChild>
                    <w:div w:id="297079385">
                      <w:marLeft w:val="0"/>
                      <w:marRight w:val="0"/>
                      <w:marTop w:val="0"/>
                      <w:marBottom w:val="0"/>
                      <w:divBdr>
                        <w:top w:val="none" w:sz="0" w:space="0" w:color="auto"/>
                        <w:left w:val="none" w:sz="0" w:space="0" w:color="auto"/>
                        <w:bottom w:val="none" w:sz="0" w:space="0" w:color="auto"/>
                        <w:right w:val="none" w:sz="0" w:space="0" w:color="auto"/>
                      </w:divBdr>
                    </w:div>
                  </w:divsChild>
                </w:div>
                <w:div w:id="1752503927">
                  <w:marLeft w:val="0"/>
                  <w:marRight w:val="0"/>
                  <w:marTop w:val="0"/>
                  <w:marBottom w:val="0"/>
                  <w:divBdr>
                    <w:top w:val="none" w:sz="0" w:space="0" w:color="auto"/>
                    <w:left w:val="none" w:sz="0" w:space="0" w:color="auto"/>
                    <w:bottom w:val="none" w:sz="0" w:space="0" w:color="auto"/>
                    <w:right w:val="none" w:sz="0" w:space="0" w:color="auto"/>
                  </w:divBdr>
                  <w:divsChild>
                    <w:div w:id="203174671">
                      <w:marLeft w:val="0"/>
                      <w:marRight w:val="0"/>
                      <w:marTop w:val="0"/>
                      <w:marBottom w:val="0"/>
                      <w:divBdr>
                        <w:top w:val="none" w:sz="0" w:space="0" w:color="auto"/>
                        <w:left w:val="none" w:sz="0" w:space="0" w:color="auto"/>
                        <w:bottom w:val="none" w:sz="0" w:space="0" w:color="auto"/>
                        <w:right w:val="none" w:sz="0" w:space="0" w:color="auto"/>
                      </w:divBdr>
                    </w:div>
                  </w:divsChild>
                </w:div>
                <w:div w:id="1832675980">
                  <w:marLeft w:val="0"/>
                  <w:marRight w:val="0"/>
                  <w:marTop w:val="0"/>
                  <w:marBottom w:val="0"/>
                  <w:divBdr>
                    <w:top w:val="none" w:sz="0" w:space="0" w:color="auto"/>
                    <w:left w:val="none" w:sz="0" w:space="0" w:color="auto"/>
                    <w:bottom w:val="none" w:sz="0" w:space="0" w:color="auto"/>
                    <w:right w:val="none" w:sz="0" w:space="0" w:color="auto"/>
                  </w:divBdr>
                  <w:divsChild>
                    <w:div w:id="352222870">
                      <w:marLeft w:val="0"/>
                      <w:marRight w:val="0"/>
                      <w:marTop w:val="0"/>
                      <w:marBottom w:val="0"/>
                      <w:divBdr>
                        <w:top w:val="none" w:sz="0" w:space="0" w:color="auto"/>
                        <w:left w:val="none" w:sz="0" w:space="0" w:color="auto"/>
                        <w:bottom w:val="none" w:sz="0" w:space="0" w:color="auto"/>
                        <w:right w:val="none" w:sz="0" w:space="0" w:color="auto"/>
                      </w:divBdr>
                    </w:div>
                  </w:divsChild>
                </w:div>
                <w:div w:id="1929924475">
                  <w:marLeft w:val="0"/>
                  <w:marRight w:val="0"/>
                  <w:marTop w:val="0"/>
                  <w:marBottom w:val="0"/>
                  <w:divBdr>
                    <w:top w:val="none" w:sz="0" w:space="0" w:color="auto"/>
                    <w:left w:val="none" w:sz="0" w:space="0" w:color="auto"/>
                    <w:bottom w:val="none" w:sz="0" w:space="0" w:color="auto"/>
                    <w:right w:val="none" w:sz="0" w:space="0" w:color="auto"/>
                  </w:divBdr>
                  <w:divsChild>
                    <w:div w:id="1335180135">
                      <w:marLeft w:val="0"/>
                      <w:marRight w:val="0"/>
                      <w:marTop w:val="0"/>
                      <w:marBottom w:val="0"/>
                      <w:divBdr>
                        <w:top w:val="none" w:sz="0" w:space="0" w:color="auto"/>
                        <w:left w:val="none" w:sz="0" w:space="0" w:color="auto"/>
                        <w:bottom w:val="none" w:sz="0" w:space="0" w:color="auto"/>
                        <w:right w:val="none" w:sz="0" w:space="0" w:color="auto"/>
                      </w:divBdr>
                    </w:div>
                  </w:divsChild>
                </w:div>
                <w:div w:id="1976258646">
                  <w:marLeft w:val="0"/>
                  <w:marRight w:val="0"/>
                  <w:marTop w:val="0"/>
                  <w:marBottom w:val="0"/>
                  <w:divBdr>
                    <w:top w:val="none" w:sz="0" w:space="0" w:color="auto"/>
                    <w:left w:val="none" w:sz="0" w:space="0" w:color="auto"/>
                    <w:bottom w:val="none" w:sz="0" w:space="0" w:color="auto"/>
                    <w:right w:val="none" w:sz="0" w:space="0" w:color="auto"/>
                  </w:divBdr>
                  <w:divsChild>
                    <w:div w:id="1647205345">
                      <w:marLeft w:val="0"/>
                      <w:marRight w:val="0"/>
                      <w:marTop w:val="0"/>
                      <w:marBottom w:val="0"/>
                      <w:divBdr>
                        <w:top w:val="none" w:sz="0" w:space="0" w:color="auto"/>
                        <w:left w:val="none" w:sz="0" w:space="0" w:color="auto"/>
                        <w:bottom w:val="none" w:sz="0" w:space="0" w:color="auto"/>
                        <w:right w:val="none" w:sz="0" w:space="0" w:color="auto"/>
                      </w:divBdr>
                    </w:div>
                  </w:divsChild>
                </w:div>
                <w:div w:id="2047100414">
                  <w:marLeft w:val="0"/>
                  <w:marRight w:val="0"/>
                  <w:marTop w:val="0"/>
                  <w:marBottom w:val="0"/>
                  <w:divBdr>
                    <w:top w:val="none" w:sz="0" w:space="0" w:color="auto"/>
                    <w:left w:val="none" w:sz="0" w:space="0" w:color="auto"/>
                    <w:bottom w:val="none" w:sz="0" w:space="0" w:color="auto"/>
                    <w:right w:val="none" w:sz="0" w:space="0" w:color="auto"/>
                  </w:divBdr>
                  <w:divsChild>
                    <w:div w:id="1009915211">
                      <w:marLeft w:val="0"/>
                      <w:marRight w:val="0"/>
                      <w:marTop w:val="0"/>
                      <w:marBottom w:val="0"/>
                      <w:divBdr>
                        <w:top w:val="none" w:sz="0" w:space="0" w:color="auto"/>
                        <w:left w:val="none" w:sz="0" w:space="0" w:color="auto"/>
                        <w:bottom w:val="none" w:sz="0" w:space="0" w:color="auto"/>
                        <w:right w:val="none" w:sz="0" w:space="0" w:color="auto"/>
                      </w:divBdr>
                    </w:div>
                  </w:divsChild>
                </w:div>
                <w:div w:id="2056273395">
                  <w:marLeft w:val="0"/>
                  <w:marRight w:val="0"/>
                  <w:marTop w:val="0"/>
                  <w:marBottom w:val="0"/>
                  <w:divBdr>
                    <w:top w:val="none" w:sz="0" w:space="0" w:color="auto"/>
                    <w:left w:val="none" w:sz="0" w:space="0" w:color="auto"/>
                    <w:bottom w:val="none" w:sz="0" w:space="0" w:color="auto"/>
                    <w:right w:val="none" w:sz="0" w:space="0" w:color="auto"/>
                  </w:divBdr>
                  <w:divsChild>
                    <w:div w:id="1533030376">
                      <w:marLeft w:val="0"/>
                      <w:marRight w:val="0"/>
                      <w:marTop w:val="0"/>
                      <w:marBottom w:val="0"/>
                      <w:divBdr>
                        <w:top w:val="none" w:sz="0" w:space="0" w:color="auto"/>
                        <w:left w:val="none" w:sz="0" w:space="0" w:color="auto"/>
                        <w:bottom w:val="none" w:sz="0" w:space="0" w:color="auto"/>
                        <w:right w:val="none" w:sz="0" w:space="0" w:color="auto"/>
                      </w:divBdr>
                    </w:div>
                  </w:divsChild>
                </w:div>
                <w:div w:id="2140411533">
                  <w:marLeft w:val="0"/>
                  <w:marRight w:val="0"/>
                  <w:marTop w:val="0"/>
                  <w:marBottom w:val="0"/>
                  <w:divBdr>
                    <w:top w:val="none" w:sz="0" w:space="0" w:color="auto"/>
                    <w:left w:val="none" w:sz="0" w:space="0" w:color="auto"/>
                    <w:bottom w:val="none" w:sz="0" w:space="0" w:color="auto"/>
                    <w:right w:val="none" w:sz="0" w:space="0" w:color="auto"/>
                  </w:divBdr>
                  <w:divsChild>
                    <w:div w:id="92742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326942">
          <w:marLeft w:val="0"/>
          <w:marRight w:val="0"/>
          <w:marTop w:val="0"/>
          <w:marBottom w:val="0"/>
          <w:divBdr>
            <w:top w:val="none" w:sz="0" w:space="0" w:color="auto"/>
            <w:left w:val="none" w:sz="0" w:space="0" w:color="auto"/>
            <w:bottom w:val="none" w:sz="0" w:space="0" w:color="auto"/>
            <w:right w:val="none" w:sz="0" w:space="0" w:color="auto"/>
          </w:divBdr>
        </w:div>
        <w:div w:id="1255286641">
          <w:marLeft w:val="0"/>
          <w:marRight w:val="0"/>
          <w:marTop w:val="0"/>
          <w:marBottom w:val="0"/>
          <w:divBdr>
            <w:top w:val="none" w:sz="0" w:space="0" w:color="auto"/>
            <w:left w:val="none" w:sz="0" w:space="0" w:color="auto"/>
            <w:bottom w:val="none" w:sz="0" w:space="0" w:color="auto"/>
            <w:right w:val="none" w:sz="0" w:space="0" w:color="auto"/>
          </w:divBdr>
        </w:div>
        <w:div w:id="2053653802">
          <w:marLeft w:val="0"/>
          <w:marRight w:val="0"/>
          <w:marTop w:val="0"/>
          <w:marBottom w:val="0"/>
          <w:divBdr>
            <w:top w:val="none" w:sz="0" w:space="0" w:color="auto"/>
            <w:left w:val="none" w:sz="0" w:space="0" w:color="auto"/>
            <w:bottom w:val="none" w:sz="0" w:space="0" w:color="auto"/>
            <w:right w:val="none" w:sz="0" w:space="0" w:color="auto"/>
          </w:divBdr>
        </w:div>
      </w:divsChild>
    </w:div>
    <w:div w:id="418521584">
      <w:bodyDiv w:val="1"/>
      <w:marLeft w:val="0"/>
      <w:marRight w:val="0"/>
      <w:marTop w:val="0"/>
      <w:marBottom w:val="0"/>
      <w:divBdr>
        <w:top w:val="none" w:sz="0" w:space="0" w:color="auto"/>
        <w:left w:val="none" w:sz="0" w:space="0" w:color="auto"/>
        <w:bottom w:val="none" w:sz="0" w:space="0" w:color="auto"/>
        <w:right w:val="none" w:sz="0" w:space="0" w:color="auto"/>
      </w:divBdr>
      <w:divsChild>
        <w:div w:id="4213268">
          <w:marLeft w:val="0"/>
          <w:marRight w:val="0"/>
          <w:marTop w:val="0"/>
          <w:marBottom w:val="0"/>
          <w:divBdr>
            <w:top w:val="none" w:sz="0" w:space="0" w:color="auto"/>
            <w:left w:val="none" w:sz="0" w:space="0" w:color="auto"/>
            <w:bottom w:val="none" w:sz="0" w:space="0" w:color="auto"/>
            <w:right w:val="none" w:sz="0" w:space="0" w:color="auto"/>
          </w:divBdr>
          <w:divsChild>
            <w:div w:id="2036417347">
              <w:marLeft w:val="0"/>
              <w:marRight w:val="0"/>
              <w:marTop w:val="0"/>
              <w:marBottom w:val="0"/>
              <w:divBdr>
                <w:top w:val="none" w:sz="0" w:space="0" w:color="auto"/>
                <w:left w:val="none" w:sz="0" w:space="0" w:color="auto"/>
                <w:bottom w:val="none" w:sz="0" w:space="0" w:color="auto"/>
                <w:right w:val="none" w:sz="0" w:space="0" w:color="auto"/>
              </w:divBdr>
            </w:div>
          </w:divsChild>
        </w:div>
        <w:div w:id="7567840">
          <w:marLeft w:val="0"/>
          <w:marRight w:val="0"/>
          <w:marTop w:val="0"/>
          <w:marBottom w:val="0"/>
          <w:divBdr>
            <w:top w:val="none" w:sz="0" w:space="0" w:color="auto"/>
            <w:left w:val="none" w:sz="0" w:space="0" w:color="auto"/>
            <w:bottom w:val="none" w:sz="0" w:space="0" w:color="auto"/>
            <w:right w:val="none" w:sz="0" w:space="0" w:color="auto"/>
          </w:divBdr>
          <w:divsChild>
            <w:div w:id="761334805">
              <w:marLeft w:val="0"/>
              <w:marRight w:val="0"/>
              <w:marTop w:val="0"/>
              <w:marBottom w:val="0"/>
              <w:divBdr>
                <w:top w:val="none" w:sz="0" w:space="0" w:color="auto"/>
                <w:left w:val="none" w:sz="0" w:space="0" w:color="auto"/>
                <w:bottom w:val="none" w:sz="0" w:space="0" w:color="auto"/>
                <w:right w:val="none" w:sz="0" w:space="0" w:color="auto"/>
              </w:divBdr>
            </w:div>
          </w:divsChild>
        </w:div>
        <w:div w:id="38820091">
          <w:marLeft w:val="0"/>
          <w:marRight w:val="0"/>
          <w:marTop w:val="0"/>
          <w:marBottom w:val="0"/>
          <w:divBdr>
            <w:top w:val="none" w:sz="0" w:space="0" w:color="auto"/>
            <w:left w:val="none" w:sz="0" w:space="0" w:color="auto"/>
            <w:bottom w:val="none" w:sz="0" w:space="0" w:color="auto"/>
            <w:right w:val="none" w:sz="0" w:space="0" w:color="auto"/>
          </w:divBdr>
          <w:divsChild>
            <w:div w:id="229537360">
              <w:marLeft w:val="0"/>
              <w:marRight w:val="0"/>
              <w:marTop w:val="0"/>
              <w:marBottom w:val="0"/>
              <w:divBdr>
                <w:top w:val="none" w:sz="0" w:space="0" w:color="auto"/>
                <w:left w:val="none" w:sz="0" w:space="0" w:color="auto"/>
                <w:bottom w:val="none" w:sz="0" w:space="0" w:color="auto"/>
                <w:right w:val="none" w:sz="0" w:space="0" w:color="auto"/>
              </w:divBdr>
            </w:div>
          </w:divsChild>
        </w:div>
        <w:div w:id="43145233">
          <w:marLeft w:val="0"/>
          <w:marRight w:val="0"/>
          <w:marTop w:val="0"/>
          <w:marBottom w:val="0"/>
          <w:divBdr>
            <w:top w:val="none" w:sz="0" w:space="0" w:color="auto"/>
            <w:left w:val="none" w:sz="0" w:space="0" w:color="auto"/>
            <w:bottom w:val="none" w:sz="0" w:space="0" w:color="auto"/>
            <w:right w:val="none" w:sz="0" w:space="0" w:color="auto"/>
          </w:divBdr>
          <w:divsChild>
            <w:div w:id="1897162489">
              <w:marLeft w:val="0"/>
              <w:marRight w:val="0"/>
              <w:marTop w:val="0"/>
              <w:marBottom w:val="0"/>
              <w:divBdr>
                <w:top w:val="none" w:sz="0" w:space="0" w:color="auto"/>
                <w:left w:val="none" w:sz="0" w:space="0" w:color="auto"/>
                <w:bottom w:val="none" w:sz="0" w:space="0" w:color="auto"/>
                <w:right w:val="none" w:sz="0" w:space="0" w:color="auto"/>
              </w:divBdr>
            </w:div>
          </w:divsChild>
        </w:div>
        <w:div w:id="47649600">
          <w:marLeft w:val="0"/>
          <w:marRight w:val="0"/>
          <w:marTop w:val="0"/>
          <w:marBottom w:val="0"/>
          <w:divBdr>
            <w:top w:val="none" w:sz="0" w:space="0" w:color="auto"/>
            <w:left w:val="none" w:sz="0" w:space="0" w:color="auto"/>
            <w:bottom w:val="none" w:sz="0" w:space="0" w:color="auto"/>
            <w:right w:val="none" w:sz="0" w:space="0" w:color="auto"/>
          </w:divBdr>
          <w:divsChild>
            <w:div w:id="707338636">
              <w:marLeft w:val="0"/>
              <w:marRight w:val="0"/>
              <w:marTop w:val="0"/>
              <w:marBottom w:val="0"/>
              <w:divBdr>
                <w:top w:val="none" w:sz="0" w:space="0" w:color="auto"/>
                <w:left w:val="none" w:sz="0" w:space="0" w:color="auto"/>
                <w:bottom w:val="none" w:sz="0" w:space="0" w:color="auto"/>
                <w:right w:val="none" w:sz="0" w:space="0" w:color="auto"/>
              </w:divBdr>
            </w:div>
          </w:divsChild>
        </w:div>
        <w:div w:id="50924677">
          <w:marLeft w:val="0"/>
          <w:marRight w:val="0"/>
          <w:marTop w:val="0"/>
          <w:marBottom w:val="0"/>
          <w:divBdr>
            <w:top w:val="none" w:sz="0" w:space="0" w:color="auto"/>
            <w:left w:val="none" w:sz="0" w:space="0" w:color="auto"/>
            <w:bottom w:val="none" w:sz="0" w:space="0" w:color="auto"/>
            <w:right w:val="none" w:sz="0" w:space="0" w:color="auto"/>
          </w:divBdr>
          <w:divsChild>
            <w:div w:id="773941305">
              <w:marLeft w:val="0"/>
              <w:marRight w:val="0"/>
              <w:marTop w:val="0"/>
              <w:marBottom w:val="0"/>
              <w:divBdr>
                <w:top w:val="none" w:sz="0" w:space="0" w:color="auto"/>
                <w:left w:val="none" w:sz="0" w:space="0" w:color="auto"/>
                <w:bottom w:val="none" w:sz="0" w:space="0" w:color="auto"/>
                <w:right w:val="none" w:sz="0" w:space="0" w:color="auto"/>
              </w:divBdr>
            </w:div>
          </w:divsChild>
        </w:div>
        <w:div w:id="51126983">
          <w:marLeft w:val="0"/>
          <w:marRight w:val="0"/>
          <w:marTop w:val="0"/>
          <w:marBottom w:val="0"/>
          <w:divBdr>
            <w:top w:val="none" w:sz="0" w:space="0" w:color="auto"/>
            <w:left w:val="none" w:sz="0" w:space="0" w:color="auto"/>
            <w:bottom w:val="none" w:sz="0" w:space="0" w:color="auto"/>
            <w:right w:val="none" w:sz="0" w:space="0" w:color="auto"/>
          </w:divBdr>
          <w:divsChild>
            <w:div w:id="71706800">
              <w:marLeft w:val="0"/>
              <w:marRight w:val="0"/>
              <w:marTop w:val="0"/>
              <w:marBottom w:val="0"/>
              <w:divBdr>
                <w:top w:val="none" w:sz="0" w:space="0" w:color="auto"/>
                <w:left w:val="none" w:sz="0" w:space="0" w:color="auto"/>
                <w:bottom w:val="none" w:sz="0" w:space="0" w:color="auto"/>
                <w:right w:val="none" w:sz="0" w:space="0" w:color="auto"/>
              </w:divBdr>
            </w:div>
          </w:divsChild>
        </w:div>
        <w:div w:id="65883811">
          <w:marLeft w:val="0"/>
          <w:marRight w:val="0"/>
          <w:marTop w:val="0"/>
          <w:marBottom w:val="0"/>
          <w:divBdr>
            <w:top w:val="none" w:sz="0" w:space="0" w:color="auto"/>
            <w:left w:val="none" w:sz="0" w:space="0" w:color="auto"/>
            <w:bottom w:val="none" w:sz="0" w:space="0" w:color="auto"/>
            <w:right w:val="none" w:sz="0" w:space="0" w:color="auto"/>
          </w:divBdr>
          <w:divsChild>
            <w:div w:id="1646813574">
              <w:marLeft w:val="0"/>
              <w:marRight w:val="0"/>
              <w:marTop w:val="0"/>
              <w:marBottom w:val="0"/>
              <w:divBdr>
                <w:top w:val="none" w:sz="0" w:space="0" w:color="auto"/>
                <w:left w:val="none" w:sz="0" w:space="0" w:color="auto"/>
                <w:bottom w:val="none" w:sz="0" w:space="0" w:color="auto"/>
                <w:right w:val="none" w:sz="0" w:space="0" w:color="auto"/>
              </w:divBdr>
            </w:div>
          </w:divsChild>
        </w:div>
        <w:div w:id="78411368">
          <w:marLeft w:val="0"/>
          <w:marRight w:val="0"/>
          <w:marTop w:val="0"/>
          <w:marBottom w:val="0"/>
          <w:divBdr>
            <w:top w:val="none" w:sz="0" w:space="0" w:color="auto"/>
            <w:left w:val="none" w:sz="0" w:space="0" w:color="auto"/>
            <w:bottom w:val="none" w:sz="0" w:space="0" w:color="auto"/>
            <w:right w:val="none" w:sz="0" w:space="0" w:color="auto"/>
          </w:divBdr>
          <w:divsChild>
            <w:div w:id="1208109078">
              <w:marLeft w:val="0"/>
              <w:marRight w:val="0"/>
              <w:marTop w:val="0"/>
              <w:marBottom w:val="0"/>
              <w:divBdr>
                <w:top w:val="none" w:sz="0" w:space="0" w:color="auto"/>
                <w:left w:val="none" w:sz="0" w:space="0" w:color="auto"/>
                <w:bottom w:val="none" w:sz="0" w:space="0" w:color="auto"/>
                <w:right w:val="none" w:sz="0" w:space="0" w:color="auto"/>
              </w:divBdr>
            </w:div>
          </w:divsChild>
        </w:div>
        <w:div w:id="86459970">
          <w:marLeft w:val="0"/>
          <w:marRight w:val="0"/>
          <w:marTop w:val="0"/>
          <w:marBottom w:val="0"/>
          <w:divBdr>
            <w:top w:val="none" w:sz="0" w:space="0" w:color="auto"/>
            <w:left w:val="none" w:sz="0" w:space="0" w:color="auto"/>
            <w:bottom w:val="none" w:sz="0" w:space="0" w:color="auto"/>
            <w:right w:val="none" w:sz="0" w:space="0" w:color="auto"/>
          </w:divBdr>
          <w:divsChild>
            <w:div w:id="1796489087">
              <w:marLeft w:val="0"/>
              <w:marRight w:val="0"/>
              <w:marTop w:val="0"/>
              <w:marBottom w:val="0"/>
              <w:divBdr>
                <w:top w:val="none" w:sz="0" w:space="0" w:color="auto"/>
                <w:left w:val="none" w:sz="0" w:space="0" w:color="auto"/>
                <w:bottom w:val="none" w:sz="0" w:space="0" w:color="auto"/>
                <w:right w:val="none" w:sz="0" w:space="0" w:color="auto"/>
              </w:divBdr>
            </w:div>
          </w:divsChild>
        </w:div>
        <w:div w:id="92555674">
          <w:marLeft w:val="0"/>
          <w:marRight w:val="0"/>
          <w:marTop w:val="0"/>
          <w:marBottom w:val="0"/>
          <w:divBdr>
            <w:top w:val="none" w:sz="0" w:space="0" w:color="auto"/>
            <w:left w:val="none" w:sz="0" w:space="0" w:color="auto"/>
            <w:bottom w:val="none" w:sz="0" w:space="0" w:color="auto"/>
            <w:right w:val="none" w:sz="0" w:space="0" w:color="auto"/>
          </w:divBdr>
          <w:divsChild>
            <w:div w:id="3291193">
              <w:marLeft w:val="0"/>
              <w:marRight w:val="0"/>
              <w:marTop w:val="0"/>
              <w:marBottom w:val="0"/>
              <w:divBdr>
                <w:top w:val="none" w:sz="0" w:space="0" w:color="auto"/>
                <w:left w:val="none" w:sz="0" w:space="0" w:color="auto"/>
                <w:bottom w:val="none" w:sz="0" w:space="0" w:color="auto"/>
                <w:right w:val="none" w:sz="0" w:space="0" w:color="auto"/>
              </w:divBdr>
            </w:div>
          </w:divsChild>
        </w:div>
        <w:div w:id="93601534">
          <w:marLeft w:val="0"/>
          <w:marRight w:val="0"/>
          <w:marTop w:val="0"/>
          <w:marBottom w:val="0"/>
          <w:divBdr>
            <w:top w:val="none" w:sz="0" w:space="0" w:color="auto"/>
            <w:left w:val="none" w:sz="0" w:space="0" w:color="auto"/>
            <w:bottom w:val="none" w:sz="0" w:space="0" w:color="auto"/>
            <w:right w:val="none" w:sz="0" w:space="0" w:color="auto"/>
          </w:divBdr>
          <w:divsChild>
            <w:div w:id="688531209">
              <w:marLeft w:val="0"/>
              <w:marRight w:val="0"/>
              <w:marTop w:val="0"/>
              <w:marBottom w:val="0"/>
              <w:divBdr>
                <w:top w:val="none" w:sz="0" w:space="0" w:color="auto"/>
                <w:left w:val="none" w:sz="0" w:space="0" w:color="auto"/>
                <w:bottom w:val="none" w:sz="0" w:space="0" w:color="auto"/>
                <w:right w:val="none" w:sz="0" w:space="0" w:color="auto"/>
              </w:divBdr>
            </w:div>
          </w:divsChild>
        </w:div>
        <w:div w:id="111629346">
          <w:marLeft w:val="0"/>
          <w:marRight w:val="0"/>
          <w:marTop w:val="0"/>
          <w:marBottom w:val="0"/>
          <w:divBdr>
            <w:top w:val="none" w:sz="0" w:space="0" w:color="auto"/>
            <w:left w:val="none" w:sz="0" w:space="0" w:color="auto"/>
            <w:bottom w:val="none" w:sz="0" w:space="0" w:color="auto"/>
            <w:right w:val="none" w:sz="0" w:space="0" w:color="auto"/>
          </w:divBdr>
          <w:divsChild>
            <w:div w:id="12921642">
              <w:marLeft w:val="0"/>
              <w:marRight w:val="0"/>
              <w:marTop w:val="0"/>
              <w:marBottom w:val="0"/>
              <w:divBdr>
                <w:top w:val="none" w:sz="0" w:space="0" w:color="auto"/>
                <w:left w:val="none" w:sz="0" w:space="0" w:color="auto"/>
                <w:bottom w:val="none" w:sz="0" w:space="0" w:color="auto"/>
                <w:right w:val="none" w:sz="0" w:space="0" w:color="auto"/>
              </w:divBdr>
            </w:div>
          </w:divsChild>
        </w:div>
        <w:div w:id="142233719">
          <w:marLeft w:val="0"/>
          <w:marRight w:val="0"/>
          <w:marTop w:val="0"/>
          <w:marBottom w:val="0"/>
          <w:divBdr>
            <w:top w:val="none" w:sz="0" w:space="0" w:color="auto"/>
            <w:left w:val="none" w:sz="0" w:space="0" w:color="auto"/>
            <w:bottom w:val="none" w:sz="0" w:space="0" w:color="auto"/>
            <w:right w:val="none" w:sz="0" w:space="0" w:color="auto"/>
          </w:divBdr>
          <w:divsChild>
            <w:div w:id="1144354447">
              <w:marLeft w:val="0"/>
              <w:marRight w:val="0"/>
              <w:marTop w:val="0"/>
              <w:marBottom w:val="0"/>
              <w:divBdr>
                <w:top w:val="none" w:sz="0" w:space="0" w:color="auto"/>
                <w:left w:val="none" w:sz="0" w:space="0" w:color="auto"/>
                <w:bottom w:val="none" w:sz="0" w:space="0" w:color="auto"/>
                <w:right w:val="none" w:sz="0" w:space="0" w:color="auto"/>
              </w:divBdr>
            </w:div>
          </w:divsChild>
        </w:div>
        <w:div w:id="144591395">
          <w:marLeft w:val="0"/>
          <w:marRight w:val="0"/>
          <w:marTop w:val="0"/>
          <w:marBottom w:val="0"/>
          <w:divBdr>
            <w:top w:val="none" w:sz="0" w:space="0" w:color="auto"/>
            <w:left w:val="none" w:sz="0" w:space="0" w:color="auto"/>
            <w:bottom w:val="none" w:sz="0" w:space="0" w:color="auto"/>
            <w:right w:val="none" w:sz="0" w:space="0" w:color="auto"/>
          </w:divBdr>
          <w:divsChild>
            <w:div w:id="1863863188">
              <w:marLeft w:val="0"/>
              <w:marRight w:val="0"/>
              <w:marTop w:val="0"/>
              <w:marBottom w:val="0"/>
              <w:divBdr>
                <w:top w:val="none" w:sz="0" w:space="0" w:color="auto"/>
                <w:left w:val="none" w:sz="0" w:space="0" w:color="auto"/>
                <w:bottom w:val="none" w:sz="0" w:space="0" w:color="auto"/>
                <w:right w:val="none" w:sz="0" w:space="0" w:color="auto"/>
              </w:divBdr>
            </w:div>
          </w:divsChild>
        </w:div>
        <w:div w:id="183204752">
          <w:marLeft w:val="0"/>
          <w:marRight w:val="0"/>
          <w:marTop w:val="0"/>
          <w:marBottom w:val="0"/>
          <w:divBdr>
            <w:top w:val="none" w:sz="0" w:space="0" w:color="auto"/>
            <w:left w:val="none" w:sz="0" w:space="0" w:color="auto"/>
            <w:bottom w:val="none" w:sz="0" w:space="0" w:color="auto"/>
            <w:right w:val="none" w:sz="0" w:space="0" w:color="auto"/>
          </w:divBdr>
          <w:divsChild>
            <w:div w:id="1819685445">
              <w:marLeft w:val="0"/>
              <w:marRight w:val="0"/>
              <w:marTop w:val="0"/>
              <w:marBottom w:val="0"/>
              <w:divBdr>
                <w:top w:val="none" w:sz="0" w:space="0" w:color="auto"/>
                <w:left w:val="none" w:sz="0" w:space="0" w:color="auto"/>
                <w:bottom w:val="none" w:sz="0" w:space="0" w:color="auto"/>
                <w:right w:val="none" w:sz="0" w:space="0" w:color="auto"/>
              </w:divBdr>
            </w:div>
          </w:divsChild>
        </w:div>
        <w:div w:id="191382164">
          <w:marLeft w:val="0"/>
          <w:marRight w:val="0"/>
          <w:marTop w:val="0"/>
          <w:marBottom w:val="0"/>
          <w:divBdr>
            <w:top w:val="none" w:sz="0" w:space="0" w:color="auto"/>
            <w:left w:val="none" w:sz="0" w:space="0" w:color="auto"/>
            <w:bottom w:val="none" w:sz="0" w:space="0" w:color="auto"/>
            <w:right w:val="none" w:sz="0" w:space="0" w:color="auto"/>
          </w:divBdr>
          <w:divsChild>
            <w:div w:id="1889341731">
              <w:marLeft w:val="0"/>
              <w:marRight w:val="0"/>
              <w:marTop w:val="0"/>
              <w:marBottom w:val="0"/>
              <w:divBdr>
                <w:top w:val="none" w:sz="0" w:space="0" w:color="auto"/>
                <w:left w:val="none" w:sz="0" w:space="0" w:color="auto"/>
                <w:bottom w:val="none" w:sz="0" w:space="0" w:color="auto"/>
                <w:right w:val="none" w:sz="0" w:space="0" w:color="auto"/>
              </w:divBdr>
            </w:div>
          </w:divsChild>
        </w:div>
        <w:div w:id="198667023">
          <w:marLeft w:val="0"/>
          <w:marRight w:val="0"/>
          <w:marTop w:val="0"/>
          <w:marBottom w:val="0"/>
          <w:divBdr>
            <w:top w:val="none" w:sz="0" w:space="0" w:color="auto"/>
            <w:left w:val="none" w:sz="0" w:space="0" w:color="auto"/>
            <w:bottom w:val="none" w:sz="0" w:space="0" w:color="auto"/>
            <w:right w:val="none" w:sz="0" w:space="0" w:color="auto"/>
          </w:divBdr>
          <w:divsChild>
            <w:div w:id="1433932735">
              <w:marLeft w:val="0"/>
              <w:marRight w:val="0"/>
              <w:marTop w:val="0"/>
              <w:marBottom w:val="0"/>
              <w:divBdr>
                <w:top w:val="none" w:sz="0" w:space="0" w:color="auto"/>
                <w:left w:val="none" w:sz="0" w:space="0" w:color="auto"/>
                <w:bottom w:val="none" w:sz="0" w:space="0" w:color="auto"/>
                <w:right w:val="none" w:sz="0" w:space="0" w:color="auto"/>
              </w:divBdr>
            </w:div>
          </w:divsChild>
        </w:div>
        <w:div w:id="202669546">
          <w:marLeft w:val="0"/>
          <w:marRight w:val="0"/>
          <w:marTop w:val="0"/>
          <w:marBottom w:val="0"/>
          <w:divBdr>
            <w:top w:val="none" w:sz="0" w:space="0" w:color="auto"/>
            <w:left w:val="none" w:sz="0" w:space="0" w:color="auto"/>
            <w:bottom w:val="none" w:sz="0" w:space="0" w:color="auto"/>
            <w:right w:val="none" w:sz="0" w:space="0" w:color="auto"/>
          </w:divBdr>
          <w:divsChild>
            <w:div w:id="307708062">
              <w:marLeft w:val="0"/>
              <w:marRight w:val="0"/>
              <w:marTop w:val="0"/>
              <w:marBottom w:val="0"/>
              <w:divBdr>
                <w:top w:val="none" w:sz="0" w:space="0" w:color="auto"/>
                <w:left w:val="none" w:sz="0" w:space="0" w:color="auto"/>
                <w:bottom w:val="none" w:sz="0" w:space="0" w:color="auto"/>
                <w:right w:val="none" w:sz="0" w:space="0" w:color="auto"/>
              </w:divBdr>
            </w:div>
          </w:divsChild>
        </w:div>
        <w:div w:id="221411871">
          <w:marLeft w:val="0"/>
          <w:marRight w:val="0"/>
          <w:marTop w:val="0"/>
          <w:marBottom w:val="0"/>
          <w:divBdr>
            <w:top w:val="none" w:sz="0" w:space="0" w:color="auto"/>
            <w:left w:val="none" w:sz="0" w:space="0" w:color="auto"/>
            <w:bottom w:val="none" w:sz="0" w:space="0" w:color="auto"/>
            <w:right w:val="none" w:sz="0" w:space="0" w:color="auto"/>
          </w:divBdr>
          <w:divsChild>
            <w:div w:id="1133333853">
              <w:marLeft w:val="0"/>
              <w:marRight w:val="0"/>
              <w:marTop w:val="0"/>
              <w:marBottom w:val="0"/>
              <w:divBdr>
                <w:top w:val="none" w:sz="0" w:space="0" w:color="auto"/>
                <w:left w:val="none" w:sz="0" w:space="0" w:color="auto"/>
                <w:bottom w:val="none" w:sz="0" w:space="0" w:color="auto"/>
                <w:right w:val="none" w:sz="0" w:space="0" w:color="auto"/>
              </w:divBdr>
            </w:div>
          </w:divsChild>
        </w:div>
        <w:div w:id="237061628">
          <w:marLeft w:val="0"/>
          <w:marRight w:val="0"/>
          <w:marTop w:val="0"/>
          <w:marBottom w:val="0"/>
          <w:divBdr>
            <w:top w:val="none" w:sz="0" w:space="0" w:color="auto"/>
            <w:left w:val="none" w:sz="0" w:space="0" w:color="auto"/>
            <w:bottom w:val="none" w:sz="0" w:space="0" w:color="auto"/>
            <w:right w:val="none" w:sz="0" w:space="0" w:color="auto"/>
          </w:divBdr>
          <w:divsChild>
            <w:div w:id="2047480717">
              <w:marLeft w:val="0"/>
              <w:marRight w:val="0"/>
              <w:marTop w:val="0"/>
              <w:marBottom w:val="0"/>
              <w:divBdr>
                <w:top w:val="none" w:sz="0" w:space="0" w:color="auto"/>
                <w:left w:val="none" w:sz="0" w:space="0" w:color="auto"/>
                <w:bottom w:val="none" w:sz="0" w:space="0" w:color="auto"/>
                <w:right w:val="none" w:sz="0" w:space="0" w:color="auto"/>
              </w:divBdr>
            </w:div>
          </w:divsChild>
        </w:div>
        <w:div w:id="254024506">
          <w:marLeft w:val="0"/>
          <w:marRight w:val="0"/>
          <w:marTop w:val="0"/>
          <w:marBottom w:val="0"/>
          <w:divBdr>
            <w:top w:val="none" w:sz="0" w:space="0" w:color="auto"/>
            <w:left w:val="none" w:sz="0" w:space="0" w:color="auto"/>
            <w:bottom w:val="none" w:sz="0" w:space="0" w:color="auto"/>
            <w:right w:val="none" w:sz="0" w:space="0" w:color="auto"/>
          </w:divBdr>
          <w:divsChild>
            <w:div w:id="75327482">
              <w:marLeft w:val="0"/>
              <w:marRight w:val="0"/>
              <w:marTop w:val="0"/>
              <w:marBottom w:val="0"/>
              <w:divBdr>
                <w:top w:val="none" w:sz="0" w:space="0" w:color="auto"/>
                <w:left w:val="none" w:sz="0" w:space="0" w:color="auto"/>
                <w:bottom w:val="none" w:sz="0" w:space="0" w:color="auto"/>
                <w:right w:val="none" w:sz="0" w:space="0" w:color="auto"/>
              </w:divBdr>
            </w:div>
          </w:divsChild>
        </w:div>
        <w:div w:id="274601991">
          <w:marLeft w:val="0"/>
          <w:marRight w:val="0"/>
          <w:marTop w:val="0"/>
          <w:marBottom w:val="0"/>
          <w:divBdr>
            <w:top w:val="none" w:sz="0" w:space="0" w:color="auto"/>
            <w:left w:val="none" w:sz="0" w:space="0" w:color="auto"/>
            <w:bottom w:val="none" w:sz="0" w:space="0" w:color="auto"/>
            <w:right w:val="none" w:sz="0" w:space="0" w:color="auto"/>
          </w:divBdr>
          <w:divsChild>
            <w:div w:id="867136334">
              <w:marLeft w:val="0"/>
              <w:marRight w:val="0"/>
              <w:marTop w:val="0"/>
              <w:marBottom w:val="0"/>
              <w:divBdr>
                <w:top w:val="none" w:sz="0" w:space="0" w:color="auto"/>
                <w:left w:val="none" w:sz="0" w:space="0" w:color="auto"/>
                <w:bottom w:val="none" w:sz="0" w:space="0" w:color="auto"/>
                <w:right w:val="none" w:sz="0" w:space="0" w:color="auto"/>
              </w:divBdr>
            </w:div>
          </w:divsChild>
        </w:div>
        <w:div w:id="302277060">
          <w:marLeft w:val="0"/>
          <w:marRight w:val="0"/>
          <w:marTop w:val="0"/>
          <w:marBottom w:val="0"/>
          <w:divBdr>
            <w:top w:val="none" w:sz="0" w:space="0" w:color="auto"/>
            <w:left w:val="none" w:sz="0" w:space="0" w:color="auto"/>
            <w:bottom w:val="none" w:sz="0" w:space="0" w:color="auto"/>
            <w:right w:val="none" w:sz="0" w:space="0" w:color="auto"/>
          </w:divBdr>
          <w:divsChild>
            <w:div w:id="708651131">
              <w:marLeft w:val="0"/>
              <w:marRight w:val="0"/>
              <w:marTop w:val="0"/>
              <w:marBottom w:val="0"/>
              <w:divBdr>
                <w:top w:val="none" w:sz="0" w:space="0" w:color="auto"/>
                <w:left w:val="none" w:sz="0" w:space="0" w:color="auto"/>
                <w:bottom w:val="none" w:sz="0" w:space="0" w:color="auto"/>
                <w:right w:val="none" w:sz="0" w:space="0" w:color="auto"/>
              </w:divBdr>
            </w:div>
          </w:divsChild>
        </w:div>
        <w:div w:id="316112516">
          <w:marLeft w:val="0"/>
          <w:marRight w:val="0"/>
          <w:marTop w:val="0"/>
          <w:marBottom w:val="0"/>
          <w:divBdr>
            <w:top w:val="none" w:sz="0" w:space="0" w:color="auto"/>
            <w:left w:val="none" w:sz="0" w:space="0" w:color="auto"/>
            <w:bottom w:val="none" w:sz="0" w:space="0" w:color="auto"/>
            <w:right w:val="none" w:sz="0" w:space="0" w:color="auto"/>
          </w:divBdr>
          <w:divsChild>
            <w:div w:id="1085342907">
              <w:marLeft w:val="0"/>
              <w:marRight w:val="0"/>
              <w:marTop w:val="0"/>
              <w:marBottom w:val="0"/>
              <w:divBdr>
                <w:top w:val="none" w:sz="0" w:space="0" w:color="auto"/>
                <w:left w:val="none" w:sz="0" w:space="0" w:color="auto"/>
                <w:bottom w:val="none" w:sz="0" w:space="0" w:color="auto"/>
                <w:right w:val="none" w:sz="0" w:space="0" w:color="auto"/>
              </w:divBdr>
            </w:div>
          </w:divsChild>
        </w:div>
        <w:div w:id="319772102">
          <w:marLeft w:val="0"/>
          <w:marRight w:val="0"/>
          <w:marTop w:val="0"/>
          <w:marBottom w:val="0"/>
          <w:divBdr>
            <w:top w:val="none" w:sz="0" w:space="0" w:color="auto"/>
            <w:left w:val="none" w:sz="0" w:space="0" w:color="auto"/>
            <w:bottom w:val="none" w:sz="0" w:space="0" w:color="auto"/>
            <w:right w:val="none" w:sz="0" w:space="0" w:color="auto"/>
          </w:divBdr>
          <w:divsChild>
            <w:div w:id="993024016">
              <w:marLeft w:val="0"/>
              <w:marRight w:val="0"/>
              <w:marTop w:val="0"/>
              <w:marBottom w:val="0"/>
              <w:divBdr>
                <w:top w:val="none" w:sz="0" w:space="0" w:color="auto"/>
                <w:left w:val="none" w:sz="0" w:space="0" w:color="auto"/>
                <w:bottom w:val="none" w:sz="0" w:space="0" w:color="auto"/>
                <w:right w:val="none" w:sz="0" w:space="0" w:color="auto"/>
              </w:divBdr>
            </w:div>
          </w:divsChild>
        </w:div>
        <w:div w:id="351150154">
          <w:marLeft w:val="0"/>
          <w:marRight w:val="0"/>
          <w:marTop w:val="0"/>
          <w:marBottom w:val="0"/>
          <w:divBdr>
            <w:top w:val="none" w:sz="0" w:space="0" w:color="auto"/>
            <w:left w:val="none" w:sz="0" w:space="0" w:color="auto"/>
            <w:bottom w:val="none" w:sz="0" w:space="0" w:color="auto"/>
            <w:right w:val="none" w:sz="0" w:space="0" w:color="auto"/>
          </w:divBdr>
          <w:divsChild>
            <w:div w:id="175925719">
              <w:marLeft w:val="0"/>
              <w:marRight w:val="0"/>
              <w:marTop w:val="0"/>
              <w:marBottom w:val="0"/>
              <w:divBdr>
                <w:top w:val="none" w:sz="0" w:space="0" w:color="auto"/>
                <w:left w:val="none" w:sz="0" w:space="0" w:color="auto"/>
                <w:bottom w:val="none" w:sz="0" w:space="0" w:color="auto"/>
                <w:right w:val="none" w:sz="0" w:space="0" w:color="auto"/>
              </w:divBdr>
            </w:div>
          </w:divsChild>
        </w:div>
        <w:div w:id="362632521">
          <w:marLeft w:val="0"/>
          <w:marRight w:val="0"/>
          <w:marTop w:val="0"/>
          <w:marBottom w:val="0"/>
          <w:divBdr>
            <w:top w:val="none" w:sz="0" w:space="0" w:color="auto"/>
            <w:left w:val="none" w:sz="0" w:space="0" w:color="auto"/>
            <w:bottom w:val="none" w:sz="0" w:space="0" w:color="auto"/>
            <w:right w:val="none" w:sz="0" w:space="0" w:color="auto"/>
          </w:divBdr>
          <w:divsChild>
            <w:div w:id="1298993163">
              <w:marLeft w:val="0"/>
              <w:marRight w:val="0"/>
              <w:marTop w:val="0"/>
              <w:marBottom w:val="0"/>
              <w:divBdr>
                <w:top w:val="none" w:sz="0" w:space="0" w:color="auto"/>
                <w:left w:val="none" w:sz="0" w:space="0" w:color="auto"/>
                <w:bottom w:val="none" w:sz="0" w:space="0" w:color="auto"/>
                <w:right w:val="none" w:sz="0" w:space="0" w:color="auto"/>
              </w:divBdr>
            </w:div>
          </w:divsChild>
        </w:div>
        <w:div w:id="369913181">
          <w:marLeft w:val="0"/>
          <w:marRight w:val="0"/>
          <w:marTop w:val="0"/>
          <w:marBottom w:val="0"/>
          <w:divBdr>
            <w:top w:val="none" w:sz="0" w:space="0" w:color="auto"/>
            <w:left w:val="none" w:sz="0" w:space="0" w:color="auto"/>
            <w:bottom w:val="none" w:sz="0" w:space="0" w:color="auto"/>
            <w:right w:val="none" w:sz="0" w:space="0" w:color="auto"/>
          </w:divBdr>
          <w:divsChild>
            <w:div w:id="1258171335">
              <w:marLeft w:val="0"/>
              <w:marRight w:val="0"/>
              <w:marTop w:val="0"/>
              <w:marBottom w:val="0"/>
              <w:divBdr>
                <w:top w:val="none" w:sz="0" w:space="0" w:color="auto"/>
                <w:left w:val="none" w:sz="0" w:space="0" w:color="auto"/>
                <w:bottom w:val="none" w:sz="0" w:space="0" w:color="auto"/>
                <w:right w:val="none" w:sz="0" w:space="0" w:color="auto"/>
              </w:divBdr>
            </w:div>
          </w:divsChild>
        </w:div>
        <w:div w:id="370569218">
          <w:marLeft w:val="0"/>
          <w:marRight w:val="0"/>
          <w:marTop w:val="0"/>
          <w:marBottom w:val="0"/>
          <w:divBdr>
            <w:top w:val="none" w:sz="0" w:space="0" w:color="auto"/>
            <w:left w:val="none" w:sz="0" w:space="0" w:color="auto"/>
            <w:bottom w:val="none" w:sz="0" w:space="0" w:color="auto"/>
            <w:right w:val="none" w:sz="0" w:space="0" w:color="auto"/>
          </w:divBdr>
          <w:divsChild>
            <w:div w:id="850532621">
              <w:marLeft w:val="0"/>
              <w:marRight w:val="0"/>
              <w:marTop w:val="0"/>
              <w:marBottom w:val="0"/>
              <w:divBdr>
                <w:top w:val="none" w:sz="0" w:space="0" w:color="auto"/>
                <w:left w:val="none" w:sz="0" w:space="0" w:color="auto"/>
                <w:bottom w:val="none" w:sz="0" w:space="0" w:color="auto"/>
                <w:right w:val="none" w:sz="0" w:space="0" w:color="auto"/>
              </w:divBdr>
            </w:div>
          </w:divsChild>
        </w:div>
        <w:div w:id="385185876">
          <w:marLeft w:val="0"/>
          <w:marRight w:val="0"/>
          <w:marTop w:val="0"/>
          <w:marBottom w:val="0"/>
          <w:divBdr>
            <w:top w:val="none" w:sz="0" w:space="0" w:color="auto"/>
            <w:left w:val="none" w:sz="0" w:space="0" w:color="auto"/>
            <w:bottom w:val="none" w:sz="0" w:space="0" w:color="auto"/>
            <w:right w:val="none" w:sz="0" w:space="0" w:color="auto"/>
          </w:divBdr>
          <w:divsChild>
            <w:div w:id="2096901537">
              <w:marLeft w:val="0"/>
              <w:marRight w:val="0"/>
              <w:marTop w:val="0"/>
              <w:marBottom w:val="0"/>
              <w:divBdr>
                <w:top w:val="none" w:sz="0" w:space="0" w:color="auto"/>
                <w:left w:val="none" w:sz="0" w:space="0" w:color="auto"/>
                <w:bottom w:val="none" w:sz="0" w:space="0" w:color="auto"/>
                <w:right w:val="none" w:sz="0" w:space="0" w:color="auto"/>
              </w:divBdr>
            </w:div>
          </w:divsChild>
        </w:div>
        <w:div w:id="407192984">
          <w:marLeft w:val="0"/>
          <w:marRight w:val="0"/>
          <w:marTop w:val="0"/>
          <w:marBottom w:val="0"/>
          <w:divBdr>
            <w:top w:val="none" w:sz="0" w:space="0" w:color="auto"/>
            <w:left w:val="none" w:sz="0" w:space="0" w:color="auto"/>
            <w:bottom w:val="none" w:sz="0" w:space="0" w:color="auto"/>
            <w:right w:val="none" w:sz="0" w:space="0" w:color="auto"/>
          </w:divBdr>
          <w:divsChild>
            <w:div w:id="1209336689">
              <w:marLeft w:val="0"/>
              <w:marRight w:val="0"/>
              <w:marTop w:val="0"/>
              <w:marBottom w:val="0"/>
              <w:divBdr>
                <w:top w:val="none" w:sz="0" w:space="0" w:color="auto"/>
                <w:left w:val="none" w:sz="0" w:space="0" w:color="auto"/>
                <w:bottom w:val="none" w:sz="0" w:space="0" w:color="auto"/>
                <w:right w:val="none" w:sz="0" w:space="0" w:color="auto"/>
              </w:divBdr>
            </w:div>
          </w:divsChild>
        </w:div>
        <w:div w:id="439764555">
          <w:marLeft w:val="0"/>
          <w:marRight w:val="0"/>
          <w:marTop w:val="0"/>
          <w:marBottom w:val="0"/>
          <w:divBdr>
            <w:top w:val="none" w:sz="0" w:space="0" w:color="auto"/>
            <w:left w:val="none" w:sz="0" w:space="0" w:color="auto"/>
            <w:bottom w:val="none" w:sz="0" w:space="0" w:color="auto"/>
            <w:right w:val="none" w:sz="0" w:space="0" w:color="auto"/>
          </w:divBdr>
          <w:divsChild>
            <w:div w:id="962806829">
              <w:marLeft w:val="0"/>
              <w:marRight w:val="0"/>
              <w:marTop w:val="0"/>
              <w:marBottom w:val="0"/>
              <w:divBdr>
                <w:top w:val="none" w:sz="0" w:space="0" w:color="auto"/>
                <w:left w:val="none" w:sz="0" w:space="0" w:color="auto"/>
                <w:bottom w:val="none" w:sz="0" w:space="0" w:color="auto"/>
                <w:right w:val="none" w:sz="0" w:space="0" w:color="auto"/>
              </w:divBdr>
            </w:div>
          </w:divsChild>
        </w:div>
        <w:div w:id="439841415">
          <w:marLeft w:val="0"/>
          <w:marRight w:val="0"/>
          <w:marTop w:val="0"/>
          <w:marBottom w:val="0"/>
          <w:divBdr>
            <w:top w:val="none" w:sz="0" w:space="0" w:color="auto"/>
            <w:left w:val="none" w:sz="0" w:space="0" w:color="auto"/>
            <w:bottom w:val="none" w:sz="0" w:space="0" w:color="auto"/>
            <w:right w:val="none" w:sz="0" w:space="0" w:color="auto"/>
          </w:divBdr>
          <w:divsChild>
            <w:div w:id="1655179522">
              <w:marLeft w:val="0"/>
              <w:marRight w:val="0"/>
              <w:marTop w:val="0"/>
              <w:marBottom w:val="0"/>
              <w:divBdr>
                <w:top w:val="none" w:sz="0" w:space="0" w:color="auto"/>
                <w:left w:val="none" w:sz="0" w:space="0" w:color="auto"/>
                <w:bottom w:val="none" w:sz="0" w:space="0" w:color="auto"/>
                <w:right w:val="none" w:sz="0" w:space="0" w:color="auto"/>
              </w:divBdr>
            </w:div>
          </w:divsChild>
        </w:div>
        <w:div w:id="453065535">
          <w:marLeft w:val="0"/>
          <w:marRight w:val="0"/>
          <w:marTop w:val="0"/>
          <w:marBottom w:val="0"/>
          <w:divBdr>
            <w:top w:val="none" w:sz="0" w:space="0" w:color="auto"/>
            <w:left w:val="none" w:sz="0" w:space="0" w:color="auto"/>
            <w:bottom w:val="none" w:sz="0" w:space="0" w:color="auto"/>
            <w:right w:val="none" w:sz="0" w:space="0" w:color="auto"/>
          </w:divBdr>
          <w:divsChild>
            <w:div w:id="1095058407">
              <w:marLeft w:val="0"/>
              <w:marRight w:val="0"/>
              <w:marTop w:val="0"/>
              <w:marBottom w:val="0"/>
              <w:divBdr>
                <w:top w:val="none" w:sz="0" w:space="0" w:color="auto"/>
                <w:left w:val="none" w:sz="0" w:space="0" w:color="auto"/>
                <w:bottom w:val="none" w:sz="0" w:space="0" w:color="auto"/>
                <w:right w:val="none" w:sz="0" w:space="0" w:color="auto"/>
              </w:divBdr>
            </w:div>
          </w:divsChild>
        </w:div>
        <w:div w:id="487792249">
          <w:marLeft w:val="0"/>
          <w:marRight w:val="0"/>
          <w:marTop w:val="0"/>
          <w:marBottom w:val="0"/>
          <w:divBdr>
            <w:top w:val="none" w:sz="0" w:space="0" w:color="auto"/>
            <w:left w:val="none" w:sz="0" w:space="0" w:color="auto"/>
            <w:bottom w:val="none" w:sz="0" w:space="0" w:color="auto"/>
            <w:right w:val="none" w:sz="0" w:space="0" w:color="auto"/>
          </w:divBdr>
          <w:divsChild>
            <w:div w:id="265114584">
              <w:marLeft w:val="0"/>
              <w:marRight w:val="0"/>
              <w:marTop w:val="0"/>
              <w:marBottom w:val="0"/>
              <w:divBdr>
                <w:top w:val="none" w:sz="0" w:space="0" w:color="auto"/>
                <w:left w:val="none" w:sz="0" w:space="0" w:color="auto"/>
                <w:bottom w:val="none" w:sz="0" w:space="0" w:color="auto"/>
                <w:right w:val="none" w:sz="0" w:space="0" w:color="auto"/>
              </w:divBdr>
            </w:div>
          </w:divsChild>
        </w:div>
        <w:div w:id="514149038">
          <w:marLeft w:val="0"/>
          <w:marRight w:val="0"/>
          <w:marTop w:val="0"/>
          <w:marBottom w:val="0"/>
          <w:divBdr>
            <w:top w:val="none" w:sz="0" w:space="0" w:color="auto"/>
            <w:left w:val="none" w:sz="0" w:space="0" w:color="auto"/>
            <w:bottom w:val="none" w:sz="0" w:space="0" w:color="auto"/>
            <w:right w:val="none" w:sz="0" w:space="0" w:color="auto"/>
          </w:divBdr>
          <w:divsChild>
            <w:div w:id="507451708">
              <w:marLeft w:val="0"/>
              <w:marRight w:val="0"/>
              <w:marTop w:val="0"/>
              <w:marBottom w:val="0"/>
              <w:divBdr>
                <w:top w:val="none" w:sz="0" w:space="0" w:color="auto"/>
                <w:left w:val="none" w:sz="0" w:space="0" w:color="auto"/>
                <w:bottom w:val="none" w:sz="0" w:space="0" w:color="auto"/>
                <w:right w:val="none" w:sz="0" w:space="0" w:color="auto"/>
              </w:divBdr>
            </w:div>
          </w:divsChild>
        </w:div>
        <w:div w:id="522792082">
          <w:marLeft w:val="0"/>
          <w:marRight w:val="0"/>
          <w:marTop w:val="0"/>
          <w:marBottom w:val="0"/>
          <w:divBdr>
            <w:top w:val="none" w:sz="0" w:space="0" w:color="auto"/>
            <w:left w:val="none" w:sz="0" w:space="0" w:color="auto"/>
            <w:bottom w:val="none" w:sz="0" w:space="0" w:color="auto"/>
            <w:right w:val="none" w:sz="0" w:space="0" w:color="auto"/>
          </w:divBdr>
          <w:divsChild>
            <w:div w:id="1748573794">
              <w:marLeft w:val="0"/>
              <w:marRight w:val="0"/>
              <w:marTop w:val="0"/>
              <w:marBottom w:val="0"/>
              <w:divBdr>
                <w:top w:val="none" w:sz="0" w:space="0" w:color="auto"/>
                <w:left w:val="none" w:sz="0" w:space="0" w:color="auto"/>
                <w:bottom w:val="none" w:sz="0" w:space="0" w:color="auto"/>
                <w:right w:val="none" w:sz="0" w:space="0" w:color="auto"/>
              </w:divBdr>
            </w:div>
          </w:divsChild>
        </w:div>
        <w:div w:id="533999365">
          <w:marLeft w:val="0"/>
          <w:marRight w:val="0"/>
          <w:marTop w:val="0"/>
          <w:marBottom w:val="0"/>
          <w:divBdr>
            <w:top w:val="none" w:sz="0" w:space="0" w:color="auto"/>
            <w:left w:val="none" w:sz="0" w:space="0" w:color="auto"/>
            <w:bottom w:val="none" w:sz="0" w:space="0" w:color="auto"/>
            <w:right w:val="none" w:sz="0" w:space="0" w:color="auto"/>
          </w:divBdr>
          <w:divsChild>
            <w:div w:id="1147236097">
              <w:marLeft w:val="0"/>
              <w:marRight w:val="0"/>
              <w:marTop w:val="0"/>
              <w:marBottom w:val="0"/>
              <w:divBdr>
                <w:top w:val="none" w:sz="0" w:space="0" w:color="auto"/>
                <w:left w:val="none" w:sz="0" w:space="0" w:color="auto"/>
                <w:bottom w:val="none" w:sz="0" w:space="0" w:color="auto"/>
                <w:right w:val="none" w:sz="0" w:space="0" w:color="auto"/>
              </w:divBdr>
            </w:div>
          </w:divsChild>
        </w:div>
        <w:div w:id="580723768">
          <w:marLeft w:val="0"/>
          <w:marRight w:val="0"/>
          <w:marTop w:val="0"/>
          <w:marBottom w:val="0"/>
          <w:divBdr>
            <w:top w:val="none" w:sz="0" w:space="0" w:color="auto"/>
            <w:left w:val="none" w:sz="0" w:space="0" w:color="auto"/>
            <w:bottom w:val="none" w:sz="0" w:space="0" w:color="auto"/>
            <w:right w:val="none" w:sz="0" w:space="0" w:color="auto"/>
          </w:divBdr>
          <w:divsChild>
            <w:div w:id="1052117430">
              <w:marLeft w:val="0"/>
              <w:marRight w:val="0"/>
              <w:marTop w:val="0"/>
              <w:marBottom w:val="0"/>
              <w:divBdr>
                <w:top w:val="none" w:sz="0" w:space="0" w:color="auto"/>
                <w:left w:val="none" w:sz="0" w:space="0" w:color="auto"/>
                <w:bottom w:val="none" w:sz="0" w:space="0" w:color="auto"/>
                <w:right w:val="none" w:sz="0" w:space="0" w:color="auto"/>
              </w:divBdr>
            </w:div>
          </w:divsChild>
        </w:div>
        <w:div w:id="586424404">
          <w:marLeft w:val="0"/>
          <w:marRight w:val="0"/>
          <w:marTop w:val="0"/>
          <w:marBottom w:val="0"/>
          <w:divBdr>
            <w:top w:val="none" w:sz="0" w:space="0" w:color="auto"/>
            <w:left w:val="none" w:sz="0" w:space="0" w:color="auto"/>
            <w:bottom w:val="none" w:sz="0" w:space="0" w:color="auto"/>
            <w:right w:val="none" w:sz="0" w:space="0" w:color="auto"/>
          </w:divBdr>
          <w:divsChild>
            <w:div w:id="1943493316">
              <w:marLeft w:val="0"/>
              <w:marRight w:val="0"/>
              <w:marTop w:val="0"/>
              <w:marBottom w:val="0"/>
              <w:divBdr>
                <w:top w:val="none" w:sz="0" w:space="0" w:color="auto"/>
                <w:left w:val="none" w:sz="0" w:space="0" w:color="auto"/>
                <w:bottom w:val="none" w:sz="0" w:space="0" w:color="auto"/>
                <w:right w:val="none" w:sz="0" w:space="0" w:color="auto"/>
              </w:divBdr>
            </w:div>
          </w:divsChild>
        </w:div>
        <w:div w:id="597835860">
          <w:marLeft w:val="0"/>
          <w:marRight w:val="0"/>
          <w:marTop w:val="0"/>
          <w:marBottom w:val="0"/>
          <w:divBdr>
            <w:top w:val="none" w:sz="0" w:space="0" w:color="auto"/>
            <w:left w:val="none" w:sz="0" w:space="0" w:color="auto"/>
            <w:bottom w:val="none" w:sz="0" w:space="0" w:color="auto"/>
            <w:right w:val="none" w:sz="0" w:space="0" w:color="auto"/>
          </w:divBdr>
          <w:divsChild>
            <w:div w:id="2143113393">
              <w:marLeft w:val="0"/>
              <w:marRight w:val="0"/>
              <w:marTop w:val="0"/>
              <w:marBottom w:val="0"/>
              <w:divBdr>
                <w:top w:val="none" w:sz="0" w:space="0" w:color="auto"/>
                <w:left w:val="none" w:sz="0" w:space="0" w:color="auto"/>
                <w:bottom w:val="none" w:sz="0" w:space="0" w:color="auto"/>
                <w:right w:val="none" w:sz="0" w:space="0" w:color="auto"/>
              </w:divBdr>
            </w:div>
          </w:divsChild>
        </w:div>
        <w:div w:id="621307694">
          <w:marLeft w:val="0"/>
          <w:marRight w:val="0"/>
          <w:marTop w:val="0"/>
          <w:marBottom w:val="0"/>
          <w:divBdr>
            <w:top w:val="none" w:sz="0" w:space="0" w:color="auto"/>
            <w:left w:val="none" w:sz="0" w:space="0" w:color="auto"/>
            <w:bottom w:val="none" w:sz="0" w:space="0" w:color="auto"/>
            <w:right w:val="none" w:sz="0" w:space="0" w:color="auto"/>
          </w:divBdr>
          <w:divsChild>
            <w:div w:id="682168792">
              <w:marLeft w:val="0"/>
              <w:marRight w:val="0"/>
              <w:marTop w:val="0"/>
              <w:marBottom w:val="0"/>
              <w:divBdr>
                <w:top w:val="none" w:sz="0" w:space="0" w:color="auto"/>
                <w:left w:val="none" w:sz="0" w:space="0" w:color="auto"/>
                <w:bottom w:val="none" w:sz="0" w:space="0" w:color="auto"/>
                <w:right w:val="none" w:sz="0" w:space="0" w:color="auto"/>
              </w:divBdr>
            </w:div>
          </w:divsChild>
        </w:div>
        <w:div w:id="623921923">
          <w:marLeft w:val="0"/>
          <w:marRight w:val="0"/>
          <w:marTop w:val="0"/>
          <w:marBottom w:val="0"/>
          <w:divBdr>
            <w:top w:val="none" w:sz="0" w:space="0" w:color="auto"/>
            <w:left w:val="none" w:sz="0" w:space="0" w:color="auto"/>
            <w:bottom w:val="none" w:sz="0" w:space="0" w:color="auto"/>
            <w:right w:val="none" w:sz="0" w:space="0" w:color="auto"/>
          </w:divBdr>
          <w:divsChild>
            <w:div w:id="2005549345">
              <w:marLeft w:val="0"/>
              <w:marRight w:val="0"/>
              <w:marTop w:val="0"/>
              <w:marBottom w:val="0"/>
              <w:divBdr>
                <w:top w:val="none" w:sz="0" w:space="0" w:color="auto"/>
                <w:left w:val="none" w:sz="0" w:space="0" w:color="auto"/>
                <w:bottom w:val="none" w:sz="0" w:space="0" w:color="auto"/>
                <w:right w:val="none" w:sz="0" w:space="0" w:color="auto"/>
              </w:divBdr>
            </w:div>
          </w:divsChild>
        </w:div>
        <w:div w:id="629821402">
          <w:marLeft w:val="0"/>
          <w:marRight w:val="0"/>
          <w:marTop w:val="0"/>
          <w:marBottom w:val="0"/>
          <w:divBdr>
            <w:top w:val="none" w:sz="0" w:space="0" w:color="auto"/>
            <w:left w:val="none" w:sz="0" w:space="0" w:color="auto"/>
            <w:bottom w:val="none" w:sz="0" w:space="0" w:color="auto"/>
            <w:right w:val="none" w:sz="0" w:space="0" w:color="auto"/>
          </w:divBdr>
          <w:divsChild>
            <w:div w:id="390006425">
              <w:marLeft w:val="0"/>
              <w:marRight w:val="0"/>
              <w:marTop w:val="0"/>
              <w:marBottom w:val="0"/>
              <w:divBdr>
                <w:top w:val="none" w:sz="0" w:space="0" w:color="auto"/>
                <w:left w:val="none" w:sz="0" w:space="0" w:color="auto"/>
                <w:bottom w:val="none" w:sz="0" w:space="0" w:color="auto"/>
                <w:right w:val="none" w:sz="0" w:space="0" w:color="auto"/>
              </w:divBdr>
            </w:div>
          </w:divsChild>
        </w:div>
        <w:div w:id="643891621">
          <w:marLeft w:val="0"/>
          <w:marRight w:val="0"/>
          <w:marTop w:val="0"/>
          <w:marBottom w:val="0"/>
          <w:divBdr>
            <w:top w:val="none" w:sz="0" w:space="0" w:color="auto"/>
            <w:left w:val="none" w:sz="0" w:space="0" w:color="auto"/>
            <w:bottom w:val="none" w:sz="0" w:space="0" w:color="auto"/>
            <w:right w:val="none" w:sz="0" w:space="0" w:color="auto"/>
          </w:divBdr>
          <w:divsChild>
            <w:div w:id="426774810">
              <w:marLeft w:val="0"/>
              <w:marRight w:val="0"/>
              <w:marTop w:val="0"/>
              <w:marBottom w:val="0"/>
              <w:divBdr>
                <w:top w:val="none" w:sz="0" w:space="0" w:color="auto"/>
                <w:left w:val="none" w:sz="0" w:space="0" w:color="auto"/>
                <w:bottom w:val="none" w:sz="0" w:space="0" w:color="auto"/>
                <w:right w:val="none" w:sz="0" w:space="0" w:color="auto"/>
              </w:divBdr>
            </w:div>
          </w:divsChild>
        </w:div>
        <w:div w:id="645596498">
          <w:marLeft w:val="0"/>
          <w:marRight w:val="0"/>
          <w:marTop w:val="0"/>
          <w:marBottom w:val="0"/>
          <w:divBdr>
            <w:top w:val="none" w:sz="0" w:space="0" w:color="auto"/>
            <w:left w:val="none" w:sz="0" w:space="0" w:color="auto"/>
            <w:bottom w:val="none" w:sz="0" w:space="0" w:color="auto"/>
            <w:right w:val="none" w:sz="0" w:space="0" w:color="auto"/>
          </w:divBdr>
          <w:divsChild>
            <w:div w:id="1861505007">
              <w:marLeft w:val="0"/>
              <w:marRight w:val="0"/>
              <w:marTop w:val="0"/>
              <w:marBottom w:val="0"/>
              <w:divBdr>
                <w:top w:val="none" w:sz="0" w:space="0" w:color="auto"/>
                <w:left w:val="none" w:sz="0" w:space="0" w:color="auto"/>
                <w:bottom w:val="none" w:sz="0" w:space="0" w:color="auto"/>
                <w:right w:val="none" w:sz="0" w:space="0" w:color="auto"/>
              </w:divBdr>
            </w:div>
          </w:divsChild>
        </w:div>
        <w:div w:id="663552066">
          <w:marLeft w:val="0"/>
          <w:marRight w:val="0"/>
          <w:marTop w:val="0"/>
          <w:marBottom w:val="0"/>
          <w:divBdr>
            <w:top w:val="none" w:sz="0" w:space="0" w:color="auto"/>
            <w:left w:val="none" w:sz="0" w:space="0" w:color="auto"/>
            <w:bottom w:val="none" w:sz="0" w:space="0" w:color="auto"/>
            <w:right w:val="none" w:sz="0" w:space="0" w:color="auto"/>
          </w:divBdr>
          <w:divsChild>
            <w:div w:id="645627040">
              <w:marLeft w:val="0"/>
              <w:marRight w:val="0"/>
              <w:marTop w:val="0"/>
              <w:marBottom w:val="0"/>
              <w:divBdr>
                <w:top w:val="none" w:sz="0" w:space="0" w:color="auto"/>
                <w:left w:val="none" w:sz="0" w:space="0" w:color="auto"/>
                <w:bottom w:val="none" w:sz="0" w:space="0" w:color="auto"/>
                <w:right w:val="none" w:sz="0" w:space="0" w:color="auto"/>
              </w:divBdr>
            </w:div>
          </w:divsChild>
        </w:div>
        <w:div w:id="672532608">
          <w:marLeft w:val="0"/>
          <w:marRight w:val="0"/>
          <w:marTop w:val="0"/>
          <w:marBottom w:val="0"/>
          <w:divBdr>
            <w:top w:val="none" w:sz="0" w:space="0" w:color="auto"/>
            <w:left w:val="none" w:sz="0" w:space="0" w:color="auto"/>
            <w:bottom w:val="none" w:sz="0" w:space="0" w:color="auto"/>
            <w:right w:val="none" w:sz="0" w:space="0" w:color="auto"/>
          </w:divBdr>
          <w:divsChild>
            <w:div w:id="379136481">
              <w:marLeft w:val="0"/>
              <w:marRight w:val="0"/>
              <w:marTop w:val="0"/>
              <w:marBottom w:val="0"/>
              <w:divBdr>
                <w:top w:val="none" w:sz="0" w:space="0" w:color="auto"/>
                <w:left w:val="none" w:sz="0" w:space="0" w:color="auto"/>
                <w:bottom w:val="none" w:sz="0" w:space="0" w:color="auto"/>
                <w:right w:val="none" w:sz="0" w:space="0" w:color="auto"/>
              </w:divBdr>
            </w:div>
          </w:divsChild>
        </w:div>
        <w:div w:id="678390480">
          <w:marLeft w:val="0"/>
          <w:marRight w:val="0"/>
          <w:marTop w:val="0"/>
          <w:marBottom w:val="0"/>
          <w:divBdr>
            <w:top w:val="none" w:sz="0" w:space="0" w:color="auto"/>
            <w:left w:val="none" w:sz="0" w:space="0" w:color="auto"/>
            <w:bottom w:val="none" w:sz="0" w:space="0" w:color="auto"/>
            <w:right w:val="none" w:sz="0" w:space="0" w:color="auto"/>
          </w:divBdr>
          <w:divsChild>
            <w:div w:id="463545494">
              <w:marLeft w:val="0"/>
              <w:marRight w:val="0"/>
              <w:marTop w:val="0"/>
              <w:marBottom w:val="0"/>
              <w:divBdr>
                <w:top w:val="none" w:sz="0" w:space="0" w:color="auto"/>
                <w:left w:val="none" w:sz="0" w:space="0" w:color="auto"/>
                <w:bottom w:val="none" w:sz="0" w:space="0" w:color="auto"/>
                <w:right w:val="none" w:sz="0" w:space="0" w:color="auto"/>
              </w:divBdr>
            </w:div>
          </w:divsChild>
        </w:div>
        <w:div w:id="710230188">
          <w:marLeft w:val="0"/>
          <w:marRight w:val="0"/>
          <w:marTop w:val="0"/>
          <w:marBottom w:val="0"/>
          <w:divBdr>
            <w:top w:val="none" w:sz="0" w:space="0" w:color="auto"/>
            <w:left w:val="none" w:sz="0" w:space="0" w:color="auto"/>
            <w:bottom w:val="none" w:sz="0" w:space="0" w:color="auto"/>
            <w:right w:val="none" w:sz="0" w:space="0" w:color="auto"/>
          </w:divBdr>
          <w:divsChild>
            <w:div w:id="253444161">
              <w:marLeft w:val="0"/>
              <w:marRight w:val="0"/>
              <w:marTop w:val="0"/>
              <w:marBottom w:val="0"/>
              <w:divBdr>
                <w:top w:val="none" w:sz="0" w:space="0" w:color="auto"/>
                <w:left w:val="none" w:sz="0" w:space="0" w:color="auto"/>
                <w:bottom w:val="none" w:sz="0" w:space="0" w:color="auto"/>
                <w:right w:val="none" w:sz="0" w:space="0" w:color="auto"/>
              </w:divBdr>
            </w:div>
          </w:divsChild>
        </w:div>
        <w:div w:id="714042586">
          <w:marLeft w:val="0"/>
          <w:marRight w:val="0"/>
          <w:marTop w:val="0"/>
          <w:marBottom w:val="0"/>
          <w:divBdr>
            <w:top w:val="none" w:sz="0" w:space="0" w:color="auto"/>
            <w:left w:val="none" w:sz="0" w:space="0" w:color="auto"/>
            <w:bottom w:val="none" w:sz="0" w:space="0" w:color="auto"/>
            <w:right w:val="none" w:sz="0" w:space="0" w:color="auto"/>
          </w:divBdr>
          <w:divsChild>
            <w:div w:id="855654382">
              <w:marLeft w:val="0"/>
              <w:marRight w:val="0"/>
              <w:marTop w:val="0"/>
              <w:marBottom w:val="0"/>
              <w:divBdr>
                <w:top w:val="none" w:sz="0" w:space="0" w:color="auto"/>
                <w:left w:val="none" w:sz="0" w:space="0" w:color="auto"/>
                <w:bottom w:val="none" w:sz="0" w:space="0" w:color="auto"/>
                <w:right w:val="none" w:sz="0" w:space="0" w:color="auto"/>
              </w:divBdr>
            </w:div>
          </w:divsChild>
        </w:div>
        <w:div w:id="725951377">
          <w:marLeft w:val="0"/>
          <w:marRight w:val="0"/>
          <w:marTop w:val="0"/>
          <w:marBottom w:val="0"/>
          <w:divBdr>
            <w:top w:val="none" w:sz="0" w:space="0" w:color="auto"/>
            <w:left w:val="none" w:sz="0" w:space="0" w:color="auto"/>
            <w:bottom w:val="none" w:sz="0" w:space="0" w:color="auto"/>
            <w:right w:val="none" w:sz="0" w:space="0" w:color="auto"/>
          </w:divBdr>
          <w:divsChild>
            <w:div w:id="798454016">
              <w:marLeft w:val="0"/>
              <w:marRight w:val="0"/>
              <w:marTop w:val="0"/>
              <w:marBottom w:val="0"/>
              <w:divBdr>
                <w:top w:val="none" w:sz="0" w:space="0" w:color="auto"/>
                <w:left w:val="none" w:sz="0" w:space="0" w:color="auto"/>
                <w:bottom w:val="none" w:sz="0" w:space="0" w:color="auto"/>
                <w:right w:val="none" w:sz="0" w:space="0" w:color="auto"/>
              </w:divBdr>
            </w:div>
          </w:divsChild>
        </w:div>
        <w:div w:id="732200033">
          <w:marLeft w:val="0"/>
          <w:marRight w:val="0"/>
          <w:marTop w:val="0"/>
          <w:marBottom w:val="0"/>
          <w:divBdr>
            <w:top w:val="none" w:sz="0" w:space="0" w:color="auto"/>
            <w:left w:val="none" w:sz="0" w:space="0" w:color="auto"/>
            <w:bottom w:val="none" w:sz="0" w:space="0" w:color="auto"/>
            <w:right w:val="none" w:sz="0" w:space="0" w:color="auto"/>
          </w:divBdr>
          <w:divsChild>
            <w:div w:id="496925666">
              <w:marLeft w:val="0"/>
              <w:marRight w:val="0"/>
              <w:marTop w:val="0"/>
              <w:marBottom w:val="0"/>
              <w:divBdr>
                <w:top w:val="none" w:sz="0" w:space="0" w:color="auto"/>
                <w:left w:val="none" w:sz="0" w:space="0" w:color="auto"/>
                <w:bottom w:val="none" w:sz="0" w:space="0" w:color="auto"/>
                <w:right w:val="none" w:sz="0" w:space="0" w:color="auto"/>
              </w:divBdr>
            </w:div>
          </w:divsChild>
        </w:div>
        <w:div w:id="734476949">
          <w:marLeft w:val="0"/>
          <w:marRight w:val="0"/>
          <w:marTop w:val="0"/>
          <w:marBottom w:val="0"/>
          <w:divBdr>
            <w:top w:val="none" w:sz="0" w:space="0" w:color="auto"/>
            <w:left w:val="none" w:sz="0" w:space="0" w:color="auto"/>
            <w:bottom w:val="none" w:sz="0" w:space="0" w:color="auto"/>
            <w:right w:val="none" w:sz="0" w:space="0" w:color="auto"/>
          </w:divBdr>
          <w:divsChild>
            <w:div w:id="1298877286">
              <w:marLeft w:val="0"/>
              <w:marRight w:val="0"/>
              <w:marTop w:val="0"/>
              <w:marBottom w:val="0"/>
              <w:divBdr>
                <w:top w:val="none" w:sz="0" w:space="0" w:color="auto"/>
                <w:left w:val="none" w:sz="0" w:space="0" w:color="auto"/>
                <w:bottom w:val="none" w:sz="0" w:space="0" w:color="auto"/>
                <w:right w:val="none" w:sz="0" w:space="0" w:color="auto"/>
              </w:divBdr>
            </w:div>
          </w:divsChild>
        </w:div>
        <w:div w:id="742289354">
          <w:marLeft w:val="0"/>
          <w:marRight w:val="0"/>
          <w:marTop w:val="0"/>
          <w:marBottom w:val="0"/>
          <w:divBdr>
            <w:top w:val="none" w:sz="0" w:space="0" w:color="auto"/>
            <w:left w:val="none" w:sz="0" w:space="0" w:color="auto"/>
            <w:bottom w:val="none" w:sz="0" w:space="0" w:color="auto"/>
            <w:right w:val="none" w:sz="0" w:space="0" w:color="auto"/>
          </w:divBdr>
          <w:divsChild>
            <w:div w:id="1195267960">
              <w:marLeft w:val="0"/>
              <w:marRight w:val="0"/>
              <w:marTop w:val="0"/>
              <w:marBottom w:val="0"/>
              <w:divBdr>
                <w:top w:val="none" w:sz="0" w:space="0" w:color="auto"/>
                <w:left w:val="none" w:sz="0" w:space="0" w:color="auto"/>
                <w:bottom w:val="none" w:sz="0" w:space="0" w:color="auto"/>
                <w:right w:val="none" w:sz="0" w:space="0" w:color="auto"/>
              </w:divBdr>
            </w:div>
          </w:divsChild>
        </w:div>
        <w:div w:id="782186266">
          <w:marLeft w:val="0"/>
          <w:marRight w:val="0"/>
          <w:marTop w:val="0"/>
          <w:marBottom w:val="0"/>
          <w:divBdr>
            <w:top w:val="none" w:sz="0" w:space="0" w:color="auto"/>
            <w:left w:val="none" w:sz="0" w:space="0" w:color="auto"/>
            <w:bottom w:val="none" w:sz="0" w:space="0" w:color="auto"/>
            <w:right w:val="none" w:sz="0" w:space="0" w:color="auto"/>
          </w:divBdr>
          <w:divsChild>
            <w:div w:id="1393578031">
              <w:marLeft w:val="0"/>
              <w:marRight w:val="0"/>
              <w:marTop w:val="0"/>
              <w:marBottom w:val="0"/>
              <w:divBdr>
                <w:top w:val="none" w:sz="0" w:space="0" w:color="auto"/>
                <w:left w:val="none" w:sz="0" w:space="0" w:color="auto"/>
                <w:bottom w:val="none" w:sz="0" w:space="0" w:color="auto"/>
                <w:right w:val="none" w:sz="0" w:space="0" w:color="auto"/>
              </w:divBdr>
            </w:div>
          </w:divsChild>
        </w:div>
        <w:div w:id="851653105">
          <w:marLeft w:val="0"/>
          <w:marRight w:val="0"/>
          <w:marTop w:val="0"/>
          <w:marBottom w:val="0"/>
          <w:divBdr>
            <w:top w:val="none" w:sz="0" w:space="0" w:color="auto"/>
            <w:left w:val="none" w:sz="0" w:space="0" w:color="auto"/>
            <w:bottom w:val="none" w:sz="0" w:space="0" w:color="auto"/>
            <w:right w:val="none" w:sz="0" w:space="0" w:color="auto"/>
          </w:divBdr>
          <w:divsChild>
            <w:div w:id="664551103">
              <w:marLeft w:val="0"/>
              <w:marRight w:val="0"/>
              <w:marTop w:val="0"/>
              <w:marBottom w:val="0"/>
              <w:divBdr>
                <w:top w:val="none" w:sz="0" w:space="0" w:color="auto"/>
                <w:left w:val="none" w:sz="0" w:space="0" w:color="auto"/>
                <w:bottom w:val="none" w:sz="0" w:space="0" w:color="auto"/>
                <w:right w:val="none" w:sz="0" w:space="0" w:color="auto"/>
              </w:divBdr>
            </w:div>
          </w:divsChild>
        </w:div>
        <w:div w:id="866868804">
          <w:marLeft w:val="0"/>
          <w:marRight w:val="0"/>
          <w:marTop w:val="0"/>
          <w:marBottom w:val="0"/>
          <w:divBdr>
            <w:top w:val="none" w:sz="0" w:space="0" w:color="auto"/>
            <w:left w:val="none" w:sz="0" w:space="0" w:color="auto"/>
            <w:bottom w:val="none" w:sz="0" w:space="0" w:color="auto"/>
            <w:right w:val="none" w:sz="0" w:space="0" w:color="auto"/>
          </w:divBdr>
          <w:divsChild>
            <w:div w:id="1987659609">
              <w:marLeft w:val="0"/>
              <w:marRight w:val="0"/>
              <w:marTop w:val="0"/>
              <w:marBottom w:val="0"/>
              <w:divBdr>
                <w:top w:val="none" w:sz="0" w:space="0" w:color="auto"/>
                <w:left w:val="none" w:sz="0" w:space="0" w:color="auto"/>
                <w:bottom w:val="none" w:sz="0" w:space="0" w:color="auto"/>
                <w:right w:val="none" w:sz="0" w:space="0" w:color="auto"/>
              </w:divBdr>
            </w:div>
          </w:divsChild>
        </w:div>
        <w:div w:id="876350779">
          <w:marLeft w:val="0"/>
          <w:marRight w:val="0"/>
          <w:marTop w:val="0"/>
          <w:marBottom w:val="0"/>
          <w:divBdr>
            <w:top w:val="none" w:sz="0" w:space="0" w:color="auto"/>
            <w:left w:val="none" w:sz="0" w:space="0" w:color="auto"/>
            <w:bottom w:val="none" w:sz="0" w:space="0" w:color="auto"/>
            <w:right w:val="none" w:sz="0" w:space="0" w:color="auto"/>
          </w:divBdr>
          <w:divsChild>
            <w:div w:id="1770933281">
              <w:marLeft w:val="0"/>
              <w:marRight w:val="0"/>
              <w:marTop w:val="0"/>
              <w:marBottom w:val="0"/>
              <w:divBdr>
                <w:top w:val="none" w:sz="0" w:space="0" w:color="auto"/>
                <w:left w:val="none" w:sz="0" w:space="0" w:color="auto"/>
                <w:bottom w:val="none" w:sz="0" w:space="0" w:color="auto"/>
                <w:right w:val="none" w:sz="0" w:space="0" w:color="auto"/>
              </w:divBdr>
            </w:div>
          </w:divsChild>
        </w:div>
        <w:div w:id="889610576">
          <w:marLeft w:val="0"/>
          <w:marRight w:val="0"/>
          <w:marTop w:val="0"/>
          <w:marBottom w:val="0"/>
          <w:divBdr>
            <w:top w:val="none" w:sz="0" w:space="0" w:color="auto"/>
            <w:left w:val="none" w:sz="0" w:space="0" w:color="auto"/>
            <w:bottom w:val="none" w:sz="0" w:space="0" w:color="auto"/>
            <w:right w:val="none" w:sz="0" w:space="0" w:color="auto"/>
          </w:divBdr>
          <w:divsChild>
            <w:div w:id="367611594">
              <w:marLeft w:val="0"/>
              <w:marRight w:val="0"/>
              <w:marTop w:val="0"/>
              <w:marBottom w:val="0"/>
              <w:divBdr>
                <w:top w:val="none" w:sz="0" w:space="0" w:color="auto"/>
                <w:left w:val="none" w:sz="0" w:space="0" w:color="auto"/>
                <w:bottom w:val="none" w:sz="0" w:space="0" w:color="auto"/>
                <w:right w:val="none" w:sz="0" w:space="0" w:color="auto"/>
              </w:divBdr>
            </w:div>
          </w:divsChild>
        </w:div>
        <w:div w:id="898635853">
          <w:marLeft w:val="0"/>
          <w:marRight w:val="0"/>
          <w:marTop w:val="0"/>
          <w:marBottom w:val="0"/>
          <w:divBdr>
            <w:top w:val="none" w:sz="0" w:space="0" w:color="auto"/>
            <w:left w:val="none" w:sz="0" w:space="0" w:color="auto"/>
            <w:bottom w:val="none" w:sz="0" w:space="0" w:color="auto"/>
            <w:right w:val="none" w:sz="0" w:space="0" w:color="auto"/>
          </w:divBdr>
          <w:divsChild>
            <w:div w:id="760564733">
              <w:marLeft w:val="0"/>
              <w:marRight w:val="0"/>
              <w:marTop w:val="0"/>
              <w:marBottom w:val="0"/>
              <w:divBdr>
                <w:top w:val="none" w:sz="0" w:space="0" w:color="auto"/>
                <w:left w:val="none" w:sz="0" w:space="0" w:color="auto"/>
                <w:bottom w:val="none" w:sz="0" w:space="0" w:color="auto"/>
                <w:right w:val="none" w:sz="0" w:space="0" w:color="auto"/>
              </w:divBdr>
            </w:div>
          </w:divsChild>
        </w:div>
        <w:div w:id="899907490">
          <w:marLeft w:val="0"/>
          <w:marRight w:val="0"/>
          <w:marTop w:val="0"/>
          <w:marBottom w:val="0"/>
          <w:divBdr>
            <w:top w:val="none" w:sz="0" w:space="0" w:color="auto"/>
            <w:left w:val="none" w:sz="0" w:space="0" w:color="auto"/>
            <w:bottom w:val="none" w:sz="0" w:space="0" w:color="auto"/>
            <w:right w:val="none" w:sz="0" w:space="0" w:color="auto"/>
          </w:divBdr>
          <w:divsChild>
            <w:div w:id="2142989728">
              <w:marLeft w:val="0"/>
              <w:marRight w:val="0"/>
              <w:marTop w:val="0"/>
              <w:marBottom w:val="0"/>
              <w:divBdr>
                <w:top w:val="none" w:sz="0" w:space="0" w:color="auto"/>
                <w:left w:val="none" w:sz="0" w:space="0" w:color="auto"/>
                <w:bottom w:val="none" w:sz="0" w:space="0" w:color="auto"/>
                <w:right w:val="none" w:sz="0" w:space="0" w:color="auto"/>
              </w:divBdr>
            </w:div>
          </w:divsChild>
        </w:div>
        <w:div w:id="901212317">
          <w:marLeft w:val="0"/>
          <w:marRight w:val="0"/>
          <w:marTop w:val="0"/>
          <w:marBottom w:val="0"/>
          <w:divBdr>
            <w:top w:val="none" w:sz="0" w:space="0" w:color="auto"/>
            <w:left w:val="none" w:sz="0" w:space="0" w:color="auto"/>
            <w:bottom w:val="none" w:sz="0" w:space="0" w:color="auto"/>
            <w:right w:val="none" w:sz="0" w:space="0" w:color="auto"/>
          </w:divBdr>
          <w:divsChild>
            <w:div w:id="881864832">
              <w:marLeft w:val="0"/>
              <w:marRight w:val="0"/>
              <w:marTop w:val="0"/>
              <w:marBottom w:val="0"/>
              <w:divBdr>
                <w:top w:val="none" w:sz="0" w:space="0" w:color="auto"/>
                <w:left w:val="none" w:sz="0" w:space="0" w:color="auto"/>
                <w:bottom w:val="none" w:sz="0" w:space="0" w:color="auto"/>
                <w:right w:val="none" w:sz="0" w:space="0" w:color="auto"/>
              </w:divBdr>
            </w:div>
          </w:divsChild>
        </w:div>
        <w:div w:id="911157235">
          <w:marLeft w:val="0"/>
          <w:marRight w:val="0"/>
          <w:marTop w:val="0"/>
          <w:marBottom w:val="0"/>
          <w:divBdr>
            <w:top w:val="none" w:sz="0" w:space="0" w:color="auto"/>
            <w:left w:val="none" w:sz="0" w:space="0" w:color="auto"/>
            <w:bottom w:val="none" w:sz="0" w:space="0" w:color="auto"/>
            <w:right w:val="none" w:sz="0" w:space="0" w:color="auto"/>
          </w:divBdr>
          <w:divsChild>
            <w:div w:id="2099594293">
              <w:marLeft w:val="0"/>
              <w:marRight w:val="0"/>
              <w:marTop w:val="0"/>
              <w:marBottom w:val="0"/>
              <w:divBdr>
                <w:top w:val="none" w:sz="0" w:space="0" w:color="auto"/>
                <w:left w:val="none" w:sz="0" w:space="0" w:color="auto"/>
                <w:bottom w:val="none" w:sz="0" w:space="0" w:color="auto"/>
                <w:right w:val="none" w:sz="0" w:space="0" w:color="auto"/>
              </w:divBdr>
            </w:div>
          </w:divsChild>
        </w:div>
        <w:div w:id="916282454">
          <w:marLeft w:val="0"/>
          <w:marRight w:val="0"/>
          <w:marTop w:val="0"/>
          <w:marBottom w:val="0"/>
          <w:divBdr>
            <w:top w:val="none" w:sz="0" w:space="0" w:color="auto"/>
            <w:left w:val="none" w:sz="0" w:space="0" w:color="auto"/>
            <w:bottom w:val="none" w:sz="0" w:space="0" w:color="auto"/>
            <w:right w:val="none" w:sz="0" w:space="0" w:color="auto"/>
          </w:divBdr>
          <w:divsChild>
            <w:div w:id="983895916">
              <w:marLeft w:val="0"/>
              <w:marRight w:val="0"/>
              <w:marTop w:val="0"/>
              <w:marBottom w:val="0"/>
              <w:divBdr>
                <w:top w:val="none" w:sz="0" w:space="0" w:color="auto"/>
                <w:left w:val="none" w:sz="0" w:space="0" w:color="auto"/>
                <w:bottom w:val="none" w:sz="0" w:space="0" w:color="auto"/>
                <w:right w:val="none" w:sz="0" w:space="0" w:color="auto"/>
              </w:divBdr>
            </w:div>
          </w:divsChild>
        </w:div>
        <w:div w:id="1010570796">
          <w:marLeft w:val="0"/>
          <w:marRight w:val="0"/>
          <w:marTop w:val="0"/>
          <w:marBottom w:val="0"/>
          <w:divBdr>
            <w:top w:val="none" w:sz="0" w:space="0" w:color="auto"/>
            <w:left w:val="none" w:sz="0" w:space="0" w:color="auto"/>
            <w:bottom w:val="none" w:sz="0" w:space="0" w:color="auto"/>
            <w:right w:val="none" w:sz="0" w:space="0" w:color="auto"/>
          </w:divBdr>
          <w:divsChild>
            <w:div w:id="1010453277">
              <w:marLeft w:val="0"/>
              <w:marRight w:val="0"/>
              <w:marTop w:val="0"/>
              <w:marBottom w:val="0"/>
              <w:divBdr>
                <w:top w:val="none" w:sz="0" w:space="0" w:color="auto"/>
                <w:left w:val="none" w:sz="0" w:space="0" w:color="auto"/>
                <w:bottom w:val="none" w:sz="0" w:space="0" w:color="auto"/>
                <w:right w:val="none" w:sz="0" w:space="0" w:color="auto"/>
              </w:divBdr>
            </w:div>
          </w:divsChild>
        </w:div>
        <w:div w:id="1014183497">
          <w:marLeft w:val="0"/>
          <w:marRight w:val="0"/>
          <w:marTop w:val="0"/>
          <w:marBottom w:val="0"/>
          <w:divBdr>
            <w:top w:val="none" w:sz="0" w:space="0" w:color="auto"/>
            <w:left w:val="none" w:sz="0" w:space="0" w:color="auto"/>
            <w:bottom w:val="none" w:sz="0" w:space="0" w:color="auto"/>
            <w:right w:val="none" w:sz="0" w:space="0" w:color="auto"/>
          </w:divBdr>
          <w:divsChild>
            <w:div w:id="23092482">
              <w:marLeft w:val="0"/>
              <w:marRight w:val="0"/>
              <w:marTop w:val="0"/>
              <w:marBottom w:val="0"/>
              <w:divBdr>
                <w:top w:val="none" w:sz="0" w:space="0" w:color="auto"/>
                <w:left w:val="none" w:sz="0" w:space="0" w:color="auto"/>
                <w:bottom w:val="none" w:sz="0" w:space="0" w:color="auto"/>
                <w:right w:val="none" w:sz="0" w:space="0" w:color="auto"/>
              </w:divBdr>
            </w:div>
          </w:divsChild>
        </w:div>
        <w:div w:id="1018696130">
          <w:marLeft w:val="0"/>
          <w:marRight w:val="0"/>
          <w:marTop w:val="0"/>
          <w:marBottom w:val="0"/>
          <w:divBdr>
            <w:top w:val="none" w:sz="0" w:space="0" w:color="auto"/>
            <w:left w:val="none" w:sz="0" w:space="0" w:color="auto"/>
            <w:bottom w:val="none" w:sz="0" w:space="0" w:color="auto"/>
            <w:right w:val="none" w:sz="0" w:space="0" w:color="auto"/>
          </w:divBdr>
          <w:divsChild>
            <w:div w:id="1579051417">
              <w:marLeft w:val="0"/>
              <w:marRight w:val="0"/>
              <w:marTop w:val="0"/>
              <w:marBottom w:val="0"/>
              <w:divBdr>
                <w:top w:val="none" w:sz="0" w:space="0" w:color="auto"/>
                <w:left w:val="none" w:sz="0" w:space="0" w:color="auto"/>
                <w:bottom w:val="none" w:sz="0" w:space="0" w:color="auto"/>
                <w:right w:val="none" w:sz="0" w:space="0" w:color="auto"/>
              </w:divBdr>
            </w:div>
          </w:divsChild>
        </w:div>
        <w:div w:id="1020592820">
          <w:marLeft w:val="0"/>
          <w:marRight w:val="0"/>
          <w:marTop w:val="0"/>
          <w:marBottom w:val="0"/>
          <w:divBdr>
            <w:top w:val="none" w:sz="0" w:space="0" w:color="auto"/>
            <w:left w:val="none" w:sz="0" w:space="0" w:color="auto"/>
            <w:bottom w:val="none" w:sz="0" w:space="0" w:color="auto"/>
            <w:right w:val="none" w:sz="0" w:space="0" w:color="auto"/>
          </w:divBdr>
          <w:divsChild>
            <w:div w:id="2094277853">
              <w:marLeft w:val="0"/>
              <w:marRight w:val="0"/>
              <w:marTop w:val="0"/>
              <w:marBottom w:val="0"/>
              <w:divBdr>
                <w:top w:val="none" w:sz="0" w:space="0" w:color="auto"/>
                <w:left w:val="none" w:sz="0" w:space="0" w:color="auto"/>
                <w:bottom w:val="none" w:sz="0" w:space="0" w:color="auto"/>
                <w:right w:val="none" w:sz="0" w:space="0" w:color="auto"/>
              </w:divBdr>
            </w:div>
          </w:divsChild>
        </w:div>
        <w:div w:id="1025063876">
          <w:marLeft w:val="0"/>
          <w:marRight w:val="0"/>
          <w:marTop w:val="0"/>
          <w:marBottom w:val="0"/>
          <w:divBdr>
            <w:top w:val="none" w:sz="0" w:space="0" w:color="auto"/>
            <w:left w:val="none" w:sz="0" w:space="0" w:color="auto"/>
            <w:bottom w:val="none" w:sz="0" w:space="0" w:color="auto"/>
            <w:right w:val="none" w:sz="0" w:space="0" w:color="auto"/>
          </w:divBdr>
          <w:divsChild>
            <w:div w:id="1603806632">
              <w:marLeft w:val="0"/>
              <w:marRight w:val="0"/>
              <w:marTop w:val="0"/>
              <w:marBottom w:val="0"/>
              <w:divBdr>
                <w:top w:val="none" w:sz="0" w:space="0" w:color="auto"/>
                <w:left w:val="none" w:sz="0" w:space="0" w:color="auto"/>
                <w:bottom w:val="none" w:sz="0" w:space="0" w:color="auto"/>
                <w:right w:val="none" w:sz="0" w:space="0" w:color="auto"/>
              </w:divBdr>
            </w:div>
          </w:divsChild>
        </w:div>
        <w:div w:id="1032456548">
          <w:marLeft w:val="0"/>
          <w:marRight w:val="0"/>
          <w:marTop w:val="0"/>
          <w:marBottom w:val="0"/>
          <w:divBdr>
            <w:top w:val="none" w:sz="0" w:space="0" w:color="auto"/>
            <w:left w:val="none" w:sz="0" w:space="0" w:color="auto"/>
            <w:bottom w:val="none" w:sz="0" w:space="0" w:color="auto"/>
            <w:right w:val="none" w:sz="0" w:space="0" w:color="auto"/>
          </w:divBdr>
          <w:divsChild>
            <w:div w:id="961420004">
              <w:marLeft w:val="0"/>
              <w:marRight w:val="0"/>
              <w:marTop w:val="0"/>
              <w:marBottom w:val="0"/>
              <w:divBdr>
                <w:top w:val="none" w:sz="0" w:space="0" w:color="auto"/>
                <w:left w:val="none" w:sz="0" w:space="0" w:color="auto"/>
                <w:bottom w:val="none" w:sz="0" w:space="0" w:color="auto"/>
                <w:right w:val="none" w:sz="0" w:space="0" w:color="auto"/>
              </w:divBdr>
            </w:div>
          </w:divsChild>
        </w:div>
        <w:div w:id="1039285548">
          <w:marLeft w:val="0"/>
          <w:marRight w:val="0"/>
          <w:marTop w:val="0"/>
          <w:marBottom w:val="0"/>
          <w:divBdr>
            <w:top w:val="none" w:sz="0" w:space="0" w:color="auto"/>
            <w:left w:val="none" w:sz="0" w:space="0" w:color="auto"/>
            <w:bottom w:val="none" w:sz="0" w:space="0" w:color="auto"/>
            <w:right w:val="none" w:sz="0" w:space="0" w:color="auto"/>
          </w:divBdr>
          <w:divsChild>
            <w:div w:id="1363676516">
              <w:marLeft w:val="0"/>
              <w:marRight w:val="0"/>
              <w:marTop w:val="0"/>
              <w:marBottom w:val="0"/>
              <w:divBdr>
                <w:top w:val="none" w:sz="0" w:space="0" w:color="auto"/>
                <w:left w:val="none" w:sz="0" w:space="0" w:color="auto"/>
                <w:bottom w:val="none" w:sz="0" w:space="0" w:color="auto"/>
                <w:right w:val="none" w:sz="0" w:space="0" w:color="auto"/>
              </w:divBdr>
            </w:div>
          </w:divsChild>
        </w:div>
        <w:div w:id="1087268266">
          <w:marLeft w:val="0"/>
          <w:marRight w:val="0"/>
          <w:marTop w:val="0"/>
          <w:marBottom w:val="0"/>
          <w:divBdr>
            <w:top w:val="none" w:sz="0" w:space="0" w:color="auto"/>
            <w:left w:val="none" w:sz="0" w:space="0" w:color="auto"/>
            <w:bottom w:val="none" w:sz="0" w:space="0" w:color="auto"/>
            <w:right w:val="none" w:sz="0" w:space="0" w:color="auto"/>
          </w:divBdr>
          <w:divsChild>
            <w:div w:id="1274438661">
              <w:marLeft w:val="0"/>
              <w:marRight w:val="0"/>
              <w:marTop w:val="0"/>
              <w:marBottom w:val="0"/>
              <w:divBdr>
                <w:top w:val="none" w:sz="0" w:space="0" w:color="auto"/>
                <w:left w:val="none" w:sz="0" w:space="0" w:color="auto"/>
                <w:bottom w:val="none" w:sz="0" w:space="0" w:color="auto"/>
                <w:right w:val="none" w:sz="0" w:space="0" w:color="auto"/>
              </w:divBdr>
            </w:div>
          </w:divsChild>
        </w:div>
        <w:div w:id="1098600365">
          <w:marLeft w:val="0"/>
          <w:marRight w:val="0"/>
          <w:marTop w:val="0"/>
          <w:marBottom w:val="0"/>
          <w:divBdr>
            <w:top w:val="none" w:sz="0" w:space="0" w:color="auto"/>
            <w:left w:val="none" w:sz="0" w:space="0" w:color="auto"/>
            <w:bottom w:val="none" w:sz="0" w:space="0" w:color="auto"/>
            <w:right w:val="none" w:sz="0" w:space="0" w:color="auto"/>
          </w:divBdr>
          <w:divsChild>
            <w:div w:id="1864438807">
              <w:marLeft w:val="0"/>
              <w:marRight w:val="0"/>
              <w:marTop w:val="0"/>
              <w:marBottom w:val="0"/>
              <w:divBdr>
                <w:top w:val="none" w:sz="0" w:space="0" w:color="auto"/>
                <w:left w:val="none" w:sz="0" w:space="0" w:color="auto"/>
                <w:bottom w:val="none" w:sz="0" w:space="0" w:color="auto"/>
                <w:right w:val="none" w:sz="0" w:space="0" w:color="auto"/>
              </w:divBdr>
            </w:div>
          </w:divsChild>
        </w:div>
        <w:div w:id="1128360399">
          <w:marLeft w:val="0"/>
          <w:marRight w:val="0"/>
          <w:marTop w:val="0"/>
          <w:marBottom w:val="0"/>
          <w:divBdr>
            <w:top w:val="none" w:sz="0" w:space="0" w:color="auto"/>
            <w:left w:val="none" w:sz="0" w:space="0" w:color="auto"/>
            <w:bottom w:val="none" w:sz="0" w:space="0" w:color="auto"/>
            <w:right w:val="none" w:sz="0" w:space="0" w:color="auto"/>
          </w:divBdr>
          <w:divsChild>
            <w:div w:id="1087076676">
              <w:marLeft w:val="0"/>
              <w:marRight w:val="0"/>
              <w:marTop w:val="0"/>
              <w:marBottom w:val="0"/>
              <w:divBdr>
                <w:top w:val="none" w:sz="0" w:space="0" w:color="auto"/>
                <w:left w:val="none" w:sz="0" w:space="0" w:color="auto"/>
                <w:bottom w:val="none" w:sz="0" w:space="0" w:color="auto"/>
                <w:right w:val="none" w:sz="0" w:space="0" w:color="auto"/>
              </w:divBdr>
            </w:div>
          </w:divsChild>
        </w:div>
        <w:div w:id="1129938419">
          <w:marLeft w:val="0"/>
          <w:marRight w:val="0"/>
          <w:marTop w:val="0"/>
          <w:marBottom w:val="0"/>
          <w:divBdr>
            <w:top w:val="none" w:sz="0" w:space="0" w:color="auto"/>
            <w:left w:val="none" w:sz="0" w:space="0" w:color="auto"/>
            <w:bottom w:val="none" w:sz="0" w:space="0" w:color="auto"/>
            <w:right w:val="none" w:sz="0" w:space="0" w:color="auto"/>
          </w:divBdr>
          <w:divsChild>
            <w:div w:id="2053269236">
              <w:marLeft w:val="0"/>
              <w:marRight w:val="0"/>
              <w:marTop w:val="0"/>
              <w:marBottom w:val="0"/>
              <w:divBdr>
                <w:top w:val="none" w:sz="0" w:space="0" w:color="auto"/>
                <w:left w:val="none" w:sz="0" w:space="0" w:color="auto"/>
                <w:bottom w:val="none" w:sz="0" w:space="0" w:color="auto"/>
                <w:right w:val="none" w:sz="0" w:space="0" w:color="auto"/>
              </w:divBdr>
            </w:div>
          </w:divsChild>
        </w:div>
        <w:div w:id="1132138624">
          <w:marLeft w:val="0"/>
          <w:marRight w:val="0"/>
          <w:marTop w:val="0"/>
          <w:marBottom w:val="0"/>
          <w:divBdr>
            <w:top w:val="none" w:sz="0" w:space="0" w:color="auto"/>
            <w:left w:val="none" w:sz="0" w:space="0" w:color="auto"/>
            <w:bottom w:val="none" w:sz="0" w:space="0" w:color="auto"/>
            <w:right w:val="none" w:sz="0" w:space="0" w:color="auto"/>
          </w:divBdr>
          <w:divsChild>
            <w:div w:id="1168786388">
              <w:marLeft w:val="0"/>
              <w:marRight w:val="0"/>
              <w:marTop w:val="0"/>
              <w:marBottom w:val="0"/>
              <w:divBdr>
                <w:top w:val="none" w:sz="0" w:space="0" w:color="auto"/>
                <w:left w:val="none" w:sz="0" w:space="0" w:color="auto"/>
                <w:bottom w:val="none" w:sz="0" w:space="0" w:color="auto"/>
                <w:right w:val="none" w:sz="0" w:space="0" w:color="auto"/>
              </w:divBdr>
            </w:div>
          </w:divsChild>
        </w:div>
        <w:div w:id="1154224524">
          <w:marLeft w:val="0"/>
          <w:marRight w:val="0"/>
          <w:marTop w:val="0"/>
          <w:marBottom w:val="0"/>
          <w:divBdr>
            <w:top w:val="none" w:sz="0" w:space="0" w:color="auto"/>
            <w:left w:val="none" w:sz="0" w:space="0" w:color="auto"/>
            <w:bottom w:val="none" w:sz="0" w:space="0" w:color="auto"/>
            <w:right w:val="none" w:sz="0" w:space="0" w:color="auto"/>
          </w:divBdr>
          <w:divsChild>
            <w:div w:id="2092920611">
              <w:marLeft w:val="0"/>
              <w:marRight w:val="0"/>
              <w:marTop w:val="0"/>
              <w:marBottom w:val="0"/>
              <w:divBdr>
                <w:top w:val="none" w:sz="0" w:space="0" w:color="auto"/>
                <w:left w:val="none" w:sz="0" w:space="0" w:color="auto"/>
                <w:bottom w:val="none" w:sz="0" w:space="0" w:color="auto"/>
                <w:right w:val="none" w:sz="0" w:space="0" w:color="auto"/>
              </w:divBdr>
            </w:div>
          </w:divsChild>
        </w:div>
        <w:div w:id="1184248015">
          <w:marLeft w:val="0"/>
          <w:marRight w:val="0"/>
          <w:marTop w:val="0"/>
          <w:marBottom w:val="0"/>
          <w:divBdr>
            <w:top w:val="none" w:sz="0" w:space="0" w:color="auto"/>
            <w:left w:val="none" w:sz="0" w:space="0" w:color="auto"/>
            <w:bottom w:val="none" w:sz="0" w:space="0" w:color="auto"/>
            <w:right w:val="none" w:sz="0" w:space="0" w:color="auto"/>
          </w:divBdr>
          <w:divsChild>
            <w:div w:id="2066370037">
              <w:marLeft w:val="0"/>
              <w:marRight w:val="0"/>
              <w:marTop w:val="0"/>
              <w:marBottom w:val="0"/>
              <w:divBdr>
                <w:top w:val="none" w:sz="0" w:space="0" w:color="auto"/>
                <w:left w:val="none" w:sz="0" w:space="0" w:color="auto"/>
                <w:bottom w:val="none" w:sz="0" w:space="0" w:color="auto"/>
                <w:right w:val="none" w:sz="0" w:space="0" w:color="auto"/>
              </w:divBdr>
            </w:div>
          </w:divsChild>
        </w:div>
        <w:div w:id="1196507396">
          <w:marLeft w:val="0"/>
          <w:marRight w:val="0"/>
          <w:marTop w:val="0"/>
          <w:marBottom w:val="0"/>
          <w:divBdr>
            <w:top w:val="none" w:sz="0" w:space="0" w:color="auto"/>
            <w:left w:val="none" w:sz="0" w:space="0" w:color="auto"/>
            <w:bottom w:val="none" w:sz="0" w:space="0" w:color="auto"/>
            <w:right w:val="none" w:sz="0" w:space="0" w:color="auto"/>
          </w:divBdr>
          <w:divsChild>
            <w:div w:id="1454254558">
              <w:marLeft w:val="0"/>
              <w:marRight w:val="0"/>
              <w:marTop w:val="0"/>
              <w:marBottom w:val="0"/>
              <w:divBdr>
                <w:top w:val="none" w:sz="0" w:space="0" w:color="auto"/>
                <w:left w:val="none" w:sz="0" w:space="0" w:color="auto"/>
                <w:bottom w:val="none" w:sz="0" w:space="0" w:color="auto"/>
                <w:right w:val="none" w:sz="0" w:space="0" w:color="auto"/>
              </w:divBdr>
            </w:div>
          </w:divsChild>
        </w:div>
        <w:div w:id="1207179151">
          <w:marLeft w:val="0"/>
          <w:marRight w:val="0"/>
          <w:marTop w:val="0"/>
          <w:marBottom w:val="0"/>
          <w:divBdr>
            <w:top w:val="none" w:sz="0" w:space="0" w:color="auto"/>
            <w:left w:val="none" w:sz="0" w:space="0" w:color="auto"/>
            <w:bottom w:val="none" w:sz="0" w:space="0" w:color="auto"/>
            <w:right w:val="none" w:sz="0" w:space="0" w:color="auto"/>
          </w:divBdr>
          <w:divsChild>
            <w:div w:id="92864734">
              <w:marLeft w:val="0"/>
              <w:marRight w:val="0"/>
              <w:marTop w:val="0"/>
              <w:marBottom w:val="0"/>
              <w:divBdr>
                <w:top w:val="none" w:sz="0" w:space="0" w:color="auto"/>
                <w:left w:val="none" w:sz="0" w:space="0" w:color="auto"/>
                <w:bottom w:val="none" w:sz="0" w:space="0" w:color="auto"/>
                <w:right w:val="none" w:sz="0" w:space="0" w:color="auto"/>
              </w:divBdr>
            </w:div>
          </w:divsChild>
        </w:div>
        <w:div w:id="1224950453">
          <w:marLeft w:val="0"/>
          <w:marRight w:val="0"/>
          <w:marTop w:val="0"/>
          <w:marBottom w:val="0"/>
          <w:divBdr>
            <w:top w:val="none" w:sz="0" w:space="0" w:color="auto"/>
            <w:left w:val="none" w:sz="0" w:space="0" w:color="auto"/>
            <w:bottom w:val="none" w:sz="0" w:space="0" w:color="auto"/>
            <w:right w:val="none" w:sz="0" w:space="0" w:color="auto"/>
          </w:divBdr>
          <w:divsChild>
            <w:div w:id="1851989846">
              <w:marLeft w:val="0"/>
              <w:marRight w:val="0"/>
              <w:marTop w:val="0"/>
              <w:marBottom w:val="0"/>
              <w:divBdr>
                <w:top w:val="none" w:sz="0" w:space="0" w:color="auto"/>
                <w:left w:val="none" w:sz="0" w:space="0" w:color="auto"/>
                <w:bottom w:val="none" w:sz="0" w:space="0" w:color="auto"/>
                <w:right w:val="none" w:sz="0" w:space="0" w:color="auto"/>
              </w:divBdr>
            </w:div>
          </w:divsChild>
        </w:div>
        <w:div w:id="1277523520">
          <w:marLeft w:val="0"/>
          <w:marRight w:val="0"/>
          <w:marTop w:val="0"/>
          <w:marBottom w:val="0"/>
          <w:divBdr>
            <w:top w:val="none" w:sz="0" w:space="0" w:color="auto"/>
            <w:left w:val="none" w:sz="0" w:space="0" w:color="auto"/>
            <w:bottom w:val="none" w:sz="0" w:space="0" w:color="auto"/>
            <w:right w:val="none" w:sz="0" w:space="0" w:color="auto"/>
          </w:divBdr>
          <w:divsChild>
            <w:div w:id="1647465740">
              <w:marLeft w:val="0"/>
              <w:marRight w:val="0"/>
              <w:marTop w:val="0"/>
              <w:marBottom w:val="0"/>
              <w:divBdr>
                <w:top w:val="none" w:sz="0" w:space="0" w:color="auto"/>
                <w:left w:val="none" w:sz="0" w:space="0" w:color="auto"/>
                <w:bottom w:val="none" w:sz="0" w:space="0" w:color="auto"/>
                <w:right w:val="none" w:sz="0" w:space="0" w:color="auto"/>
              </w:divBdr>
            </w:div>
          </w:divsChild>
        </w:div>
        <w:div w:id="1279484160">
          <w:marLeft w:val="0"/>
          <w:marRight w:val="0"/>
          <w:marTop w:val="0"/>
          <w:marBottom w:val="0"/>
          <w:divBdr>
            <w:top w:val="none" w:sz="0" w:space="0" w:color="auto"/>
            <w:left w:val="none" w:sz="0" w:space="0" w:color="auto"/>
            <w:bottom w:val="none" w:sz="0" w:space="0" w:color="auto"/>
            <w:right w:val="none" w:sz="0" w:space="0" w:color="auto"/>
          </w:divBdr>
          <w:divsChild>
            <w:div w:id="118770425">
              <w:marLeft w:val="0"/>
              <w:marRight w:val="0"/>
              <w:marTop w:val="0"/>
              <w:marBottom w:val="0"/>
              <w:divBdr>
                <w:top w:val="none" w:sz="0" w:space="0" w:color="auto"/>
                <w:left w:val="none" w:sz="0" w:space="0" w:color="auto"/>
                <w:bottom w:val="none" w:sz="0" w:space="0" w:color="auto"/>
                <w:right w:val="none" w:sz="0" w:space="0" w:color="auto"/>
              </w:divBdr>
            </w:div>
          </w:divsChild>
        </w:div>
        <w:div w:id="1322733583">
          <w:marLeft w:val="0"/>
          <w:marRight w:val="0"/>
          <w:marTop w:val="0"/>
          <w:marBottom w:val="0"/>
          <w:divBdr>
            <w:top w:val="none" w:sz="0" w:space="0" w:color="auto"/>
            <w:left w:val="none" w:sz="0" w:space="0" w:color="auto"/>
            <w:bottom w:val="none" w:sz="0" w:space="0" w:color="auto"/>
            <w:right w:val="none" w:sz="0" w:space="0" w:color="auto"/>
          </w:divBdr>
          <w:divsChild>
            <w:div w:id="1748839582">
              <w:marLeft w:val="0"/>
              <w:marRight w:val="0"/>
              <w:marTop w:val="0"/>
              <w:marBottom w:val="0"/>
              <w:divBdr>
                <w:top w:val="none" w:sz="0" w:space="0" w:color="auto"/>
                <w:left w:val="none" w:sz="0" w:space="0" w:color="auto"/>
                <w:bottom w:val="none" w:sz="0" w:space="0" w:color="auto"/>
                <w:right w:val="none" w:sz="0" w:space="0" w:color="auto"/>
              </w:divBdr>
            </w:div>
          </w:divsChild>
        </w:div>
        <w:div w:id="1329745605">
          <w:marLeft w:val="0"/>
          <w:marRight w:val="0"/>
          <w:marTop w:val="0"/>
          <w:marBottom w:val="0"/>
          <w:divBdr>
            <w:top w:val="none" w:sz="0" w:space="0" w:color="auto"/>
            <w:left w:val="none" w:sz="0" w:space="0" w:color="auto"/>
            <w:bottom w:val="none" w:sz="0" w:space="0" w:color="auto"/>
            <w:right w:val="none" w:sz="0" w:space="0" w:color="auto"/>
          </w:divBdr>
          <w:divsChild>
            <w:div w:id="179512922">
              <w:marLeft w:val="0"/>
              <w:marRight w:val="0"/>
              <w:marTop w:val="0"/>
              <w:marBottom w:val="0"/>
              <w:divBdr>
                <w:top w:val="none" w:sz="0" w:space="0" w:color="auto"/>
                <w:left w:val="none" w:sz="0" w:space="0" w:color="auto"/>
                <w:bottom w:val="none" w:sz="0" w:space="0" w:color="auto"/>
                <w:right w:val="none" w:sz="0" w:space="0" w:color="auto"/>
              </w:divBdr>
            </w:div>
          </w:divsChild>
        </w:div>
        <w:div w:id="1340348634">
          <w:marLeft w:val="0"/>
          <w:marRight w:val="0"/>
          <w:marTop w:val="0"/>
          <w:marBottom w:val="0"/>
          <w:divBdr>
            <w:top w:val="none" w:sz="0" w:space="0" w:color="auto"/>
            <w:left w:val="none" w:sz="0" w:space="0" w:color="auto"/>
            <w:bottom w:val="none" w:sz="0" w:space="0" w:color="auto"/>
            <w:right w:val="none" w:sz="0" w:space="0" w:color="auto"/>
          </w:divBdr>
          <w:divsChild>
            <w:div w:id="1878272138">
              <w:marLeft w:val="0"/>
              <w:marRight w:val="0"/>
              <w:marTop w:val="0"/>
              <w:marBottom w:val="0"/>
              <w:divBdr>
                <w:top w:val="none" w:sz="0" w:space="0" w:color="auto"/>
                <w:left w:val="none" w:sz="0" w:space="0" w:color="auto"/>
                <w:bottom w:val="none" w:sz="0" w:space="0" w:color="auto"/>
                <w:right w:val="none" w:sz="0" w:space="0" w:color="auto"/>
              </w:divBdr>
            </w:div>
          </w:divsChild>
        </w:div>
        <w:div w:id="1369449694">
          <w:marLeft w:val="0"/>
          <w:marRight w:val="0"/>
          <w:marTop w:val="0"/>
          <w:marBottom w:val="0"/>
          <w:divBdr>
            <w:top w:val="none" w:sz="0" w:space="0" w:color="auto"/>
            <w:left w:val="none" w:sz="0" w:space="0" w:color="auto"/>
            <w:bottom w:val="none" w:sz="0" w:space="0" w:color="auto"/>
            <w:right w:val="none" w:sz="0" w:space="0" w:color="auto"/>
          </w:divBdr>
          <w:divsChild>
            <w:div w:id="756556578">
              <w:marLeft w:val="0"/>
              <w:marRight w:val="0"/>
              <w:marTop w:val="0"/>
              <w:marBottom w:val="0"/>
              <w:divBdr>
                <w:top w:val="none" w:sz="0" w:space="0" w:color="auto"/>
                <w:left w:val="none" w:sz="0" w:space="0" w:color="auto"/>
                <w:bottom w:val="none" w:sz="0" w:space="0" w:color="auto"/>
                <w:right w:val="none" w:sz="0" w:space="0" w:color="auto"/>
              </w:divBdr>
            </w:div>
          </w:divsChild>
        </w:div>
        <w:div w:id="1374770350">
          <w:marLeft w:val="0"/>
          <w:marRight w:val="0"/>
          <w:marTop w:val="0"/>
          <w:marBottom w:val="0"/>
          <w:divBdr>
            <w:top w:val="none" w:sz="0" w:space="0" w:color="auto"/>
            <w:left w:val="none" w:sz="0" w:space="0" w:color="auto"/>
            <w:bottom w:val="none" w:sz="0" w:space="0" w:color="auto"/>
            <w:right w:val="none" w:sz="0" w:space="0" w:color="auto"/>
          </w:divBdr>
          <w:divsChild>
            <w:div w:id="992488286">
              <w:marLeft w:val="0"/>
              <w:marRight w:val="0"/>
              <w:marTop w:val="0"/>
              <w:marBottom w:val="0"/>
              <w:divBdr>
                <w:top w:val="none" w:sz="0" w:space="0" w:color="auto"/>
                <w:left w:val="none" w:sz="0" w:space="0" w:color="auto"/>
                <w:bottom w:val="none" w:sz="0" w:space="0" w:color="auto"/>
                <w:right w:val="none" w:sz="0" w:space="0" w:color="auto"/>
              </w:divBdr>
            </w:div>
          </w:divsChild>
        </w:div>
        <w:div w:id="1396852001">
          <w:marLeft w:val="0"/>
          <w:marRight w:val="0"/>
          <w:marTop w:val="0"/>
          <w:marBottom w:val="0"/>
          <w:divBdr>
            <w:top w:val="none" w:sz="0" w:space="0" w:color="auto"/>
            <w:left w:val="none" w:sz="0" w:space="0" w:color="auto"/>
            <w:bottom w:val="none" w:sz="0" w:space="0" w:color="auto"/>
            <w:right w:val="none" w:sz="0" w:space="0" w:color="auto"/>
          </w:divBdr>
          <w:divsChild>
            <w:div w:id="1761677095">
              <w:marLeft w:val="0"/>
              <w:marRight w:val="0"/>
              <w:marTop w:val="0"/>
              <w:marBottom w:val="0"/>
              <w:divBdr>
                <w:top w:val="none" w:sz="0" w:space="0" w:color="auto"/>
                <w:left w:val="none" w:sz="0" w:space="0" w:color="auto"/>
                <w:bottom w:val="none" w:sz="0" w:space="0" w:color="auto"/>
                <w:right w:val="none" w:sz="0" w:space="0" w:color="auto"/>
              </w:divBdr>
            </w:div>
          </w:divsChild>
        </w:div>
        <w:div w:id="1400714686">
          <w:marLeft w:val="0"/>
          <w:marRight w:val="0"/>
          <w:marTop w:val="0"/>
          <w:marBottom w:val="0"/>
          <w:divBdr>
            <w:top w:val="none" w:sz="0" w:space="0" w:color="auto"/>
            <w:left w:val="none" w:sz="0" w:space="0" w:color="auto"/>
            <w:bottom w:val="none" w:sz="0" w:space="0" w:color="auto"/>
            <w:right w:val="none" w:sz="0" w:space="0" w:color="auto"/>
          </w:divBdr>
          <w:divsChild>
            <w:div w:id="1025405632">
              <w:marLeft w:val="0"/>
              <w:marRight w:val="0"/>
              <w:marTop w:val="0"/>
              <w:marBottom w:val="0"/>
              <w:divBdr>
                <w:top w:val="none" w:sz="0" w:space="0" w:color="auto"/>
                <w:left w:val="none" w:sz="0" w:space="0" w:color="auto"/>
                <w:bottom w:val="none" w:sz="0" w:space="0" w:color="auto"/>
                <w:right w:val="none" w:sz="0" w:space="0" w:color="auto"/>
              </w:divBdr>
            </w:div>
          </w:divsChild>
        </w:div>
        <w:div w:id="1441031139">
          <w:marLeft w:val="0"/>
          <w:marRight w:val="0"/>
          <w:marTop w:val="0"/>
          <w:marBottom w:val="0"/>
          <w:divBdr>
            <w:top w:val="none" w:sz="0" w:space="0" w:color="auto"/>
            <w:left w:val="none" w:sz="0" w:space="0" w:color="auto"/>
            <w:bottom w:val="none" w:sz="0" w:space="0" w:color="auto"/>
            <w:right w:val="none" w:sz="0" w:space="0" w:color="auto"/>
          </w:divBdr>
          <w:divsChild>
            <w:div w:id="1555895346">
              <w:marLeft w:val="0"/>
              <w:marRight w:val="0"/>
              <w:marTop w:val="0"/>
              <w:marBottom w:val="0"/>
              <w:divBdr>
                <w:top w:val="none" w:sz="0" w:space="0" w:color="auto"/>
                <w:left w:val="none" w:sz="0" w:space="0" w:color="auto"/>
                <w:bottom w:val="none" w:sz="0" w:space="0" w:color="auto"/>
                <w:right w:val="none" w:sz="0" w:space="0" w:color="auto"/>
              </w:divBdr>
            </w:div>
          </w:divsChild>
        </w:div>
        <w:div w:id="1446316433">
          <w:marLeft w:val="0"/>
          <w:marRight w:val="0"/>
          <w:marTop w:val="0"/>
          <w:marBottom w:val="0"/>
          <w:divBdr>
            <w:top w:val="none" w:sz="0" w:space="0" w:color="auto"/>
            <w:left w:val="none" w:sz="0" w:space="0" w:color="auto"/>
            <w:bottom w:val="none" w:sz="0" w:space="0" w:color="auto"/>
            <w:right w:val="none" w:sz="0" w:space="0" w:color="auto"/>
          </w:divBdr>
          <w:divsChild>
            <w:div w:id="1372921814">
              <w:marLeft w:val="0"/>
              <w:marRight w:val="0"/>
              <w:marTop w:val="0"/>
              <w:marBottom w:val="0"/>
              <w:divBdr>
                <w:top w:val="none" w:sz="0" w:space="0" w:color="auto"/>
                <w:left w:val="none" w:sz="0" w:space="0" w:color="auto"/>
                <w:bottom w:val="none" w:sz="0" w:space="0" w:color="auto"/>
                <w:right w:val="none" w:sz="0" w:space="0" w:color="auto"/>
              </w:divBdr>
            </w:div>
          </w:divsChild>
        </w:div>
        <w:div w:id="1450901562">
          <w:marLeft w:val="0"/>
          <w:marRight w:val="0"/>
          <w:marTop w:val="0"/>
          <w:marBottom w:val="0"/>
          <w:divBdr>
            <w:top w:val="none" w:sz="0" w:space="0" w:color="auto"/>
            <w:left w:val="none" w:sz="0" w:space="0" w:color="auto"/>
            <w:bottom w:val="none" w:sz="0" w:space="0" w:color="auto"/>
            <w:right w:val="none" w:sz="0" w:space="0" w:color="auto"/>
          </w:divBdr>
          <w:divsChild>
            <w:div w:id="1470905444">
              <w:marLeft w:val="0"/>
              <w:marRight w:val="0"/>
              <w:marTop w:val="0"/>
              <w:marBottom w:val="0"/>
              <w:divBdr>
                <w:top w:val="none" w:sz="0" w:space="0" w:color="auto"/>
                <w:left w:val="none" w:sz="0" w:space="0" w:color="auto"/>
                <w:bottom w:val="none" w:sz="0" w:space="0" w:color="auto"/>
                <w:right w:val="none" w:sz="0" w:space="0" w:color="auto"/>
              </w:divBdr>
            </w:div>
          </w:divsChild>
        </w:div>
        <w:div w:id="1470169357">
          <w:marLeft w:val="0"/>
          <w:marRight w:val="0"/>
          <w:marTop w:val="0"/>
          <w:marBottom w:val="0"/>
          <w:divBdr>
            <w:top w:val="none" w:sz="0" w:space="0" w:color="auto"/>
            <w:left w:val="none" w:sz="0" w:space="0" w:color="auto"/>
            <w:bottom w:val="none" w:sz="0" w:space="0" w:color="auto"/>
            <w:right w:val="none" w:sz="0" w:space="0" w:color="auto"/>
          </w:divBdr>
          <w:divsChild>
            <w:div w:id="1605771368">
              <w:marLeft w:val="0"/>
              <w:marRight w:val="0"/>
              <w:marTop w:val="0"/>
              <w:marBottom w:val="0"/>
              <w:divBdr>
                <w:top w:val="none" w:sz="0" w:space="0" w:color="auto"/>
                <w:left w:val="none" w:sz="0" w:space="0" w:color="auto"/>
                <w:bottom w:val="none" w:sz="0" w:space="0" w:color="auto"/>
                <w:right w:val="none" w:sz="0" w:space="0" w:color="auto"/>
              </w:divBdr>
            </w:div>
          </w:divsChild>
        </w:div>
        <w:div w:id="1480612484">
          <w:marLeft w:val="0"/>
          <w:marRight w:val="0"/>
          <w:marTop w:val="0"/>
          <w:marBottom w:val="0"/>
          <w:divBdr>
            <w:top w:val="none" w:sz="0" w:space="0" w:color="auto"/>
            <w:left w:val="none" w:sz="0" w:space="0" w:color="auto"/>
            <w:bottom w:val="none" w:sz="0" w:space="0" w:color="auto"/>
            <w:right w:val="none" w:sz="0" w:space="0" w:color="auto"/>
          </w:divBdr>
          <w:divsChild>
            <w:div w:id="767040429">
              <w:marLeft w:val="0"/>
              <w:marRight w:val="0"/>
              <w:marTop w:val="0"/>
              <w:marBottom w:val="0"/>
              <w:divBdr>
                <w:top w:val="none" w:sz="0" w:space="0" w:color="auto"/>
                <w:left w:val="none" w:sz="0" w:space="0" w:color="auto"/>
                <w:bottom w:val="none" w:sz="0" w:space="0" w:color="auto"/>
                <w:right w:val="none" w:sz="0" w:space="0" w:color="auto"/>
              </w:divBdr>
            </w:div>
          </w:divsChild>
        </w:div>
        <w:div w:id="1506748174">
          <w:marLeft w:val="0"/>
          <w:marRight w:val="0"/>
          <w:marTop w:val="0"/>
          <w:marBottom w:val="0"/>
          <w:divBdr>
            <w:top w:val="none" w:sz="0" w:space="0" w:color="auto"/>
            <w:left w:val="none" w:sz="0" w:space="0" w:color="auto"/>
            <w:bottom w:val="none" w:sz="0" w:space="0" w:color="auto"/>
            <w:right w:val="none" w:sz="0" w:space="0" w:color="auto"/>
          </w:divBdr>
          <w:divsChild>
            <w:div w:id="2133743444">
              <w:marLeft w:val="0"/>
              <w:marRight w:val="0"/>
              <w:marTop w:val="0"/>
              <w:marBottom w:val="0"/>
              <w:divBdr>
                <w:top w:val="none" w:sz="0" w:space="0" w:color="auto"/>
                <w:left w:val="none" w:sz="0" w:space="0" w:color="auto"/>
                <w:bottom w:val="none" w:sz="0" w:space="0" w:color="auto"/>
                <w:right w:val="none" w:sz="0" w:space="0" w:color="auto"/>
              </w:divBdr>
            </w:div>
          </w:divsChild>
        </w:div>
        <w:div w:id="1535730507">
          <w:marLeft w:val="0"/>
          <w:marRight w:val="0"/>
          <w:marTop w:val="0"/>
          <w:marBottom w:val="0"/>
          <w:divBdr>
            <w:top w:val="none" w:sz="0" w:space="0" w:color="auto"/>
            <w:left w:val="none" w:sz="0" w:space="0" w:color="auto"/>
            <w:bottom w:val="none" w:sz="0" w:space="0" w:color="auto"/>
            <w:right w:val="none" w:sz="0" w:space="0" w:color="auto"/>
          </w:divBdr>
          <w:divsChild>
            <w:div w:id="548153499">
              <w:marLeft w:val="0"/>
              <w:marRight w:val="0"/>
              <w:marTop w:val="0"/>
              <w:marBottom w:val="0"/>
              <w:divBdr>
                <w:top w:val="none" w:sz="0" w:space="0" w:color="auto"/>
                <w:left w:val="none" w:sz="0" w:space="0" w:color="auto"/>
                <w:bottom w:val="none" w:sz="0" w:space="0" w:color="auto"/>
                <w:right w:val="none" w:sz="0" w:space="0" w:color="auto"/>
              </w:divBdr>
            </w:div>
          </w:divsChild>
        </w:div>
        <w:div w:id="1538465569">
          <w:marLeft w:val="0"/>
          <w:marRight w:val="0"/>
          <w:marTop w:val="0"/>
          <w:marBottom w:val="0"/>
          <w:divBdr>
            <w:top w:val="none" w:sz="0" w:space="0" w:color="auto"/>
            <w:left w:val="none" w:sz="0" w:space="0" w:color="auto"/>
            <w:bottom w:val="none" w:sz="0" w:space="0" w:color="auto"/>
            <w:right w:val="none" w:sz="0" w:space="0" w:color="auto"/>
          </w:divBdr>
          <w:divsChild>
            <w:div w:id="1052655950">
              <w:marLeft w:val="0"/>
              <w:marRight w:val="0"/>
              <w:marTop w:val="0"/>
              <w:marBottom w:val="0"/>
              <w:divBdr>
                <w:top w:val="none" w:sz="0" w:space="0" w:color="auto"/>
                <w:left w:val="none" w:sz="0" w:space="0" w:color="auto"/>
                <w:bottom w:val="none" w:sz="0" w:space="0" w:color="auto"/>
                <w:right w:val="none" w:sz="0" w:space="0" w:color="auto"/>
              </w:divBdr>
            </w:div>
          </w:divsChild>
        </w:div>
        <w:div w:id="1562256067">
          <w:marLeft w:val="0"/>
          <w:marRight w:val="0"/>
          <w:marTop w:val="0"/>
          <w:marBottom w:val="0"/>
          <w:divBdr>
            <w:top w:val="none" w:sz="0" w:space="0" w:color="auto"/>
            <w:left w:val="none" w:sz="0" w:space="0" w:color="auto"/>
            <w:bottom w:val="none" w:sz="0" w:space="0" w:color="auto"/>
            <w:right w:val="none" w:sz="0" w:space="0" w:color="auto"/>
          </w:divBdr>
          <w:divsChild>
            <w:div w:id="1438719307">
              <w:marLeft w:val="0"/>
              <w:marRight w:val="0"/>
              <w:marTop w:val="0"/>
              <w:marBottom w:val="0"/>
              <w:divBdr>
                <w:top w:val="none" w:sz="0" w:space="0" w:color="auto"/>
                <w:left w:val="none" w:sz="0" w:space="0" w:color="auto"/>
                <w:bottom w:val="none" w:sz="0" w:space="0" w:color="auto"/>
                <w:right w:val="none" w:sz="0" w:space="0" w:color="auto"/>
              </w:divBdr>
            </w:div>
          </w:divsChild>
        </w:div>
        <w:div w:id="1570338273">
          <w:marLeft w:val="0"/>
          <w:marRight w:val="0"/>
          <w:marTop w:val="0"/>
          <w:marBottom w:val="0"/>
          <w:divBdr>
            <w:top w:val="none" w:sz="0" w:space="0" w:color="auto"/>
            <w:left w:val="none" w:sz="0" w:space="0" w:color="auto"/>
            <w:bottom w:val="none" w:sz="0" w:space="0" w:color="auto"/>
            <w:right w:val="none" w:sz="0" w:space="0" w:color="auto"/>
          </w:divBdr>
          <w:divsChild>
            <w:div w:id="582298119">
              <w:marLeft w:val="0"/>
              <w:marRight w:val="0"/>
              <w:marTop w:val="0"/>
              <w:marBottom w:val="0"/>
              <w:divBdr>
                <w:top w:val="none" w:sz="0" w:space="0" w:color="auto"/>
                <w:left w:val="none" w:sz="0" w:space="0" w:color="auto"/>
                <w:bottom w:val="none" w:sz="0" w:space="0" w:color="auto"/>
                <w:right w:val="none" w:sz="0" w:space="0" w:color="auto"/>
              </w:divBdr>
            </w:div>
          </w:divsChild>
        </w:div>
        <w:div w:id="1603300209">
          <w:marLeft w:val="0"/>
          <w:marRight w:val="0"/>
          <w:marTop w:val="0"/>
          <w:marBottom w:val="0"/>
          <w:divBdr>
            <w:top w:val="none" w:sz="0" w:space="0" w:color="auto"/>
            <w:left w:val="none" w:sz="0" w:space="0" w:color="auto"/>
            <w:bottom w:val="none" w:sz="0" w:space="0" w:color="auto"/>
            <w:right w:val="none" w:sz="0" w:space="0" w:color="auto"/>
          </w:divBdr>
          <w:divsChild>
            <w:div w:id="445537903">
              <w:marLeft w:val="0"/>
              <w:marRight w:val="0"/>
              <w:marTop w:val="0"/>
              <w:marBottom w:val="0"/>
              <w:divBdr>
                <w:top w:val="none" w:sz="0" w:space="0" w:color="auto"/>
                <w:left w:val="none" w:sz="0" w:space="0" w:color="auto"/>
                <w:bottom w:val="none" w:sz="0" w:space="0" w:color="auto"/>
                <w:right w:val="none" w:sz="0" w:space="0" w:color="auto"/>
              </w:divBdr>
            </w:div>
          </w:divsChild>
        </w:div>
        <w:div w:id="1610814105">
          <w:marLeft w:val="0"/>
          <w:marRight w:val="0"/>
          <w:marTop w:val="0"/>
          <w:marBottom w:val="0"/>
          <w:divBdr>
            <w:top w:val="none" w:sz="0" w:space="0" w:color="auto"/>
            <w:left w:val="none" w:sz="0" w:space="0" w:color="auto"/>
            <w:bottom w:val="none" w:sz="0" w:space="0" w:color="auto"/>
            <w:right w:val="none" w:sz="0" w:space="0" w:color="auto"/>
          </w:divBdr>
          <w:divsChild>
            <w:div w:id="2046758602">
              <w:marLeft w:val="0"/>
              <w:marRight w:val="0"/>
              <w:marTop w:val="0"/>
              <w:marBottom w:val="0"/>
              <w:divBdr>
                <w:top w:val="none" w:sz="0" w:space="0" w:color="auto"/>
                <w:left w:val="none" w:sz="0" w:space="0" w:color="auto"/>
                <w:bottom w:val="none" w:sz="0" w:space="0" w:color="auto"/>
                <w:right w:val="none" w:sz="0" w:space="0" w:color="auto"/>
              </w:divBdr>
            </w:div>
          </w:divsChild>
        </w:div>
        <w:div w:id="1630553115">
          <w:marLeft w:val="0"/>
          <w:marRight w:val="0"/>
          <w:marTop w:val="0"/>
          <w:marBottom w:val="0"/>
          <w:divBdr>
            <w:top w:val="none" w:sz="0" w:space="0" w:color="auto"/>
            <w:left w:val="none" w:sz="0" w:space="0" w:color="auto"/>
            <w:bottom w:val="none" w:sz="0" w:space="0" w:color="auto"/>
            <w:right w:val="none" w:sz="0" w:space="0" w:color="auto"/>
          </w:divBdr>
          <w:divsChild>
            <w:div w:id="827985573">
              <w:marLeft w:val="0"/>
              <w:marRight w:val="0"/>
              <w:marTop w:val="0"/>
              <w:marBottom w:val="0"/>
              <w:divBdr>
                <w:top w:val="none" w:sz="0" w:space="0" w:color="auto"/>
                <w:left w:val="none" w:sz="0" w:space="0" w:color="auto"/>
                <w:bottom w:val="none" w:sz="0" w:space="0" w:color="auto"/>
                <w:right w:val="none" w:sz="0" w:space="0" w:color="auto"/>
              </w:divBdr>
            </w:div>
          </w:divsChild>
        </w:div>
        <w:div w:id="1632250703">
          <w:marLeft w:val="0"/>
          <w:marRight w:val="0"/>
          <w:marTop w:val="0"/>
          <w:marBottom w:val="0"/>
          <w:divBdr>
            <w:top w:val="none" w:sz="0" w:space="0" w:color="auto"/>
            <w:left w:val="none" w:sz="0" w:space="0" w:color="auto"/>
            <w:bottom w:val="none" w:sz="0" w:space="0" w:color="auto"/>
            <w:right w:val="none" w:sz="0" w:space="0" w:color="auto"/>
          </w:divBdr>
          <w:divsChild>
            <w:div w:id="1931036729">
              <w:marLeft w:val="0"/>
              <w:marRight w:val="0"/>
              <w:marTop w:val="0"/>
              <w:marBottom w:val="0"/>
              <w:divBdr>
                <w:top w:val="none" w:sz="0" w:space="0" w:color="auto"/>
                <w:left w:val="none" w:sz="0" w:space="0" w:color="auto"/>
                <w:bottom w:val="none" w:sz="0" w:space="0" w:color="auto"/>
                <w:right w:val="none" w:sz="0" w:space="0" w:color="auto"/>
              </w:divBdr>
            </w:div>
          </w:divsChild>
        </w:div>
        <w:div w:id="1652559308">
          <w:marLeft w:val="0"/>
          <w:marRight w:val="0"/>
          <w:marTop w:val="0"/>
          <w:marBottom w:val="0"/>
          <w:divBdr>
            <w:top w:val="none" w:sz="0" w:space="0" w:color="auto"/>
            <w:left w:val="none" w:sz="0" w:space="0" w:color="auto"/>
            <w:bottom w:val="none" w:sz="0" w:space="0" w:color="auto"/>
            <w:right w:val="none" w:sz="0" w:space="0" w:color="auto"/>
          </w:divBdr>
          <w:divsChild>
            <w:div w:id="1990089864">
              <w:marLeft w:val="0"/>
              <w:marRight w:val="0"/>
              <w:marTop w:val="0"/>
              <w:marBottom w:val="0"/>
              <w:divBdr>
                <w:top w:val="none" w:sz="0" w:space="0" w:color="auto"/>
                <w:left w:val="none" w:sz="0" w:space="0" w:color="auto"/>
                <w:bottom w:val="none" w:sz="0" w:space="0" w:color="auto"/>
                <w:right w:val="none" w:sz="0" w:space="0" w:color="auto"/>
              </w:divBdr>
            </w:div>
          </w:divsChild>
        </w:div>
        <w:div w:id="1661349407">
          <w:marLeft w:val="0"/>
          <w:marRight w:val="0"/>
          <w:marTop w:val="0"/>
          <w:marBottom w:val="0"/>
          <w:divBdr>
            <w:top w:val="none" w:sz="0" w:space="0" w:color="auto"/>
            <w:left w:val="none" w:sz="0" w:space="0" w:color="auto"/>
            <w:bottom w:val="none" w:sz="0" w:space="0" w:color="auto"/>
            <w:right w:val="none" w:sz="0" w:space="0" w:color="auto"/>
          </w:divBdr>
          <w:divsChild>
            <w:div w:id="421342887">
              <w:marLeft w:val="0"/>
              <w:marRight w:val="0"/>
              <w:marTop w:val="0"/>
              <w:marBottom w:val="0"/>
              <w:divBdr>
                <w:top w:val="none" w:sz="0" w:space="0" w:color="auto"/>
                <w:left w:val="none" w:sz="0" w:space="0" w:color="auto"/>
                <w:bottom w:val="none" w:sz="0" w:space="0" w:color="auto"/>
                <w:right w:val="none" w:sz="0" w:space="0" w:color="auto"/>
              </w:divBdr>
            </w:div>
          </w:divsChild>
        </w:div>
        <w:div w:id="1662540956">
          <w:marLeft w:val="0"/>
          <w:marRight w:val="0"/>
          <w:marTop w:val="0"/>
          <w:marBottom w:val="0"/>
          <w:divBdr>
            <w:top w:val="none" w:sz="0" w:space="0" w:color="auto"/>
            <w:left w:val="none" w:sz="0" w:space="0" w:color="auto"/>
            <w:bottom w:val="none" w:sz="0" w:space="0" w:color="auto"/>
            <w:right w:val="none" w:sz="0" w:space="0" w:color="auto"/>
          </w:divBdr>
          <w:divsChild>
            <w:div w:id="569850022">
              <w:marLeft w:val="0"/>
              <w:marRight w:val="0"/>
              <w:marTop w:val="0"/>
              <w:marBottom w:val="0"/>
              <w:divBdr>
                <w:top w:val="none" w:sz="0" w:space="0" w:color="auto"/>
                <w:left w:val="none" w:sz="0" w:space="0" w:color="auto"/>
                <w:bottom w:val="none" w:sz="0" w:space="0" w:color="auto"/>
                <w:right w:val="none" w:sz="0" w:space="0" w:color="auto"/>
              </w:divBdr>
            </w:div>
          </w:divsChild>
        </w:div>
        <w:div w:id="1675498277">
          <w:marLeft w:val="0"/>
          <w:marRight w:val="0"/>
          <w:marTop w:val="0"/>
          <w:marBottom w:val="0"/>
          <w:divBdr>
            <w:top w:val="none" w:sz="0" w:space="0" w:color="auto"/>
            <w:left w:val="none" w:sz="0" w:space="0" w:color="auto"/>
            <w:bottom w:val="none" w:sz="0" w:space="0" w:color="auto"/>
            <w:right w:val="none" w:sz="0" w:space="0" w:color="auto"/>
          </w:divBdr>
          <w:divsChild>
            <w:div w:id="952518377">
              <w:marLeft w:val="0"/>
              <w:marRight w:val="0"/>
              <w:marTop w:val="0"/>
              <w:marBottom w:val="0"/>
              <w:divBdr>
                <w:top w:val="none" w:sz="0" w:space="0" w:color="auto"/>
                <w:left w:val="none" w:sz="0" w:space="0" w:color="auto"/>
                <w:bottom w:val="none" w:sz="0" w:space="0" w:color="auto"/>
                <w:right w:val="none" w:sz="0" w:space="0" w:color="auto"/>
              </w:divBdr>
            </w:div>
          </w:divsChild>
        </w:div>
        <w:div w:id="1690061372">
          <w:marLeft w:val="0"/>
          <w:marRight w:val="0"/>
          <w:marTop w:val="0"/>
          <w:marBottom w:val="0"/>
          <w:divBdr>
            <w:top w:val="none" w:sz="0" w:space="0" w:color="auto"/>
            <w:left w:val="none" w:sz="0" w:space="0" w:color="auto"/>
            <w:bottom w:val="none" w:sz="0" w:space="0" w:color="auto"/>
            <w:right w:val="none" w:sz="0" w:space="0" w:color="auto"/>
          </w:divBdr>
          <w:divsChild>
            <w:div w:id="1299649593">
              <w:marLeft w:val="0"/>
              <w:marRight w:val="0"/>
              <w:marTop w:val="0"/>
              <w:marBottom w:val="0"/>
              <w:divBdr>
                <w:top w:val="none" w:sz="0" w:space="0" w:color="auto"/>
                <w:left w:val="none" w:sz="0" w:space="0" w:color="auto"/>
                <w:bottom w:val="none" w:sz="0" w:space="0" w:color="auto"/>
                <w:right w:val="none" w:sz="0" w:space="0" w:color="auto"/>
              </w:divBdr>
            </w:div>
          </w:divsChild>
        </w:div>
        <w:div w:id="1702315844">
          <w:marLeft w:val="0"/>
          <w:marRight w:val="0"/>
          <w:marTop w:val="0"/>
          <w:marBottom w:val="0"/>
          <w:divBdr>
            <w:top w:val="none" w:sz="0" w:space="0" w:color="auto"/>
            <w:left w:val="none" w:sz="0" w:space="0" w:color="auto"/>
            <w:bottom w:val="none" w:sz="0" w:space="0" w:color="auto"/>
            <w:right w:val="none" w:sz="0" w:space="0" w:color="auto"/>
          </w:divBdr>
          <w:divsChild>
            <w:div w:id="1330601112">
              <w:marLeft w:val="0"/>
              <w:marRight w:val="0"/>
              <w:marTop w:val="0"/>
              <w:marBottom w:val="0"/>
              <w:divBdr>
                <w:top w:val="none" w:sz="0" w:space="0" w:color="auto"/>
                <w:left w:val="none" w:sz="0" w:space="0" w:color="auto"/>
                <w:bottom w:val="none" w:sz="0" w:space="0" w:color="auto"/>
                <w:right w:val="none" w:sz="0" w:space="0" w:color="auto"/>
              </w:divBdr>
            </w:div>
          </w:divsChild>
        </w:div>
        <w:div w:id="1716394891">
          <w:marLeft w:val="0"/>
          <w:marRight w:val="0"/>
          <w:marTop w:val="0"/>
          <w:marBottom w:val="0"/>
          <w:divBdr>
            <w:top w:val="none" w:sz="0" w:space="0" w:color="auto"/>
            <w:left w:val="none" w:sz="0" w:space="0" w:color="auto"/>
            <w:bottom w:val="none" w:sz="0" w:space="0" w:color="auto"/>
            <w:right w:val="none" w:sz="0" w:space="0" w:color="auto"/>
          </w:divBdr>
          <w:divsChild>
            <w:div w:id="26952798">
              <w:marLeft w:val="0"/>
              <w:marRight w:val="0"/>
              <w:marTop w:val="0"/>
              <w:marBottom w:val="0"/>
              <w:divBdr>
                <w:top w:val="none" w:sz="0" w:space="0" w:color="auto"/>
                <w:left w:val="none" w:sz="0" w:space="0" w:color="auto"/>
                <w:bottom w:val="none" w:sz="0" w:space="0" w:color="auto"/>
                <w:right w:val="none" w:sz="0" w:space="0" w:color="auto"/>
              </w:divBdr>
            </w:div>
          </w:divsChild>
        </w:div>
        <w:div w:id="1737507261">
          <w:marLeft w:val="0"/>
          <w:marRight w:val="0"/>
          <w:marTop w:val="0"/>
          <w:marBottom w:val="0"/>
          <w:divBdr>
            <w:top w:val="none" w:sz="0" w:space="0" w:color="auto"/>
            <w:left w:val="none" w:sz="0" w:space="0" w:color="auto"/>
            <w:bottom w:val="none" w:sz="0" w:space="0" w:color="auto"/>
            <w:right w:val="none" w:sz="0" w:space="0" w:color="auto"/>
          </w:divBdr>
          <w:divsChild>
            <w:div w:id="1415937239">
              <w:marLeft w:val="0"/>
              <w:marRight w:val="0"/>
              <w:marTop w:val="0"/>
              <w:marBottom w:val="0"/>
              <w:divBdr>
                <w:top w:val="none" w:sz="0" w:space="0" w:color="auto"/>
                <w:left w:val="none" w:sz="0" w:space="0" w:color="auto"/>
                <w:bottom w:val="none" w:sz="0" w:space="0" w:color="auto"/>
                <w:right w:val="none" w:sz="0" w:space="0" w:color="auto"/>
              </w:divBdr>
            </w:div>
          </w:divsChild>
        </w:div>
        <w:div w:id="1767070911">
          <w:marLeft w:val="0"/>
          <w:marRight w:val="0"/>
          <w:marTop w:val="0"/>
          <w:marBottom w:val="0"/>
          <w:divBdr>
            <w:top w:val="none" w:sz="0" w:space="0" w:color="auto"/>
            <w:left w:val="none" w:sz="0" w:space="0" w:color="auto"/>
            <w:bottom w:val="none" w:sz="0" w:space="0" w:color="auto"/>
            <w:right w:val="none" w:sz="0" w:space="0" w:color="auto"/>
          </w:divBdr>
          <w:divsChild>
            <w:div w:id="1919093510">
              <w:marLeft w:val="0"/>
              <w:marRight w:val="0"/>
              <w:marTop w:val="0"/>
              <w:marBottom w:val="0"/>
              <w:divBdr>
                <w:top w:val="none" w:sz="0" w:space="0" w:color="auto"/>
                <w:left w:val="none" w:sz="0" w:space="0" w:color="auto"/>
                <w:bottom w:val="none" w:sz="0" w:space="0" w:color="auto"/>
                <w:right w:val="none" w:sz="0" w:space="0" w:color="auto"/>
              </w:divBdr>
            </w:div>
          </w:divsChild>
        </w:div>
        <w:div w:id="1791124473">
          <w:marLeft w:val="0"/>
          <w:marRight w:val="0"/>
          <w:marTop w:val="0"/>
          <w:marBottom w:val="0"/>
          <w:divBdr>
            <w:top w:val="none" w:sz="0" w:space="0" w:color="auto"/>
            <w:left w:val="none" w:sz="0" w:space="0" w:color="auto"/>
            <w:bottom w:val="none" w:sz="0" w:space="0" w:color="auto"/>
            <w:right w:val="none" w:sz="0" w:space="0" w:color="auto"/>
          </w:divBdr>
          <w:divsChild>
            <w:div w:id="763379385">
              <w:marLeft w:val="0"/>
              <w:marRight w:val="0"/>
              <w:marTop w:val="0"/>
              <w:marBottom w:val="0"/>
              <w:divBdr>
                <w:top w:val="none" w:sz="0" w:space="0" w:color="auto"/>
                <w:left w:val="none" w:sz="0" w:space="0" w:color="auto"/>
                <w:bottom w:val="none" w:sz="0" w:space="0" w:color="auto"/>
                <w:right w:val="none" w:sz="0" w:space="0" w:color="auto"/>
              </w:divBdr>
            </w:div>
          </w:divsChild>
        </w:div>
        <w:div w:id="1799715693">
          <w:marLeft w:val="0"/>
          <w:marRight w:val="0"/>
          <w:marTop w:val="0"/>
          <w:marBottom w:val="0"/>
          <w:divBdr>
            <w:top w:val="none" w:sz="0" w:space="0" w:color="auto"/>
            <w:left w:val="none" w:sz="0" w:space="0" w:color="auto"/>
            <w:bottom w:val="none" w:sz="0" w:space="0" w:color="auto"/>
            <w:right w:val="none" w:sz="0" w:space="0" w:color="auto"/>
          </w:divBdr>
          <w:divsChild>
            <w:div w:id="716710363">
              <w:marLeft w:val="0"/>
              <w:marRight w:val="0"/>
              <w:marTop w:val="0"/>
              <w:marBottom w:val="0"/>
              <w:divBdr>
                <w:top w:val="none" w:sz="0" w:space="0" w:color="auto"/>
                <w:left w:val="none" w:sz="0" w:space="0" w:color="auto"/>
                <w:bottom w:val="none" w:sz="0" w:space="0" w:color="auto"/>
                <w:right w:val="none" w:sz="0" w:space="0" w:color="auto"/>
              </w:divBdr>
            </w:div>
          </w:divsChild>
        </w:div>
        <w:div w:id="1819498738">
          <w:marLeft w:val="0"/>
          <w:marRight w:val="0"/>
          <w:marTop w:val="0"/>
          <w:marBottom w:val="0"/>
          <w:divBdr>
            <w:top w:val="none" w:sz="0" w:space="0" w:color="auto"/>
            <w:left w:val="none" w:sz="0" w:space="0" w:color="auto"/>
            <w:bottom w:val="none" w:sz="0" w:space="0" w:color="auto"/>
            <w:right w:val="none" w:sz="0" w:space="0" w:color="auto"/>
          </w:divBdr>
          <w:divsChild>
            <w:div w:id="988556547">
              <w:marLeft w:val="0"/>
              <w:marRight w:val="0"/>
              <w:marTop w:val="0"/>
              <w:marBottom w:val="0"/>
              <w:divBdr>
                <w:top w:val="none" w:sz="0" w:space="0" w:color="auto"/>
                <w:left w:val="none" w:sz="0" w:space="0" w:color="auto"/>
                <w:bottom w:val="none" w:sz="0" w:space="0" w:color="auto"/>
                <w:right w:val="none" w:sz="0" w:space="0" w:color="auto"/>
              </w:divBdr>
            </w:div>
          </w:divsChild>
        </w:div>
        <w:div w:id="1835143387">
          <w:marLeft w:val="0"/>
          <w:marRight w:val="0"/>
          <w:marTop w:val="0"/>
          <w:marBottom w:val="0"/>
          <w:divBdr>
            <w:top w:val="none" w:sz="0" w:space="0" w:color="auto"/>
            <w:left w:val="none" w:sz="0" w:space="0" w:color="auto"/>
            <w:bottom w:val="none" w:sz="0" w:space="0" w:color="auto"/>
            <w:right w:val="none" w:sz="0" w:space="0" w:color="auto"/>
          </w:divBdr>
          <w:divsChild>
            <w:div w:id="1754472556">
              <w:marLeft w:val="0"/>
              <w:marRight w:val="0"/>
              <w:marTop w:val="0"/>
              <w:marBottom w:val="0"/>
              <w:divBdr>
                <w:top w:val="none" w:sz="0" w:space="0" w:color="auto"/>
                <w:left w:val="none" w:sz="0" w:space="0" w:color="auto"/>
                <w:bottom w:val="none" w:sz="0" w:space="0" w:color="auto"/>
                <w:right w:val="none" w:sz="0" w:space="0" w:color="auto"/>
              </w:divBdr>
            </w:div>
          </w:divsChild>
        </w:div>
        <w:div w:id="1841237005">
          <w:marLeft w:val="0"/>
          <w:marRight w:val="0"/>
          <w:marTop w:val="0"/>
          <w:marBottom w:val="0"/>
          <w:divBdr>
            <w:top w:val="none" w:sz="0" w:space="0" w:color="auto"/>
            <w:left w:val="none" w:sz="0" w:space="0" w:color="auto"/>
            <w:bottom w:val="none" w:sz="0" w:space="0" w:color="auto"/>
            <w:right w:val="none" w:sz="0" w:space="0" w:color="auto"/>
          </w:divBdr>
          <w:divsChild>
            <w:div w:id="1936984411">
              <w:marLeft w:val="0"/>
              <w:marRight w:val="0"/>
              <w:marTop w:val="0"/>
              <w:marBottom w:val="0"/>
              <w:divBdr>
                <w:top w:val="none" w:sz="0" w:space="0" w:color="auto"/>
                <w:left w:val="none" w:sz="0" w:space="0" w:color="auto"/>
                <w:bottom w:val="none" w:sz="0" w:space="0" w:color="auto"/>
                <w:right w:val="none" w:sz="0" w:space="0" w:color="auto"/>
              </w:divBdr>
            </w:div>
          </w:divsChild>
        </w:div>
        <w:div w:id="1891183718">
          <w:marLeft w:val="0"/>
          <w:marRight w:val="0"/>
          <w:marTop w:val="0"/>
          <w:marBottom w:val="0"/>
          <w:divBdr>
            <w:top w:val="none" w:sz="0" w:space="0" w:color="auto"/>
            <w:left w:val="none" w:sz="0" w:space="0" w:color="auto"/>
            <w:bottom w:val="none" w:sz="0" w:space="0" w:color="auto"/>
            <w:right w:val="none" w:sz="0" w:space="0" w:color="auto"/>
          </w:divBdr>
          <w:divsChild>
            <w:div w:id="1314484828">
              <w:marLeft w:val="0"/>
              <w:marRight w:val="0"/>
              <w:marTop w:val="0"/>
              <w:marBottom w:val="0"/>
              <w:divBdr>
                <w:top w:val="none" w:sz="0" w:space="0" w:color="auto"/>
                <w:left w:val="none" w:sz="0" w:space="0" w:color="auto"/>
                <w:bottom w:val="none" w:sz="0" w:space="0" w:color="auto"/>
                <w:right w:val="none" w:sz="0" w:space="0" w:color="auto"/>
              </w:divBdr>
            </w:div>
          </w:divsChild>
        </w:div>
        <w:div w:id="1891453936">
          <w:marLeft w:val="0"/>
          <w:marRight w:val="0"/>
          <w:marTop w:val="0"/>
          <w:marBottom w:val="0"/>
          <w:divBdr>
            <w:top w:val="none" w:sz="0" w:space="0" w:color="auto"/>
            <w:left w:val="none" w:sz="0" w:space="0" w:color="auto"/>
            <w:bottom w:val="none" w:sz="0" w:space="0" w:color="auto"/>
            <w:right w:val="none" w:sz="0" w:space="0" w:color="auto"/>
          </w:divBdr>
          <w:divsChild>
            <w:div w:id="1832599563">
              <w:marLeft w:val="0"/>
              <w:marRight w:val="0"/>
              <w:marTop w:val="0"/>
              <w:marBottom w:val="0"/>
              <w:divBdr>
                <w:top w:val="none" w:sz="0" w:space="0" w:color="auto"/>
                <w:left w:val="none" w:sz="0" w:space="0" w:color="auto"/>
                <w:bottom w:val="none" w:sz="0" w:space="0" w:color="auto"/>
                <w:right w:val="none" w:sz="0" w:space="0" w:color="auto"/>
              </w:divBdr>
            </w:div>
          </w:divsChild>
        </w:div>
        <w:div w:id="1900243474">
          <w:marLeft w:val="0"/>
          <w:marRight w:val="0"/>
          <w:marTop w:val="0"/>
          <w:marBottom w:val="0"/>
          <w:divBdr>
            <w:top w:val="none" w:sz="0" w:space="0" w:color="auto"/>
            <w:left w:val="none" w:sz="0" w:space="0" w:color="auto"/>
            <w:bottom w:val="none" w:sz="0" w:space="0" w:color="auto"/>
            <w:right w:val="none" w:sz="0" w:space="0" w:color="auto"/>
          </w:divBdr>
          <w:divsChild>
            <w:div w:id="861406828">
              <w:marLeft w:val="0"/>
              <w:marRight w:val="0"/>
              <w:marTop w:val="0"/>
              <w:marBottom w:val="0"/>
              <w:divBdr>
                <w:top w:val="none" w:sz="0" w:space="0" w:color="auto"/>
                <w:left w:val="none" w:sz="0" w:space="0" w:color="auto"/>
                <w:bottom w:val="none" w:sz="0" w:space="0" w:color="auto"/>
                <w:right w:val="none" w:sz="0" w:space="0" w:color="auto"/>
              </w:divBdr>
            </w:div>
          </w:divsChild>
        </w:div>
        <w:div w:id="1902715371">
          <w:marLeft w:val="0"/>
          <w:marRight w:val="0"/>
          <w:marTop w:val="0"/>
          <w:marBottom w:val="0"/>
          <w:divBdr>
            <w:top w:val="none" w:sz="0" w:space="0" w:color="auto"/>
            <w:left w:val="none" w:sz="0" w:space="0" w:color="auto"/>
            <w:bottom w:val="none" w:sz="0" w:space="0" w:color="auto"/>
            <w:right w:val="none" w:sz="0" w:space="0" w:color="auto"/>
          </w:divBdr>
          <w:divsChild>
            <w:div w:id="1725592670">
              <w:marLeft w:val="0"/>
              <w:marRight w:val="0"/>
              <w:marTop w:val="0"/>
              <w:marBottom w:val="0"/>
              <w:divBdr>
                <w:top w:val="none" w:sz="0" w:space="0" w:color="auto"/>
                <w:left w:val="none" w:sz="0" w:space="0" w:color="auto"/>
                <w:bottom w:val="none" w:sz="0" w:space="0" w:color="auto"/>
                <w:right w:val="none" w:sz="0" w:space="0" w:color="auto"/>
              </w:divBdr>
            </w:div>
          </w:divsChild>
        </w:div>
        <w:div w:id="1958099889">
          <w:marLeft w:val="0"/>
          <w:marRight w:val="0"/>
          <w:marTop w:val="0"/>
          <w:marBottom w:val="0"/>
          <w:divBdr>
            <w:top w:val="none" w:sz="0" w:space="0" w:color="auto"/>
            <w:left w:val="none" w:sz="0" w:space="0" w:color="auto"/>
            <w:bottom w:val="none" w:sz="0" w:space="0" w:color="auto"/>
            <w:right w:val="none" w:sz="0" w:space="0" w:color="auto"/>
          </w:divBdr>
          <w:divsChild>
            <w:div w:id="1747341250">
              <w:marLeft w:val="0"/>
              <w:marRight w:val="0"/>
              <w:marTop w:val="0"/>
              <w:marBottom w:val="0"/>
              <w:divBdr>
                <w:top w:val="none" w:sz="0" w:space="0" w:color="auto"/>
                <w:left w:val="none" w:sz="0" w:space="0" w:color="auto"/>
                <w:bottom w:val="none" w:sz="0" w:space="0" w:color="auto"/>
                <w:right w:val="none" w:sz="0" w:space="0" w:color="auto"/>
              </w:divBdr>
            </w:div>
          </w:divsChild>
        </w:div>
        <w:div w:id="1972323467">
          <w:marLeft w:val="0"/>
          <w:marRight w:val="0"/>
          <w:marTop w:val="0"/>
          <w:marBottom w:val="0"/>
          <w:divBdr>
            <w:top w:val="none" w:sz="0" w:space="0" w:color="auto"/>
            <w:left w:val="none" w:sz="0" w:space="0" w:color="auto"/>
            <w:bottom w:val="none" w:sz="0" w:space="0" w:color="auto"/>
            <w:right w:val="none" w:sz="0" w:space="0" w:color="auto"/>
          </w:divBdr>
          <w:divsChild>
            <w:div w:id="2003268969">
              <w:marLeft w:val="0"/>
              <w:marRight w:val="0"/>
              <w:marTop w:val="0"/>
              <w:marBottom w:val="0"/>
              <w:divBdr>
                <w:top w:val="none" w:sz="0" w:space="0" w:color="auto"/>
                <w:left w:val="none" w:sz="0" w:space="0" w:color="auto"/>
                <w:bottom w:val="none" w:sz="0" w:space="0" w:color="auto"/>
                <w:right w:val="none" w:sz="0" w:space="0" w:color="auto"/>
              </w:divBdr>
            </w:div>
          </w:divsChild>
        </w:div>
        <w:div w:id="1980527130">
          <w:marLeft w:val="0"/>
          <w:marRight w:val="0"/>
          <w:marTop w:val="0"/>
          <w:marBottom w:val="0"/>
          <w:divBdr>
            <w:top w:val="none" w:sz="0" w:space="0" w:color="auto"/>
            <w:left w:val="none" w:sz="0" w:space="0" w:color="auto"/>
            <w:bottom w:val="none" w:sz="0" w:space="0" w:color="auto"/>
            <w:right w:val="none" w:sz="0" w:space="0" w:color="auto"/>
          </w:divBdr>
          <w:divsChild>
            <w:div w:id="702747769">
              <w:marLeft w:val="0"/>
              <w:marRight w:val="0"/>
              <w:marTop w:val="0"/>
              <w:marBottom w:val="0"/>
              <w:divBdr>
                <w:top w:val="none" w:sz="0" w:space="0" w:color="auto"/>
                <w:left w:val="none" w:sz="0" w:space="0" w:color="auto"/>
                <w:bottom w:val="none" w:sz="0" w:space="0" w:color="auto"/>
                <w:right w:val="none" w:sz="0" w:space="0" w:color="auto"/>
              </w:divBdr>
            </w:div>
          </w:divsChild>
        </w:div>
        <w:div w:id="1982492971">
          <w:marLeft w:val="0"/>
          <w:marRight w:val="0"/>
          <w:marTop w:val="0"/>
          <w:marBottom w:val="0"/>
          <w:divBdr>
            <w:top w:val="none" w:sz="0" w:space="0" w:color="auto"/>
            <w:left w:val="none" w:sz="0" w:space="0" w:color="auto"/>
            <w:bottom w:val="none" w:sz="0" w:space="0" w:color="auto"/>
            <w:right w:val="none" w:sz="0" w:space="0" w:color="auto"/>
          </w:divBdr>
          <w:divsChild>
            <w:div w:id="407462358">
              <w:marLeft w:val="0"/>
              <w:marRight w:val="0"/>
              <w:marTop w:val="0"/>
              <w:marBottom w:val="0"/>
              <w:divBdr>
                <w:top w:val="none" w:sz="0" w:space="0" w:color="auto"/>
                <w:left w:val="none" w:sz="0" w:space="0" w:color="auto"/>
                <w:bottom w:val="none" w:sz="0" w:space="0" w:color="auto"/>
                <w:right w:val="none" w:sz="0" w:space="0" w:color="auto"/>
              </w:divBdr>
            </w:div>
          </w:divsChild>
        </w:div>
        <w:div w:id="2042707610">
          <w:marLeft w:val="0"/>
          <w:marRight w:val="0"/>
          <w:marTop w:val="0"/>
          <w:marBottom w:val="0"/>
          <w:divBdr>
            <w:top w:val="none" w:sz="0" w:space="0" w:color="auto"/>
            <w:left w:val="none" w:sz="0" w:space="0" w:color="auto"/>
            <w:bottom w:val="none" w:sz="0" w:space="0" w:color="auto"/>
            <w:right w:val="none" w:sz="0" w:space="0" w:color="auto"/>
          </w:divBdr>
          <w:divsChild>
            <w:div w:id="227153054">
              <w:marLeft w:val="0"/>
              <w:marRight w:val="0"/>
              <w:marTop w:val="0"/>
              <w:marBottom w:val="0"/>
              <w:divBdr>
                <w:top w:val="none" w:sz="0" w:space="0" w:color="auto"/>
                <w:left w:val="none" w:sz="0" w:space="0" w:color="auto"/>
                <w:bottom w:val="none" w:sz="0" w:space="0" w:color="auto"/>
                <w:right w:val="none" w:sz="0" w:space="0" w:color="auto"/>
              </w:divBdr>
            </w:div>
          </w:divsChild>
        </w:div>
        <w:div w:id="2071999289">
          <w:marLeft w:val="0"/>
          <w:marRight w:val="0"/>
          <w:marTop w:val="0"/>
          <w:marBottom w:val="0"/>
          <w:divBdr>
            <w:top w:val="none" w:sz="0" w:space="0" w:color="auto"/>
            <w:left w:val="none" w:sz="0" w:space="0" w:color="auto"/>
            <w:bottom w:val="none" w:sz="0" w:space="0" w:color="auto"/>
            <w:right w:val="none" w:sz="0" w:space="0" w:color="auto"/>
          </w:divBdr>
          <w:divsChild>
            <w:div w:id="271476616">
              <w:marLeft w:val="0"/>
              <w:marRight w:val="0"/>
              <w:marTop w:val="0"/>
              <w:marBottom w:val="0"/>
              <w:divBdr>
                <w:top w:val="none" w:sz="0" w:space="0" w:color="auto"/>
                <w:left w:val="none" w:sz="0" w:space="0" w:color="auto"/>
                <w:bottom w:val="none" w:sz="0" w:space="0" w:color="auto"/>
                <w:right w:val="none" w:sz="0" w:space="0" w:color="auto"/>
              </w:divBdr>
            </w:div>
          </w:divsChild>
        </w:div>
        <w:div w:id="2088139879">
          <w:marLeft w:val="0"/>
          <w:marRight w:val="0"/>
          <w:marTop w:val="0"/>
          <w:marBottom w:val="0"/>
          <w:divBdr>
            <w:top w:val="none" w:sz="0" w:space="0" w:color="auto"/>
            <w:left w:val="none" w:sz="0" w:space="0" w:color="auto"/>
            <w:bottom w:val="none" w:sz="0" w:space="0" w:color="auto"/>
            <w:right w:val="none" w:sz="0" w:space="0" w:color="auto"/>
          </w:divBdr>
          <w:divsChild>
            <w:div w:id="230235818">
              <w:marLeft w:val="0"/>
              <w:marRight w:val="0"/>
              <w:marTop w:val="0"/>
              <w:marBottom w:val="0"/>
              <w:divBdr>
                <w:top w:val="none" w:sz="0" w:space="0" w:color="auto"/>
                <w:left w:val="none" w:sz="0" w:space="0" w:color="auto"/>
                <w:bottom w:val="none" w:sz="0" w:space="0" w:color="auto"/>
                <w:right w:val="none" w:sz="0" w:space="0" w:color="auto"/>
              </w:divBdr>
            </w:div>
          </w:divsChild>
        </w:div>
        <w:div w:id="2098014428">
          <w:marLeft w:val="0"/>
          <w:marRight w:val="0"/>
          <w:marTop w:val="0"/>
          <w:marBottom w:val="0"/>
          <w:divBdr>
            <w:top w:val="none" w:sz="0" w:space="0" w:color="auto"/>
            <w:left w:val="none" w:sz="0" w:space="0" w:color="auto"/>
            <w:bottom w:val="none" w:sz="0" w:space="0" w:color="auto"/>
            <w:right w:val="none" w:sz="0" w:space="0" w:color="auto"/>
          </w:divBdr>
          <w:divsChild>
            <w:div w:id="988048241">
              <w:marLeft w:val="0"/>
              <w:marRight w:val="0"/>
              <w:marTop w:val="0"/>
              <w:marBottom w:val="0"/>
              <w:divBdr>
                <w:top w:val="none" w:sz="0" w:space="0" w:color="auto"/>
                <w:left w:val="none" w:sz="0" w:space="0" w:color="auto"/>
                <w:bottom w:val="none" w:sz="0" w:space="0" w:color="auto"/>
                <w:right w:val="none" w:sz="0" w:space="0" w:color="auto"/>
              </w:divBdr>
            </w:div>
          </w:divsChild>
        </w:div>
        <w:div w:id="2109302077">
          <w:marLeft w:val="0"/>
          <w:marRight w:val="0"/>
          <w:marTop w:val="0"/>
          <w:marBottom w:val="0"/>
          <w:divBdr>
            <w:top w:val="none" w:sz="0" w:space="0" w:color="auto"/>
            <w:left w:val="none" w:sz="0" w:space="0" w:color="auto"/>
            <w:bottom w:val="none" w:sz="0" w:space="0" w:color="auto"/>
            <w:right w:val="none" w:sz="0" w:space="0" w:color="auto"/>
          </w:divBdr>
          <w:divsChild>
            <w:div w:id="594559257">
              <w:marLeft w:val="0"/>
              <w:marRight w:val="0"/>
              <w:marTop w:val="0"/>
              <w:marBottom w:val="0"/>
              <w:divBdr>
                <w:top w:val="none" w:sz="0" w:space="0" w:color="auto"/>
                <w:left w:val="none" w:sz="0" w:space="0" w:color="auto"/>
                <w:bottom w:val="none" w:sz="0" w:space="0" w:color="auto"/>
                <w:right w:val="none" w:sz="0" w:space="0" w:color="auto"/>
              </w:divBdr>
            </w:div>
          </w:divsChild>
        </w:div>
        <w:div w:id="2120299911">
          <w:marLeft w:val="0"/>
          <w:marRight w:val="0"/>
          <w:marTop w:val="0"/>
          <w:marBottom w:val="0"/>
          <w:divBdr>
            <w:top w:val="none" w:sz="0" w:space="0" w:color="auto"/>
            <w:left w:val="none" w:sz="0" w:space="0" w:color="auto"/>
            <w:bottom w:val="none" w:sz="0" w:space="0" w:color="auto"/>
            <w:right w:val="none" w:sz="0" w:space="0" w:color="auto"/>
          </w:divBdr>
          <w:divsChild>
            <w:div w:id="1732121398">
              <w:marLeft w:val="0"/>
              <w:marRight w:val="0"/>
              <w:marTop w:val="0"/>
              <w:marBottom w:val="0"/>
              <w:divBdr>
                <w:top w:val="none" w:sz="0" w:space="0" w:color="auto"/>
                <w:left w:val="none" w:sz="0" w:space="0" w:color="auto"/>
                <w:bottom w:val="none" w:sz="0" w:space="0" w:color="auto"/>
                <w:right w:val="none" w:sz="0" w:space="0" w:color="auto"/>
              </w:divBdr>
            </w:div>
          </w:divsChild>
        </w:div>
        <w:div w:id="2141805934">
          <w:marLeft w:val="0"/>
          <w:marRight w:val="0"/>
          <w:marTop w:val="0"/>
          <w:marBottom w:val="0"/>
          <w:divBdr>
            <w:top w:val="none" w:sz="0" w:space="0" w:color="auto"/>
            <w:left w:val="none" w:sz="0" w:space="0" w:color="auto"/>
            <w:bottom w:val="none" w:sz="0" w:space="0" w:color="auto"/>
            <w:right w:val="none" w:sz="0" w:space="0" w:color="auto"/>
          </w:divBdr>
          <w:divsChild>
            <w:div w:id="164254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26582">
      <w:bodyDiv w:val="1"/>
      <w:marLeft w:val="0"/>
      <w:marRight w:val="0"/>
      <w:marTop w:val="0"/>
      <w:marBottom w:val="0"/>
      <w:divBdr>
        <w:top w:val="none" w:sz="0" w:space="0" w:color="auto"/>
        <w:left w:val="none" w:sz="0" w:space="0" w:color="auto"/>
        <w:bottom w:val="none" w:sz="0" w:space="0" w:color="auto"/>
        <w:right w:val="none" w:sz="0" w:space="0" w:color="auto"/>
      </w:divBdr>
    </w:div>
    <w:div w:id="625476409">
      <w:bodyDiv w:val="1"/>
      <w:marLeft w:val="0"/>
      <w:marRight w:val="0"/>
      <w:marTop w:val="0"/>
      <w:marBottom w:val="0"/>
      <w:divBdr>
        <w:top w:val="none" w:sz="0" w:space="0" w:color="auto"/>
        <w:left w:val="none" w:sz="0" w:space="0" w:color="auto"/>
        <w:bottom w:val="none" w:sz="0" w:space="0" w:color="auto"/>
        <w:right w:val="none" w:sz="0" w:space="0" w:color="auto"/>
      </w:divBdr>
      <w:divsChild>
        <w:div w:id="355931182">
          <w:marLeft w:val="0"/>
          <w:marRight w:val="0"/>
          <w:marTop w:val="0"/>
          <w:marBottom w:val="0"/>
          <w:divBdr>
            <w:top w:val="none" w:sz="0" w:space="0" w:color="auto"/>
            <w:left w:val="none" w:sz="0" w:space="0" w:color="auto"/>
            <w:bottom w:val="none" w:sz="0" w:space="0" w:color="auto"/>
            <w:right w:val="none" w:sz="0" w:space="0" w:color="auto"/>
          </w:divBdr>
          <w:divsChild>
            <w:div w:id="451444018">
              <w:marLeft w:val="0"/>
              <w:marRight w:val="0"/>
              <w:marTop w:val="0"/>
              <w:marBottom w:val="0"/>
              <w:divBdr>
                <w:top w:val="none" w:sz="0" w:space="0" w:color="auto"/>
                <w:left w:val="none" w:sz="0" w:space="0" w:color="auto"/>
                <w:bottom w:val="none" w:sz="0" w:space="0" w:color="auto"/>
                <w:right w:val="none" w:sz="0" w:space="0" w:color="auto"/>
              </w:divBdr>
            </w:div>
          </w:divsChild>
        </w:div>
        <w:div w:id="436490885">
          <w:marLeft w:val="0"/>
          <w:marRight w:val="0"/>
          <w:marTop w:val="0"/>
          <w:marBottom w:val="0"/>
          <w:divBdr>
            <w:top w:val="none" w:sz="0" w:space="0" w:color="auto"/>
            <w:left w:val="none" w:sz="0" w:space="0" w:color="auto"/>
            <w:bottom w:val="none" w:sz="0" w:space="0" w:color="auto"/>
            <w:right w:val="none" w:sz="0" w:space="0" w:color="auto"/>
          </w:divBdr>
          <w:divsChild>
            <w:div w:id="783111408">
              <w:marLeft w:val="0"/>
              <w:marRight w:val="0"/>
              <w:marTop w:val="0"/>
              <w:marBottom w:val="0"/>
              <w:divBdr>
                <w:top w:val="none" w:sz="0" w:space="0" w:color="auto"/>
                <w:left w:val="none" w:sz="0" w:space="0" w:color="auto"/>
                <w:bottom w:val="none" w:sz="0" w:space="0" w:color="auto"/>
                <w:right w:val="none" w:sz="0" w:space="0" w:color="auto"/>
              </w:divBdr>
            </w:div>
          </w:divsChild>
        </w:div>
        <w:div w:id="449009747">
          <w:marLeft w:val="0"/>
          <w:marRight w:val="0"/>
          <w:marTop w:val="0"/>
          <w:marBottom w:val="0"/>
          <w:divBdr>
            <w:top w:val="none" w:sz="0" w:space="0" w:color="auto"/>
            <w:left w:val="none" w:sz="0" w:space="0" w:color="auto"/>
            <w:bottom w:val="none" w:sz="0" w:space="0" w:color="auto"/>
            <w:right w:val="none" w:sz="0" w:space="0" w:color="auto"/>
          </w:divBdr>
          <w:divsChild>
            <w:div w:id="1421678197">
              <w:marLeft w:val="0"/>
              <w:marRight w:val="0"/>
              <w:marTop w:val="0"/>
              <w:marBottom w:val="0"/>
              <w:divBdr>
                <w:top w:val="none" w:sz="0" w:space="0" w:color="auto"/>
                <w:left w:val="none" w:sz="0" w:space="0" w:color="auto"/>
                <w:bottom w:val="none" w:sz="0" w:space="0" w:color="auto"/>
                <w:right w:val="none" w:sz="0" w:space="0" w:color="auto"/>
              </w:divBdr>
            </w:div>
          </w:divsChild>
        </w:div>
        <w:div w:id="857230099">
          <w:marLeft w:val="0"/>
          <w:marRight w:val="0"/>
          <w:marTop w:val="0"/>
          <w:marBottom w:val="0"/>
          <w:divBdr>
            <w:top w:val="none" w:sz="0" w:space="0" w:color="auto"/>
            <w:left w:val="none" w:sz="0" w:space="0" w:color="auto"/>
            <w:bottom w:val="none" w:sz="0" w:space="0" w:color="auto"/>
            <w:right w:val="none" w:sz="0" w:space="0" w:color="auto"/>
          </w:divBdr>
          <w:divsChild>
            <w:div w:id="493571392">
              <w:marLeft w:val="0"/>
              <w:marRight w:val="0"/>
              <w:marTop w:val="0"/>
              <w:marBottom w:val="0"/>
              <w:divBdr>
                <w:top w:val="none" w:sz="0" w:space="0" w:color="auto"/>
                <w:left w:val="none" w:sz="0" w:space="0" w:color="auto"/>
                <w:bottom w:val="none" w:sz="0" w:space="0" w:color="auto"/>
                <w:right w:val="none" w:sz="0" w:space="0" w:color="auto"/>
              </w:divBdr>
            </w:div>
          </w:divsChild>
        </w:div>
        <w:div w:id="1238828895">
          <w:marLeft w:val="0"/>
          <w:marRight w:val="0"/>
          <w:marTop w:val="0"/>
          <w:marBottom w:val="0"/>
          <w:divBdr>
            <w:top w:val="none" w:sz="0" w:space="0" w:color="auto"/>
            <w:left w:val="none" w:sz="0" w:space="0" w:color="auto"/>
            <w:bottom w:val="none" w:sz="0" w:space="0" w:color="auto"/>
            <w:right w:val="none" w:sz="0" w:space="0" w:color="auto"/>
          </w:divBdr>
          <w:divsChild>
            <w:div w:id="1245383706">
              <w:marLeft w:val="0"/>
              <w:marRight w:val="0"/>
              <w:marTop w:val="0"/>
              <w:marBottom w:val="0"/>
              <w:divBdr>
                <w:top w:val="none" w:sz="0" w:space="0" w:color="auto"/>
                <w:left w:val="none" w:sz="0" w:space="0" w:color="auto"/>
                <w:bottom w:val="none" w:sz="0" w:space="0" w:color="auto"/>
                <w:right w:val="none" w:sz="0" w:space="0" w:color="auto"/>
              </w:divBdr>
            </w:div>
          </w:divsChild>
        </w:div>
        <w:div w:id="1266694471">
          <w:marLeft w:val="0"/>
          <w:marRight w:val="0"/>
          <w:marTop w:val="0"/>
          <w:marBottom w:val="0"/>
          <w:divBdr>
            <w:top w:val="none" w:sz="0" w:space="0" w:color="auto"/>
            <w:left w:val="none" w:sz="0" w:space="0" w:color="auto"/>
            <w:bottom w:val="none" w:sz="0" w:space="0" w:color="auto"/>
            <w:right w:val="none" w:sz="0" w:space="0" w:color="auto"/>
          </w:divBdr>
          <w:divsChild>
            <w:div w:id="1749184789">
              <w:marLeft w:val="0"/>
              <w:marRight w:val="0"/>
              <w:marTop w:val="0"/>
              <w:marBottom w:val="0"/>
              <w:divBdr>
                <w:top w:val="none" w:sz="0" w:space="0" w:color="auto"/>
                <w:left w:val="none" w:sz="0" w:space="0" w:color="auto"/>
                <w:bottom w:val="none" w:sz="0" w:space="0" w:color="auto"/>
                <w:right w:val="none" w:sz="0" w:space="0" w:color="auto"/>
              </w:divBdr>
            </w:div>
          </w:divsChild>
        </w:div>
        <w:div w:id="1298998559">
          <w:marLeft w:val="0"/>
          <w:marRight w:val="0"/>
          <w:marTop w:val="0"/>
          <w:marBottom w:val="0"/>
          <w:divBdr>
            <w:top w:val="none" w:sz="0" w:space="0" w:color="auto"/>
            <w:left w:val="none" w:sz="0" w:space="0" w:color="auto"/>
            <w:bottom w:val="none" w:sz="0" w:space="0" w:color="auto"/>
            <w:right w:val="none" w:sz="0" w:space="0" w:color="auto"/>
          </w:divBdr>
          <w:divsChild>
            <w:div w:id="1617443269">
              <w:marLeft w:val="0"/>
              <w:marRight w:val="0"/>
              <w:marTop w:val="0"/>
              <w:marBottom w:val="0"/>
              <w:divBdr>
                <w:top w:val="none" w:sz="0" w:space="0" w:color="auto"/>
                <w:left w:val="none" w:sz="0" w:space="0" w:color="auto"/>
                <w:bottom w:val="none" w:sz="0" w:space="0" w:color="auto"/>
                <w:right w:val="none" w:sz="0" w:space="0" w:color="auto"/>
              </w:divBdr>
            </w:div>
          </w:divsChild>
        </w:div>
        <w:div w:id="1362240600">
          <w:marLeft w:val="0"/>
          <w:marRight w:val="0"/>
          <w:marTop w:val="0"/>
          <w:marBottom w:val="0"/>
          <w:divBdr>
            <w:top w:val="none" w:sz="0" w:space="0" w:color="auto"/>
            <w:left w:val="none" w:sz="0" w:space="0" w:color="auto"/>
            <w:bottom w:val="none" w:sz="0" w:space="0" w:color="auto"/>
            <w:right w:val="none" w:sz="0" w:space="0" w:color="auto"/>
          </w:divBdr>
          <w:divsChild>
            <w:div w:id="724791716">
              <w:marLeft w:val="0"/>
              <w:marRight w:val="0"/>
              <w:marTop w:val="0"/>
              <w:marBottom w:val="0"/>
              <w:divBdr>
                <w:top w:val="none" w:sz="0" w:space="0" w:color="auto"/>
                <w:left w:val="none" w:sz="0" w:space="0" w:color="auto"/>
                <w:bottom w:val="none" w:sz="0" w:space="0" w:color="auto"/>
                <w:right w:val="none" w:sz="0" w:space="0" w:color="auto"/>
              </w:divBdr>
            </w:div>
          </w:divsChild>
        </w:div>
        <w:div w:id="1491871158">
          <w:marLeft w:val="0"/>
          <w:marRight w:val="0"/>
          <w:marTop w:val="0"/>
          <w:marBottom w:val="0"/>
          <w:divBdr>
            <w:top w:val="none" w:sz="0" w:space="0" w:color="auto"/>
            <w:left w:val="none" w:sz="0" w:space="0" w:color="auto"/>
            <w:bottom w:val="none" w:sz="0" w:space="0" w:color="auto"/>
            <w:right w:val="none" w:sz="0" w:space="0" w:color="auto"/>
          </w:divBdr>
          <w:divsChild>
            <w:div w:id="398334164">
              <w:marLeft w:val="0"/>
              <w:marRight w:val="0"/>
              <w:marTop w:val="0"/>
              <w:marBottom w:val="0"/>
              <w:divBdr>
                <w:top w:val="none" w:sz="0" w:space="0" w:color="auto"/>
                <w:left w:val="none" w:sz="0" w:space="0" w:color="auto"/>
                <w:bottom w:val="none" w:sz="0" w:space="0" w:color="auto"/>
                <w:right w:val="none" w:sz="0" w:space="0" w:color="auto"/>
              </w:divBdr>
            </w:div>
            <w:div w:id="422143047">
              <w:marLeft w:val="0"/>
              <w:marRight w:val="0"/>
              <w:marTop w:val="0"/>
              <w:marBottom w:val="0"/>
              <w:divBdr>
                <w:top w:val="none" w:sz="0" w:space="0" w:color="auto"/>
                <w:left w:val="none" w:sz="0" w:space="0" w:color="auto"/>
                <w:bottom w:val="none" w:sz="0" w:space="0" w:color="auto"/>
                <w:right w:val="none" w:sz="0" w:space="0" w:color="auto"/>
              </w:divBdr>
            </w:div>
            <w:div w:id="1375815704">
              <w:marLeft w:val="0"/>
              <w:marRight w:val="0"/>
              <w:marTop w:val="0"/>
              <w:marBottom w:val="0"/>
              <w:divBdr>
                <w:top w:val="none" w:sz="0" w:space="0" w:color="auto"/>
                <w:left w:val="none" w:sz="0" w:space="0" w:color="auto"/>
                <w:bottom w:val="none" w:sz="0" w:space="0" w:color="auto"/>
                <w:right w:val="none" w:sz="0" w:space="0" w:color="auto"/>
              </w:divBdr>
            </w:div>
          </w:divsChild>
        </w:div>
        <w:div w:id="1776629712">
          <w:marLeft w:val="0"/>
          <w:marRight w:val="0"/>
          <w:marTop w:val="0"/>
          <w:marBottom w:val="0"/>
          <w:divBdr>
            <w:top w:val="none" w:sz="0" w:space="0" w:color="auto"/>
            <w:left w:val="none" w:sz="0" w:space="0" w:color="auto"/>
            <w:bottom w:val="none" w:sz="0" w:space="0" w:color="auto"/>
            <w:right w:val="none" w:sz="0" w:space="0" w:color="auto"/>
          </w:divBdr>
          <w:divsChild>
            <w:div w:id="2029747078">
              <w:marLeft w:val="0"/>
              <w:marRight w:val="0"/>
              <w:marTop w:val="0"/>
              <w:marBottom w:val="0"/>
              <w:divBdr>
                <w:top w:val="none" w:sz="0" w:space="0" w:color="auto"/>
                <w:left w:val="none" w:sz="0" w:space="0" w:color="auto"/>
                <w:bottom w:val="none" w:sz="0" w:space="0" w:color="auto"/>
                <w:right w:val="none" w:sz="0" w:space="0" w:color="auto"/>
              </w:divBdr>
            </w:div>
          </w:divsChild>
        </w:div>
        <w:div w:id="1804228340">
          <w:marLeft w:val="0"/>
          <w:marRight w:val="0"/>
          <w:marTop w:val="0"/>
          <w:marBottom w:val="0"/>
          <w:divBdr>
            <w:top w:val="none" w:sz="0" w:space="0" w:color="auto"/>
            <w:left w:val="none" w:sz="0" w:space="0" w:color="auto"/>
            <w:bottom w:val="none" w:sz="0" w:space="0" w:color="auto"/>
            <w:right w:val="none" w:sz="0" w:space="0" w:color="auto"/>
          </w:divBdr>
          <w:divsChild>
            <w:div w:id="611476987">
              <w:marLeft w:val="0"/>
              <w:marRight w:val="0"/>
              <w:marTop w:val="0"/>
              <w:marBottom w:val="0"/>
              <w:divBdr>
                <w:top w:val="none" w:sz="0" w:space="0" w:color="auto"/>
                <w:left w:val="none" w:sz="0" w:space="0" w:color="auto"/>
                <w:bottom w:val="none" w:sz="0" w:space="0" w:color="auto"/>
                <w:right w:val="none" w:sz="0" w:space="0" w:color="auto"/>
              </w:divBdr>
            </w:div>
            <w:div w:id="1317147734">
              <w:marLeft w:val="0"/>
              <w:marRight w:val="0"/>
              <w:marTop w:val="0"/>
              <w:marBottom w:val="0"/>
              <w:divBdr>
                <w:top w:val="none" w:sz="0" w:space="0" w:color="auto"/>
                <w:left w:val="none" w:sz="0" w:space="0" w:color="auto"/>
                <w:bottom w:val="none" w:sz="0" w:space="0" w:color="auto"/>
                <w:right w:val="none" w:sz="0" w:space="0" w:color="auto"/>
              </w:divBdr>
            </w:div>
          </w:divsChild>
        </w:div>
        <w:div w:id="1919166316">
          <w:marLeft w:val="0"/>
          <w:marRight w:val="0"/>
          <w:marTop w:val="0"/>
          <w:marBottom w:val="0"/>
          <w:divBdr>
            <w:top w:val="none" w:sz="0" w:space="0" w:color="auto"/>
            <w:left w:val="none" w:sz="0" w:space="0" w:color="auto"/>
            <w:bottom w:val="none" w:sz="0" w:space="0" w:color="auto"/>
            <w:right w:val="none" w:sz="0" w:space="0" w:color="auto"/>
          </w:divBdr>
          <w:divsChild>
            <w:div w:id="411855809">
              <w:marLeft w:val="0"/>
              <w:marRight w:val="0"/>
              <w:marTop w:val="0"/>
              <w:marBottom w:val="0"/>
              <w:divBdr>
                <w:top w:val="none" w:sz="0" w:space="0" w:color="auto"/>
                <w:left w:val="none" w:sz="0" w:space="0" w:color="auto"/>
                <w:bottom w:val="none" w:sz="0" w:space="0" w:color="auto"/>
                <w:right w:val="none" w:sz="0" w:space="0" w:color="auto"/>
              </w:divBdr>
            </w:div>
            <w:div w:id="584656905">
              <w:marLeft w:val="0"/>
              <w:marRight w:val="0"/>
              <w:marTop w:val="0"/>
              <w:marBottom w:val="0"/>
              <w:divBdr>
                <w:top w:val="none" w:sz="0" w:space="0" w:color="auto"/>
                <w:left w:val="none" w:sz="0" w:space="0" w:color="auto"/>
                <w:bottom w:val="none" w:sz="0" w:space="0" w:color="auto"/>
                <w:right w:val="none" w:sz="0" w:space="0" w:color="auto"/>
              </w:divBdr>
            </w:div>
            <w:div w:id="895315198">
              <w:marLeft w:val="0"/>
              <w:marRight w:val="0"/>
              <w:marTop w:val="0"/>
              <w:marBottom w:val="0"/>
              <w:divBdr>
                <w:top w:val="none" w:sz="0" w:space="0" w:color="auto"/>
                <w:left w:val="none" w:sz="0" w:space="0" w:color="auto"/>
                <w:bottom w:val="none" w:sz="0" w:space="0" w:color="auto"/>
                <w:right w:val="none" w:sz="0" w:space="0" w:color="auto"/>
              </w:divBdr>
            </w:div>
          </w:divsChild>
        </w:div>
        <w:div w:id="2077311298">
          <w:marLeft w:val="0"/>
          <w:marRight w:val="0"/>
          <w:marTop w:val="0"/>
          <w:marBottom w:val="0"/>
          <w:divBdr>
            <w:top w:val="none" w:sz="0" w:space="0" w:color="auto"/>
            <w:left w:val="none" w:sz="0" w:space="0" w:color="auto"/>
            <w:bottom w:val="none" w:sz="0" w:space="0" w:color="auto"/>
            <w:right w:val="none" w:sz="0" w:space="0" w:color="auto"/>
          </w:divBdr>
          <w:divsChild>
            <w:div w:id="842282598">
              <w:marLeft w:val="0"/>
              <w:marRight w:val="0"/>
              <w:marTop w:val="0"/>
              <w:marBottom w:val="0"/>
              <w:divBdr>
                <w:top w:val="none" w:sz="0" w:space="0" w:color="auto"/>
                <w:left w:val="none" w:sz="0" w:space="0" w:color="auto"/>
                <w:bottom w:val="none" w:sz="0" w:space="0" w:color="auto"/>
                <w:right w:val="none" w:sz="0" w:space="0" w:color="auto"/>
              </w:divBdr>
            </w:div>
          </w:divsChild>
        </w:div>
        <w:div w:id="2091805810">
          <w:marLeft w:val="0"/>
          <w:marRight w:val="0"/>
          <w:marTop w:val="0"/>
          <w:marBottom w:val="0"/>
          <w:divBdr>
            <w:top w:val="none" w:sz="0" w:space="0" w:color="auto"/>
            <w:left w:val="none" w:sz="0" w:space="0" w:color="auto"/>
            <w:bottom w:val="none" w:sz="0" w:space="0" w:color="auto"/>
            <w:right w:val="none" w:sz="0" w:space="0" w:color="auto"/>
          </w:divBdr>
          <w:divsChild>
            <w:div w:id="12655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73526">
      <w:bodyDiv w:val="1"/>
      <w:marLeft w:val="0"/>
      <w:marRight w:val="0"/>
      <w:marTop w:val="0"/>
      <w:marBottom w:val="0"/>
      <w:divBdr>
        <w:top w:val="none" w:sz="0" w:space="0" w:color="auto"/>
        <w:left w:val="none" w:sz="0" w:space="0" w:color="auto"/>
        <w:bottom w:val="none" w:sz="0" w:space="0" w:color="auto"/>
        <w:right w:val="none" w:sz="0" w:space="0" w:color="auto"/>
      </w:divBdr>
      <w:divsChild>
        <w:div w:id="48845304">
          <w:marLeft w:val="0"/>
          <w:marRight w:val="0"/>
          <w:marTop w:val="0"/>
          <w:marBottom w:val="0"/>
          <w:divBdr>
            <w:top w:val="none" w:sz="0" w:space="0" w:color="auto"/>
            <w:left w:val="none" w:sz="0" w:space="0" w:color="auto"/>
            <w:bottom w:val="none" w:sz="0" w:space="0" w:color="auto"/>
            <w:right w:val="none" w:sz="0" w:space="0" w:color="auto"/>
          </w:divBdr>
          <w:divsChild>
            <w:div w:id="17511611">
              <w:marLeft w:val="0"/>
              <w:marRight w:val="0"/>
              <w:marTop w:val="0"/>
              <w:marBottom w:val="0"/>
              <w:divBdr>
                <w:top w:val="none" w:sz="0" w:space="0" w:color="auto"/>
                <w:left w:val="none" w:sz="0" w:space="0" w:color="auto"/>
                <w:bottom w:val="none" w:sz="0" w:space="0" w:color="auto"/>
                <w:right w:val="none" w:sz="0" w:space="0" w:color="auto"/>
              </w:divBdr>
            </w:div>
          </w:divsChild>
        </w:div>
        <w:div w:id="69084483">
          <w:marLeft w:val="0"/>
          <w:marRight w:val="0"/>
          <w:marTop w:val="0"/>
          <w:marBottom w:val="0"/>
          <w:divBdr>
            <w:top w:val="none" w:sz="0" w:space="0" w:color="auto"/>
            <w:left w:val="none" w:sz="0" w:space="0" w:color="auto"/>
            <w:bottom w:val="none" w:sz="0" w:space="0" w:color="auto"/>
            <w:right w:val="none" w:sz="0" w:space="0" w:color="auto"/>
          </w:divBdr>
          <w:divsChild>
            <w:div w:id="345445214">
              <w:marLeft w:val="0"/>
              <w:marRight w:val="0"/>
              <w:marTop w:val="0"/>
              <w:marBottom w:val="0"/>
              <w:divBdr>
                <w:top w:val="none" w:sz="0" w:space="0" w:color="auto"/>
                <w:left w:val="none" w:sz="0" w:space="0" w:color="auto"/>
                <w:bottom w:val="none" w:sz="0" w:space="0" w:color="auto"/>
                <w:right w:val="none" w:sz="0" w:space="0" w:color="auto"/>
              </w:divBdr>
            </w:div>
            <w:div w:id="1545016745">
              <w:marLeft w:val="0"/>
              <w:marRight w:val="0"/>
              <w:marTop w:val="0"/>
              <w:marBottom w:val="0"/>
              <w:divBdr>
                <w:top w:val="none" w:sz="0" w:space="0" w:color="auto"/>
                <w:left w:val="none" w:sz="0" w:space="0" w:color="auto"/>
                <w:bottom w:val="none" w:sz="0" w:space="0" w:color="auto"/>
                <w:right w:val="none" w:sz="0" w:space="0" w:color="auto"/>
              </w:divBdr>
            </w:div>
          </w:divsChild>
        </w:div>
        <w:div w:id="88702200">
          <w:marLeft w:val="0"/>
          <w:marRight w:val="0"/>
          <w:marTop w:val="0"/>
          <w:marBottom w:val="0"/>
          <w:divBdr>
            <w:top w:val="none" w:sz="0" w:space="0" w:color="auto"/>
            <w:left w:val="none" w:sz="0" w:space="0" w:color="auto"/>
            <w:bottom w:val="none" w:sz="0" w:space="0" w:color="auto"/>
            <w:right w:val="none" w:sz="0" w:space="0" w:color="auto"/>
          </w:divBdr>
          <w:divsChild>
            <w:div w:id="2110001176">
              <w:marLeft w:val="0"/>
              <w:marRight w:val="0"/>
              <w:marTop w:val="0"/>
              <w:marBottom w:val="0"/>
              <w:divBdr>
                <w:top w:val="none" w:sz="0" w:space="0" w:color="auto"/>
                <w:left w:val="none" w:sz="0" w:space="0" w:color="auto"/>
                <w:bottom w:val="none" w:sz="0" w:space="0" w:color="auto"/>
                <w:right w:val="none" w:sz="0" w:space="0" w:color="auto"/>
              </w:divBdr>
            </w:div>
          </w:divsChild>
        </w:div>
        <w:div w:id="89552549">
          <w:marLeft w:val="0"/>
          <w:marRight w:val="0"/>
          <w:marTop w:val="0"/>
          <w:marBottom w:val="0"/>
          <w:divBdr>
            <w:top w:val="none" w:sz="0" w:space="0" w:color="auto"/>
            <w:left w:val="none" w:sz="0" w:space="0" w:color="auto"/>
            <w:bottom w:val="none" w:sz="0" w:space="0" w:color="auto"/>
            <w:right w:val="none" w:sz="0" w:space="0" w:color="auto"/>
          </w:divBdr>
          <w:divsChild>
            <w:div w:id="544217453">
              <w:marLeft w:val="0"/>
              <w:marRight w:val="0"/>
              <w:marTop w:val="0"/>
              <w:marBottom w:val="0"/>
              <w:divBdr>
                <w:top w:val="none" w:sz="0" w:space="0" w:color="auto"/>
                <w:left w:val="none" w:sz="0" w:space="0" w:color="auto"/>
                <w:bottom w:val="none" w:sz="0" w:space="0" w:color="auto"/>
                <w:right w:val="none" w:sz="0" w:space="0" w:color="auto"/>
              </w:divBdr>
            </w:div>
          </w:divsChild>
        </w:div>
        <w:div w:id="121535751">
          <w:marLeft w:val="0"/>
          <w:marRight w:val="0"/>
          <w:marTop w:val="0"/>
          <w:marBottom w:val="0"/>
          <w:divBdr>
            <w:top w:val="none" w:sz="0" w:space="0" w:color="auto"/>
            <w:left w:val="none" w:sz="0" w:space="0" w:color="auto"/>
            <w:bottom w:val="none" w:sz="0" w:space="0" w:color="auto"/>
            <w:right w:val="none" w:sz="0" w:space="0" w:color="auto"/>
          </w:divBdr>
          <w:divsChild>
            <w:div w:id="1110859563">
              <w:marLeft w:val="0"/>
              <w:marRight w:val="0"/>
              <w:marTop w:val="0"/>
              <w:marBottom w:val="0"/>
              <w:divBdr>
                <w:top w:val="none" w:sz="0" w:space="0" w:color="auto"/>
                <w:left w:val="none" w:sz="0" w:space="0" w:color="auto"/>
                <w:bottom w:val="none" w:sz="0" w:space="0" w:color="auto"/>
                <w:right w:val="none" w:sz="0" w:space="0" w:color="auto"/>
              </w:divBdr>
            </w:div>
          </w:divsChild>
        </w:div>
        <w:div w:id="141580438">
          <w:marLeft w:val="0"/>
          <w:marRight w:val="0"/>
          <w:marTop w:val="0"/>
          <w:marBottom w:val="0"/>
          <w:divBdr>
            <w:top w:val="none" w:sz="0" w:space="0" w:color="auto"/>
            <w:left w:val="none" w:sz="0" w:space="0" w:color="auto"/>
            <w:bottom w:val="none" w:sz="0" w:space="0" w:color="auto"/>
            <w:right w:val="none" w:sz="0" w:space="0" w:color="auto"/>
          </w:divBdr>
          <w:divsChild>
            <w:div w:id="20980108">
              <w:marLeft w:val="0"/>
              <w:marRight w:val="0"/>
              <w:marTop w:val="0"/>
              <w:marBottom w:val="0"/>
              <w:divBdr>
                <w:top w:val="none" w:sz="0" w:space="0" w:color="auto"/>
                <w:left w:val="none" w:sz="0" w:space="0" w:color="auto"/>
                <w:bottom w:val="none" w:sz="0" w:space="0" w:color="auto"/>
                <w:right w:val="none" w:sz="0" w:space="0" w:color="auto"/>
              </w:divBdr>
            </w:div>
          </w:divsChild>
        </w:div>
        <w:div w:id="412554289">
          <w:marLeft w:val="0"/>
          <w:marRight w:val="0"/>
          <w:marTop w:val="0"/>
          <w:marBottom w:val="0"/>
          <w:divBdr>
            <w:top w:val="none" w:sz="0" w:space="0" w:color="auto"/>
            <w:left w:val="none" w:sz="0" w:space="0" w:color="auto"/>
            <w:bottom w:val="none" w:sz="0" w:space="0" w:color="auto"/>
            <w:right w:val="none" w:sz="0" w:space="0" w:color="auto"/>
          </w:divBdr>
          <w:divsChild>
            <w:div w:id="866017621">
              <w:marLeft w:val="0"/>
              <w:marRight w:val="0"/>
              <w:marTop w:val="0"/>
              <w:marBottom w:val="0"/>
              <w:divBdr>
                <w:top w:val="none" w:sz="0" w:space="0" w:color="auto"/>
                <w:left w:val="none" w:sz="0" w:space="0" w:color="auto"/>
                <w:bottom w:val="none" w:sz="0" w:space="0" w:color="auto"/>
                <w:right w:val="none" w:sz="0" w:space="0" w:color="auto"/>
              </w:divBdr>
            </w:div>
          </w:divsChild>
        </w:div>
        <w:div w:id="490566927">
          <w:marLeft w:val="0"/>
          <w:marRight w:val="0"/>
          <w:marTop w:val="0"/>
          <w:marBottom w:val="0"/>
          <w:divBdr>
            <w:top w:val="none" w:sz="0" w:space="0" w:color="auto"/>
            <w:left w:val="none" w:sz="0" w:space="0" w:color="auto"/>
            <w:bottom w:val="none" w:sz="0" w:space="0" w:color="auto"/>
            <w:right w:val="none" w:sz="0" w:space="0" w:color="auto"/>
          </w:divBdr>
          <w:divsChild>
            <w:div w:id="1761364027">
              <w:marLeft w:val="0"/>
              <w:marRight w:val="0"/>
              <w:marTop w:val="0"/>
              <w:marBottom w:val="0"/>
              <w:divBdr>
                <w:top w:val="none" w:sz="0" w:space="0" w:color="auto"/>
                <w:left w:val="none" w:sz="0" w:space="0" w:color="auto"/>
                <w:bottom w:val="none" w:sz="0" w:space="0" w:color="auto"/>
                <w:right w:val="none" w:sz="0" w:space="0" w:color="auto"/>
              </w:divBdr>
            </w:div>
          </w:divsChild>
        </w:div>
        <w:div w:id="510610296">
          <w:marLeft w:val="0"/>
          <w:marRight w:val="0"/>
          <w:marTop w:val="0"/>
          <w:marBottom w:val="0"/>
          <w:divBdr>
            <w:top w:val="none" w:sz="0" w:space="0" w:color="auto"/>
            <w:left w:val="none" w:sz="0" w:space="0" w:color="auto"/>
            <w:bottom w:val="none" w:sz="0" w:space="0" w:color="auto"/>
            <w:right w:val="none" w:sz="0" w:space="0" w:color="auto"/>
          </w:divBdr>
          <w:divsChild>
            <w:div w:id="1534881210">
              <w:marLeft w:val="0"/>
              <w:marRight w:val="0"/>
              <w:marTop w:val="0"/>
              <w:marBottom w:val="0"/>
              <w:divBdr>
                <w:top w:val="none" w:sz="0" w:space="0" w:color="auto"/>
                <w:left w:val="none" w:sz="0" w:space="0" w:color="auto"/>
                <w:bottom w:val="none" w:sz="0" w:space="0" w:color="auto"/>
                <w:right w:val="none" w:sz="0" w:space="0" w:color="auto"/>
              </w:divBdr>
            </w:div>
          </w:divsChild>
        </w:div>
        <w:div w:id="634263175">
          <w:marLeft w:val="0"/>
          <w:marRight w:val="0"/>
          <w:marTop w:val="0"/>
          <w:marBottom w:val="0"/>
          <w:divBdr>
            <w:top w:val="none" w:sz="0" w:space="0" w:color="auto"/>
            <w:left w:val="none" w:sz="0" w:space="0" w:color="auto"/>
            <w:bottom w:val="none" w:sz="0" w:space="0" w:color="auto"/>
            <w:right w:val="none" w:sz="0" w:space="0" w:color="auto"/>
          </w:divBdr>
          <w:divsChild>
            <w:div w:id="183633598">
              <w:marLeft w:val="0"/>
              <w:marRight w:val="0"/>
              <w:marTop w:val="0"/>
              <w:marBottom w:val="0"/>
              <w:divBdr>
                <w:top w:val="none" w:sz="0" w:space="0" w:color="auto"/>
                <w:left w:val="none" w:sz="0" w:space="0" w:color="auto"/>
                <w:bottom w:val="none" w:sz="0" w:space="0" w:color="auto"/>
                <w:right w:val="none" w:sz="0" w:space="0" w:color="auto"/>
              </w:divBdr>
            </w:div>
          </w:divsChild>
        </w:div>
        <w:div w:id="720634990">
          <w:marLeft w:val="0"/>
          <w:marRight w:val="0"/>
          <w:marTop w:val="0"/>
          <w:marBottom w:val="0"/>
          <w:divBdr>
            <w:top w:val="none" w:sz="0" w:space="0" w:color="auto"/>
            <w:left w:val="none" w:sz="0" w:space="0" w:color="auto"/>
            <w:bottom w:val="none" w:sz="0" w:space="0" w:color="auto"/>
            <w:right w:val="none" w:sz="0" w:space="0" w:color="auto"/>
          </w:divBdr>
          <w:divsChild>
            <w:div w:id="962033230">
              <w:marLeft w:val="0"/>
              <w:marRight w:val="0"/>
              <w:marTop w:val="0"/>
              <w:marBottom w:val="0"/>
              <w:divBdr>
                <w:top w:val="none" w:sz="0" w:space="0" w:color="auto"/>
                <w:left w:val="none" w:sz="0" w:space="0" w:color="auto"/>
                <w:bottom w:val="none" w:sz="0" w:space="0" w:color="auto"/>
                <w:right w:val="none" w:sz="0" w:space="0" w:color="auto"/>
              </w:divBdr>
            </w:div>
          </w:divsChild>
        </w:div>
        <w:div w:id="750350802">
          <w:marLeft w:val="0"/>
          <w:marRight w:val="0"/>
          <w:marTop w:val="0"/>
          <w:marBottom w:val="0"/>
          <w:divBdr>
            <w:top w:val="none" w:sz="0" w:space="0" w:color="auto"/>
            <w:left w:val="none" w:sz="0" w:space="0" w:color="auto"/>
            <w:bottom w:val="none" w:sz="0" w:space="0" w:color="auto"/>
            <w:right w:val="none" w:sz="0" w:space="0" w:color="auto"/>
          </w:divBdr>
          <w:divsChild>
            <w:div w:id="209996399">
              <w:marLeft w:val="0"/>
              <w:marRight w:val="0"/>
              <w:marTop w:val="0"/>
              <w:marBottom w:val="0"/>
              <w:divBdr>
                <w:top w:val="none" w:sz="0" w:space="0" w:color="auto"/>
                <w:left w:val="none" w:sz="0" w:space="0" w:color="auto"/>
                <w:bottom w:val="none" w:sz="0" w:space="0" w:color="auto"/>
                <w:right w:val="none" w:sz="0" w:space="0" w:color="auto"/>
              </w:divBdr>
            </w:div>
          </w:divsChild>
        </w:div>
        <w:div w:id="751663467">
          <w:marLeft w:val="0"/>
          <w:marRight w:val="0"/>
          <w:marTop w:val="0"/>
          <w:marBottom w:val="0"/>
          <w:divBdr>
            <w:top w:val="none" w:sz="0" w:space="0" w:color="auto"/>
            <w:left w:val="none" w:sz="0" w:space="0" w:color="auto"/>
            <w:bottom w:val="none" w:sz="0" w:space="0" w:color="auto"/>
            <w:right w:val="none" w:sz="0" w:space="0" w:color="auto"/>
          </w:divBdr>
          <w:divsChild>
            <w:div w:id="923993900">
              <w:marLeft w:val="0"/>
              <w:marRight w:val="0"/>
              <w:marTop w:val="0"/>
              <w:marBottom w:val="0"/>
              <w:divBdr>
                <w:top w:val="none" w:sz="0" w:space="0" w:color="auto"/>
                <w:left w:val="none" w:sz="0" w:space="0" w:color="auto"/>
                <w:bottom w:val="none" w:sz="0" w:space="0" w:color="auto"/>
                <w:right w:val="none" w:sz="0" w:space="0" w:color="auto"/>
              </w:divBdr>
            </w:div>
          </w:divsChild>
        </w:div>
        <w:div w:id="803695733">
          <w:marLeft w:val="0"/>
          <w:marRight w:val="0"/>
          <w:marTop w:val="0"/>
          <w:marBottom w:val="0"/>
          <w:divBdr>
            <w:top w:val="none" w:sz="0" w:space="0" w:color="auto"/>
            <w:left w:val="none" w:sz="0" w:space="0" w:color="auto"/>
            <w:bottom w:val="none" w:sz="0" w:space="0" w:color="auto"/>
            <w:right w:val="none" w:sz="0" w:space="0" w:color="auto"/>
          </w:divBdr>
          <w:divsChild>
            <w:div w:id="1849363915">
              <w:marLeft w:val="0"/>
              <w:marRight w:val="0"/>
              <w:marTop w:val="0"/>
              <w:marBottom w:val="0"/>
              <w:divBdr>
                <w:top w:val="none" w:sz="0" w:space="0" w:color="auto"/>
                <w:left w:val="none" w:sz="0" w:space="0" w:color="auto"/>
                <w:bottom w:val="none" w:sz="0" w:space="0" w:color="auto"/>
                <w:right w:val="none" w:sz="0" w:space="0" w:color="auto"/>
              </w:divBdr>
            </w:div>
          </w:divsChild>
        </w:div>
        <w:div w:id="842744109">
          <w:marLeft w:val="0"/>
          <w:marRight w:val="0"/>
          <w:marTop w:val="0"/>
          <w:marBottom w:val="0"/>
          <w:divBdr>
            <w:top w:val="none" w:sz="0" w:space="0" w:color="auto"/>
            <w:left w:val="none" w:sz="0" w:space="0" w:color="auto"/>
            <w:bottom w:val="none" w:sz="0" w:space="0" w:color="auto"/>
            <w:right w:val="none" w:sz="0" w:space="0" w:color="auto"/>
          </w:divBdr>
          <w:divsChild>
            <w:div w:id="369036885">
              <w:marLeft w:val="0"/>
              <w:marRight w:val="0"/>
              <w:marTop w:val="0"/>
              <w:marBottom w:val="0"/>
              <w:divBdr>
                <w:top w:val="none" w:sz="0" w:space="0" w:color="auto"/>
                <w:left w:val="none" w:sz="0" w:space="0" w:color="auto"/>
                <w:bottom w:val="none" w:sz="0" w:space="0" w:color="auto"/>
                <w:right w:val="none" w:sz="0" w:space="0" w:color="auto"/>
              </w:divBdr>
            </w:div>
            <w:div w:id="1403061788">
              <w:marLeft w:val="0"/>
              <w:marRight w:val="0"/>
              <w:marTop w:val="0"/>
              <w:marBottom w:val="0"/>
              <w:divBdr>
                <w:top w:val="none" w:sz="0" w:space="0" w:color="auto"/>
                <w:left w:val="none" w:sz="0" w:space="0" w:color="auto"/>
                <w:bottom w:val="none" w:sz="0" w:space="0" w:color="auto"/>
                <w:right w:val="none" w:sz="0" w:space="0" w:color="auto"/>
              </w:divBdr>
            </w:div>
            <w:div w:id="1915361163">
              <w:marLeft w:val="0"/>
              <w:marRight w:val="0"/>
              <w:marTop w:val="0"/>
              <w:marBottom w:val="0"/>
              <w:divBdr>
                <w:top w:val="none" w:sz="0" w:space="0" w:color="auto"/>
                <w:left w:val="none" w:sz="0" w:space="0" w:color="auto"/>
                <w:bottom w:val="none" w:sz="0" w:space="0" w:color="auto"/>
                <w:right w:val="none" w:sz="0" w:space="0" w:color="auto"/>
              </w:divBdr>
            </w:div>
          </w:divsChild>
        </w:div>
        <w:div w:id="865559428">
          <w:marLeft w:val="0"/>
          <w:marRight w:val="0"/>
          <w:marTop w:val="0"/>
          <w:marBottom w:val="0"/>
          <w:divBdr>
            <w:top w:val="none" w:sz="0" w:space="0" w:color="auto"/>
            <w:left w:val="none" w:sz="0" w:space="0" w:color="auto"/>
            <w:bottom w:val="none" w:sz="0" w:space="0" w:color="auto"/>
            <w:right w:val="none" w:sz="0" w:space="0" w:color="auto"/>
          </w:divBdr>
          <w:divsChild>
            <w:div w:id="55476087">
              <w:marLeft w:val="0"/>
              <w:marRight w:val="0"/>
              <w:marTop w:val="0"/>
              <w:marBottom w:val="0"/>
              <w:divBdr>
                <w:top w:val="none" w:sz="0" w:space="0" w:color="auto"/>
                <w:left w:val="none" w:sz="0" w:space="0" w:color="auto"/>
                <w:bottom w:val="none" w:sz="0" w:space="0" w:color="auto"/>
                <w:right w:val="none" w:sz="0" w:space="0" w:color="auto"/>
              </w:divBdr>
            </w:div>
          </w:divsChild>
        </w:div>
        <w:div w:id="921640083">
          <w:marLeft w:val="0"/>
          <w:marRight w:val="0"/>
          <w:marTop w:val="0"/>
          <w:marBottom w:val="0"/>
          <w:divBdr>
            <w:top w:val="none" w:sz="0" w:space="0" w:color="auto"/>
            <w:left w:val="none" w:sz="0" w:space="0" w:color="auto"/>
            <w:bottom w:val="none" w:sz="0" w:space="0" w:color="auto"/>
            <w:right w:val="none" w:sz="0" w:space="0" w:color="auto"/>
          </w:divBdr>
          <w:divsChild>
            <w:div w:id="898634865">
              <w:marLeft w:val="0"/>
              <w:marRight w:val="0"/>
              <w:marTop w:val="0"/>
              <w:marBottom w:val="0"/>
              <w:divBdr>
                <w:top w:val="none" w:sz="0" w:space="0" w:color="auto"/>
                <w:left w:val="none" w:sz="0" w:space="0" w:color="auto"/>
                <w:bottom w:val="none" w:sz="0" w:space="0" w:color="auto"/>
                <w:right w:val="none" w:sz="0" w:space="0" w:color="auto"/>
              </w:divBdr>
            </w:div>
          </w:divsChild>
        </w:div>
        <w:div w:id="931860623">
          <w:marLeft w:val="0"/>
          <w:marRight w:val="0"/>
          <w:marTop w:val="0"/>
          <w:marBottom w:val="0"/>
          <w:divBdr>
            <w:top w:val="none" w:sz="0" w:space="0" w:color="auto"/>
            <w:left w:val="none" w:sz="0" w:space="0" w:color="auto"/>
            <w:bottom w:val="none" w:sz="0" w:space="0" w:color="auto"/>
            <w:right w:val="none" w:sz="0" w:space="0" w:color="auto"/>
          </w:divBdr>
          <w:divsChild>
            <w:div w:id="2064139454">
              <w:marLeft w:val="0"/>
              <w:marRight w:val="0"/>
              <w:marTop w:val="0"/>
              <w:marBottom w:val="0"/>
              <w:divBdr>
                <w:top w:val="none" w:sz="0" w:space="0" w:color="auto"/>
                <w:left w:val="none" w:sz="0" w:space="0" w:color="auto"/>
                <w:bottom w:val="none" w:sz="0" w:space="0" w:color="auto"/>
                <w:right w:val="none" w:sz="0" w:space="0" w:color="auto"/>
              </w:divBdr>
            </w:div>
          </w:divsChild>
        </w:div>
        <w:div w:id="1039208702">
          <w:marLeft w:val="0"/>
          <w:marRight w:val="0"/>
          <w:marTop w:val="0"/>
          <w:marBottom w:val="0"/>
          <w:divBdr>
            <w:top w:val="none" w:sz="0" w:space="0" w:color="auto"/>
            <w:left w:val="none" w:sz="0" w:space="0" w:color="auto"/>
            <w:bottom w:val="none" w:sz="0" w:space="0" w:color="auto"/>
            <w:right w:val="none" w:sz="0" w:space="0" w:color="auto"/>
          </w:divBdr>
          <w:divsChild>
            <w:div w:id="1562256605">
              <w:marLeft w:val="0"/>
              <w:marRight w:val="0"/>
              <w:marTop w:val="0"/>
              <w:marBottom w:val="0"/>
              <w:divBdr>
                <w:top w:val="none" w:sz="0" w:space="0" w:color="auto"/>
                <w:left w:val="none" w:sz="0" w:space="0" w:color="auto"/>
                <w:bottom w:val="none" w:sz="0" w:space="0" w:color="auto"/>
                <w:right w:val="none" w:sz="0" w:space="0" w:color="auto"/>
              </w:divBdr>
            </w:div>
          </w:divsChild>
        </w:div>
        <w:div w:id="1048456202">
          <w:marLeft w:val="0"/>
          <w:marRight w:val="0"/>
          <w:marTop w:val="0"/>
          <w:marBottom w:val="0"/>
          <w:divBdr>
            <w:top w:val="none" w:sz="0" w:space="0" w:color="auto"/>
            <w:left w:val="none" w:sz="0" w:space="0" w:color="auto"/>
            <w:bottom w:val="none" w:sz="0" w:space="0" w:color="auto"/>
            <w:right w:val="none" w:sz="0" w:space="0" w:color="auto"/>
          </w:divBdr>
          <w:divsChild>
            <w:div w:id="1087075978">
              <w:marLeft w:val="0"/>
              <w:marRight w:val="0"/>
              <w:marTop w:val="0"/>
              <w:marBottom w:val="0"/>
              <w:divBdr>
                <w:top w:val="none" w:sz="0" w:space="0" w:color="auto"/>
                <w:left w:val="none" w:sz="0" w:space="0" w:color="auto"/>
                <w:bottom w:val="none" w:sz="0" w:space="0" w:color="auto"/>
                <w:right w:val="none" w:sz="0" w:space="0" w:color="auto"/>
              </w:divBdr>
            </w:div>
          </w:divsChild>
        </w:div>
        <w:div w:id="1059549842">
          <w:marLeft w:val="0"/>
          <w:marRight w:val="0"/>
          <w:marTop w:val="0"/>
          <w:marBottom w:val="0"/>
          <w:divBdr>
            <w:top w:val="none" w:sz="0" w:space="0" w:color="auto"/>
            <w:left w:val="none" w:sz="0" w:space="0" w:color="auto"/>
            <w:bottom w:val="none" w:sz="0" w:space="0" w:color="auto"/>
            <w:right w:val="none" w:sz="0" w:space="0" w:color="auto"/>
          </w:divBdr>
          <w:divsChild>
            <w:div w:id="945380734">
              <w:marLeft w:val="0"/>
              <w:marRight w:val="0"/>
              <w:marTop w:val="0"/>
              <w:marBottom w:val="0"/>
              <w:divBdr>
                <w:top w:val="none" w:sz="0" w:space="0" w:color="auto"/>
                <w:left w:val="none" w:sz="0" w:space="0" w:color="auto"/>
                <w:bottom w:val="none" w:sz="0" w:space="0" w:color="auto"/>
                <w:right w:val="none" w:sz="0" w:space="0" w:color="auto"/>
              </w:divBdr>
            </w:div>
          </w:divsChild>
        </w:div>
        <w:div w:id="1132014987">
          <w:marLeft w:val="0"/>
          <w:marRight w:val="0"/>
          <w:marTop w:val="0"/>
          <w:marBottom w:val="0"/>
          <w:divBdr>
            <w:top w:val="none" w:sz="0" w:space="0" w:color="auto"/>
            <w:left w:val="none" w:sz="0" w:space="0" w:color="auto"/>
            <w:bottom w:val="none" w:sz="0" w:space="0" w:color="auto"/>
            <w:right w:val="none" w:sz="0" w:space="0" w:color="auto"/>
          </w:divBdr>
          <w:divsChild>
            <w:div w:id="966198434">
              <w:marLeft w:val="0"/>
              <w:marRight w:val="0"/>
              <w:marTop w:val="0"/>
              <w:marBottom w:val="0"/>
              <w:divBdr>
                <w:top w:val="none" w:sz="0" w:space="0" w:color="auto"/>
                <w:left w:val="none" w:sz="0" w:space="0" w:color="auto"/>
                <w:bottom w:val="none" w:sz="0" w:space="0" w:color="auto"/>
                <w:right w:val="none" w:sz="0" w:space="0" w:color="auto"/>
              </w:divBdr>
            </w:div>
          </w:divsChild>
        </w:div>
        <w:div w:id="1159999131">
          <w:marLeft w:val="0"/>
          <w:marRight w:val="0"/>
          <w:marTop w:val="0"/>
          <w:marBottom w:val="0"/>
          <w:divBdr>
            <w:top w:val="none" w:sz="0" w:space="0" w:color="auto"/>
            <w:left w:val="none" w:sz="0" w:space="0" w:color="auto"/>
            <w:bottom w:val="none" w:sz="0" w:space="0" w:color="auto"/>
            <w:right w:val="none" w:sz="0" w:space="0" w:color="auto"/>
          </w:divBdr>
          <w:divsChild>
            <w:div w:id="1984892787">
              <w:marLeft w:val="0"/>
              <w:marRight w:val="0"/>
              <w:marTop w:val="0"/>
              <w:marBottom w:val="0"/>
              <w:divBdr>
                <w:top w:val="none" w:sz="0" w:space="0" w:color="auto"/>
                <w:left w:val="none" w:sz="0" w:space="0" w:color="auto"/>
                <w:bottom w:val="none" w:sz="0" w:space="0" w:color="auto"/>
                <w:right w:val="none" w:sz="0" w:space="0" w:color="auto"/>
              </w:divBdr>
            </w:div>
          </w:divsChild>
        </w:div>
        <w:div w:id="1237279798">
          <w:marLeft w:val="0"/>
          <w:marRight w:val="0"/>
          <w:marTop w:val="0"/>
          <w:marBottom w:val="0"/>
          <w:divBdr>
            <w:top w:val="none" w:sz="0" w:space="0" w:color="auto"/>
            <w:left w:val="none" w:sz="0" w:space="0" w:color="auto"/>
            <w:bottom w:val="none" w:sz="0" w:space="0" w:color="auto"/>
            <w:right w:val="none" w:sz="0" w:space="0" w:color="auto"/>
          </w:divBdr>
          <w:divsChild>
            <w:div w:id="73820336">
              <w:marLeft w:val="0"/>
              <w:marRight w:val="0"/>
              <w:marTop w:val="0"/>
              <w:marBottom w:val="0"/>
              <w:divBdr>
                <w:top w:val="none" w:sz="0" w:space="0" w:color="auto"/>
                <w:left w:val="none" w:sz="0" w:space="0" w:color="auto"/>
                <w:bottom w:val="none" w:sz="0" w:space="0" w:color="auto"/>
                <w:right w:val="none" w:sz="0" w:space="0" w:color="auto"/>
              </w:divBdr>
            </w:div>
          </w:divsChild>
        </w:div>
        <w:div w:id="1253734213">
          <w:marLeft w:val="0"/>
          <w:marRight w:val="0"/>
          <w:marTop w:val="0"/>
          <w:marBottom w:val="0"/>
          <w:divBdr>
            <w:top w:val="none" w:sz="0" w:space="0" w:color="auto"/>
            <w:left w:val="none" w:sz="0" w:space="0" w:color="auto"/>
            <w:bottom w:val="none" w:sz="0" w:space="0" w:color="auto"/>
            <w:right w:val="none" w:sz="0" w:space="0" w:color="auto"/>
          </w:divBdr>
          <w:divsChild>
            <w:div w:id="2069182663">
              <w:marLeft w:val="0"/>
              <w:marRight w:val="0"/>
              <w:marTop w:val="0"/>
              <w:marBottom w:val="0"/>
              <w:divBdr>
                <w:top w:val="none" w:sz="0" w:space="0" w:color="auto"/>
                <w:left w:val="none" w:sz="0" w:space="0" w:color="auto"/>
                <w:bottom w:val="none" w:sz="0" w:space="0" w:color="auto"/>
                <w:right w:val="none" w:sz="0" w:space="0" w:color="auto"/>
              </w:divBdr>
            </w:div>
          </w:divsChild>
        </w:div>
        <w:div w:id="1308627885">
          <w:marLeft w:val="0"/>
          <w:marRight w:val="0"/>
          <w:marTop w:val="0"/>
          <w:marBottom w:val="0"/>
          <w:divBdr>
            <w:top w:val="none" w:sz="0" w:space="0" w:color="auto"/>
            <w:left w:val="none" w:sz="0" w:space="0" w:color="auto"/>
            <w:bottom w:val="none" w:sz="0" w:space="0" w:color="auto"/>
            <w:right w:val="none" w:sz="0" w:space="0" w:color="auto"/>
          </w:divBdr>
          <w:divsChild>
            <w:div w:id="614287947">
              <w:marLeft w:val="0"/>
              <w:marRight w:val="0"/>
              <w:marTop w:val="0"/>
              <w:marBottom w:val="0"/>
              <w:divBdr>
                <w:top w:val="none" w:sz="0" w:space="0" w:color="auto"/>
                <w:left w:val="none" w:sz="0" w:space="0" w:color="auto"/>
                <w:bottom w:val="none" w:sz="0" w:space="0" w:color="auto"/>
                <w:right w:val="none" w:sz="0" w:space="0" w:color="auto"/>
              </w:divBdr>
            </w:div>
          </w:divsChild>
        </w:div>
        <w:div w:id="1313800416">
          <w:marLeft w:val="0"/>
          <w:marRight w:val="0"/>
          <w:marTop w:val="0"/>
          <w:marBottom w:val="0"/>
          <w:divBdr>
            <w:top w:val="none" w:sz="0" w:space="0" w:color="auto"/>
            <w:left w:val="none" w:sz="0" w:space="0" w:color="auto"/>
            <w:bottom w:val="none" w:sz="0" w:space="0" w:color="auto"/>
            <w:right w:val="none" w:sz="0" w:space="0" w:color="auto"/>
          </w:divBdr>
          <w:divsChild>
            <w:div w:id="912861235">
              <w:marLeft w:val="0"/>
              <w:marRight w:val="0"/>
              <w:marTop w:val="0"/>
              <w:marBottom w:val="0"/>
              <w:divBdr>
                <w:top w:val="none" w:sz="0" w:space="0" w:color="auto"/>
                <w:left w:val="none" w:sz="0" w:space="0" w:color="auto"/>
                <w:bottom w:val="none" w:sz="0" w:space="0" w:color="auto"/>
                <w:right w:val="none" w:sz="0" w:space="0" w:color="auto"/>
              </w:divBdr>
            </w:div>
          </w:divsChild>
        </w:div>
        <w:div w:id="1388450885">
          <w:marLeft w:val="0"/>
          <w:marRight w:val="0"/>
          <w:marTop w:val="0"/>
          <w:marBottom w:val="0"/>
          <w:divBdr>
            <w:top w:val="none" w:sz="0" w:space="0" w:color="auto"/>
            <w:left w:val="none" w:sz="0" w:space="0" w:color="auto"/>
            <w:bottom w:val="none" w:sz="0" w:space="0" w:color="auto"/>
            <w:right w:val="none" w:sz="0" w:space="0" w:color="auto"/>
          </w:divBdr>
          <w:divsChild>
            <w:div w:id="1748578479">
              <w:marLeft w:val="0"/>
              <w:marRight w:val="0"/>
              <w:marTop w:val="0"/>
              <w:marBottom w:val="0"/>
              <w:divBdr>
                <w:top w:val="none" w:sz="0" w:space="0" w:color="auto"/>
                <w:left w:val="none" w:sz="0" w:space="0" w:color="auto"/>
                <w:bottom w:val="none" w:sz="0" w:space="0" w:color="auto"/>
                <w:right w:val="none" w:sz="0" w:space="0" w:color="auto"/>
              </w:divBdr>
            </w:div>
          </w:divsChild>
        </w:div>
        <w:div w:id="1406679833">
          <w:marLeft w:val="0"/>
          <w:marRight w:val="0"/>
          <w:marTop w:val="0"/>
          <w:marBottom w:val="0"/>
          <w:divBdr>
            <w:top w:val="none" w:sz="0" w:space="0" w:color="auto"/>
            <w:left w:val="none" w:sz="0" w:space="0" w:color="auto"/>
            <w:bottom w:val="none" w:sz="0" w:space="0" w:color="auto"/>
            <w:right w:val="none" w:sz="0" w:space="0" w:color="auto"/>
          </w:divBdr>
          <w:divsChild>
            <w:div w:id="1251699211">
              <w:marLeft w:val="0"/>
              <w:marRight w:val="0"/>
              <w:marTop w:val="0"/>
              <w:marBottom w:val="0"/>
              <w:divBdr>
                <w:top w:val="none" w:sz="0" w:space="0" w:color="auto"/>
                <w:left w:val="none" w:sz="0" w:space="0" w:color="auto"/>
                <w:bottom w:val="none" w:sz="0" w:space="0" w:color="auto"/>
                <w:right w:val="none" w:sz="0" w:space="0" w:color="auto"/>
              </w:divBdr>
            </w:div>
          </w:divsChild>
        </w:div>
        <w:div w:id="1450278505">
          <w:marLeft w:val="0"/>
          <w:marRight w:val="0"/>
          <w:marTop w:val="0"/>
          <w:marBottom w:val="0"/>
          <w:divBdr>
            <w:top w:val="none" w:sz="0" w:space="0" w:color="auto"/>
            <w:left w:val="none" w:sz="0" w:space="0" w:color="auto"/>
            <w:bottom w:val="none" w:sz="0" w:space="0" w:color="auto"/>
            <w:right w:val="none" w:sz="0" w:space="0" w:color="auto"/>
          </w:divBdr>
          <w:divsChild>
            <w:div w:id="280645763">
              <w:marLeft w:val="0"/>
              <w:marRight w:val="0"/>
              <w:marTop w:val="0"/>
              <w:marBottom w:val="0"/>
              <w:divBdr>
                <w:top w:val="none" w:sz="0" w:space="0" w:color="auto"/>
                <w:left w:val="none" w:sz="0" w:space="0" w:color="auto"/>
                <w:bottom w:val="none" w:sz="0" w:space="0" w:color="auto"/>
                <w:right w:val="none" w:sz="0" w:space="0" w:color="auto"/>
              </w:divBdr>
            </w:div>
          </w:divsChild>
        </w:div>
        <w:div w:id="1477990613">
          <w:marLeft w:val="0"/>
          <w:marRight w:val="0"/>
          <w:marTop w:val="0"/>
          <w:marBottom w:val="0"/>
          <w:divBdr>
            <w:top w:val="none" w:sz="0" w:space="0" w:color="auto"/>
            <w:left w:val="none" w:sz="0" w:space="0" w:color="auto"/>
            <w:bottom w:val="none" w:sz="0" w:space="0" w:color="auto"/>
            <w:right w:val="none" w:sz="0" w:space="0" w:color="auto"/>
          </w:divBdr>
          <w:divsChild>
            <w:div w:id="519979255">
              <w:marLeft w:val="0"/>
              <w:marRight w:val="0"/>
              <w:marTop w:val="0"/>
              <w:marBottom w:val="0"/>
              <w:divBdr>
                <w:top w:val="none" w:sz="0" w:space="0" w:color="auto"/>
                <w:left w:val="none" w:sz="0" w:space="0" w:color="auto"/>
                <w:bottom w:val="none" w:sz="0" w:space="0" w:color="auto"/>
                <w:right w:val="none" w:sz="0" w:space="0" w:color="auto"/>
              </w:divBdr>
            </w:div>
          </w:divsChild>
        </w:div>
        <w:div w:id="1687292774">
          <w:marLeft w:val="0"/>
          <w:marRight w:val="0"/>
          <w:marTop w:val="0"/>
          <w:marBottom w:val="0"/>
          <w:divBdr>
            <w:top w:val="none" w:sz="0" w:space="0" w:color="auto"/>
            <w:left w:val="none" w:sz="0" w:space="0" w:color="auto"/>
            <w:bottom w:val="none" w:sz="0" w:space="0" w:color="auto"/>
            <w:right w:val="none" w:sz="0" w:space="0" w:color="auto"/>
          </w:divBdr>
          <w:divsChild>
            <w:div w:id="1476072048">
              <w:marLeft w:val="0"/>
              <w:marRight w:val="0"/>
              <w:marTop w:val="0"/>
              <w:marBottom w:val="0"/>
              <w:divBdr>
                <w:top w:val="none" w:sz="0" w:space="0" w:color="auto"/>
                <w:left w:val="none" w:sz="0" w:space="0" w:color="auto"/>
                <w:bottom w:val="none" w:sz="0" w:space="0" w:color="auto"/>
                <w:right w:val="none" w:sz="0" w:space="0" w:color="auto"/>
              </w:divBdr>
            </w:div>
          </w:divsChild>
        </w:div>
        <w:div w:id="1971209880">
          <w:marLeft w:val="0"/>
          <w:marRight w:val="0"/>
          <w:marTop w:val="0"/>
          <w:marBottom w:val="0"/>
          <w:divBdr>
            <w:top w:val="none" w:sz="0" w:space="0" w:color="auto"/>
            <w:left w:val="none" w:sz="0" w:space="0" w:color="auto"/>
            <w:bottom w:val="none" w:sz="0" w:space="0" w:color="auto"/>
            <w:right w:val="none" w:sz="0" w:space="0" w:color="auto"/>
          </w:divBdr>
          <w:divsChild>
            <w:div w:id="945961921">
              <w:marLeft w:val="0"/>
              <w:marRight w:val="0"/>
              <w:marTop w:val="0"/>
              <w:marBottom w:val="0"/>
              <w:divBdr>
                <w:top w:val="none" w:sz="0" w:space="0" w:color="auto"/>
                <w:left w:val="none" w:sz="0" w:space="0" w:color="auto"/>
                <w:bottom w:val="none" w:sz="0" w:space="0" w:color="auto"/>
                <w:right w:val="none" w:sz="0" w:space="0" w:color="auto"/>
              </w:divBdr>
            </w:div>
          </w:divsChild>
        </w:div>
        <w:div w:id="2040739598">
          <w:marLeft w:val="0"/>
          <w:marRight w:val="0"/>
          <w:marTop w:val="0"/>
          <w:marBottom w:val="0"/>
          <w:divBdr>
            <w:top w:val="none" w:sz="0" w:space="0" w:color="auto"/>
            <w:left w:val="none" w:sz="0" w:space="0" w:color="auto"/>
            <w:bottom w:val="none" w:sz="0" w:space="0" w:color="auto"/>
            <w:right w:val="none" w:sz="0" w:space="0" w:color="auto"/>
          </w:divBdr>
          <w:divsChild>
            <w:div w:id="1608848685">
              <w:marLeft w:val="0"/>
              <w:marRight w:val="0"/>
              <w:marTop w:val="0"/>
              <w:marBottom w:val="0"/>
              <w:divBdr>
                <w:top w:val="none" w:sz="0" w:space="0" w:color="auto"/>
                <w:left w:val="none" w:sz="0" w:space="0" w:color="auto"/>
                <w:bottom w:val="none" w:sz="0" w:space="0" w:color="auto"/>
                <w:right w:val="none" w:sz="0" w:space="0" w:color="auto"/>
              </w:divBdr>
            </w:div>
          </w:divsChild>
        </w:div>
        <w:div w:id="2131363998">
          <w:marLeft w:val="0"/>
          <w:marRight w:val="0"/>
          <w:marTop w:val="0"/>
          <w:marBottom w:val="0"/>
          <w:divBdr>
            <w:top w:val="none" w:sz="0" w:space="0" w:color="auto"/>
            <w:left w:val="none" w:sz="0" w:space="0" w:color="auto"/>
            <w:bottom w:val="none" w:sz="0" w:space="0" w:color="auto"/>
            <w:right w:val="none" w:sz="0" w:space="0" w:color="auto"/>
          </w:divBdr>
          <w:divsChild>
            <w:div w:id="61633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92843">
      <w:bodyDiv w:val="1"/>
      <w:marLeft w:val="0"/>
      <w:marRight w:val="0"/>
      <w:marTop w:val="0"/>
      <w:marBottom w:val="0"/>
      <w:divBdr>
        <w:top w:val="none" w:sz="0" w:space="0" w:color="auto"/>
        <w:left w:val="none" w:sz="0" w:space="0" w:color="auto"/>
        <w:bottom w:val="none" w:sz="0" w:space="0" w:color="auto"/>
        <w:right w:val="none" w:sz="0" w:space="0" w:color="auto"/>
      </w:divBdr>
      <w:divsChild>
        <w:div w:id="81877523">
          <w:marLeft w:val="0"/>
          <w:marRight w:val="0"/>
          <w:marTop w:val="0"/>
          <w:marBottom w:val="0"/>
          <w:divBdr>
            <w:top w:val="none" w:sz="0" w:space="0" w:color="auto"/>
            <w:left w:val="none" w:sz="0" w:space="0" w:color="auto"/>
            <w:bottom w:val="none" w:sz="0" w:space="0" w:color="auto"/>
            <w:right w:val="none" w:sz="0" w:space="0" w:color="auto"/>
          </w:divBdr>
        </w:div>
        <w:div w:id="404913764">
          <w:marLeft w:val="0"/>
          <w:marRight w:val="0"/>
          <w:marTop w:val="0"/>
          <w:marBottom w:val="0"/>
          <w:divBdr>
            <w:top w:val="none" w:sz="0" w:space="0" w:color="auto"/>
            <w:left w:val="none" w:sz="0" w:space="0" w:color="auto"/>
            <w:bottom w:val="none" w:sz="0" w:space="0" w:color="auto"/>
            <w:right w:val="none" w:sz="0" w:space="0" w:color="auto"/>
          </w:divBdr>
        </w:div>
        <w:div w:id="513615383">
          <w:marLeft w:val="0"/>
          <w:marRight w:val="0"/>
          <w:marTop w:val="0"/>
          <w:marBottom w:val="0"/>
          <w:divBdr>
            <w:top w:val="none" w:sz="0" w:space="0" w:color="auto"/>
            <w:left w:val="none" w:sz="0" w:space="0" w:color="auto"/>
            <w:bottom w:val="none" w:sz="0" w:space="0" w:color="auto"/>
            <w:right w:val="none" w:sz="0" w:space="0" w:color="auto"/>
          </w:divBdr>
        </w:div>
        <w:div w:id="725299467">
          <w:marLeft w:val="0"/>
          <w:marRight w:val="0"/>
          <w:marTop w:val="0"/>
          <w:marBottom w:val="0"/>
          <w:divBdr>
            <w:top w:val="none" w:sz="0" w:space="0" w:color="auto"/>
            <w:left w:val="none" w:sz="0" w:space="0" w:color="auto"/>
            <w:bottom w:val="none" w:sz="0" w:space="0" w:color="auto"/>
            <w:right w:val="none" w:sz="0" w:space="0" w:color="auto"/>
          </w:divBdr>
        </w:div>
        <w:div w:id="976492532">
          <w:marLeft w:val="0"/>
          <w:marRight w:val="0"/>
          <w:marTop w:val="0"/>
          <w:marBottom w:val="0"/>
          <w:divBdr>
            <w:top w:val="none" w:sz="0" w:space="0" w:color="auto"/>
            <w:left w:val="none" w:sz="0" w:space="0" w:color="auto"/>
            <w:bottom w:val="none" w:sz="0" w:space="0" w:color="auto"/>
            <w:right w:val="none" w:sz="0" w:space="0" w:color="auto"/>
          </w:divBdr>
        </w:div>
        <w:div w:id="1748260531">
          <w:marLeft w:val="0"/>
          <w:marRight w:val="0"/>
          <w:marTop w:val="0"/>
          <w:marBottom w:val="0"/>
          <w:divBdr>
            <w:top w:val="none" w:sz="0" w:space="0" w:color="auto"/>
            <w:left w:val="none" w:sz="0" w:space="0" w:color="auto"/>
            <w:bottom w:val="none" w:sz="0" w:space="0" w:color="auto"/>
            <w:right w:val="none" w:sz="0" w:space="0" w:color="auto"/>
          </w:divBdr>
        </w:div>
        <w:div w:id="2018265918">
          <w:marLeft w:val="0"/>
          <w:marRight w:val="0"/>
          <w:marTop w:val="0"/>
          <w:marBottom w:val="0"/>
          <w:divBdr>
            <w:top w:val="none" w:sz="0" w:space="0" w:color="auto"/>
            <w:left w:val="none" w:sz="0" w:space="0" w:color="auto"/>
            <w:bottom w:val="none" w:sz="0" w:space="0" w:color="auto"/>
            <w:right w:val="none" w:sz="0" w:space="0" w:color="auto"/>
          </w:divBdr>
        </w:div>
      </w:divsChild>
    </w:div>
    <w:div w:id="1547986363">
      <w:bodyDiv w:val="1"/>
      <w:marLeft w:val="0"/>
      <w:marRight w:val="0"/>
      <w:marTop w:val="0"/>
      <w:marBottom w:val="0"/>
      <w:divBdr>
        <w:top w:val="none" w:sz="0" w:space="0" w:color="auto"/>
        <w:left w:val="none" w:sz="0" w:space="0" w:color="auto"/>
        <w:bottom w:val="none" w:sz="0" w:space="0" w:color="auto"/>
        <w:right w:val="none" w:sz="0" w:space="0" w:color="auto"/>
      </w:divBdr>
    </w:div>
    <w:div w:id="1556966635">
      <w:bodyDiv w:val="1"/>
      <w:marLeft w:val="0"/>
      <w:marRight w:val="0"/>
      <w:marTop w:val="0"/>
      <w:marBottom w:val="0"/>
      <w:divBdr>
        <w:top w:val="none" w:sz="0" w:space="0" w:color="auto"/>
        <w:left w:val="none" w:sz="0" w:space="0" w:color="auto"/>
        <w:bottom w:val="none" w:sz="0" w:space="0" w:color="auto"/>
        <w:right w:val="none" w:sz="0" w:space="0" w:color="auto"/>
      </w:divBdr>
    </w:div>
    <w:div w:id="1821532645">
      <w:bodyDiv w:val="1"/>
      <w:marLeft w:val="0"/>
      <w:marRight w:val="0"/>
      <w:marTop w:val="0"/>
      <w:marBottom w:val="0"/>
      <w:divBdr>
        <w:top w:val="none" w:sz="0" w:space="0" w:color="auto"/>
        <w:left w:val="none" w:sz="0" w:space="0" w:color="auto"/>
        <w:bottom w:val="none" w:sz="0" w:space="0" w:color="auto"/>
        <w:right w:val="none" w:sz="0" w:space="0" w:color="auto"/>
      </w:divBdr>
    </w:div>
    <w:div w:id="1916865285">
      <w:bodyDiv w:val="1"/>
      <w:marLeft w:val="0"/>
      <w:marRight w:val="0"/>
      <w:marTop w:val="0"/>
      <w:marBottom w:val="0"/>
      <w:divBdr>
        <w:top w:val="none" w:sz="0" w:space="0" w:color="auto"/>
        <w:left w:val="none" w:sz="0" w:space="0" w:color="auto"/>
        <w:bottom w:val="none" w:sz="0" w:space="0" w:color="auto"/>
        <w:right w:val="none" w:sz="0" w:space="0" w:color="auto"/>
      </w:divBdr>
    </w:div>
    <w:div w:id="2007124901">
      <w:bodyDiv w:val="1"/>
      <w:marLeft w:val="0"/>
      <w:marRight w:val="0"/>
      <w:marTop w:val="0"/>
      <w:marBottom w:val="0"/>
      <w:divBdr>
        <w:top w:val="none" w:sz="0" w:space="0" w:color="auto"/>
        <w:left w:val="none" w:sz="0" w:space="0" w:color="auto"/>
        <w:bottom w:val="none" w:sz="0" w:space="0" w:color="auto"/>
        <w:right w:val="none" w:sz="0" w:space="0" w:color="auto"/>
      </w:divBdr>
      <w:divsChild>
        <w:div w:id="437259918">
          <w:marLeft w:val="0"/>
          <w:marRight w:val="0"/>
          <w:marTop w:val="0"/>
          <w:marBottom w:val="0"/>
          <w:divBdr>
            <w:top w:val="none" w:sz="0" w:space="0" w:color="auto"/>
            <w:left w:val="none" w:sz="0" w:space="0" w:color="auto"/>
            <w:bottom w:val="none" w:sz="0" w:space="0" w:color="auto"/>
            <w:right w:val="none" w:sz="0" w:space="0" w:color="auto"/>
          </w:divBdr>
          <w:divsChild>
            <w:div w:id="1050956666">
              <w:marLeft w:val="0"/>
              <w:marRight w:val="0"/>
              <w:marTop w:val="0"/>
              <w:marBottom w:val="0"/>
              <w:divBdr>
                <w:top w:val="none" w:sz="0" w:space="0" w:color="auto"/>
                <w:left w:val="none" w:sz="0" w:space="0" w:color="auto"/>
                <w:bottom w:val="none" w:sz="0" w:space="0" w:color="auto"/>
                <w:right w:val="none" w:sz="0" w:space="0" w:color="auto"/>
              </w:divBdr>
            </w:div>
            <w:div w:id="1673609182">
              <w:marLeft w:val="0"/>
              <w:marRight w:val="0"/>
              <w:marTop w:val="0"/>
              <w:marBottom w:val="0"/>
              <w:divBdr>
                <w:top w:val="none" w:sz="0" w:space="0" w:color="auto"/>
                <w:left w:val="none" w:sz="0" w:space="0" w:color="auto"/>
                <w:bottom w:val="none" w:sz="0" w:space="0" w:color="auto"/>
                <w:right w:val="none" w:sz="0" w:space="0" w:color="auto"/>
              </w:divBdr>
            </w:div>
          </w:divsChild>
        </w:div>
        <w:div w:id="575015160">
          <w:marLeft w:val="0"/>
          <w:marRight w:val="0"/>
          <w:marTop w:val="0"/>
          <w:marBottom w:val="0"/>
          <w:divBdr>
            <w:top w:val="none" w:sz="0" w:space="0" w:color="auto"/>
            <w:left w:val="none" w:sz="0" w:space="0" w:color="auto"/>
            <w:bottom w:val="none" w:sz="0" w:space="0" w:color="auto"/>
            <w:right w:val="none" w:sz="0" w:space="0" w:color="auto"/>
          </w:divBdr>
          <w:divsChild>
            <w:div w:id="1105536270">
              <w:marLeft w:val="0"/>
              <w:marRight w:val="0"/>
              <w:marTop w:val="0"/>
              <w:marBottom w:val="0"/>
              <w:divBdr>
                <w:top w:val="none" w:sz="0" w:space="0" w:color="auto"/>
                <w:left w:val="none" w:sz="0" w:space="0" w:color="auto"/>
                <w:bottom w:val="none" w:sz="0" w:space="0" w:color="auto"/>
                <w:right w:val="none" w:sz="0" w:space="0" w:color="auto"/>
              </w:divBdr>
            </w:div>
          </w:divsChild>
        </w:div>
        <w:div w:id="622081652">
          <w:marLeft w:val="0"/>
          <w:marRight w:val="0"/>
          <w:marTop w:val="0"/>
          <w:marBottom w:val="0"/>
          <w:divBdr>
            <w:top w:val="none" w:sz="0" w:space="0" w:color="auto"/>
            <w:left w:val="none" w:sz="0" w:space="0" w:color="auto"/>
            <w:bottom w:val="none" w:sz="0" w:space="0" w:color="auto"/>
            <w:right w:val="none" w:sz="0" w:space="0" w:color="auto"/>
          </w:divBdr>
          <w:divsChild>
            <w:div w:id="993919694">
              <w:marLeft w:val="0"/>
              <w:marRight w:val="0"/>
              <w:marTop w:val="0"/>
              <w:marBottom w:val="0"/>
              <w:divBdr>
                <w:top w:val="none" w:sz="0" w:space="0" w:color="auto"/>
                <w:left w:val="none" w:sz="0" w:space="0" w:color="auto"/>
                <w:bottom w:val="none" w:sz="0" w:space="0" w:color="auto"/>
                <w:right w:val="none" w:sz="0" w:space="0" w:color="auto"/>
              </w:divBdr>
            </w:div>
            <w:div w:id="1372532184">
              <w:marLeft w:val="0"/>
              <w:marRight w:val="0"/>
              <w:marTop w:val="0"/>
              <w:marBottom w:val="0"/>
              <w:divBdr>
                <w:top w:val="none" w:sz="0" w:space="0" w:color="auto"/>
                <w:left w:val="none" w:sz="0" w:space="0" w:color="auto"/>
                <w:bottom w:val="none" w:sz="0" w:space="0" w:color="auto"/>
                <w:right w:val="none" w:sz="0" w:space="0" w:color="auto"/>
              </w:divBdr>
            </w:div>
          </w:divsChild>
        </w:div>
        <w:div w:id="1322848499">
          <w:marLeft w:val="0"/>
          <w:marRight w:val="0"/>
          <w:marTop w:val="0"/>
          <w:marBottom w:val="0"/>
          <w:divBdr>
            <w:top w:val="none" w:sz="0" w:space="0" w:color="auto"/>
            <w:left w:val="none" w:sz="0" w:space="0" w:color="auto"/>
            <w:bottom w:val="none" w:sz="0" w:space="0" w:color="auto"/>
            <w:right w:val="none" w:sz="0" w:space="0" w:color="auto"/>
          </w:divBdr>
          <w:divsChild>
            <w:div w:id="1423800948">
              <w:marLeft w:val="0"/>
              <w:marRight w:val="0"/>
              <w:marTop w:val="0"/>
              <w:marBottom w:val="0"/>
              <w:divBdr>
                <w:top w:val="none" w:sz="0" w:space="0" w:color="auto"/>
                <w:left w:val="none" w:sz="0" w:space="0" w:color="auto"/>
                <w:bottom w:val="none" w:sz="0" w:space="0" w:color="auto"/>
                <w:right w:val="none" w:sz="0" w:space="0" w:color="auto"/>
              </w:divBdr>
            </w:div>
          </w:divsChild>
        </w:div>
        <w:div w:id="1323892781">
          <w:marLeft w:val="0"/>
          <w:marRight w:val="0"/>
          <w:marTop w:val="0"/>
          <w:marBottom w:val="0"/>
          <w:divBdr>
            <w:top w:val="none" w:sz="0" w:space="0" w:color="auto"/>
            <w:left w:val="none" w:sz="0" w:space="0" w:color="auto"/>
            <w:bottom w:val="none" w:sz="0" w:space="0" w:color="auto"/>
            <w:right w:val="none" w:sz="0" w:space="0" w:color="auto"/>
          </w:divBdr>
          <w:divsChild>
            <w:div w:id="1129204807">
              <w:marLeft w:val="0"/>
              <w:marRight w:val="0"/>
              <w:marTop w:val="0"/>
              <w:marBottom w:val="0"/>
              <w:divBdr>
                <w:top w:val="none" w:sz="0" w:space="0" w:color="auto"/>
                <w:left w:val="none" w:sz="0" w:space="0" w:color="auto"/>
                <w:bottom w:val="none" w:sz="0" w:space="0" w:color="auto"/>
                <w:right w:val="none" w:sz="0" w:space="0" w:color="auto"/>
              </w:divBdr>
            </w:div>
          </w:divsChild>
        </w:div>
        <w:div w:id="1543905871">
          <w:marLeft w:val="0"/>
          <w:marRight w:val="0"/>
          <w:marTop w:val="0"/>
          <w:marBottom w:val="0"/>
          <w:divBdr>
            <w:top w:val="none" w:sz="0" w:space="0" w:color="auto"/>
            <w:left w:val="none" w:sz="0" w:space="0" w:color="auto"/>
            <w:bottom w:val="none" w:sz="0" w:space="0" w:color="auto"/>
            <w:right w:val="none" w:sz="0" w:space="0" w:color="auto"/>
          </w:divBdr>
          <w:divsChild>
            <w:div w:id="600113661">
              <w:marLeft w:val="0"/>
              <w:marRight w:val="0"/>
              <w:marTop w:val="0"/>
              <w:marBottom w:val="0"/>
              <w:divBdr>
                <w:top w:val="none" w:sz="0" w:space="0" w:color="auto"/>
                <w:left w:val="none" w:sz="0" w:space="0" w:color="auto"/>
                <w:bottom w:val="none" w:sz="0" w:space="0" w:color="auto"/>
                <w:right w:val="none" w:sz="0" w:space="0" w:color="auto"/>
              </w:divBdr>
            </w:div>
          </w:divsChild>
        </w:div>
        <w:div w:id="1741437761">
          <w:marLeft w:val="0"/>
          <w:marRight w:val="0"/>
          <w:marTop w:val="0"/>
          <w:marBottom w:val="0"/>
          <w:divBdr>
            <w:top w:val="none" w:sz="0" w:space="0" w:color="auto"/>
            <w:left w:val="none" w:sz="0" w:space="0" w:color="auto"/>
            <w:bottom w:val="none" w:sz="0" w:space="0" w:color="auto"/>
            <w:right w:val="none" w:sz="0" w:space="0" w:color="auto"/>
          </w:divBdr>
          <w:divsChild>
            <w:div w:id="181078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0340">
      <w:bodyDiv w:val="1"/>
      <w:marLeft w:val="0"/>
      <w:marRight w:val="0"/>
      <w:marTop w:val="0"/>
      <w:marBottom w:val="0"/>
      <w:divBdr>
        <w:top w:val="none" w:sz="0" w:space="0" w:color="auto"/>
        <w:left w:val="none" w:sz="0" w:space="0" w:color="auto"/>
        <w:bottom w:val="none" w:sz="0" w:space="0" w:color="auto"/>
        <w:right w:val="none" w:sz="0" w:space="0" w:color="auto"/>
      </w:divBdr>
    </w:div>
    <w:div w:id="2034376818">
      <w:bodyDiv w:val="1"/>
      <w:marLeft w:val="0"/>
      <w:marRight w:val="0"/>
      <w:marTop w:val="0"/>
      <w:marBottom w:val="0"/>
      <w:divBdr>
        <w:top w:val="none" w:sz="0" w:space="0" w:color="auto"/>
        <w:left w:val="none" w:sz="0" w:space="0" w:color="auto"/>
        <w:bottom w:val="none" w:sz="0" w:space="0" w:color="auto"/>
        <w:right w:val="none" w:sz="0" w:space="0" w:color="auto"/>
      </w:divBdr>
    </w:div>
    <w:div w:id="2124691153">
      <w:bodyDiv w:val="1"/>
      <w:marLeft w:val="0"/>
      <w:marRight w:val="0"/>
      <w:marTop w:val="0"/>
      <w:marBottom w:val="0"/>
      <w:divBdr>
        <w:top w:val="none" w:sz="0" w:space="0" w:color="auto"/>
        <w:left w:val="none" w:sz="0" w:space="0" w:color="auto"/>
        <w:bottom w:val="none" w:sz="0" w:space="0" w:color="auto"/>
        <w:right w:val="none" w:sz="0" w:space="0" w:color="auto"/>
      </w:divBdr>
    </w:div>
    <w:div w:id="2126074288">
      <w:bodyDiv w:val="1"/>
      <w:marLeft w:val="0"/>
      <w:marRight w:val="0"/>
      <w:marTop w:val="0"/>
      <w:marBottom w:val="0"/>
      <w:divBdr>
        <w:top w:val="none" w:sz="0" w:space="0" w:color="auto"/>
        <w:left w:val="none" w:sz="0" w:space="0" w:color="auto"/>
        <w:bottom w:val="none" w:sz="0" w:space="0" w:color="auto"/>
        <w:right w:val="none" w:sz="0" w:space="0" w:color="auto"/>
      </w:divBdr>
      <w:divsChild>
        <w:div w:id="89205714">
          <w:marLeft w:val="0"/>
          <w:marRight w:val="0"/>
          <w:marTop w:val="0"/>
          <w:marBottom w:val="0"/>
          <w:divBdr>
            <w:top w:val="none" w:sz="0" w:space="0" w:color="auto"/>
            <w:left w:val="none" w:sz="0" w:space="0" w:color="auto"/>
            <w:bottom w:val="none" w:sz="0" w:space="0" w:color="auto"/>
            <w:right w:val="none" w:sz="0" w:space="0" w:color="auto"/>
          </w:divBdr>
        </w:div>
      </w:divsChild>
    </w:div>
    <w:div w:id="2144612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emf"/><Relationship Id="rId21" Type="http://schemas.openxmlformats.org/officeDocument/2006/relationships/image" Target="media/image10.emf"/><Relationship Id="rId42" Type="http://schemas.openxmlformats.org/officeDocument/2006/relationships/image" Target="media/image29.emf"/><Relationship Id="rId47" Type="http://schemas.openxmlformats.org/officeDocument/2006/relationships/image" Target="media/image34.emf"/><Relationship Id="rId63" Type="http://schemas.openxmlformats.org/officeDocument/2006/relationships/image" Target="media/image48.png"/><Relationship Id="rId68"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6.emf"/><Relationship Id="rId11" Type="http://schemas.openxmlformats.org/officeDocument/2006/relationships/endnotes" Target="endnotes.xml"/><Relationship Id="rId24" Type="http://schemas.openxmlformats.org/officeDocument/2006/relationships/footer" Target="footer1.xml"/><Relationship Id="rId32" Type="http://schemas.openxmlformats.org/officeDocument/2006/relationships/image" Target="media/image19.emf"/><Relationship Id="rId37" Type="http://schemas.openxmlformats.org/officeDocument/2006/relationships/image" Target="media/image24.emf"/><Relationship Id="rId40" Type="http://schemas.openxmlformats.org/officeDocument/2006/relationships/image" Target="media/image27.emf"/><Relationship Id="rId45" Type="http://schemas.openxmlformats.org/officeDocument/2006/relationships/image" Target="media/image32.emf"/><Relationship Id="rId53" Type="http://schemas.openxmlformats.org/officeDocument/2006/relationships/image" Target="media/image40.emf"/><Relationship Id="rId58" Type="http://schemas.openxmlformats.org/officeDocument/2006/relationships/image" Target="media/image45.emf"/><Relationship Id="rId66"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s://en.wikipedia.org/wiki/Due_diligence" TargetMode="External"/><Relationship Id="rId19" Type="http://schemas.openxmlformats.org/officeDocument/2006/relationships/image" Target="media/image8.emf"/><Relationship Id="rId14" Type="http://schemas.openxmlformats.org/officeDocument/2006/relationships/image" Target="media/image3.svg"/><Relationship Id="rId22" Type="http://schemas.openxmlformats.org/officeDocument/2006/relationships/image" Target="media/image11.emf"/><Relationship Id="rId27" Type="http://schemas.openxmlformats.org/officeDocument/2006/relationships/image" Target="media/image14.emf"/><Relationship Id="rId30" Type="http://schemas.openxmlformats.org/officeDocument/2006/relationships/image" Target="media/image17.emf"/><Relationship Id="rId35" Type="http://schemas.openxmlformats.org/officeDocument/2006/relationships/image" Target="media/image22.emf"/><Relationship Id="rId43" Type="http://schemas.openxmlformats.org/officeDocument/2006/relationships/image" Target="media/image30.emf"/><Relationship Id="rId48" Type="http://schemas.openxmlformats.org/officeDocument/2006/relationships/image" Target="media/image35.emf"/><Relationship Id="rId56" Type="http://schemas.openxmlformats.org/officeDocument/2006/relationships/image" Target="media/image43.emf"/><Relationship Id="rId64" Type="http://schemas.openxmlformats.org/officeDocument/2006/relationships/image" Target="media/image49.png"/><Relationship Id="rId69"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38.emf"/><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emf"/><Relationship Id="rId25" Type="http://schemas.openxmlformats.org/officeDocument/2006/relationships/image" Target="media/image12.emf"/><Relationship Id="rId33" Type="http://schemas.openxmlformats.org/officeDocument/2006/relationships/image" Target="media/image20.emf"/><Relationship Id="rId38" Type="http://schemas.openxmlformats.org/officeDocument/2006/relationships/image" Target="media/image25.emf"/><Relationship Id="rId46" Type="http://schemas.openxmlformats.org/officeDocument/2006/relationships/image" Target="media/image33.emf"/><Relationship Id="rId59" Type="http://schemas.openxmlformats.org/officeDocument/2006/relationships/image" Target="media/image46.emf"/><Relationship Id="rId67" Type="http://schemas.microsoft.com/office/2011/relationships/people" Target="people.xml"/><Relationship Id="rId20" Type="http://schemas.openxmlformats.org/officeDocument/2006/relationships/image" Target="media/image9.emf"/><Relationship Id="rId41" Type="http://schemas.openxmlformats.org/officeDocument/2006/relationships/image" Target="media/image28.png"/><Relationship Id="rId54" Type="http://schemas.openxmlformats.org/officeDocument/2006/relationships/image" Target="media/image41.emf"/><Relationship Id="rId62" Type="http://schemas.openxmlformats.org/officeDocument/2006/relationships/hyperlink" Target="https://en.wikipedia.org/wiki/Human_rights" TargetMode="External"/><Relationship Id="rId7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header" Target="header1.xml"/><Relationship Id="rId28" Type="http://schemas.openxmlformats.org/officeDocument/2006/relationships/image" Target="media/image15.emf"/><Relationship Id="rId36" Type="http://schemas.openxmlformats.org/officeDocument/2006/relationships/image" Target="media/image23.emf"/><Relationship Id="rId49" Type="http://schemas.openxmlformats.org/officeDocument/2006/relationships/image" Target="media/image36.emf"/><Relationship Id="rId57" Type="http://schemas.openxmlformats.org/officeDocument/2006/relationships/image" Target="media/image44.emf"/><Relationship Id="rId10" Type="http://schemas.openxmlformats.org/officeDocument/2006/relationships/footnotes" Target="footnotes.xml"/><Relationship Id="rId31" Type="http://schemas.openxmlformats.org/officeDocument/2006/relationships/image" Target="media/image18.emf"/><Relationship Id="rId44" Type="http://schemas.openxmlformats.org/officeDocument/2006/relationships/image" Target="media/image31.emf"/><Relationship Id="rId52" Type="http://schemas.openxmlformats.org/officeDocument/2006/relationships/image" Target="media/image39.emf"/><Relationship Id="rId60" Type="http://schemas.openxmlformats.org/officeDocument/2006/relationships/image" Target="media/image47.png"/><Relationship Id="rId65" Type="http://schemas.openxmlformats.org/officeDocument/2006/relationships/image" Target="media/image50.sv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emf"/><Relationship Id="rId39" Type="http://schemas.openxmlformats.org/officeDocument/2006/relationships/image" Target="media/image26.png"/><Relationship Id="rId34" Type="http://schemas.openxmlformats.org/officeDocument/2006/relationships/image" Target="media/image21.emf"/><Relationship Id="rId50" Type="http://schemas.openxmlformats.org/officeDocument/2006/relationships/image" Target="media/image37.emf"/><Relationship Id="rId55" Type="http://schemas.openxmlformats.org/officeDocument/2006/relationships/image" Target="media/image42.emf"/></Relationships>
</file>

<file path=word/_rels/footnotes.xml.rels><?xml version="1.0" encoding="UTF-8" standalone="yes"?>
<Relationships xmlns="http://schemas.openxmlformats.org/package/2006/relationships"><Relationship Id="rId3" Type="http://schemas.openxmlformats.org/officeDocument/2006/relationships/hyperlink" Target="https://www.questia.com/library/journal/1G1-447030755/the-meaning-of-gross-violation-of-human-rights" TargetMode="External"/><Relationship Id="rId2" Type="http://schemas.openxmlformats.org/officeDocument/2006/relationships/hyperlink" Target="http://www1.biologie.uni-hamburg.de/b-online////afrika/africa_forest/www.unep_wcmc.org/forest/global_map.htm" TargetMode="External"/><Relationship Id="rId1" Type="http://schemas.openxmlformats.org/officeDocument/2006/relationships/hyperlink" Target="http://www.unepwcmc.org/forest/global_map.htm" TargetMode="External"/></Relationships>
</file>

<file path=word/documenttasks/documenttasks1.xml><?xml version="1.0" encoding="utf-8"?>
<t:Tasks xmlns:t="http://schemas.microsoft.com/office/tasks/2019/documenttasks" xmlns:oel="http://schemas.microsoft.com/office/2019/extlst">
  <t:Task id="{179872BF-1506-468C-B154-7784A4754453}">
    <t:Anchor>
      <t:Comment id="644280134"/>
    </t:Anchor>
    <t:History>
      <t:Event id="{DF11B577-D09F-4E11-9DE3-9063260A823C}" time="2022-07-07T07:41:12.031Z">
        <t:Attribution userId="S::s.hotti@fsc.org::0da8f7f2-c08f-4a3c-a20c-17c875498e6f" userProvider="AD" userName="Saija Hotti"/>
        <t:Anchor>
          <t:Comment id="63193105"/>
        </t:Anchor>
        <t:Create/>
      </t:Event>
      <t:Event id="{2BC518D7-1830-4AB9-BE5A-9B62CF6C9239}" time="2022-07-07T07:41:12.031Z">
        <t:Attribution userId="S::s.hotti@fsc.org::0da8f7f2-c08f-4a3c-a20c-17c875498e6f" userProvider="AD" userName="Saija Hotti"/>
        <t:Anchor>
          <t:Comment id="63193105"/>
        </t:Anchor>
        <t:Assign userId="S::j.surma@fsc.org::2fd13226-8eea-497d-b5f6-72479eaf3647" userProvider="AD" userName="Jessica Surma"/>
      </t:Event>
      <t:Event id="{3256F7A4-6265-46D3-B707-BBEB8048F229}" time="2022-07-07T07:41:12.031Z">
        <t:Attribution userId="S::s.hotti@fsc.org::0da8f7f2-c08f-4a3c-a20c-17c875498e6f" userProvider="AD" userName="Saija Hotti"/>
        <t:Anchor>
          <t:Comment id="63193105"/>
        </t:Anchor>
        <t:SetTitle title="@Jessica Surma , for simplicity, I would go with Jannickas proposal, the other one is not wrong either."/>
      </t:Event>
      <t:Event id="{808AB683-D519-4999-933C-8B1DABC5EB4B}" time="2022-07-07T08:44:32.557Z">
        <t:Attribution userId="S::j.surma@fsc.org::2fd13226-8eea-497d-b5f6-72479eaf3647" userProvider="AD" userName="Jessica Surm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B661A5BF-DCEB-4851-B089-E1274A205061}"/>
      </w:docPartPr>
      <w:docPartBody>
        <w:p w:rsidR="00307953" w:rsidRDefault="00EA3553">
          <w:r w:rsidRPr="00007714">
            <w:rPr>
              <w:rStyle w:val="PlaceholderText"/>
            </w:rPr>
            <w:t>Click or tap here to enter text.</w:t>
          </w:r>
        </w:p>
      </w:docPartBody>
    </w:docPart>
    <w:docPart>
      <w:docPartPr>
        <w:name w:val="431D409D87E34C9C9A8FC561EFD6A3F4"/>
        <w:category>
          <w:name w:val="General"/>
          <w:gallery w:val="placeholder"/>
        </w:category>
        <w:types>
          <w:type w:val="bbPlcHdr"/>
        </w:types>
        <w:behaviors>
          <w:behavior w:val="content"/>
        </w:behaviors>
        <w:guid w:val="{27CF0078-DF7E-40E9-AE1D-5D9D8B2A8E1F}"/>
      </w:docPartPr>
      <w:docPartBody>
        <w:p w:rsidR="00307953" w:rsidRDefault="002117A6" w:rsidP="002117A6">
          <w:pPr>
            <w:pStyle w:val="431D409D87E34C9C9A8FC561EFD6A3F43"/>
          </w:pPr>
          <w:r w:rsidRPr="00BB38D0">
            <w:rPr>
              <w:highlight w:val="lightGray"/>
            </w:rPr>
            <w:t>[Title linked to cover]</w:t>
          </w:r>
        </w:p>
      </w:docPartBody>
    </w:docPart>
    <w:docPart>
      <w:docPartPr>
        <w:name w:val="00D99DD3FC8C43C9A6CF1A8815361327"/>
        <w:category>
          <w:name w:val="General"/>
          <w:gallery w:val="placeholder"/>
        </w:category>
        <w:types>
          <w:type w:val="bbPlcHdr"/>
        </w:types>
        <w:behaviors>
          <w:behavior w:val="content"/>
        </w:behaviors>
        <w:guid w:val="{F1B09B3A-A597-446A-B08E-41D387EA517D}"/>
      </w:docPartPr>
      <w:docPartBody>
        <w:p w:rsidR="00307953" w:rsidRDefault="002117A6" w:rsidP="002117A6">
          <w:pPr>
            <w:pStyle w:val="00D99DD3FC8C43C9A6CF1A88153613273"/>
          </w:pPr>
          <w:r w:rsidRPr="00BB38D0">
            <w:rPr>
              <w:highlight w:val="lightGray"/>
            </w:rPr>
            <w:t>[Click to choose a date]</w:t>
          </w:r>
        </w:p>
      </w:docPartBody>
    </w:docPart>
    <w:docPart>
      <w:docPartPr>
        <w:name w:val="DD4C8176C67F4C5DB6FE5491A7F45380"/>
        <w:category>
          <w:name w:val="General"/>
          <w:gallery w:val="placeholder"/>
        </w:category>
        <w:types>
          <w:type w:val="bbPlcHdr"/>
        </w:types>
        <w:behaviors>
          <w:behavior w:val="content"/>
        </w:behaviors>
        <w:guid w:val="{8ACD8B80-2546-4519-B25B-1F9BEB8EDBE3}"/>
      </w:docPartPr>
      <w:docPartBody>
        <w:p w:rsidR="00B21AB6" w:rsidRDefault="002117A6" w:rsidP="002117A6">
          <w:pPr>
            <w:pStyle w:val="DD4C8176C67F4C5DB6FE5491A7F453804"/>
          </w:pPr>
          <w:r w:rsidRPr="00A11CEB">
            <w:rPr>
              <w:highlight w:val="lightGray"/>
            </w:rPr>
            <w:t>[Publish Date, linked to cover]</w:t>
          </w:r>
        </w:p>
      </w:docPartBody>
    </w:docPart>
    <w:docPart>
      <w:docPartPr>
        <w:name w:val="1D88CAB00F304E80A577BA95BD126892"/>
        <w:category>
          <w:name w:val="General"/>
          <w:gallery w:val="placeholder"/>
        </w:category>
        <w:types>
          <w:type w:val="bbPlcHdr"/>
        </w:types>
        <w:behaviors>
          <w:behavior w:val="content"/>
        </w:behaviors>
        <w:guid w:val="{70B53901-2434-474C-A21E-E2B650CF5219}"/>
      </w:docPartPr>
      <w:docPartBody>
        <w:p w:rsidR="00AB725E" w:rsidRDefault="009A6BC5" w:rsidP="009A6BC5">
          <w:pPr>
            <w:pStyle w:val="1D88CAB00F304E80A577BA95BD126892"/>
          </w:pPr>
          <w:r>
            <w:t>[</w:t>
          </w:r>
          <w:r>
            <w:rPr>
              <w:rStyle w:val="PlaceholderText"/>
            </w:rPr>
            <w:t>Click to choose Category]</w:t>
          </w:r>
        </w:p>
      </w:docPartBody>
    </w:docPart>
    <w:docPart>
      <w:docPartPr>
        <w:name w:val="DF2ECD84BAD5490F8EDE61FDDC43AB37"/>
        <w:category>
          <w:name w:val="General"/>
          <w:gallery w:val="placeholder"/>
        </w:category>
        <w:types>
          <w:type w:val="bbPlcHdr"/>
        </w:types>
        <w:behaviors>
          <w:behavior w:val="content"/>
        </w:behaviors>
        <w:guid w:val="{4194BE81-FC45-4E47-BF0A-FB505387C1AA}"/>
      </w:docPartPr>
      <w:docPartBody>
        <w:p w:rsidR="00AB725E" w:rsidRDefault="009A6BC5" w:rsidP="009A6BC5">
          <w:pPr>
            <w:pStyle w:val="DF2ECD84BAD5490F8EDE61FDDC43AB37"/>
          </w:pPr>
          <w:r w:rsidRPr="008E0E81">
            <w:rPr>
              <w:highlight w:val="lightGray"/>
            </w:rPr>
            <w:t>[Click to add Title]</w:t>
          </w:r>
        </w:p>
      </w:docPartBody>
    </w:docPart>
    <w:docPart>
      <w:docPartPr>
        <w:name w:val="49B4A9A2191E4F5E964031C23ED9726D"/>
        <w:category>
          <w:name w:val="General"/>
          <w:gallery w:val="placeholder"/>
        </w:category>
        <w:types>
          <w:type w:val="bbPlcHdr"/>
        </w:types>
        <w:behaviors>
          <w:behavior w:val="content"/>
        </w:behaviors>
        <w:guid w:val="{0A26E77C-9F49-4C29-A2A1-1C45A8871590}"/>
      </w:docPartPr>
      <w:docPartBody>
        <w:p w:rsidR="000E2FD5" w:rsidRDefault="002117A6">
          <w:pPr>
            <w:pStyle w:val="49B4A9A2191E4F5E964031C23ED9726D"/>
          </w:pPr>
          <w:r w:rsidRPr="001304C6">
            <w:rPr>
              <w:highlight w:val="lightGray"/>
            </w:rPr>
            <w:t>[Click to choose a date]</w:t>
          </w:r>
        </w:p>
      </w:docPartBody>
    </w:docPart>
    <w:docPart>
      <w:docPartPr>
        <w:name w:val="C742A40694184A56A450AFCC3755DB73"/>
        <w:category>
          <w:name w:val="General"/>
          <w:gallery w:val="placeholder"/>
        </w:category>
        <w:types>
          <w:type w:val="bbPlcHdr"/>
        </w:types>
        <w:behaviors>
          <w:behavior w:val="content"/>
        </w:behaviors>
        <w:guid w:val="{7B90F958-4841-426B-88B2-815E92E10007}"/>
      </w:docPartPr>
      <w:docPartBody>
        <w:p w:rsidR="00671158" w:rsidRDefault="009A6BC5">
          <w:pPr>
            <w:pStyle w:val="C742A40694184A56A450AFCC3755DB73"/>
          </w:pPr>
          <w:r w:rsidRPr="008E0E81">
            <w:rPr>
              <w:highlight w:val="darkGray"/>
            </w:rPr>
            <w:t>[Click to add Subtitle]</w:t>
          </w:r>
        </w:p>
      </w:docPartBody>
    </w:docPart>
    <w:docPart>
      <w:docPartPr>
        <w:name w:val="6AE609269E3B47E0BB7BDFBC1319DEE1"/>
        <w:category>
          <w:name w:val="General"/>
          <w:gallery w:val="placeholder"/>
        </w:category>
        <w:types>
          <w:type w:val="bbPlcHdr"/>
        </w:types>
        <w:behaviors>
          <w:behavior w:val="content"/>
        </w:behaviors>
        <w:guid w:val="{2B2D39AA-808E-44EE-AA36-C594BAFD9E26}"/>
      </w:docPartPr>
      <w:docPartBody>
        <w:p w:rsidR="00D5521A" w:rsidRDefault="00D5521A">
          <w:r w:rsidRPr="009340E3">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eycliff CF Extra Bold">
    <w:altName w:val="Cambria"/>
    <w:panose1 w:val="00000000000000000000"/>
    <w:charset w:val="00"/>
    <w:family w:val="roman"/>
    <w:notTrueType/>
    <w:pitch w:val="default"/>
  </w:font>
  <w:font w:name="SimHei">
    <w:altName w:val="黑体"/>
    <w:panose1 w:val="0201060003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Yu Mincho">
    <w:altName w:val="游明朝"/>
    <w:charset w:val="8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553"/>
    <w:rsid w:val="000415EF"/>
    <w:rsid w:val="00062B73"/>
    <w:rsid w:val="00097D1D"/>
    <w:rsid w:val="000A54A3"/>
    <w:rsid w:val="000B2984"/>
    <w:rsid w:val="000D2DAC"/>
    <w:rsid w:val="000E0AD1"/>
    <w:rsid w:val="000E2FD5"/>
    <w:rsid w:val="000F045A"/>
    <w:rsid w:val="00133E36"/>
    <w:rsid w:val="001902BE"/>
    <w:rsid w:val="001B1D3C"/>
    <w:rsid w:val="001B319F"/>
    <w:rsid w:val="001B6800"/>
    <w:rsid w:val="001D6621"/>
    <w:rsid w:val="001E2ECD"/>
    <w:rsid w:val="00206AFD"/>
    <w:rsid w:val="002117A6"/>
    <w:rsid w:val="00226FDE"/>
    <w:rsid w:val="002318AE"/>
    <w:rsid w:val="00240ADF"/>
    <w:rsid w:val="00251BF7"/>
    <w:rsid w:val="002C175A"/>
    <w:rsid w:val="002D5311"/>
    <w:rsid w:val="00307953"/>
    <w:rsid w:val="00307BD7"/>
    <w:rsid w:val="003321A7"/>
    <w:rsid w:val="0033320F"/>
    <w:rsid w:val="00336E54"/>
    <w:rsid w:val="003606B1"/>
    <w:rsid w:val="0039033E"/>
    <w:rsid w:val="00397465"/>
    <w:rsid w:val="003A153D"/>
    <w:rsid w:val="003C7062"/>
    <w:rsid w:val="003D09D3"/>
    <w:rsid w:val="003E3E6B"/>
    <w:rsid w:val="004515C0"/>
    <w:rsid w:val="004600D9"/>
    <w:rsid w:val="004606BD"/>
    <w:rsid w:val="004C1ED8"/>
    <w:rsid w:val="004D6F7A"/>
    <w:rsid w:val="004F693C"/>
    <w:rsid w:val="005052D6"/>
    <w:rsid w:val="00514E91"/>
    <w:rsid w:val="00524E3C"/>
    <w:rsid w:val="005370C8"/>
    <w:rsid w:val="005A3893"/>
    <w:rsid w:val="005A6B32"/>
    <w:rsid w:val="005E7AFD"/>
    <w:rsid w:val="00607CF2"/>
    <w:rsid w:val="00627AFB"/>
    <w:rsid w:val="00634108"/>
    <w:rsid w:val="0064125F"/>
    <w:rsid w:val="00665583"/>
    <w:rsid w:val="00671158"/>
    <w:rsid w:val="00673F3B"/>
    <w:rsid w:val="00677C37"/>
    <w:rsid w:val="006947EC"/>
    <w:rsid w:val="006A146A"/>
    <w:rsid w:val="006B156C"/>
    <w:rsid w:val="006C7D07"/>
    <w:rsid w:val="006D6B0D"/>
    <w:rsid w:val="00707C3C"/>
    <w:rsid w:val="00775C9D"/>
    <w:rsid w:val="0079377D"/>
    <w:rsid w:val="00796077"/>
    <w:rsid w:val="007C24B4"/>
    <w:rsid w:val="0083587C"/>
    <w:rsid w:val="00843C83"/>
    <w:rsid w:val="00851660"/>
    <w:rsid w:val="008813FD"/>
    <w:rsid w:val="008F39C4"/>
    <w:rsid w:val="008F4EA7"/>
    <w:rsid w:val="00925398"/>
    <w:rsid w:val="00940CD3"/>
    <w:rsid w:val="009536D9"/>
    <w:rsid w:val="00995FA6"/>
    <w:rsid w:val="00996224"/>
    <w:rsid w:val="009A6BC5"/>
    <w:rsid w:val="009C232F"/>
    <w:rsid w:val="009E1CD9"/>
    <w:rsid w:val="009E6B44"/>
    <w:rsid w:val="00A6336B"/>
    <w:rsid w:val="00AB725E"/>
    <w:rsid w:val="00AD7B48"/>
    <w:rsid w:val="00B12833"/>
    <w:rsid w:val="00B21AB6"/>
    <w:rsid w:val="00B523EF"/>
    <w:rsid w:val="00B9197E"/>
    <w:rsid w:val="00BA6758"/>
    <w:rsid w:val="00BD0538"/>
    <w:rsid w:val="00C16231"/>
    <w:rsid w:val="00C36C25"/>
    <w:rsid w:val="00C90907"/>
    <w:rsid w:val="00CA226C"/>
    <w:rsid w:val="00D162DB"/>
    <w:rsid w:val="00D24C77"/>
    <w:rsid w:val="00D309F2"/>
    <w:rsid w:val="00D53AC7"/>
    <w:rsid w:val="00D5521A"/>
    <w:rsid w:val="00D6135F"/>
    <w:rsid w:val="00D7600D"/>
    <w:rsid w:val="00DE305A"/>
    <w:rsid w:val="00DF3872"/>
    <w:rsid w:val="00E010EB"/>
    <w:rsid w:val="00E06A0F"/>
    <w:rsid w:val="00E169CA"/>
    <w:rsid w:val="00E17F77"/>
    <w:rsid w:val="00E2312C"/>
    <w:rsid w:val="00EA224C"/>
    <w:rsid w:val="00EA3553"/>
    <w:rsid w:val="00EC1FA8"/>
    <w:rsid w:val="00F06A81"/>
    <w:rsid w:val="00F33289"/>
    <w:rsid w:val="00F37888"/>
    <w:rsid w:val="00F50F67"/>
    <w:rsid w:val="00F66DBD"/>
    <w:rsid w:val="00F75D91"/>
    <w:rsid w:val="00F876B9"/>
    <w:rsid w:val="00F976CE"/>
    <w:rsid w:val="00FB12F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553"/>
    <w:rPr>
      <w:rFonts w:cs="Times New Roman"/>
      <w:sz w:val="3276"/>
      <w:szCs w:val="3276"/>
    </w:rPr>
  </w:style>
  <w:style w:type="paragraph" w:styleId="Heading1">
    <w:name w:val="heading 1"/>
    <w:basedOn w:val="Normal"/>
    <w:next w:val="Normal"/>
    <w:link w:val="Heading1Char"/>
    <w:uiPriority w:val="9"/>
    <w:qFormat/>
    <w:rsid w:val="00EA35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A3553"/>
    <w:pPr>
      <w:keepNext/>
      <w:keepLines/>
      <w:spacing w:before="120" w:after="60" w:line="264" w:lineRule="auto"/>
      <w:outlineLvl w:val="1"/>
    </w:pPr>
    <w:rPr>
      <w:rFonts w:asciiTheme="majorHAnsi" w:eastAsiaTheme="majorEastAsia" w:hAnsiTheme="majorHAnsi" w:cstheme="majorBidi"/>
      <w:color w:val="44546A" w:themeColor="text2"/>
      <w:sz w:val="26"/>
      <w:szCs w:val="26"/>
      <w:lang w:eastAsia="en-US"/>
    </w:rPr>
  </w:style>
  <w:style w:type="paragraph" w:styleId="Heading3">
    <w:name w:val="heading 3"/>
    <w:basedOn w:val="Normal"/>
    <w:next w:val="Normal"/>
    <w:link w:val="Heading3Char"/>
    <w:uiPriority w:val="9"/>
    <w:unhideWhenUsed/>
    <w:qFormat/>
    <w:rsid w:val="002117A6"/>
    <w:pPr>
      <w:keepNext/>
      <w:keepLines/>
      <w:spacing w:before="120" w:after="60" w:line="264" w:lineRule="auto"/>
      <w:outlineLvl w:val="2"/>
    </w:pPr>
    <w:rPr>
      <w:rFonts w:asciiTheme="majorHAnsi" w:eastAsiaTheme="majorEastAsia" w:hAnsiTheme="majorHAnsi" w:cstheme="majorBidi"/>
      <w:color w:val="44546A" w:themeColor="text2"/>
      <w:sz w:val="22"/>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55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A3553"/>
    <w:rPr>
      <w:rFonts w:asciiTheme="majorHAnsi" w:eastAsiaTheme="majorEastAsia" w:hAnsiTheme="majorHAnsi" w:cstheme="majorBidi"/>
      <w:color w:val="44546A" w:themeColor="text2"/>
      <w:sz w:val="26"/>
      <w:szCs w:val="26"/>
      <w:lang w:eastAsia="en-US"/>
    </w:rPr>
  </w:style>
  <w:style w:type="character" w:customStyle="1" w:styleId="Heading3Char">
    <w:name w:val="Heading 3 Char"/>
    <w:basedOn w:val="DefaultParagraphFont"/>
    <w:link w:val="Heading3"/>
    <w:uiPriority w:val="9"/>
    <w:rsid w:val="002117A6"/>
    <w:rPr>
      <w:rFonts w:asciiTheme="majorHAnsi" w:eastAsiaTheme="majorEastAsia" w:hAnsiTheme="majorHAnsi" w:cstheme="majorBidi"/>
      <w:color w:val="44546A" w:themeColor="text2"/>
      <w:szCs w:val="24"/>
      <w:lang w:eastAsia="en-US"/>
    </w:rPr>
  </w:style>
  <w:style w:type="character" w:styleId="PlaceholderText">
    <w:name w:val="Placeholder Text"/>
    <w:basedOn w:val="DefaultParagraphFont"/>
    <w:uiPriority w:val="99"/>
    <w:semiHidden/>
    <w:rsid w:val="00D5521A"/>
    <w:rPr>
      <w:color w:val="808080"/>
    </w:rPr>
  </w:style>
  <w:style w:type="paragraph" w:styleId="Subtitle">
    <w:name w:val="Subtitle"/>
    <w:basedOn w:val="Title"/>
    <w:next w:val="Normal"/>
    <w:link w:val="SubtitleChar"/>
    <w:uiPriority w:val="11"/>
    <w:rsid w:val="009A6BC5"/>
    <w:pPr>
      <w:framePr w:wrap="around"/>
      <w:spacing w:line="264" w:lineRule="auto"/>
    </w:pPr>
    <w:rPr>
      <w:rFonts w:asciiTheme="minorHAnsi" w:hAnsiTheme="minorHAnsi"/>
      <w:caps w:val="0"/>
      <w:sz w:val="32"/>
    </w:rPr>
  </w:style>
  <w:style w:type="paragraph" w:styleId="Title">
    <w:name w:val="Title"/>
    <w:basedOn w:val="Normal"/>
    <w:next w:val="Normal"/>
    <w:link w:val="TitleChar"/>
    <w:uiPriority w:val="10"/>
    <w:rsid w:val="001D6621"/>
    <w:pPr>
      <w:framePr w:w="7938" w:wrap="around" w:vAnchor="page" w:hAnchor="margin" w:y="6805" w:anchorLock="1"/>
      <w:spacing w:before="120" w:after="600" w:line="168" w:lineRule="auto"/>
      <w:contextualSpacing/>
    </w:pPr>
    <w:rPr>
      <w:rFonts w:asciiTheme="majorHAnsi" w:eastAsiaTheme="majorEastAsia" w:hAnsiTheme="majorHAnsi" w:cstheme="majorBidi"/>
      <w:caps/>
      <w:color w:val="E7E6E6" w:themeColor="background2"/>
      <w:spacing w:val="-10"/>
      <w:kern w:val="28"/>
      <w:sz w:val="84"/>
      <w:szCs w:val="56"/>
      <w:lang w:eastAsia="en-US"/>
    </w:rPr>
  </w:style>
  <w:style w:type="character" w:customStyle="1" w:styleId="TitleChar">
    <w:name w:val="Title Char"/>
    <w:basedOn w:val="DefaultParagraphFont"/>
    <w:link w:val="Title"/>
    <w:uiPriority w:val="10"/>
    <w:rsid w:val="001D6621"/>
    <w:rPr>
      <w:rFonts w:asciiTheme="majorHAnsi" w:eastAsiaTheme="majorEastAsia" w:hAnsiTheme="majorHAnsi" w:cstheme="majorBidi"/>
      <w:caps/>
      <w:color w:val="E7E6E6" w:themeColor="background2"/>
      <w:spacing w:val="-10"/>
      <w:kern w:val="28"/>
      <w:sz w:val="84"/>
      <w:szCs w:val="56"/>
      <w:lang w:eastAsia="en-US"/>
    </w:rPr>
  </w:style>
  <w:style w:type="character" w:customStyle="1" w:styleId="SubtitleChar">
    <w:name w:val="Subtitle Char"/>
    <w:basedOn w:val="DefaultParagraphFont"/>
    <w:link w:val="Subtitle"/>
    <w:uiPriority w:val="11"/>
    <w:rsid w:val="009A6BC5"/>
    <w:rPr>
      <w:rFonts w:eastAsiaTheme="majorEastAsia" w:cstheme="majorBidi"/>
      <w:color w:val="E7E6E6" w:themeColor="background2"/>
      <w:spacing w:val="-10"/>
      <w:kern w:val="28"/>
      <w:sz w:val="32"/>
      <w:szCs w:val="56"/>
      <w:lang w:eastAsia="en-US"/>
    </w:rPr>
  </w:style>
  <w:style w:type="paragraph" w:styleId="Date">
    <w:name w:val="Date"/>
    <w:basedOn w:val="Normal"/>
    <w:next w:val="Normal"/>
    <w:link w:val="DateChar"/>
    <w:uiPriority w:val="99"/>
    <w:unhideWhenUsed/>
    <w:rsid w:val="009A6BC5"/>
    <w:pPr>
      <w:framePr w:wrap="around" w:vAnchor="page" w:hAnchor="margin" w:y="14516" w:anchorLock="1"/>
      <w:spacing w:before="120" w:after="120" w:line="264" w:lineRule="auto"/>
    </w:pPr>
    <w:rPr>
      <w:rFonts w:eastAsiaTheme="minorHAnsi" w:cstheme="minorBidi"/>
      <w:color w:val="E7E6E6" w:themeColor="background2"/>
      <w:sz w:val="22"/>
      <w:szCs w:val="22"/>
      <w:lang w:eastAsia="en-US"/>
    </w:rPr>
  </w:style>
  <w:style w:type="character" w:customStyle="1" w:styleId="DateChar">
    <w:name w:val="Date Char"/>
    <w:basedOn w:val="DefaultParagraphFont"/>
    <w:link w:val="Date"/>
    <w:uiPriority w:val="99"/>
    <w:rsid w:val="009A6BC5"/>
    <w:rPr>
      <w:rFonts w:eastAsiaTheme="minorHAnsi"/>
      <w:color w:val="E7E6E6" w:themeColor="background2"/>
      <w:lang w:eastAsia="en-US"/>
    </w:rPr>
  </w:style>
  <w:style w:type="paragraph" w:styleId="TOCHeading">
    <w:name w:val="TOC Heading"/>
    <w:basedOn w:val="Heading1"/>
    <w:next w:val="Normal"/>
    <w:uiPriority w:val="39"/>
    <w:unhideWhenUsed/>
    <w:rsid w:val="002117A6"/>
    <w:pPr>
      <w:spacing w:after="240"/>
      <w:outlineLvl w:val="9"/>
    </w:pPr>
    <w:rPr>
      <w:caps/>
      <w:color w:val="44546A" w:themeColor="text2"/>
      <w:lang w:val="en-US" w:eastAsia="en-US"/>
    </w:rPr>
  </w:style>
  <w:style w:type="paragraph" w:styleId="NoSpacing">
    <w:name w:val="No Spacing"/>
    <w:uiPriority w:val="1"/>
    <w:qFormat/>
    <w:rsid w:val="00397465"/>
    <w:pPr>
      <w:spacing w:after="0" w:line="240" w:lineRule="auto"/>
    </w:pPr>
    <w:rPr>
      <w:rFonts w:cs="Times New Roman"/>
      <w:sz w:val="3276"/>
      <w:szCs w:val="3276"/>
    </w:rPr>
  </w:style>
  <w:style w:type="paragraph" w:customStyle="1" w:styleId="431D409D87E34C9C9A8FC561EFD6A3F43">
    <w:name w:val="431D409D87E34C9C9A8FC561EFD6A3F43"/>
    <w:rsid w:val="002117A6"/>
    <w:pPr>
      <w:tabs>
        <w:tab w:val="left" w:pos="851"/>
        <w:tab w:val="left" w:pos="1985"/>
      </w:tabs>
      <w:spacing w:before="40" w:after="40" w:line="264" w:lineRule="auto"/>
    </w:pPr>
    <w:rPr>
      <w:rFonts w:eastAsiaTheme="minorHAnsi"/>
      <w:sz w:val="20"/>
      <w:lang w:eastAsia="en-US"/>
    </w:rPr>
  </w:style>
  <w:style w:type="paragraph" w:customStyle="1" w:styleId="00D99DD3FC8C43C9A6CF1A88153613273">
    <w:name w:val="00D99DD3FC8C43C9A6CF1A88153613273"/>
    <w:rsid w:val="002117A6"/>
    <w:pPr>
      <w:tabs>
        <w:tab w:val="left" w:pos="851"/>
        <w:tab w:val="left" w:pos="1985"/>
      </w:tabs>
      <w:spacing w:before="40" w:after="40" w:line="264" w:lineRule="auto"/>
    </w:pPr>
    <w:rPr>
      <w:rFonts w:eastAsiaTheme="minorHAnsi"/>
      <w:sz w:val="20"/>
      <w:lang w:eastAsia="en-US"/>
    </w:rPr>
  </w:style>
  <w:style w:type="paragraph" w:customStyle="1" w:styleId="DD4C8176C67F4C5DB6FE5491A7F453804">
    <w:name w:val="DD4C8176C67F4C5DB6FE5491A7F453804"/>
    <w:rsid w:val="002117A6"/>
    <w:pPr>
      <w:tabs>
        <w:tab w:val="left" w:pos="851"/>
        <w:tab w:val="left" w:pos="1985"/>
      </w:tabs>
      <w:spacing w:before="40" w:after="40" w:line="264" w:lineRule="auto"/>
    </w:pPr>
    <w:rPr>
      <w:rFonts w:eastAsiaTheme="minorHAnsi"/>
      <w:sz w:val="20"/>
      <w:lang w:eastAsia="en-US"/>
    </w:rPr>
  </w:style>
  <w:style w:type="paragraph" w:customStyle="1" w:styleId="1D88CAB00F304E80A577BA95BD126892">
    <w:name w:val="1D88CAB00F304E80A577BA95BD126892"/>
    <w:rsid w:val="009A6BC5"/>
  </w:style>
  <w:style w:type="paragraph" w:customStyle="1" w:styleId="DF2ECD84BAD5490F8EDE61FDDC43AB37">
    <w:name w:val="DF2ECD84BAD5490F8EDE61FDDC43AB37"/>
    <w:rsid w:val="009A6BC5"/>
  </w:style>
  <w:style w:type="paragraph" w:customStyle="1" w:styleId="49B4A9A2191E4F5E964031C23ED9726D">
    <w:name w:val="49B4A9A2191E4F5E964031C23ED9726D"/>
    <w:rPr>
      <w:lang w:val="en-US" w:eastAsia="en-US"/>
    </w:rPr>
  </w:style>
  <w:style w:type="paragraph" w:customStyle="1" w:styleId="C742A40694184A56A450AFCC3755DB73">
    <w:name w:val="C742A40694184A56A450AFCC3755DB73"/>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FSC">
      <a:dk1>
        <a:sysClr val="windowText" lastClr="000000"/>
      </a:dk1>
      <a:lt1>
        <a:sysClr val="window" lastClr="FFFFFF"/>
      </a:lt1>
      <a:dk2>
        <a:srgbClr val="285C4D"/>
      </a:dk2>
      <a:lt2>
        <a:srgbClr val="F1F8E8"/>
      </a:lt2>
      <a:accent1>
        <a:srgbClr val="78BE20"/>
      </a:accent1>
      <a:accent2>
        <a:srgbClr val="285C4D"/>
      </a:accent2>
      <a:accent3>
        <a:srgbClr val="F2A900"/>
      </a:accent3>
      <a:accent4>
        <a:srgbClr val="A1DA8E"/>
      </a:accent4>
      <a:accent5>
        <a:srgbClr val="5BC3F5"/>
      </a:accent5>
      <a:accent6>
        <a:srgbClr val="CBA4E7"/>
      </a:accent6>
      <a:hlink>
        <a:srgbClr val="000000"/>
      </a:hlink>
      <a:folHlink>
        <a:srgbClr val="000000"/>
      </a:folHlink>
    </a:clrScheme>
    <a:fontScheme name="FSC Word">
      <a:majorFont>
        <a:latin typeface="Greycliff CF Extra Bold"/>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2023-03-15T00:00:00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hyperlink xmlns="efc2542a-561c-4b3e-ba0c-b6a93958cf96">
      <Url xsi:nil="true"/>
      <Description xsi:nil="true"/>
    </hyperlink>
    <TaxCatchAll xmlns="5b5afd21-02a2-479e-8ccf-e4ace2f9df0f" xsi:nil="true"/>
    <lcf76f155ced4ddcb4097134ff3c332f xmlns="efc2542a-561c-4b3e-ba0c-b6a93958cf96">
      <Terms xmlns="http://schemas.microsoft.com/office/infopath/2007/PartnerControls"/>
    </lcf76f155ced4ddcb4097134ff3c332f>
    <SharedWithUsers xmlns="5b5afd21-02a2-479e-8ccf-e4ace2f9df0f">
      <UserInfo>
        <DisplayName>Amparo Arellano Gil</DisplayName>
        <AccountId>66</AccountId>
        <AccountType/>
      </UserInfo>
      <UserInfo>
        <DisplayName>Maria Pilar Melero Bravo</DisplayName>
        <AccountId>24</AccountId>
        <AccountType/>
      </UserInfo>
      <UserInfo>
        <DisplayName>Saija Hotti</DisplayName>
        <AccountId>365</AccountId>
        <AccountType/>
      </UserInfo>
      <UserInfo>
        <DisplayName>Stefan Salvador</DisplayName>
        <AccountId>13</AccountId>
        <AccountType/>
      </UserInfo>
      <UserInfo>
        <DisplayName>Jessica Surma</DisplayName>
        <AccountId>2399</AccountId>
        <AccountType/>
      </UserInfo>
      <UserInfo>
        <DisplayName>Alex Brown</DisplayName>
        <AccountId>1088</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9" ma:contentTypeDescription="Create a new document." ma:contentTypeScope="" ma:versionID="8557ca4e3648ece916809f53fbf58a10">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448f5b58fc9ad5107174c7aff04e944e"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4DC0C0-D453-4E21-A8BF-AFF0CEE6951F}">
  <ds:schemaRefs>
    <ds:schemaRef ds:uri="http://schemas.microsoft.com/office/2006/documentManagement/types"/>
    <ds:schemaRef ds:uri="http://purl.org/dc/elements/1.1/"/>
    <ds:schemaRef ds:uri="http://schemas.openxmlformats.org/package/2006/metadata/core-properties"/>
    <ds:schemaRef ds:uri="http://purl.org/dc/terms/"/>
    <ds:schemaRef ds:uri="efc2542a-561c-4b3e-ba0c-b6a93958cf96"/>
    <ds:schemaRef ds:uri="http://schemas.microsoft.com/office/2006/metadata/properties"/>
    <ds:schemaRef ds:uri="http://purl.org/dc/dcmitype/"/>
    <ds:schemaRef ds:uri="http://schemas.microsoft.com/office/infopath/2007/PartnerControls"/>
    <ds:schemaRef ds:uri="5b5afd21-02a2-479e-8ccf-e4ace2f9df0f"/>
    <ds:schemaRef ds:uri="http://www.w3.org/XML/1998/namespace"/>
  </ds:schemaRefs>
</ds:datastoreItem>
</file>

<file path=customXml/itemProps3.xml><?xml version="1.0" encoding="utf-8"?>
<ds:datastoreItem xmlns:ds="http://schemas.openxmlformats.org/officeDocument/2006/customXml" ds:itemID="{771415A7-92D7-44B2-B330-ED9587348158}">
  <ds:schemaRefs>
    <ds:schemaRef ds:uri="http://schemas.microsoft.com/sharepoint/v3/contenttype/forms"/>
  </ds:schemaRefs>
</ds:datastoreItem>
</file>

<file path=customXml/itemProps4.xml><?xml version="1.0" encoding="utf-8"?>
<ds:datastoreItem xmlns:ds="http://schemas.openxmlformats.org/officeDocument/2006/customXml" ds:itemID="{35051BFF-30E5-410D-B231-23FC8F8D9D13}">
  <ds:schemaRefs>
    <ds:schemaRef ds:uri="http://schemas.openxmlformats.org/officeDocument/2006/bibliography"/>
  </ds:schemaRefs>
</ds:datastoreItem>
</file>

<file path=customXml/itemProps5.xml><?xml version="1.0" encoding="utf-8"?>
<ds:datastoreItem xmlns:ds="http://schemas.openxmlformats.org/officeDocument/2006/customXml" ds:itemID="{4FF77AF7-5646-48B2-B5E5-4EAFB12511FA}"/>
</file>

<file path=docProps/app.xml><?xml version="1.0" encoding="utf-8"?>
<Properties xmlns="http://schemas.openxmlformats.org/officeDocument/2006/extended-properties" xmlns:vt="http://schemas.openxmlformats.org/officeDocument/2006/docPropsVTypes">
  <Template>Normal</Template>
  <TotalTime>0</TotalTime>
  <Pages>71</Pages>
  <Words>25992</Words>
  <Characters>148158</Characters>
  <Application>Microsoft Office Word</Application>
  <DocSecurity>2</DocSecurity>
  <Lines>1234</Lines>
  <Paragraphs>347</Paragraphs>
  <ScaleCrop>false</ScaleCrop>
  <HeadingPairs>
    <vt:vector size="2" baseType="variant">
      <vt:variant>
        <vt:lpstr>Title</vt:lpstr>
      </vt:variant>
      <vt:variant>
        <vt:i4>1</vt:i4>
      </vt:variant>
    </vt:vector>
  </HeadingPairs>
  <TitlesOfParts>
    <vt:vector size="1" baseType="lpstr">
      <vt:lpstr>FSC Remedy Framework</vt:lpstr>
    </vt:vector>
  </TitlesOfParts>
  <Company/>
  <LinksUpToDate>false</LinksUpToDate>
  <CharactersWithSpaces>173803</CharactersWithSpaces>
  <SharedDoc>false</SharedDoc>
  <HLinks>
    <vt:vector size="192" baseType="variant">
      <vt:variant>
        <vt:i4>1310846</vt:i4>
      </vt:variant>
      <vt:variant>
        <vt:i4>393</vt:i4>
      </vt:variant>
      <vt:variant>
        <vt:i4>0</vt:i4>
      </vt:variant>
      <vt:variant>
        <vt:i4>5</vt:i4>
      </vt:variant>
      <vt:variant>
        <vt:lpwstr>https://en.wikipedia.org/wiki/Human_rights</vt:lpwstr>
      </vt:variant>
      <vt:variant>
        <vt:lpwstr/>
      </vt:variant>
      <vt:variant>
        <vt:i4>65652</vt:i4>
      </vt:variant>
      <vt:variant>
        <vt:i4>390</vt:i4>
      </vt:variant>
      <vt:variant>
        <vt:i4>0</vt:i4>
      </vt:variant>
      <vt:variant>
        <vt:i4>5</vt:i4>
      </vt:variant>
      <vt:variant>
        <vt:lpwstr>https://en.wikipedia.org/wiki/Due_diligence</vt:lpwstr>
      </vt:variant>
      <vt:variant>
        <vt:lpwstr/>
      </vt:variant>
      <vt:variant>
        <vt:i4>2031676</vt:i4>
      </vt:variant>
      <vt:variant>
        <vt:i4>158</vt:i4>
      </vt:variant>
      <vt:variant>
        <vt:i4>0</vt:i4>
      </vt:variant>
      <vt:variant>
        <vt:i4>5</vt:i4>
      </vt:variant>
      <vt:variant>
        <vt:lpwstr/>
      </vt:variant>
      <vt:variant>
        <vt:lpwstr>_Toc129271399</vt:lpwstr>
      </vt:variant>
      <vt:variant>
        <vt:i4>2031676</vt:i4>
      </vt:variant>
      <vt:variant>
        <vt:i4>152</vt:i4>
      </vt:variant>
      <vt:variant>
        <vt:i4>0</vt:i4>
      </vt:variant>
      <vt:variant>
        <vt:i4>5</vt:i4>
      </vt:variant>
      <vt:variant>
        <vt:lpwstr/>
      </vt:variant>
      <vt:variant>
        <vt:lpwstr>_Toc129271398</vt:lpwstr>
      </vt:variant>
      <vt:variant>
        <vt:i4>2031676</vt:i4>
      </vt:variant>
      <vt:variant>
        <vt:i4>146</vt:i4>
      </vt:variant>
      <vt:variant>
        <vt:i4>0</vt:i4>
      </vt:variant>
      <vt:variant>
        <vt:i4>5</vt:i4>
      </vt:variant>
      <vt:variant>
        <vt:lpwstr/>
      </vt:variant>
      <vt:variant>
        <vt:lpwstr>_Toc129271397</vt:lpwstr>
      </vt:variant>
      <vt:variant>
        <vt:i4>2031676</vt:i4>
      </vt:variant>
      <vt:variant>
        <vt:i4>140</vt:i4>
      </vt:variant>
      <vt:variant>
        <vt:i4>0</vt:i4>
      </vt:variant>
      <vt:variant>
        <vt:i4>5</vt:i4>
      </vt:variant>
      <vt:variant>
        <vt:lpwstr/>
      </vt:variant>
      <vt:variant>
        <vt:lpwstr>_Toc129271396</vt:lpwstr>
      </vt:variant>
      <vt:variant>
        <vt:i4>2031676</vt:i4>
      </vt:variant>
      <vt:variant>
        <vt:i4>134</vt:i4>
      </vt:variant>
      <vt:variant>
        <vt:i4>0</vt:i4>
      </vt:variant>
      <vt:variant>
        <vt:i4>5</vt:i4>
      </vt:variant>
      <vt:variant>
        <vt:lpwstr/>
      </vt:variant>
      <vt:variant>
        <vt:lpwstr>_Toc129271395</vt:lpwstr>
      </vt:variant>
      <vt:variant>
        <vt:i4>2031676</vt:i4>
      </vt:variant>
      <vt:variant>
        <vt:i4>128</vt:i4>
      </vt:variant>
      <vt:variant>
        <vt:i4>0</vt:i4>
      </vt:variant>
      <vt:variant>
        <vt:i4>5</vt:i4>
      </vt:variant>
      <vt:variant>
        <vt:lpwstr/>
      </vt:variant>
      <vt:variant>
        <vt:lpwstr>_Toc129271394</vt:lpwstr>
      </vt:variant>
      <vt:variant>
        <vt:i4>2031676</vt:i4>
      </vt:variant>
      <vt:variant>
        <vt:i4>122</vt:i4>
      </vt:variant>
      <vt:variant>
        <vt:i4>0</vt:i4>
      </vt:variant>
      <vt:variant>
        <vt:i4>5</vt:i4>
      </vt:variant>
      <vt:variant>
        <vt:lpwstr/>
      </vt:variant>
      <vt:variant>
        <vt:lpwstr>_Toc129271393</vt:lpwstr>
      </vt:variant>
      <vt:variant>
        <vt:i4>2031676</vt:i4>
      </vt:variant>
      <vt:variant>
        <vt:i4>116</vt:i4>
      </vt:variant>
      <vt:variant>
        <vt:i4>0</vt:i4>
      </vt:variant>
      <vt:variant>
        <vt:i4>5</vt:i4>
      </vt:variant>
      <vt:variant>
        <vt:lpwstr/>
      </vt:variant>
      <vt:variant>
        <vt:lpwstr>_Toc129271392</vt:lpwstr>
      </vt:variant>
      <vt:variant>
        <vt:i4>2031676</vt:i4>
      </vt:variant>
      <vt:variant>
        <vt:i4>110</vt:i4>
      </vt:variant>
      <vt:variant>
        <vt:i4>0</vt:i4>
      </vt:variant>
      <vt:variant>
        <vt:i4>5</vt:i4>
      </vt:variant>
      <vt:variant>
        <vt:lpwstr/>
      </vt:variant>
      <vt:variant>
        <vt:lpwstr>_Toc129271391</vt:lpwstr>
      </vt:variant>
      <vt:variant>
        <vt:i4>2031676</vt:i4>
      </vt:variant>
      <vt:variant>
        <vt:i4>104</vt:i4>
      </vt:variant>
      <vt:variant>
        <vt:i4>0</vt:i4>
      </vt:variant>
      <vt:variant>
        <vt:i4>5</vt:i4>
      </vt:variant>
      <vt:variant>
        <vt:lpwstr/>
      </vt:variant>
      <vt:variant>
        <vt:lpwstr>_Toc129271390</vt:lpwstr>
      </vt:variant>
      <vt:variant>
        <vt:i4>1966140</vt:i4>
      </vt:variant>
      <vt:variant>
        <vt:i4>98</vt:i4>
      </vt:variant>
      <vt:variant>
        <vt:i4>0</vt:i4>
      </vt:variant>
      <vt:variant>
        <vt:i4>5</vt:i4>
      </vt:variant>
      <vt:variant>
        <vt:lpwstr/>
      </vt:variant>
      <vt:variant>
        <vt:lpwstr>_Toc129271389</vt:lpwstr>
      </vt:variant>
      <vt:variant>
        <vt:i4>1966140</vt:i4>
      </vt:variant>
      <vt:variant>
        <vt:i4>92</vt:i4>
      </vt:variant>
      <vt:variant>
        <vt:i4>0</vt:i4>
      </vt:variant>
      <vt:variant>
        <vt:i4>5</vt:i4>
      </vt:variant>
      <vt:variant>
        <vt:lpwstr/>
      </vt:variant>
      <vt:variant>
        <vt:lpwstr>_Toc129271388</vt:lpwstr>
      </vt:variant>
      <vt:variant>
        <vt:i4>1966140</vt:i4>
      </vt:variant>
      <vt:variant>
        <vt:i4>86</vt:i4>
      </vt:variant>
      <vt:variant>
        <vt:i4>0</vt:i4>
      </vt:variant>
      <vt:variant>
        <vt:i4>5</vt:i4>
      </vt:variant>
      <vt:variant>
        <vt:lpwstr/>
      </vt:variant>
      <vt:variant>
        <vt:lpwstr>_Toc129271387</vt:lpwstr>
      </vt:variant>
      <vt:variant>
        <vt:i4>1966140</vt:i4>
      </vt:variant>
      <vt:variant>
        <vt:i4>80</vt:i4>
      </vt:variant>
      <vt:variant>
        <vt:i4>0</vt:i4>
      </vt:variant>
      <vt:variant>
        <vt:i4>5</vt:i4>
      </vt:variant>
      <vt:variant>
        <vt:lpwstr/>
      </vt:variant>
      <vt:variant>
        <vt:lpwstr>_Toc129271386</vt:lpwstr>
      </vt:variant>
      <vt:variant>
        <vt:i4>1966140</vt:i4>
      </vt:variant>
      <vt:variant>
        <vt:i4>74</vt:i4>
      </vt:variant>
      <vt:variant>
        <vt:i4>0</vt:i4>
      </vt:variant>
      <vt:variant>
        <vt:i4>5</vt:i4>
      </vt:variant>
      <vt:variant>
        <vt:lpwstr/>
      </vt:variant>
      <vt:variant>
        <vt:lpwstr>_Toc129271385</vt:lpwstr>
      </vt:variant>
      <vt:variant>
        <vt:i4>1966140</vt:i4>
      </vt:variant>
      <vt:variant>
        <vt:i4>68</vt:i4>
      </vt:variant>
      <vt:variant>
        <vt:i4>0</vt:i4>
      </vt:variant>
      <vt:variant>
        <vt:i4>5</vt:i4>
      </vt:variant>
      <vt:variant>
        <vt:lpwstr/>
      </vt:variant>
      <vt:variant>
        <vt:lpwstr>_Toc129271384</vt:lpwstr>
      </vt:variant>
      <vt:variant>
        <vt:i4>1966140</vt:i4>
      </vt:variant>
      <vt:variant>
        <vt:i4>62</vt:i4>
      </vt:variant>
      <vt:variant>
        <vt:i4>0</vt:i4>
      </vt:variant>
      <vt:variant>
        <vt:i4>5</vt:i4>
      </vt:variant>
      <vt:variant>
        <vt:lpwstr/>
      </vt:variant>
      <vt:variant>
        <vt:lpwstr>_Toc129271383</vt:lpwstr>
      </vt:variant>
      <vt:variant>
        <vt:i4>1966140</vt:i4>
      </vt:variant>
      <vt:variant>
        <vt:i4>56</vt:i4>
      </vt:variant>
      <vt:variant>
        <vt:i4>0</vt:i4>
      </vt:variant>
      <vt:variant>
        <vt:i4>5</vt:i4>
      </vt:variant>
      <vt:variant>
        <vt:lpwstr/>
      </vt:variant>
      <vt:variant>
        <vt:lpwstr>_Toc129271382</vt:lpwstr>
      </vt:variant>
      <vt:variant>
        <vt:i4>1966140</vt:i4>
      </vt:variant>
      <vt:variant>
        <vt:i4>50</vt:i4>
      </vt:variant>
      <vt:variant>
        <vt:i4>0</vt:i4>
      </vt:variant>
      <vt:variant>
        <vt:i4>5</vt:i4>
      </vt:variant>
      <vt:variant>
        <vt:lpwstr/>
      </vt:variant>
      <vt:variant>
        <vt:lpwstr>_Toc129271381</vt:lpwstr>
      </vt:variant>
      <vt:variant>
        <vt:i4>1966140</vt:i4>
      </vt:variant>
      <vt:variant>
        <vt:i4>44</vt:i4>
      </vt:variant>
      <vt:variant>
        <vt:i4>0</vt:i4>
      </vt:variant>
      <vt:variant>
        <vt:i4>5</vt:i4>
      </vt:variant>
      <vt:variant>
        <vt:lpwstr/>
      </vt:variant>
      <vt:variant>
        <vt:lpwstr>_Toc129271380</vt:lpwstr>
      </vt:variant>
      <vt:variant>
        <vt:i4>1114172</vt:i4>
      </vt:variant>
      <vt:variant>
        <vt:i4>38</vt:i4>
      </vt:variant>
      <vt:variant>
        <vt:i4>0</vt:i4>
      </vt:variant>
      <vt:variant>
        <vt:i4>5</vt:i4>
      </vt:variant>
      <vt:variant>
        <vt:lpwstr/>
      </vt:variant>
      <vt:variant>
        <vt:lpwstr>_Toc129271379</vt:lpwstr>
      </vt:variant>
      <vt:variant>
        <vt:i4>1114172</vt:i4>
      </vt:variant>
      <vt:variant>
        <vt:i4>32</vt:i4>
      </vt:variant>
      <vt:variant>
        <vt:i4>0</vt:i4>
      </vt:variant>
      <vt:variant>
        <vt:i4>5</vt:i4>
      </vt:variant>
      <vt:variant>
        <vt:lpwstr/>
      </vt:variant>
      <vt:variant>
        <vt:lpwstr>_Toc129271378</vt:lpwstr>
      </vt:variant>
      <vt:variant>
        <vt:i4>1114172</vt:i4>
      </vt:variant>
      <vt:variant>
        <vt:i4>26</vt:i4>
      </vt:variant>
      <vt:variant>
        <vt:i4>0</vt:i4>
      </vt:variant>
      <vt:variant>
        <vt:i4>5</vt:i4>
      </vt:variant>
      <vt:variant>
        <vt:lpwstr/>
      </vt:variant>
      <vt:variant>
        <vt:lpwstr>_Toc129271377</vt:lpwstr>
      </vt:variant>
      <vt:variant>
        <vt:i4>1114172</vt:i4>
      </vt:variant>
      <vt:variant>
        <vt:i4>20</vt:i4>
      </vt:variant>
      <vt:variant>
        <vt:i4>0</vt:i4>
      </vt:variant>
      <vt:variant>
        <vt:i4>5</vt:i4>
      </vt:variant>
      <vt:variant>
        <vt:lpwstr/>
      </vt:variant>
      <vt:variant>
        <vt:lpwstr>_Toc129271376</vt:lpwstr>
      </vt:variant>
      <vt:variant>
        <vt:i4>1114172</vt:i4>
      </vt:variant>
      <vt:variant>
        <vt:i4>14</vt:i4>
      </vt:variant>
      <vt:variant>
        <vt:i4>0</vt:i4>
      </vt:variant>
      <vt:variant>
        <vt:i4>5</vt:i4>
      </vt:variant>
      <vt:variant>
        <vt:lpwstr/>
      </vt:variant>
      <vt:variant>
        <vt:lpwstr>_Toc129271375</vt:lpwstr>
      </vt:variant>
      <vt:variant>
        <vt:i4>1114172</vt:i4>
      </vt:variant>
      <vt:variant>
        <vt:i4>8</vt:i4>
      </vt:variant>
      <vt:variant>
        <vt:i4>0</vt:i4>
      </vt:variant>
      <vt:variant>
        <vt:i4>5</vt:i4>
      </vt:variant>
      <vt:variant>
        <vt:lpwstr/>
      </vt:variant>
      <vt:variant>
        <vt:lpwstr>_Toc129271374</vt:lpwstr>
      </vt:variant>
      <vt:variant>
        <vt:i4>1114172</vt:i4>
      </vt:variant>
      <vt:variant>
        <vt:i4>2</vt:i4>
      </vt:variant>
      <vt:variant>
        <vt:i4>0</vt:i4>
      </vt:variant>
      <vt:variant>
        <vt:i4>5</vt:i4>
      </vt:variant>
      <vt:variant>
        <vt:lpwstr/>
      </vt:variant>
      <vt:variant>
        <vt:lpwstr>_Toc129271373</vt:lpwstr>
      </vt:variant>
      <vt:variant>
        <vt:i4>6160468</vt:i4>
      </vt:variant>
      <vt:variant>
        <vt:i4>6</vt:i4>
      </vt:variant>
      <vt:variant>
        <vt:i4>0</vt:i4>
      </vt:variant>
      <vt:variant>
        <vt:i4>5</vt:i4>
      </vt:variant>
      <vt:variant>
        <vt:lpwstr>https://www.questia.com/library/journal/1G1-447030755/the-meaning-of-gross-violation-of-human-rights</vt:lpwstr>
      </vt:variant>
      <vt:variant>
        <vt:lpwstr/>
      </vt:variant>
      <vt:variant>
        <vt:i4>4653104</vt:i4>
      </vt:variant>
      <vt:variant>
        <vt:i4>3</vt:i4>
      </vt:variant>
      <vt:variant>
        <vt:i4>0</vt:i4>
      </vt:variant>
      <vt:variant>
        <vt:i4>5</vt:i4>
      </vt:variant>
      <vt:variant>
        <vt:lpwstr>http://www1.biologie.uni-hamburg.de/b-online////afrika/africa_forest/www.unep_wcmc.org/forest/global_map.htm</vt:lpwstr>
      </vt:variant>
      <vt:variant>
        <vt:lpwstr/>
      </vt:variant>
      <vt:variant>
        <vt:i4>2162713</vt:i4>
      </vt:variant>
      <vt:variant>
        <vt:i4>0</vt:i4>
      </vt:variant>
      <vt:variant>
        <vt:i4>0</vt:i4>
      </vt:variant>
      <vt:variant>
        <vt:i4>5</vt:i4>
      </vt:variant>
      <vt:variant>
        <vt:lpwstr>http://www.unepwcmc.org/forest/global_map.htm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FSC Remedy Framework</dc:title>
  <dc:subject>FSC-PRO-01-007 V1-0 EN
Enabling certification and association
Governed by the Policy to Address Conversion V1-0 and the Policy for the Association of Organizations with FSC V2-0</dc:subject>
  <dc:creator>Timplates</dc:creator>
  <cp:keywords/>
  <dc:description/>
  <cp:lastModifiedBy>Paulina Tibanlombo</cp:lastModifiedBy>
  <cp:revision>2</cp:revision>
  <cp:lastPrinted>2023-03-14T20:55:00Z</cp:lastPrinted>
  <dcterms:created xsi:type="dcterms:W3CDTF">2023-06-16T09:36:00Z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y fmtid="{D5CDD505-2E9C-101B-9397-08002B2CF9AE}" pid="3" name="MediaServiceImageTags">
    <vt:lpwstr/>
  </property>
</Properties>
</file>